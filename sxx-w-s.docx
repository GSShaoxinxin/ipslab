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0ADC4" w14:textId="77777777" w:rsidR="00006464" w:rsidRPr="00006464" w:rsidRDefault="00006464" w:rsidP="00006464">
      <w:pPr>
        <w:ind w:firstLine="480"/>
        <w:jc w:val="center"/>
        <w:rPr>
          <w:rFonts w:eastAsia="宋体" w:cs="Times New Roman"/>
          <w:szCs w:val="24"/>
        </w:rPr>
      </w:pPr>
      <w:r w:rsidRPr="00006464">
        <w:rPr>
          <w:rFonts w:eastAsia="宋体" w:cs="Times New Roman"/>
          <w:noProof/>
          <w:szCs w:val="24"/>
        </w:rPr>
        <w:drawing>
          <wp:inline distT="0" distB="0" distL="0" distR="0" wp14:anchorId="17AC56BD" wp14:editId="49884E8D">
            <wp:extent cx="2616835" cy="593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835" cy="593090"/>
                    </a:xfrm>
                    <a:prstGeom prst="rect">
                      <a:avLst/>
                    </a:prstGeom>
                    <a:noFill/>
                    <a:ln>
                      <a:noFill/>
                    </a:ln>
                  </pic:spPr>
                </pic:pic>
              </a:graphicData>
            </a:graphic>
          </wp:inline>
        </w:drawing>
      </w:r>
    </w:p>
    <w:p w14:paraId="7DD72A17" w14:textId="77777777" w:rsidR="00006464" w:rsidRPr="00006464" w:rsidRDefault="00006464" w:rsidP="00006464">
      <w:pPr>
        <w:ind w:firstLine="480"/>
        <w:jc w:val="center"/>
        <w:rPr>
          <w:rFonts w:eastAsia="宋体" w:cs="Times New Roman"/>
          <w:szCs w:val="24"/>
        </w:rPr>
      </w:pPr>
    </w:p>
    <w:p w14:paraId="4276B828" w14:textId="77777777" w:rsidR="00006464" w:rsidRPr="00006464" w:rsidRDefault="00006464" w:rsidP="00006464">
      <w:pPr>
        <w:ind w:firstLine="480"/>
        <w:jc w:val="center"/>
        <w:rPr>
          <w:rFonts w:eastAsia="宋体" w:cs="Times New Roman"/>
          <w:szCs w:val="24"/>
        </w:rPr>
      </w:pPr>
    </w:p>
    <w:p w14:paraId="5F839D7D" w14:textId="77777777" w:rsidR="00006464" w:rsidRPr="00006464" w:rsidRDefault="00006464" w:rsidP="00006464">
      <w:pPr>
        <w:ind w:firstLine="1040"/>
        <w:jc w:val="center"/>
        <w:rPr>
          <w:rFonts w:eastAsia="宋体" w:cs="Times New Roman"/>
          <w:szCs w:val="24"/>
        </w:rPr>
      </w:pPr>
      <w:r w:rsidRPr="00006464">
        <w:rPr>
          <w:rFonts w:eastAsia="华文中宋" w:cs="Times New Roman"/>
          <w:bCs/>
          <w:sz w:val="52"/>
          <w:szCs w:val="44"/>
        </w:rPr>
        <w:t>本科生毕业</w:t>
      </w:r>
      <w:r w:rsidRPr="00006464">
        <w:rPr>
          <w:rFonts w:eastAsia="华文中宋" w:cs="Times New Roman" w:hint="eastAsia"/>
          <w:bCs/>
          <w:sz w:val="52"/>
          <w:szCs w:val="44"/>
        </w:rPr>
        <w:t>论文</w:t>
      </w:r>
      <w:r w:rsidRPr="00006464">
        <w:rPr>
          <w:rFonts w:eastAsia="华文中宋" w:cs="Times New Roman"/>
          <w:bCs/>
          <w:sz w:val="52"/>
          <w:szCs w:val="44"/>
        </w:rPr>
        <w:t>（</w:t>
      </w:r>
      <w:r w:rsidRPr="00006464">
        <w:rPr>
          <w:rFonts w:eastAsia="华文中宋" w:cs="Times New Roman" w:hint="eastAsia"/>
          <w:bCs/>
          <w:sz w:val="52"/>
          <w:szCs w:val="44"/>
        </w:rPr>
        <w:t>设计</w:t>
      </w:r>
      <w:r w:rsidRPr="00006464">
        <w:rPr>
          <w:rFonts w:eastAsia="华文中宋" w:cs="Times New Roman"/>
          <w:bCs/>
          <w:sz w:val="52"/>
          <w:szCs w:val="44"/>
        </w:rPr>
        <w:t>）</w:t>
      </w:r>
    </w:p>
    <w:p w14:paraId="573D9EC6" w14:textId="77777777" w:rsidR="00006464" w:rsidRPr="00006464" w:rsidRDefault="00006464" w:rsidP="00006464">
      <w:pPr>
        <w:ind w:firstLine="480"/>
        <w:rPr>
          <w:rFonts w:eastAsia="宋体" w:cs="Times New Roman"/>
          <w:szCs w:val="24"/>
        </w:rPr>
      </w:pPr>
    </w:p>
    <w:p w14:paraId="7200EE04" w14:textId="77777777" w:rsidR="00006464" w:rsidRPr="00006464" w:rsidRDefault="00006464" w:rsidP="00006464">
      <w:pPr>
        <w:ind w:firstLine="400"/>
        <w:rPr>
          <w:rFonts w:eastAsia="宋体" w:cs="Times New Roman"/>
          <w:sz w:val="20"/>
          <w:szCs w:val="24"/>
        </w:rPr>
      </w:pPr>
      <w:r w:rsidRPr="00006464">
        <w:rPr>
          <w:rFonts w:eastAsia="宋体" w:cs="Times New Roman"/>
          <w:noProof/>
          <w:sz w:val="20"/>
          <w:szCs w:val="24"/>
        </w:rPr>
        <w:drawing>
          <wp:anchor distT="0" distB="0" distL="114300" distR="114300" simplePos="0" relativeHeight="251659264" behindDoc="0" locked="0" layoutInCell="1" allowOverlap="1" wp14:anchorId="0D3A526A" wp14:editId="11786229">
            <wp:simplePos x="0" y="0"/>
            <wp:positionH relativeFrom="margin">
              <wp:align>center</wp:align>
            </wp:positionH>
            <wp:positionV relativeFrom="paragraph">
              <wp:posOffset>24130</wp:posOffset>
            </wp:positionV>
            <wp:extent cx="1371600" cy="128524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7F25C" w14:textId="77777777" w:rsidR="00006464" w:rsidRPr="00006464" w:rsidRDefault="00006464" w:rsidP="00006464">
      <w:pPr>
        <w:ind w:firstLine="400"/>
        <w:rPr>
          <w:rFonts w:eastAsia="宋体" w:cs="Times New Roman"/>
          <w:sz w:val="20"/>
          <w:szCs w:val="24"/>
        </w:rPr>
      </w:pPr>
    </w:p>
    <w:p w14:paraId="33D98445" w14:textId="77777777" w:rsidR="00006464" w:rsidRPr="00006464" w:rsidRDefault="00006464" w:rsidP="00006464">
      <w:pPr>
        <w:ind w:firstLine="400"/>
        <w:rPr>
          <w:rFonts w:eastAsia="宋体" w:cs="Times New Roman"/>
          <w:sz w:val="20"/>
          <w:szCs w:val="24"/>
        </w:rPr>
      </w:pPr>
    </w:p>
    <w:p w14:paraId="3AB42488" w14:textId="77777777" w:rsidR="00006464" w:rsidRPr="00006464" w:rsidRDefault="00006464" w:rsidP="00006464">
      <w:pPr>
        <w:ind w:firstLine="400"/>
        <w:rPr>
          <w:rFonts w:eastAsia="宋体" w:cs="Times New Roman"/>
          <w:sz w:val="20"/>
          <w:szCs w:val="24"/>
        </w:rPr>
      </w:pPr>
    </w:p>
    <w:p w14:paraId="2BEA4A9A" w14:textId="77777777" w:rsidR="00006464" w:rsidRPr="00006464" w:rsidRDefault="00006464" w:rsidP="00006464">
      <w:pPr>
        <w:ind w:firstLine="400"/>
        <w:rPr>
          <w:rFonts w:eastAsia="宋体" w:cs="Times New Roman"/>
          <w:sz w:val="20"/>
          <w:szCs w:val="24"/>
        </w:rPr>
      </w:pPr>
    </w:p>
    <w:p w14:paraId="563CBD93" w14:textId="77777777" w:rsidR="00006464" w:rsidRPr="00006464" w:rsidRDefault="00006464" w:rsidP="00006464">
      <w:pPr>
        <w:ind w:firstLine="400"/>
        <w:rPr>
          <w:rFonts w:eastAsia="宋体" w:cs="Times New Roman"/>
          <w:sz w:val="20"/>
          <w:szCs w:val="24"/>
        </w:rPr>
      </w:pPr>
    </w:p>
    <w:p w14:paraId="7341A31D" w14:textId="77777777" w:rsidR="00006464" w:rsidRPr="00006464" w:rsidRDefault="00006464" w:rsidP="00006464">
      <w:pPr>
        <w:ind w:firstLine="400"/>
        <w:rPr>
          <w:rFonts w:eastAsia="宋体" w:cs="Times New Roman"/>
          <w:sz w:val="20"/>
          <w:szCs w:val="24"/>
        </w:rPr>
      </w:pPr>
    </w:p>
    <w:p w14:paraId="381B9343" w14:textId="77777777" w:rsidR="00006464" w:rsidRPr="00006464" w:rsidRDefault="00006464" w:rsidP="00006464">
      <w:pPr>
        <w:tabs>
          <w:tab w:val="right" w:pos="7380"/>
        </w:tabs>
        <w:spacing w:line="720" w:lineRule="auto"/>
        <w:ind w:rightChars="445" w:right="1068" w:firstLineChars="300" w:firstLine="840"/>
        <w:rPr>
          <w:rFonts w:eastAsia="微软雅黑" w:cs="Times New Roman"/>
          <w:b/>
          <w:sz w:val="28"/>
          <w:szCs w:val="32"/>
          <w:u w:val="single"/>
        </w:rPr>
      </w:pPr>
      <w:r w:rsidRPr="00006464">
        <w:rPr>
          <w:rFonts w:eastAsia="宋体" w:cs="Times New Roman"/>
          <w:sz w:val="28"/>
          <w:szCs w:val="32"/>
        </w:rPr>
        <w:t>题</w:t>
      </w:r>
      <w:r w:rsidRPr="00006464">
        <w:rPr>
          <w:rFonts w:eastAsia="宋体" w:cs="Times New Roman"/>
          <w:sz w:val="28"/>
          <w:szCs w:val="32"/>
        </w:rPr>
        <w:t xml:space="preserve">    </w:t>
      </w:r>
      <w:r w:rsidRPr="00006464">
        <w:rPr>
          <w:rFonts w:eastAsia="宋体" w:cs="Times New Roman"/>
          <w:sz w:val="28"/>
          <w:szCs w:val="32"/>
        </w:rPr>
        <w:t>目</w:t>
      </w:r>
      <w:r w:rsidRPr="00006464">
        <w:rPr>
          <w:rFonts w:eastAsia="宋体" w:cs="Times New Roman"/>
          <w:sz w:val="28"/>
          <w:szCs w:val="32"/>
        </w:rPr>
        <w:t xml:space="preserve"> </w:t>
      </w:r>
      <w:bookmarkStart w:id="0" w:name="_Hlk513498750"/>
      <w:r w:rsidRPr="00006464">
        <w:rPr>
          <w:rFonts w:eastAsia="微软雅黑" w:cs="Times New Roman" w:hint="eastAsia"/>
          <w:kern w:val="0"/>
          <w:sz w:val="28"/>
          <w:szCs w:val="28"/>
          <w:u w:val="thick"/>
        </w:rPr>
        <w:t xml:space="preserve">  </w:t>
      </w:r>
      <w:r w:rsidRPr="00006464">
        <w:rPr>
          <w:rFonts w:eastAsia="微软雅黑" w:cs="Times New Roman" w:hint="eastAsia"/>
          <w:kern w:val="0"/>
          <w:sz w:val="28"/>
          <w:szCs w:val="28"/>
          <w:u w:val="thick"/>
        </w:rPr>
        <w:t>基于代码混淆的</w:t>
      </w:r>
      <w:r w:rsidR="0014356A">
        <w:rPr>
          <w:rFonts w:eastAsia="微软雅黑" w:cs="Times New Roman" w:hint="eastAsia"/>
          <w:kern w:val="0"/>
          <w:sz w:val="28"/>
          <w:szCs w:val="28"/>
          <w:u w:val="thick"/>
        </w:rPr>
        <w:t>W</w:t>
      </w:r>
      <w:r w:rsidRPr="00006464">
        <w:rPr>
          <w:rFonts w:eastAsia="微软雅黑" w:cs="Times New Roman" w:hint="eastAsia"/>
          <w:kern w:val="0"/>
          <w:sz w:val="28"/>
          <w:szCs w:val="28"/>
          <w:u w:val="thick"/>
        </w:rPr>
        <w:t>eb</w:t>
      </w:r>
      <w:r w:rsidRPr="00006464">
        <w:rPr>
          <w:rFonts w:eastAsia="微软雅黑" w:cs="Times New Roman" w:hint="eastAsia"/>
          <w:kern w:val="0"/>
          <w:sz w:val="28"/>
          <w:szCs w:val="28"/>
          <w:u w:val="thick"/>
        </w:rPr>
        <w:t>站点动态防御系统</w:t>
      </w:r>
      <w:bookmarkEnd w:id="0"/>
      <w:r w:rsidRPr="00006464">
        <w:rPr>
          <w:rFonts w:eastAsia="微软雅黑" w:cs="Times New Roman" w:hint="eastAsia"/>
          <w:kern w:val="0"/>
          <w:sz w:val="28"/>
          <w:szCs w:val="28"/>
          <w:u w:val="thick"/>
        </w:rPr>
        <w:t xml:space="preserve">   </w:t>
      </w:r>
    </w:p>
    <w:p w14:paraId="14ED3168" w14:textId="77777777" w:rsidR="00006464" w:rsidRPr="00006464" w:rsidRDefault="00006464" w:rsidP="00006464">
      <w:pPr>
        <w:tabs>
          <w:tab w:val="right" w:pos="7380"/>
        </w:tabs>
        <w:spacing w:line="720" w:lineRule="auto"/>
        <w:ind w:rightChars="445" w:right="1068" w:firstLineChars="300" w:firstLine="840"/>
        <w:rPr>
          <w:rFonts w:eastAsia="宋体" w:cs="Times New Roman"/>
          <w:sz w:val="28"/>
          <w:szCs w:val="32"/>
          <w:u w:val="single"/>
        </w:rPr>
      </w:pPr>
      <w:r w:rsidRPr="00006464">
        <w:rPr>
          <w:rFonts w:eastAsia="宋体" w:cs="Times New Roman"/>
          <w:sz w:val="28"/>
          <w:szCs w:val="32"/>
        </w:rPr>
        <w:t>学</w:t>
      </w:r>
      <w:r w:rsidRPr="00006464">
        <w:rPr>
          <w:rFonts w:eastAsia="宋体" w:cs="Times New Roman"/>
          <w:sz w:val="28"/>
          <w:szCs w:val="32"/>
        </w:rPr>
        <w:t xml:space="preserve">    </w:t>
      </w:r>
      <w:r w:rsidRPr="00006464">
        <w:rPr>
          <w:rFonts w:eastAsia="宋体" w:cs="Times New Roman"/>
          <w:sz w:val="28"/>
          <w:szCs w:val="32"/>
        </w:rPr>
        <w:t>院</w:t>
      </w:r>
      <w:r w:rsidRPr="00006464">
        <w:rPr>
          <w:rFonts w:eastAsia="宋体" w:cs="Times New Roman"/>
          <w:sz w:val="28"/>
          <w:szCs w:val="32"/>
        </w:rPr>
        <w:t xml:space="preserve"> </w:t>
      </w:r>
      <w:r w:rsidRPr="00006464">
        <w:rPr>
          <w:rFonts w:eastAsia="楷体_GB2312" w:cs="Times New Roman"/>
          <w:b/>
          <w:sz w:val="28"/>
          <w:szCs w:val="32"/>
          <w:u w:val="single"/>
        </w:rPr>
        <w:t xml:space="preserve">          </w:t>
      </w:r>
      <w:r w:rsidRPr="00006464">
        <w:rPr>
          <w:rFonts w:eastAsia="楷体_GB2312" w:cs="Times New Roman"/>
          <w:sz w:val="28"/>
          <w:szCs w:val="32"/>
          <w:u w:val="single"/>
        </w:rPr>
        <w:t xml:space="preserve">   </w:t>
      </w:r>
      <w:r w:rsidRPr="00006464">
        <w:rPr>
          <w:rFonts w:eastAsia="微软雅黑" w:cs="Times New Roman"/>
          <w:sz w:val="28"/>
          <w:szCs w:val="32"/>
          <w:u w:val="single"/>
        </w:rPr>
        <w:t>软件学院</w:t>
      </w:r>
      <w:r w:rsidRPr="00006464">
        <w:rPr>
          <w:rFonts w:eastAsia="楷体_GB2312" w:cs="Times New Roman"/>
          <w:b/>
          <w:sz w:val="28"/>
          <w:szCs w:val="32"/>
          <w:u w:val="single"/>
        </w:rPr>
        <w:t xml:space="preserve">                </w:t>
      </w:r>
    </w:p>
    <w:p w14:paraId="6A8D21DE" w14:textId="77777777" w:rsidR="00006464" w:rsidRPr="00006464" w:rsidRDefault="00006464" w:rsidP="00006464">
      <w:pPr>
        <w:tabs>
          <w:tab w:val="right" w:pos="7380"/>
        </w:tabs>
        <w:spacing w:line="720" w:lineRule="auto"/>
        <w:ind w:rightChars="445" w:right="1068" w:firstLineChars="300" w:firstLine="840"/>
        <w:rPr>
          <w:rFonts w:eastAsia="宋体" w:cs="Times New Roman"/>
          <w:sz w:val="28"/>
          <w:szCs w:val="32"/>
        </w:rPr>
      </w:pPr>
      <w:r w:rsidRPr="00006464">
        <w:rPr>
          <w:rFonts w:eastAsia="宋体" w:cs="Times New Roman"/>
          <w:sz w:val="28"/>
          <w:szCs w:val="32"/>
        </w:rPr>
        <w:t>专</w:t>
      </w:r>
      <w:r w:rsidRPr="00006464">
        <w:rPr>
          <w:rFonts w:eastAsia="宋体" w:cs="Times New Roman"/>
          <w:sz w:val="28"/>
          <w:szCs w:val="32"/>
        </w:rPr>
        <w:t xml:space="preserve">    </w:t>
      </w:r>
      <w:r w:rsidRPr="00006464">
        <w:rPr>
          <w:rFonts w:eastAsia="宋体" w:cs="Times New Roman"/>
          <w:sz w:val="28"/>
          <w:szCs w:val="32"/>
        </w:rPr>
        <w:t>业</w:t>
      </w:r>
      <w:r w:rsidRPr="00006464">
        <w:rPr>
          <w:rFonts w:eastAsia="宋体" w:cs="Times New Roman"/>
          <w:sz w:val="28"/>
          <w:szCs w:val="32"/>
        </w:rPr>
        <w:t xml:space="preserve"> </w:t>
      </w:r>
      <w:r w:rsidRPr="00006464">
        <w:rPr>
          <w:rFonts w:eastAsia="楷体_GB2312" w:cs="Times New Roman"/>
          <w:b/>
          <w:sz w:val="28"/>
          <w:szCs w:val="32"/>
          <w:u w:val="single"/>
        </w:rPr>
        <w:t xml:space="preserve">             </w:t>
      </w:r>
      <w:r w:rsidRPr="00006464">
        <w:rPr>
          <w:rFonts w:eastAsia="楷体_GB2312" w:cs="Times New Roman"/>
          <w:sz w:val="28"/>
          <w:szCs w:val="32"/>
          <w:u w:val="single"/>
        </w:rPr>
        <w:fldChar w:fldCharType="begin"/>
      </w:r>
      <w:r w:rsidRPr="00006464">
        <w:rPr>
          <w:rFonts w:eastAsia="楷体_GB2312" w:cs="Times New Roman"/>
          <w:sz w:val="28"/>
          <w:szCs w:val="32"/>
          <w:u w:val="single"/>
        </w:rPr>
        <w:instrText xml:space="preserve"> TITLE  </w:instrText>
      </w:r>
      <w:r w:rsidRPr="00006464">
        <w:rPr>
          <w:rFonts w:eastAsia="楷体_GB2312" w:cs="Times New Roman"/>
          <w:sz w:val="28"/>
          <w:szCs w:val="32"/>
          <w:u w:val="single"/>
        </w:rPr>
        <w:instrText>此处填写专业名称</w:instrText>
      </w:r>
      <w:r w:rsidRPr="00006464">
        <w:rPr>
          <w:rFonts w:eastAsia="楷体_GB2312" w:cs="Times New Roman"/>
          <w:sz w:val="28"/>
          <w:szCs w:val="32"/>
          <w:u w:val="single"/>
        </w:rPr>
        <w:instrText xml:space="preserve">  \* MERGEFORMAT </w:instrText>
      </w:r>
      <w:r w:rsidRPr="00006464">
        <w:rPr>
          <w:rFonts w:eastAsia="楷体_GB2312" w:cs="Times New Roman"/>
          <w:sz w:val="28"/>
          <w:szCs w:val="32"/>
          <w:u w:val="single"/>
        </w:rPr>
        <w:fldChar w:fldCharType="separate"/>
      </w:r>
      <w:r w:rsidRPr="00006464">
        <w:rPr>
          <w:rFonts w:eastAsia="微软雅黑" w:cs="Times New Roman"/>
          <w:sz w:val="28"/>
          <w:szCs w:val="32"/>
          <w:u w:val="single"/>
        </w:rPr>
        <w:t>软件工程</w:t>
      </w:r>
      <w:r w:rsidRPr="00006464">
        <w:rPr>
          <w:rFonts w:eastAsia="楷体_GB2312" w:cs="Times New Roman"/>
          <w:sz w:val="28"/>
          <w:szCs w:val="32"/>
          <w:u w:val="single"/>
        </w:rPr>
        <w:fldChar w:fldCharType="end"/>
      </w:r>
      <w:r w:rsidRPr="00006464">
        <w:rPr>
          <w:rFonts w:eastAsia="楷体_GB2312" w:cs="Times New Roman"/>
          <w:b/>
          <w:sz w:val="28"/>
          <w:szCs w:val="32"/>
          <w:u w:val="single"/>
        </w:rPr>
        <w:t xml:space="preserve">                </w:t>
      </w:r>
    </w:p>
    <w:p w14:paraId="43593F9A" w14:textId="77777777" w:rsidR="00006464" w:rsidRPr="00006464" w:rsidRDefault="00006464" w:rsidP="00006464">
      <w:pPr>
        <w:tabs>
          <w:tab w:val="right" w:pos="7380"/>
        </w:tabs>
        <w:spacing w:line="720" w:lineRule="auto"/>
        <w:ind w:rightChars="445" w:right="1068" w:firstLineChars="300" w:firstLine="840"/>
        <w:rPr>
          <w:rFonts w:eastAsia="宋体" w:cs="Times New Roman"/>
          <w:sz w:val="28"/>
          <w:szCs w:val="32"/>
        </w:rPr>
      </w:pPr>
      <w:r w:rsidRPr="00006464">
        <w:rPr>
          <w:rFonts w:eastAsia="宋体" w:cs="Times New Roman"/>
          <w:sz w:val="28"/>
          <w:szCs w:val="32"/>
        </w:rPr>
        <w:t>学生姓名</w:t>
      </w:r>
      <w:r w:rsidRPr="00006464">
        <w:rPr>
          <w:rFonts w:eastAsia="宋体" w:cs="Times New Roman"/>
          <w:sz w:val="28"/>
          <w:szCs w:val="32"/>
        </w:rPr>
        <w:t xml:space="preserve"> </w:t>
      </w:r>
      <w:r w:rsidRPr="00006464">
        <w:rPr>
          <w:rFonts w:eastAsia="楷体_GB2312" w:cs="Times New Roman"/>
          <w:b/>
          <w:sz w:val="28"/>
          <w:szCs w:val="32"/>
          <w:u w:val="single"/>
        </w:rPr>
        <w:t xml:space="preserve">              </w:t>
      </w:r>
      <w:proofErr w:type="gramStart"/>
      <w:r w:rsidRPr="00006464">
        <w:rPr>
          <w:rFonts w:eastAsia="微软雅黑" w:cs="Times New Roman" w:hint="eastAsia"/>
          <w:sz w:val="28"/>
          <w:szCs w:val="32"/>
          <w:u w:val="single"/>
        </w:rPr>
        <w:t>邵</w:t>
      </w:r>
      <w:proofErr w:type="gramEnd"/>
      <w:r w:rsidRPr="00006464">
        <w:rPr>
          <w:rFonts w:eastAsia="微软雅黑" w:cs="Times New Roman"/>
          <w:sz w:val="28"/>
          <w:szCs w:val="32"/>
          <w:u w:val="single"/>
        </w:rPr>
        <w:t>欣欣</w:t>
      </w:r>
      <w:r w:rsidRPr="00006464">
        <w:rPr>
          <w:rFonts w:eastAsia="楷体_GB2312" w:cs="Times New Roman"/>
          <w:b/>
          <w:sz w:val="28"/>
          <w:szCs w:val="32"/>
          <w:u w:val="single"/>
        </w:rPr>
        <w:t xml:space="preserve">                 </w:t>
      </w:r>
    </w:p>
    <w:p w14:paraId="51E9DDBF" w14:textId="77777777" w:rsidR="00006464" w:rsidRPr="00006464" w:rsidRDefault="00006464" w:rsidP="00006464">
      <w:pPr>
        <w:tabs>
          <w:tab w:val="center" w:pos="5760"/>
          <w:tab w:val="right" w:pos="7380"/>
        </w:tabs>
        <w:spacing w:line="720" w:lineRule="auto"/>
        <w:ind w:rightChars="445" w:right="1068" w:firstLineChars="300" w:firstLine="840"/>
        <w:rPr>
          <w:rFonts w:eastAsia="楷体_GB2312" w:cs="Times New Roman"/>
          <w:sz w:val="28"/>
          <w:szCs w:val="32"/>
          <w:u w:val="single"/>
        </w:rPr>
      </w:pPr>
      <w:r w:rsidRPr="00006464">
        <w:rPr>
          <w:rFonts w:eastAsia="宋体" w:cs="Times New Roman"/>
          <w:sz w:val="28"/>
          <w:szCs w:val="32"/>
        </w:rPr>
        <w:t>学</w:t>
      </w:r>
      <w:r w:rsidRPr="00006464">
        <w:rPr>
          <w:rFonts w:eastAsia="宋体" w:cs="Times New Roman"/>
          <w:sz w:val="28"/>
          <w:szCs w:val="32"/>
        </w:rPr>
        <w:t xml:space="preserve">    </w:t>
      </w:r>
      <w:r w:rsidRPr="00006464">
        <w:rPr>
          <w:rFonts w:eastAsia="宋体" w:cs="Times New Roman"/>
          <w:sz w:val="28"/>
          <w:szCs w:val="32"/>
        </w:rPr>
        <w:t>号</w:t>
      </w:r>
      <w:r w:rsidRPr="00006464">
        <w:rPr>
          <w:rFonts w:eastAsia="宋体" w:cs="Times New Roman"/>
          <w:sz w:val="28"/>
          <w:szCs w:val="32"/>
        </w:rPr>
        <w:t xml:space="preserve"> </w:t>
      </w:r>
      <w:r w:rsidRPr="00006464">
        <w:rPr>
          <w:rFonts w:eastAsia="楷体_GB2312" w:cs="Times New Roman"/>
          <w:b/>
          <w:sz w:val="28"/>
          <w:szCs w:val="32"/>
          <w:u w:val="single"/>
        </w:rPr>
        <w:t xml:space="preserve">   201</w:t>
      </w:r>
      <w:r w:rsidRPr="00006464">
        <w:rPr>
          <w:rFonts w:eastAsia="楷体_GB2312" w:cs="Times New Roman" w:hint="eastAsia"/>
          <w:b/>
          <w:sz w:val="28"/>
          <w:szCs w:val="32"/>
          <w:u w:val="single"/>
        </w:rPr>
        <w:t>5141463138</w:t>
      </w:r>
      <w:r w:rsidRPr="00006464">
        <w:rPr>
          <w:rFonts w:eastAsia="楷体_GB2312" w:cs="Times New Roman"/>
          <w:b/>
          <w:sz w:val="28"/>
          <w:szCs w:val="32"/>
          <w:u w:val="single"/>
        </w:rPr>
        <w:t xml:space="preserve">      </w:t>
      </w:r>
      <w:r w:rsidRPr="00006464">
        <w:rPr>
          <w:rFonts w:eastAsia="楷体_GB2312" w:cs="Times New Roman"/>
          <w:b/>
          <w:sz w:val="28"/>
          <w:szCs w:val="32"/>
          <w:u w:val="single"/>
        </w:rPr>
        <w:tab/>
      </w:r>
      <w:r w:rsidRPr="00006464">
        <w:rPr>
          <w:rFonts w:eastAsia="宋体" w:cs="Times New Roman"/>
          <w:sz w:val="28"/>
          <w:szCs w:val="32"/>
        </w:rPr>
        <w:t>年级</w:t>
      </w:r>
      <w:r w:rsidRPr="00006464">
        <w:rPr>
          <w:rFonts w:eastAsia="楷体_GB2312" w:cs="Times New Roman"/>
          <w:b/>
          <w:sz w:val="28"/>
          <w:szCs w:val="32"/>
          <w:u w:val="single"/>
        </w:rPr>
        <w:t xml:space="preserve">   201</w:t>
      </w:r>
      <w:r w:rsidRPr="00006464">
        <w:rPr>
          <w:rFonts w:eastAsia="楷体_GB2312" w:cs="Times New Roman" w:hint="eastAsia"/>
          <w:b/>
          <w:sz w:val="28"/>
          <w:szCs w:val="32"/>
          <w:u w:val="single"/>
        </w:rPr>
        <w:t>5</w:t>
      </w:r>
      <w:r w:rsidRPr="00006464">
        <w:rPr>
          <w:rFonts w:eastAsia="楷体_GB2312" w:cs="Times New Roman"/>
          <w:b/>
          <w:sz w:val="28"/>
          <w:szCs w:val="32"/>
          <w:u w:val="single"/>
        </w:rPr>
        <w:t xml:space="preserve">   </w:t>
      </w:r>
      <w:r w:rsidRPr="00006464">
        <w:rPr>
          <w:rFonts w:eastAsia="楷体_GB2312" w:cs="Times New Roman" w:hint="eastAsia"/>
          <w:b/>
          <w:sz w:val="28"/>
          <w:szCs w:val="32"/>
          <w:u w:val="single"/>
        </w:rPr>
        <w:t xml:space="preserve"> </w:t>
      </w:r>
    </w:p>
    <w:p w14:paraId="13ECCA52" w14:textId="77777777" w:rsidR="00006464" w:rsidRPr="00006464" w:rsidRDefault="00006464" w:rsidP="00006464">
      <w:pPr>
        <w:tabs>
          <w:tab w:val="left" w:pos="7380"/>
        </w:tabs>
        <w:spacing w:line="720" w:lineRule="auto"/>
        <w:ind w:rightChars="445" w:right="1068" w:firstLineChars="300" w:firstLine="840"/>
        <w:rPr>
          <w:rFonts w:eastAsia="楷体_GB2312" w:cs="Times New Roman"/>
          <w:sz w:val="28"/>
          <w:szCs w:val="32"/>
          <w:u w:val="single"/>
        </w:rPr>
      </w:pPr>
      <w:r w:rsidRPr="00006464">
        <w:rPr>
          <w:rFonts w:eastAsia="宋体" w:cs="Times New Roman"/>
          <w:sz w:val="28"/>
          <w:szCs w:val="32"/>
        </w:rPr>
        <w:t>指导教师</w:t>
      </w:r>
      <w:r w:rsidRPr="00006464">
        <w:rPr>
          <w:rFonts w:eastAsia="宋体" w:cs="Times New Roman"/>
          <w:sz w:val="28"/>
          <w:szCs w:val="32"/>
        </w:rPr>
        <w:t xml:space="preserve"> </w:t>
      </w:r>
      <w:r w:rsidRPr="00006464">
        <w:rPr>
          <w:rFonts w:eastAsia="楷体_GB2312" w:cs="Times New Roman"/>
          <w:b/>
          <w:sz w:val="28"/>
          <w:szCs w:val="32"/>
          <w:u w:val="single"/>
        </w:rPr>
        <w:t xml:space="preserve">              </w:t>
      </w:r>
      <w:r w:rsidRPr="00006464">
        <w:rPr>
          <w:rFonts w:eastAsia="微软雅黑" w:cs="Times New Roman" w:hint="eastAsia"/>
          <w:sz w:val="28"/>
          <w:szCs w:val="32"/>
          <w:u w:val="single"/>
        </w:rPr>
        <w:t>王海舟</w:t>
      </w:r>
      <w:r w:rsidRPr="00006464">
        <w:rPr>
          <w:rFonts w:eastAsia="楷体_GB2312" w:cs="Times New Roman"/>
          <w:b/>
          <w:sz w:val="28"/>
          <w:szCs w:val="32"/>
          <w:u w:val="single"/>
        </w:rPr>
        <w:t xml:space="preserve">                 </w:t>
      </w:r>
    </w:p>
    <w:p w14:paraId="7E1A6EC6" w14:textId="77777777" w:rsidR="00006464" w:rsidRPr="00006464" w:rsidRDefault="00006464" w:rsidP="00006464">
      <w:pPr>
        <w:ind w:rightChars="445" w:right="1068" w:firstLineChars="1100" w:firstLine="3520"/>
        <w:rPr>
          <w:rFonts w:eastAsia="宋体" w:cs="Times New Roman"/>
          <w:sz w:val="32"/>
          <w:szCs w:val="32"/>
        </w:rPr>
      </w:pPr>
      <w:r w:rsidRPr="00006464">
        <w:rPr>
          <w:rFonts w:eastAsia="宋体" w:cs="Times New Roman"/>
          <w:sz w:val="32"/>
          <w:szCs w:val="32"/>
        </w:rPr>
        <w:t>教务处制表</w:t>
      </w:r>
    </w:p>
    <w:p w14:paraId="57188A9A" w14:textId="77777777" w:rsidR="00006464" w:rsidRPr="00006464" w:rsidRDefault="00006464" w:rsidP="00006464">
      <w:pPr>
        <w:ind w:rightChars="445" w:right="1068" w:firstLineChars="900" w:firstLine="2700"/>
        <w:rPr>
          <w:rFonts w:eastAsia="宋体" w:cs="Times New Roman"/>
          <w:sz w:val="30"/>
          <w:szCs w:val="24"/>
        </w:rPr>
        <w:sectPr w:rsidR="00006464" w:rsidRPr="00006464">
          <w:headerReference w:type="default" r:id="rId10"/>
          <w:headerReference w:type="first" r:id="rId11"/>
          <w:pgSz w:w="10376" w:h="14685"/>
          <w:pgMar w:top="1276" w:right="1020" w:bottom="1276" w:left="1020" w:header="851" w:footer="851" w:gutter="0"/>
          <w:cols w:space="720"/>
          <w:titlePg/>
          <w:docGrid w:type="lines" w:linePitch="312"/>
        </w:sectPr>
      </w:pPr>
      <w:r w:rsidRPr="00006464">
        <w:rPr>
          <w:rFonts w:eastAsia="宋体" w:cs="Times New Roman"/>
          <w:sz w:val="30"/>
          <w:szCs w:val="24"/>
        </w:rPr>
        <w:t>二</w:t>
      </w:r>
      <w:r w:rsidRPr="00006464">
        <w:rPr>
          <w:rFonts w:eastAsia="宋体" w:cs="Times New Roman"/>
          <w:sz w:val="30"/>
          <w:szCs w:val="24"/>
        </w:rPr>
        <w:t>Ο</w:t>
      </w:r>
      <w:r w:rsidRPr="00006464">
        <w:rPr>
          <w:rFonts w:eastAsia="宋体" w:cs="Times New Roman"/>
          <w:sz w:val="30"/>
          <w:szCs w:val="24"/>
        </w:rPr>
        <w:t>一</w:t>
      </w:r>
      <w:r w:rsidRPr="00006464">
        <w:rPr>
          <w:rFonts w:eastAsia="宋体" w:cs="Times New Roman" w:hint="eastAsia"/>
          <w:sz w:val="30"/>
          <w:szCs w:val="24"/>
        </w:rPr>
        <w:t>九</w:t>
      </w:r>
      <w:r w:rsidRPr="00006464">
        <w:rPr>
          <w:rFonts w:eastAsia="宋体" w:cs="Times New Roman"/>
          <w:sz w:val="30"/>
          <w:szCs w:val="24"/>
        </w:rPr>
        <w:t>年</w:t>
      </w:r>
      <w:r w:rsidRPr="00006464">
        <w:rPr>
          <w:rFonts w:eastAsia="宋体" w:cs="Times New Roman" w:hint="eastAsia"/>
          <w:sz w:val="30"/>
          <w:szCs w:val="24"/>
        </w:rPr>
        <w:t>四</w:t>
      </w:r>
      <w:r w:rsidRPr="00006464">
        <w:rPr>
          <w:rFonts w:eastAsia="宋体" w:cs="Times New Roman"/>
          <w:sz w:val="30"/>
          <w:szCs w:val="24"/>
        </w:rPr>
        <w:t>月</w:t>
      </w:r>
      <w:r w:rsidRPr="00006464">
        <w:rPr>
          <w:rFonts w:eastAsia="宋体" w:cs="Times New Roman" w:hint="eastAsia"/>
          <w:sz w:val="30"/>
          <w:szCs w:val="24"/>
        </w:rPr>
        <w:t>二十</w:t>
      </w:r>
      <w:r w:rsidRPr="00006464">
        <w:rPr>
          <w:rFonts w:eastAsia="宋体" w:cs="Times New Roman"/>
          <w:sz w:val="30"/>
          <w:szCs w:val="24"/>
        </w:rPr>
        <w:t>日</w:t>
      </w:r>
    </w:p>
    <w:p w14:paraId="638A2CB4" w14:textId="77777777" w:rsidR="00006464" w:rsidRPr="00006464" w:rsidRDefault="00006464" w:rsidP="00006464">
      <w:pPr>
        <w:ind w:rightChars="445" w:right="1068" w:firstLine="600"/>
        <w:rPr>
          <w:rFonts w:eastAsia="宋体" w:cs="Times New Roman"/>
          <w:sz w:val="30"/>
          <w:szCs w:val="24"/>
        </w:rPr>
      </w:pPr>
    </w:p>
    <w:p w14:paraId="46E1F1C6" w14:textId="77777777" w:rsidR="00006464" w:rsidRPr="00006464" w:rsidRDefault="00006464" w:rsidP="00006464">
      <w:pPr>
        <w:spacing w:line="360" w:lineRule="auto"/>
        <w:ind w:firstLine="723"/>
        <w:jc w:val="center"/>
        <w:rPr>
          <w:rFonts w:eastAsia="黑体" w:cs="Times New Roman"/>
          <w:b/>
          <w:bCs/>
          <w:sz w:val="36"/>
          <w:szCs w:val="36"/>
        </w:rPr>
      </w:pPr>
    </w:p>
    <w:p w14:paraId="6505007C" w14:textId="77777777" w:rsidR="00006464" w:rsidRPr="00006464" w:rsidRDefault="00006464" w:rsidP="00006464">
      <w:pPr>
        <w:spacing w:line="360" w:lineRule="auto"/>
        <w:ind w:firstLine="723"/>
        <w:jc w:val="center"/>
        <w:rPr>
          <w:rFonts w:eastAsia="黑体" w:cs="Times New Roman"/>
          <w:b/>
          <w:bCs/>
          <w:sz w:val="36"/>
          <w:szCs w:val="36"/>
        </w:rPr>
      </w:pPr>
    </w:p>
    <w:p w14:paraId="0BF080CC" w14:textId="77777777" w:rsidR="00006464" w:rsidRPr="00006464" w:rsidRDefault="00006464" w:rsidP="00006464">
      <w:pPr>
        <w:spacing w:line="360" w:lineRule="auto"/>
        <w:ind w:firstLine="723"/>
        <w:jc w:val="center"/>
        <w:rPr>
          <w:rFonts w:eastAsia="黑体" w:cs="Times New Roman"/>
          <w:b/>
          <w:bCs/>
          <w:sz w:val="36"/>
          <w:szCs w:val="36"/>
        </w:rPr>
      </w:pPr>
    </w:p>
    <w:p w14:paraId="2489CD3B" w14:textId="77777777" w:rsidR="00006464" w:rsidRPr="00006464" w:rsidRDefault="00006464" w:rsidP="00006464">
      <w:pPr>
        <w:spacing w:line="360" w:lineRule="auto"/>
        <w:ind w:firstLine="723"/>
        <w:jc w:val="center"/>
        <w:rPr>
          <w:rFonts w:eastAsia="黑体" w:cs="Times New Roman"/>
          <w:b/>
          <w:bCs/>
          <w:sz w:val="36"/>
          <w:szCs w:val="36"/>
        </w:rPr>
      </w:pPr>
    </w:p>
    <w:p w14:paraId="55930FF9" w14:textId="77777777" w:rsidR="00006464" w:rsidRPr="00006464" w:rsidRDefault="00006464" w:rsidP="00006464">
      <w:pPr>
        <w:spacing w:line="360" w:lineRule="auto"/>
        <w:ind w:firstLine="723"/>
        <w:jc w:val="center"/>
        <w:rPr>
          <w:rFonts w:eastAsia="黑体" w:cs="Times New Roman"/>
          <w:b/>
          <w:bCs/>
          <w:sz w:val="36"/>
          <w:szCs w:val="36"/>
        </w:rPr>
      </w:pPr>
    </w:p>
    <w:p w14:paraId="05D89E80" w14:textId="77777777" w:rsidR="00006464" w:rsidRPr="00006464" w:rsidRDefault="00006464" w:rsidP="00006464">
      <w:pPr>
        <w:spacing w:line="360" w:lineRule="auto"/>
        <w:ind w:firstLine="723"/>
        <w:jc w:val="center"/>
        <w:rPr>
          <w:rFonts w:eastAsia="黑体" w:cs="Times New Roman"/>
          <w:b/>
          <w:bCs/>
          <w:sz w:val="36"/>
          <w:szCs w:val="36"/>
        </w:rPr>
      </w:pPr>
    </w:p>
    <w:p w14:paraId="62453C36" w14:textId="77777777" w:rsidR="00006464" w:rsidRPr="00006464" w:rsidRDefault="00006464" w:rsidP="00006464">
      <w:pPr>
        <w:spacing w:line="360" w:lineRule="auto"/>
        <w:ind w:firstLine="723"/>
        <w:jc w:val="center"/>
        <w:rPr>
          <w:rFonts w:eastAsia="黑体" w:cs="Times New Roman"/>
          <w:b/>
          <w:bCs/>
          <w:sz w:val="36"/>
          <w:szCs w:val="36"/>
        </w:rPr>
      </w:pPr>
    </w:p>
    <w:p w14:paraId="1523C7CD" w14:textId="77777777" w:rsidR="00006464" w:rsidRPr="00006464" w:rsidRDefault="00006464" w:rsidP="00006464">
      <w:pPr>
        <w:spacing w:line="360" w:lineRule="auto"/>
        <w:ind w:firstLine="723"/>
        <w:jc w:val="center"/>
        <w:rPr>
          <w:rFonts w:eastAsia="黑体" w:cs="Times New Roman"/>
          <w:b/>
          <w:bCs/>
          <w:sz w:val="36"/>
          <w:szCs w:val="36"/>
        </w:rPr>
      </w:pPr>
    </w:p>
    <w:p w14:paraId="18B4B155" w14:textId="77777777" w:rsidR="00006464" w:rsidRPr="00006464" w:rsidRDefault="00006464" w:rsidP="00006464">
      <w:pPr>
        <w:spacing w:line="360" w:lineRule="auto"/>
        <w:ind w:firstLine="723"/>
        <w:jc w:val="center"/>
        <w:rPr>
          <w:rFonts w:eastAsia="黑体" w:cs="Times New Roman"/>
          <w:b/>
          <w:bCs/>
          <w:sz w:val="36"/>
          <w:szCs w:val="36"/>
        </w:rPr>
      </w:pPr>
    </w:p>
    <w:p w14:paraId="6703C3A6" w14:textId="77777777" w:rsidR="00006464" w:rsidRPr="00006464" w:rsidRDefault="00006464" w:rsidP="00006464">
      <w:pPr>
        <w:spacing w:line="360" w:lineRule="auto"/>
        <w:ind w:firstLine="723"/>
        <w:jc w:val="center"/>
        <w:rPr>
          <w:rFonts w:eastAsia="黑体" w:cs="Times New Roman"/>
          <w:b/>
          <w:bCs/>
          <w:sz w:val="36"/>
          <w:szCs w:val="36"/>
        </w:rPr>
      </w:pPr>
    </w:p>
    <w:p w14:paraId="167592DF" w14:textId="77777777" w:rsidR="00006464" w:rsidRPr="00006464" w:rsidRDefault="00006464" w:rsidP="00006464">
      <w:pPr>
        <w:spacing w:line="360" w:lineRule="auto"/>
        <w:ind w:firstLine="723"/>
        <w:jc w:val="center"/>
        <w:rPr>
          <w:rFonts w:eastAsia="黑体" w:cs="Times New Roman"/>
          <w:b/>
          <w:bCs/>
          <w:sz w:val="36"/>
          <w:szCs w:val="36"/>
        </w:rPr>
      </w:pPr>
    </w:p>
    <w:p w14:paraId="37902724" w14:textId="77777777" w:rsidR="00006464" w:rsidRPr="00006464" w:rsidRDefault="00006464" w:rsidP="00006464">
      <w:pPr>
        <w:spacing w:line="360" w:lineRule="auto"/>
        <w:ind w:firstLine="723"/>
        <w:jc w:val="center"/>
        <w:rPr>
          <w:rFonts w:eastAsia="黑体" w:cs="Times New Roman"/>
          <w:b/>
          <w:bCs/>
          <w:sz w:val="36"/>
          <w:szCs w:val="36"/>
        </w:rPr>
      </w:pPr>
    </w:p>
    <w:p w14:paraId="303A5769" w14:textId="77777777" w:rsidR="00006464" w:rsidRPr="00006464" w:rsidRDefault="00006464" w:rsidP="00006464">
      <w:pPr>
        <w:spacing w:line="360" w:lineRule="auto"/>
        <w:ind w:firstLine="723"/>
        <w:jc w:val="center"/>
        <w:rPr>
          <w:rFonts w:eastAsia="黑体" w:cs="Times New Roman"/>
          <w:b/>
          <w:bCs/>
          <w:sz w:val="36"/>
          <w:szCs w:val="36"/>
        </w:rPr>
      </w:pPr>
    </w:p>
    <w:p w14:paraId="49382DFC" w14:textId="77777777" w:rsidR="00006464" w:rsidRPr="00006464" w:rsidRDefault="00006464" w:rsidP="00006464">
      <w:pPr>
        <w:spacing w:line="360" w:lineRule="auto"/>
        <w:ind w:firstLine="723"/>
        <w:jc w:val="center"/>
        <w:rPr>
          <w:rFonts w:eastAsia="黑体" w:cs="Times New Roman"/>
          <w:b/>
          <w:bCs/>
          <w:sz w:val="36"/>
          <w:szCs w:val="36"/>
        </w:rPr>
      </w:pPr>
    </w:p>
    <w:p w14:paraId="0B490A65" w14:textId="77777777" w:rsidR="00006464" w:rsidRPr="00006464" w:rsidRDefault="00006464" w:rsidP="00006464">
      <w:pPr>
        <w:spacing w:line="360" w:lineRule="auto"/>
        <w:ind w:firstLine="723"/>
        <w:jc w:val="center"/>
        <w:rPr>
          <w:rFonts w:eastAsia="黑体" w:cs="Times New Roman"/>
          <w:b/>
          <w:bCs/>
          <w:sz w:val="36"/>
          <w:szCs w:val="36"/>
        </w:rPr>
      </w:pPr>
    </w:p>
    <w:p w14:paraId="0C20831C" w14:textId="77777777" w:rsidR="00006464" w:rsidRPr="00006464" w:rsidRDefault="00006464" w:rsidP="00006464">
      <w:pPr>
        <w:spacing w:line="360" w:lineRule="auto"/>
        <w:ind w:firstLine="723"/>
        <w:jc w:val="center"/>
        <w:rPr>
          <w:rFonts w:eastAsia="黑体" w:cs="Times New Roman"/>
          <w:b/>
          <w:bCs/>
          <w:sz w:val="36"/>
          <w:szCs w:val="36"/>
        </w:rPr>
      </w:pPr>
    </w:p>
    <w:p w14:paraId="56528869" w14:textId="77777777" w:rsidR="00006464" w:rsidRPr="00006464" w:rsidRDefault="00006464" w:rsidP="00006464">
      <w:pPr>
        <w:spacing w:line="360" w:lineRule="auto"/>
        <w:ind w:firstLine="723"/>
        <w:jc w:val="center"/>
        <w:rPr>
          <w:rFonts w:eastAsia="黑体" w:cs="Times New Roman"/>
          <w:b/>
          <w:bCs/>
          <w:sz w:val="36"/>
          <w:szCs w:val="36"/>
        </w:rPr>
      </w:pPr>
    </w:p>
    <w:p w14:paraId="374809AC" w14:textId="77777777" w:rsidR="00006464" w:rsidRPr="00006464" w:rsidRDefault="00006464" w:rsidP="00006464">
      <w:pPr>
        <w:spacing w:line="360" w:lineRule="auto"/>
        <w:ind w:firstLine="723"/>
        <w:jc w:val="center"/>
        <w:rPr>
          <w:rFonts w:eastAsia="黑体" w:cs="Times New Roman"/>
          <w:b/>
          <w:bCs/>
          <w:sz w:val="36"/>
          <w:szCs w:val="36"/>
        </w:rPr>
      </w:pPr>
    </w:p>
    <w:p w14:paraId="61A7EA0B" w14:textId="77777777" w:rsidR="00006464" w:rsidRPr="00006464" w:rsidRDefault="00006464" w:rsidP="00006464">
      <w:pPr>
        <w:spacing w:line="360" w:lineRule="auto"/>
        <w:ind w:firstLine="723"/>
        <w:rPr>
          <w:rFonts w:eastAsia="黑体" w:cs="Times New Roman"/>
          <w:b/>
          <w:bCs/>
          <w:sz w:val="36"/>
          <w:szCs w:val="36"/>
        </w:rPr>
        <w:sectPr w:rsidR="00006464" w:rsidRPr="00006464">
          <w:pgSz w:w="10376" w:h="14685"/>
          <w:pgMar w:top="1276" w:right="1020" w:bottom="1276" w:left="1020" w:header="851" w:footer="851" w:gutter="0"/>
          <w:cols w:space="720"/>
          <w:titlePg/>
          <w:docGrid w:type="lines" w:linePitch="312"/>
        </w:sectPr>
      </w:pPr>
    </w:p>
    <w:p w14:paraId="01CA8AAE" w14:textId="77777777" w:rsidR="00462A8B" w:rsidRDefault="00462A8B">
      <w:pPr>
        <w:ind w:firstLine="480"/>
      </w:pPr>
    </w:p>
    <w:p w14:paraId="5236F127" w14:textId="77777777" w:rsidR="00DA7D4B" w:rsidRDefault="00DA7D4B" w:rsidP="00DA7D4B">
      <w:pPr>
        <w:ind w:firstLine="720"/>
        <w:jc w:val="center"/>
        <w:rPr>
          <w:rFonts w:ascii="宋体" w:hAnsi="宋体" w:cs="宋体"/>
          <w:sz w:val="36"/>
          <w:szCs w:val="36"/>
        </w:rPr>
      </w:pPr>
      <w:r>
        <w:rPr>
          <w:rFonts w:ascii="宋体" w:hAnsi="宋体" w:cs="宋体" w:hint="eastAsia"/>
          <w:sz w:val="36"/>
          <w:szCs w:val="36"/>
        </w:rPr>
        <w:t>基于代码混淆的</w:t>
      </w:r>
      <w:r w:rsidR="0014356A">
        <w:rPr>
          <w:rFonts w:ascii="宋体" w:hAnsi="宋体" w:cs="宋体" w:hint="eastAsia"/>
          <w:sz w:val="36"/>
          <w:szCs w:val="36"/>
        </w:rPr>
        <w:t>W</w:t>
      </w:r>
      <w:r>
        <w:rPr>
          <w:rFonts w:ascii="宋体" w:hAnsi="宋体" w:cs="宋体" w:hint="eastAsia"/>
          <w:sz w:val="36"/>
          <w:szCs w:val="36"/>
        </w:rPr>
        <w:t>eb站点动态防御系统</w:t>
      </w:r>
    </w:p>
    <w:p w14:paraId="20CE4B00" w14:textId="77777777" w:rsidR="00DA7D4B" w:rsidRDefault="00DA7D4B" w:rsidP="00DA7D4B">
      <w:pPr>
        <w:ind w:firstLine="480"/>
        <w:jc w:val="center"/>
      </w:pPr>
    </w:p>
    <w:p w14:paraId="252003B6" w14:textId="77777777" w:rsidR="00DA7D4B" w:rsidRDefault="00DA7D4B" w:rsidP="00DA7D4B">
      <w:pPr>
        <w:ind w:firstLine="480"/>
        <w:jc w:val="center"/>
      </w:pPr>
      <w:r>
        <w:rPr>
          <w:rFonts w:hint="eastAsia"/>
        </w:rPr>
        <w:t>软件工程</w:t>
      </w:r>
    </w:p>
    <w:p w14:paraId="583B263F" w14:textId="77777777" w:rsidR="00DA7D4B" w:rsidRDefault="00DA7D4B" w:rsidP="00DA7D4B">
      <w:pPr>
        <w:ind w:firstLine="480"/>
        <w:jc w:val="center"/>
      </w:pPr>
    </w:p>
    <w:p w14:paraId="70372383" w14:textId="77777777" w:rsidR="00DA7D4B" w:rsidRDefault="00DA7D4B" w:rsidP="00DA7D4B">
      <w:pPr>
        <w:ind w:firstLine="482"/>
        <w:jc w:val="center"/>
        <w:rPr>
          <w:rFonts w:ascii="楷体" w:eastAsia="楷体" w:hAnsi="楷体"/>
        </w:rPr>
      </w:pPr>
      <w:r w:rsidRPr="00DA7D4B">
        <w:rPr>
          <w:rFonts w:hint="eastAsia"/>
          <w:b/>
        </w:rPr>
        <w:t>学生</w:t>
      </w:r>
      <w:r>
        <w:rPr>
          <w:rFonts w:hint="eastAsia"/>
        </w:rPr>
        <w:t xml:space="preserve">  </w:t>
      </w:r>
      <w:proofErr w:type="gramStart"/>
      <w:r w:rsidRPr="00DA7D4B">
        <w:rPr>
          <w:rFonts w:ascii="楷体" w:eastAsia="楷体" w:hAnsi="楷体" w:hint="eastAsia"/>
        </w:rPr>
        <w:t>邵</w:t>
      </w:r>
      <w:proofErr w:type="gramEnd"/>
      <w:r w:rsidRPr="00DA7D4B">
        <w:rPr>
          <w:rFonts w:ascii="楷体" w:eastAsia="楷体" w:hAnsi="楷体" w:hint="eastAsia"/>
        </w:rPr>
        <w:t>欣欣</w:t>
      </w:r>
      <w:r>
        <w:rPr>
          <w:rFonts w:hint="eastAsia"/>
        </w:rPr>
        <w:t xml:space="preserve">   </w:t>
      </w:r>
      <w:r w:rsidRPr="00DA7D4B">
        <w:rPr>
          <w:rFonts w:hint="eastAsia"/>
          <w:b/>
        </w:rPr>
        <w:t>指导老师</w:t>
      </w:r>
      <w:r>
        <w:rPr>
          <w:rFonts w:hint="eastAsia"/>
        </w:rPr>
        <w:t xml:space="preserve">  </w:t>
      </w:r>
      <w:r w:rsidRPr="00DA7D4B">
        <w:rPr>
          <w:rFonts w:ascii="楷体" w:eastAsia="楷体" w:hAnsi="楷体" w:hint="eastAsia"/>
        </w:rPr>
        <w:t>王海舟</w:t>
      </w:r>
    </w:p>
    <w:p w14:paraId="0E5A569F" w14:textId="77777777" w:rsidR="00DA7D4B" w:rsidRDefault="00DA7D4B" w:rsidP="0005179D">
      <w:pPr>
        <w:spacing w:line="400" w:lineRule="exact"/>
        <w:ind w:firstLine="480"/>
        <w:jc w:val="center"/>
        <w:rPr>
          <w:rFonts w:ascii="楷体" w:eastAsia="楷体" w:hAnsi="楷体"/>
        </w:rPr>
      </w:pPr>
    </w:p>
    <w:p w14:paraId="3AB9D952" w14:textId="77777777" w:rsidR="00DA7D4B" w:rsidRDefault="00DA7D4B" w:rsidP="00DA7D4B">
      <w:pPr>
        <w:ind w:firstLine="480"/>
        <w:jc w:val="center"/>
        <w:rPr>
          <w:rFonts w:ascii="楷体" w:eastAsia="楷体" w:hAnsi="楷体"/>
        </w:rPr>
      </w:pPr>
    </w:p>
    <w:p w14:paraId="13DC0708" w14:textId="347AAB09" w:rsidR="000A7C68" w:rsidRPr="002A43CB" w:rsidRDefault="000A7C68" w:rsidP="000A7C68">
      <w:pPr>
        <w:spacing w:line="400" w:lineRule="exact"/>
        <w:ind w:firstLineChars="200" w:firstLine="480"/>
        <w:jc w:val="both"/>
        <w:rPr>
          <w:ins w:id="1" w:author="Admire" w:date="2019-05-01T22:43:00Z"/>
          <w:szCs w:val="24"/>
          <w:shd w:val="clear" w:color="auto" w:fill="FFFFFF"/>
        </w:rPr>
        <w:pPrChange w:id="2" w:author="Admire" w:date="2019-05-01T22:44:00Z">
          <w:pPr>
            <w:spacing w:line="400" w:lineRule="exact"/>
            <w:ind w:firstLineChars="200" w:firstLine="480"/>
          </w:pPr>
        </w:pPrChange>
      </w:pPr>
      <w:ins w:id="3" w:author="Admire" w:date="2019-05-01T22:43:00Z">
        <w:r w:rsidRPr="002A43CB">
          <w:rPr>
            <w:rFonts w:cs="Open Sans" w:hint="eastAsia"/>
            <w:color w:val="373737"/>
            <w:szCs w:val="24"/>
            <w:shd w:val="clear" w:color="auto" w:fill="FFFFFF"/>
          </w:rPr>
          <w:t>网络</w:t>
        </w:r>
        <w:r w:rsidRPr="002A43CB">
          <w:rPr>
            <w:rFonts w:cs="Open Sans"/>
            <w:color w:val="373737"/>
            <w:szCs w:val="24"/>
            <w:shd w:val="clear" w:color="auto" w:fill="FFFFFF"/>
          </w:rPr>
          <w:t>攻击从简单的脚本运行，</w:t>
        </w:r>
        <w:r w:rsidRPr="002A43CB">
          <w:rPr>
            <w:rFonts w:hint="eastAsia"/>
            <w:szCs w:val="24"/>
            <w:shd w:val="clear" w:color="auto" w:fill="FFFFFF"/>
          </w:rPr>
          <w:t>已经</w:t>
        </w:r>
        <w:r w:rsidRPr="002A43CB">
          <w:rPr>
            <w:rFonts w:cs="Open Sans"/>
            <w:color w:val="373737"/>
            <w:szCs w:val="24"/>
            <w:shd w:val="clear" w:color="auto" w:fill="FFFFFF"/>
          </w:rPr>
          <w:t>发展到自动化工具操作</w:t>
        </w:r>
        <w:r w:rsidRPr="002A43CB">
          <w:rPr>
            <w:rFonts w:cs="Open Sans" w:hint="eastAsia"/>
            <w:color w:val="373737"/>
            <w:szCs w:val="24"/>
            <w:shd w:val="clear" w:color="auto" w:fill="FFFFFF"/>
          </w:rPr>
          <w:t>。借助自动化工具，网络攻击不再</w:t>
        </w:r>
        <w:r w:rsidRPr="002A43CB">
          <w:rPr>
            <w:rFonts w:cs="Open Sans"/>
            <w:color w:val="373737"/>
            <w:szCs w:val="24"/>
            <w:shd w:val="clear" w:color="auto" w:fill="FFFFFF"/>
          </w:rPr>
          <w:t>是高级黑客组织</w:t>
        </w:r>
        <w:r w:rsidRPr="002A43CB">
          <w:rPr>
            <w:rFonts w:hint="eastAsia"/>
            <w:szCs w:val="24"/>
            <w:shd w:val="clear" w:color="auto" w:fill="FFFFFF"/>
          </w:rPr>
          <w:t>专属</w:t>
        </w:r>
        <w:r w:rsidRPr="002A43CB">
          <w:rPr>
            <w:rFonts w:cs="Open Sans"/>
            <w:color w:val="373737"/>
            <w:szCs w:val="24"/>
            <w:shd w:val="clear" w:color="auto" w:fill="FFFFFF"/>
          </w:rPr>
          <w:t>，</w:t>
        </w:r>
        <w:r w:rsidRPr="002A43CB">
          <w:rPr>
            <w:rFonts w:cs="Open Sans" w:hint="eastAsia"/>
            <w:color w:val="373737"/>
            <w:szCs w:val="24"/>
            <w:shd w:val="clear" w:color="auto" w:fill="FFFFFF"/>
          </w:rPr>
          <w:t>开始向</w:t>
        </w:r>
        <w:r w:rsidRPr="002A43CB">
          <w:rPr>
            <w:rFonts w:hint="eastAsia"/>
            <w:szCs w:val="24"/>
            <w:shd w:val="clear" w:color="auto" w:fill="FFFFFF"/>
          </w:rPr>
          <w:t>“低成本、高效率”的趋势发展</w:t>
        </w:r>
      </w:ins>
      <w:ins w:id="4" w:author="Admire" w:date="2019-05-01T22:47:00Z">
        <w:r w:rsidR="00A51298">
          <w:rPr>
            <w:rFonts w:hint="eastAsia"/>
            <w:szCs w:val="24"/>
            <w:shd w:val="clear" w:color="auto" w:fill="FFFFFF"/>
          </w:rPr>
          <w:t>；</w:t>
        </w:r>
      </w:ins>
      <w:ins w:id="5" w:author="Admire" w:date="2019-05-01T22:43:00Z">
        <w:r w:rsidRPr="002A43CB">
          <w:rPr>
            <w:rFonts w:hint="eastAsia"/>
            <w:szCs w:val="24"/>
            <w:shd w:val="clear" w:color="auto" w:fill="FFFFFF"/>
          </w:rPr>
          <w:t>漏洞被快速曝光，快速利用。</w:t>
        </w:r>
        <w:r w:rsidRPr="002A43CB">
          <w:rPr>
            <w:rFonts w:cs="Open Sans" w:hint="eastAsia"/>
            <w:color w:val="373737"/>
            <w:szCs w:val="24"/>
            <w:shd w:val="clear" w:color="auto" w:fill="FFFFFF"/>
          </w:rPr>
          <w:t>传统基于特征和规则的入侵检测系统、</w:t>
        </w:r>
        <w:r w:rsidRPr="002A43CB">
          <w:rPr>
            <w:rFonts w:cs="Times New Roman"/>
            <w:color w:val="373737"/>
            <w:szCs w:val="24"/>
            <w:shd w:val="clear" w:color="auto" w:fill="FFFFFF"/>
          </w:rPr>
          <w:t>Web</w:t>
        </w:r>
        <w:r w:rsidRPr="002A43CB">
          <w:rPr>
            <w:rFonts w:cs="Open Sans" w:hint="eastAsia"/>
            <w:color w:val="373737"/>
            <w:szCs w:val="24"/>
            <w:shd w:val="clear" w:color="auto" w:fill="FFFFFF"/>
          </w:rPr>
          <w:t>应用防火墙（</w:t>
        </w:r>
        <w:r w:rsidRPr="002A43CB">
          <w:rPr>
            <w:rFonts w:cs="Times New Roman"/>
            <w:color w:val="373737"/>
            <w:szCs w:val="24"/>
            <w:shd w:val="clear" w:color="auto" w:fill="FFFFFF"/>
          </w:rPr>
          <w:t>WAF</w:t>
        </w:r>
        <w:r w:rsidRPr="002A43CB">
          <w:rPr>
            <w:rFonts w:cs="Open Sans" w:hint="eastAsia"/>
            <w:color w:val="373737"/>
            <w:szCs w:val="24"/>
            <w:shd w:val="clear" w:color="auto" w:fill="FFFFFF"/>
          </w:rPr>
          <w:t>）等已经无法有效地检测和拦截这些攻击</w:t>
        </w:r>
        <w:r w:rsidRPr="002A43CB">
          <w:rPr>
            <w:rFonts w:cs="Open Sans"/>
            <w:color w:val="373737"/>
            <w:szCs w:val="24"/>
            <w:shd w:val="clear" w:color="auto" w:fill="FFFFFF"/>
          </w:rPr>
          <w:t>。</w:t>
        </w:r>
      </w:ins>
    </w:p>
    <w:p w14:paraId="7B067EB7" w14:textId="77777777" w:rsidR="000A7C68" w:rsidRPr="002A43CB" w:rsidRDefault="000A7C68" w:rsidP="000A7C68">
      <w:pPr>
        <w:spacing w:line="400" w:lineRule="exact"/>
        <w:ind w:firstLineChars="200" w:firstLine="480"/>
        <w:jc w:val="both"/>
        <w:rPr>
          <w:ins w:id="6" w:author="Admire" w:date="2019-05-01T22:43:00Z"/>
          <w:rFonts w:hint="eastAsia"/>
          <w:szCs w:val="24"/>
          <w:shd w:val="clear" w:color="auto" w:fill="FFFFFF"/>
        </w:rPr>
        <w:pPrChange w:id="7" w:author="Admire" w:date="2019-05-01T22:44:00Z">
          <w:pPr>
            <w:spacing w:line="400" w:lineRule="exact"/>
            <w:ind w:firstLineChars="200" w:firstLine="480"/>
          </w:pPr>
        </w:pPrChange>
      </w:pPr>
      <w:ins w:id="8" w:author="Admire" w:date="2019-05-01T22:43:00Z">
        <w:r w:rsidRPr="002A43CB">
          <w:rPr>
            <w:rFonts w:cs="Open Sans"/>
            <w:color w:val="373737"/>
            <w:szCs w:val="24"/>
            <w:shd w:val="clear" w:color="auto" w:fill="FFFFFF"/>
          </w:rPr>
          <w:t>由此</w:t>
        </w:r>
        <w:r w:rsidRPr="002A43CB">
          <w:rPr>
            <w:rFonts w:hint="eastAsia"/>
            <w:szCs w:val="24"/>
          </w:rPr>
          <w:t>针对自动化漏洞扫描、</w:t>
        </w:r>
        <w:proofErr w:type="gramStart"/>
        <w:r w:rsidRPr="002A43CB">
          <w:rPr>
            <w:rFonts w:hint="eastAsia"/>
            <w:szCs w:val="24"/>
          </w:rPr>
          <w:t>撞库扫号</w:t>
        </w:r>
        <w:proofErr w:type="gramEnd"/>
        <w:r w:rsidRPr="002A43CB">
          <w:rPr>
            <w:rFonts w:hint="eastAsia"/>
            <w:szCs w:val="24"/>
          </w:rPr>
          <w:t>、恶意爬虫、暴力破解、薅羊毛等自动化攻击技术，</w:t>
        </w:r>
        <w:r w:rsidRPr="002A43CB">
          <w:rPr>
            <w:rFonts w:hint="eastAsia"/>
            <w:szCs w:val="24"/>
            <w:shd w:val="clear" w:color="auto" w:fill="FFFFFF"/>
          </w:rPr>
          <w:t>开发</w:t>
        </w:r>
        <w:r w:rsidRPr="002A43CB">
          <w:rPr>
            <w:szCs w:val="24"/>
          </w:rPr>
          <w:t>“</w:t>
        </w:r>
        <w:r w:rsidRPr="002A43CB">
          <w:rPr>
            <w:rFonts w:hint="eastAsia"/>
            <w:szCs w:val="24"/>
          </w:rPr>
          <w:t>基于代码混淆的</w:t>
        </w:r>
        <w:r w:rsidRPr="002A43CB">
          <w:rPr>
            <w:szCs w:val="24"/>
          </w:rPr>
          <w:t>W</w:t>
        </w:r>
        <w:r w:rsidRPr="002A43CB">
          <w:rPr>
            <w:rFonts w:hint="eastAsia"/>
            <w:szCs w:val="24"/>
          </w:rPr>
          <w:t>eb</w:t>
        </w:r>
        <w:r w:rsidRPr="002A43CB">
          <w:rPr>
            <w:rFonts w:hint="eastAsia"/>
            <w:szCs w:val="24"/>
          </w:rPr>
          <w:t>站点动态防御系统</w:t>
        </w:r>
        <w:r w:rsidRPr="002A43CB">
          <w:rPr>
            <w:szCs w:val="24"/>
          </w:rPr>
          <w:t>”</w:t>
        </w:r>
        <w:r w:rsidRPr="002A43CB">
          <w:rPr>
            <w:rFonts w:hint="eastAsia"/>
            <w:szCs w:val="24"/>
          </w:rPr>
          <w:t>。</w:t>
        </w:r>
      </w:ins>
    </w:p>
    <w:p w14:paraId="1A9D63CA" w14:textId="77777777" w:rsidR="000A7C68" w:rsidRDefault="000A7C68" w:rsidP="00304FE0">
      <w:pPr>
        <w:spacing w:line="400" w:lineRule="exact"/>
        <w:ind w:firstLineChars="200" w:firstLine="480"/>
        <w:jc w:val="both"/>
        <w:rPr>
          <w:ins w:id="9" w:author="Admire" w:date="2019-05-01T22:43:00Z"/>
          <w:szCs w:val="24"/>
        </w:rPr>
        <w:pPrChange w:id="10" w:author="Admire" w:date="2019-05-01T22:45:00Z">
          <w:pPr>
            <w:pStyle w:val="a4"/>
            <w:numPr>
              <w:numId w:val="1"/>
            </w:numPr>
            <w:spacing w:line="400" w:lineRule="exact"/>
            <w:ind w:left="1200" w:firstLineChars="0" w:hanging="720"/>
          </w:pPr>
        </w:pPrChange>
      </w:pPr>
      <w:ins w:id="11" w:author="Admire" w:date="2019-05-01T22:43:00Z">
        <w:r w:rsidRPr="002A43CB">
          <w:rPr>
            <w:szCs w:val="24"/>
          </w:rPr>
          <w:t>“</w:t>
        </w:r>
        <w:r w:rsidRPr="002A43CB">
          <w:rPr>
            <w:rFonts w:hint="eastAsia"/>
            <w:szCs w:val="24"/>
          </w:rPr>
          <w:t>基于代码混淆的</w:t>
        </w:r>
        <w:r w:rsidRPr="002A43CB">
          <w:rPr>
            <w:szCs w:val="24"/>
          </w:rPr>
          <w:t>W</w:t>
        </w:r>
        <w:r w:rsidRPr="002A43CB">
          <w:rPr>
            <w:rFonts w:hint="eastAsia"/>
            <w:szCs w:val="24"/>
          </w:rPr>
          <w:t>eb</w:t>
        </w:r>
        <w:r w:rsidRPr="002A43CB">
          <w:rPr>
            <w:rFonts w:hint="eastAsia"/>
            <w:szCs w:val="24"/>
          </w:rPr>
          <w:t>站点动态防御系统</w:t>
        </w:r>
        <w:r w:rsidRPr="002A43CB">
          <w:rPr>
            <w:szCs w:val="24"/>
          </w:rPr>
          <w:t>”</w:t>
        </w:r>
        <w:r w:rsidRPr="002A43CB">
          <w:rPr>
            <w:rFonts w:hint="eastAsia"/>
            <w:szCs w:val="24"/>
          </w:rPr>
          <w:t>，是在</w:t>
        </w:r>
        <w:r w:rsidRPr="002A43CB">
          <w:rPr>
            <w:szCs w:val="24"/>
          </w:rPr>
          <w:t>Nginx</w:t>
        </w:r>
        <w:r w:rsidRPr="002A43CB">
          <w:rPr>
            <w:rFonts w:hint="eastAsia"/>
            <w:szCs w:val="24"/>
          </w:rPr>
          <w:t>作为</w:t>
        </w:r>
        <w:r w:rsidRPr="002A43CB">
          <w:rPr>
            <w:szCs w:val="24"/>
          </w:rPr>
          <w:t>反向代理服务器</w:t>
        </w:r>
        <w:r w:rsidRPr="002A43CB">
          <w:rPr>
            <w:rFonts w:hint="eastAsia"/>
            <w:szCs w:val="24"/>
          </w:rPr>
          <w:t>的</w:t>
        </w:r>
        <w:r w:rsidRPr="002A43CB">
          <w:rPr>
            <w:szCs w:val="24"/>
          </w:rPr>
          <w:t>环境下，</w:t>
        </w:r>
        <w:r w:rsidRPr="002A43CB">
          <w:rPr>
            <w:rFonts w:hint="eastAsia"/>
            <w:szCs w:val="24"/>
          </w:rPr>
          <w:t>首先对</w:t>
        </w:r>
        <w:r w:rsidRPr="002A43CB">
          <w:rPr>
            <w:szCs w:val="24"/>
          </w:rPr>
          <w:t>请求</w:t>
        </w:r>
        <w:r w:rsidRPr="002A43CB">
          <w:rPr>
            <w:rFonts w:hint="eastAsia"/>
            <w:szCs w:val="24"/>
          </w:rPr>
          <w:t>做自动化</w:t>
        </w:r>
        <w:r w:rsidRPr="002A43CB">
          <w:rPr>
            <w:szCs w:val="24"/>
          </w:rPr>
          <w:t>攻击的检测</w:t>
        </w:r>
        <w:r w:rsidRPr="002A43CB">
          <w:rPr>
            <w:rFonts w:hint="eastAsia"/>
            <w:szCs w:val="24"/>
          </w:rPr>
          <w:t>与</w:t>
        </w:r>
        <w:r w:rsidRPr="002A43CB">
          <w:rPr>
            <w:szCs w:val="24"/>
          </w:rPr>
          <w:t>过滤</w:t>
        </w:r>
        <w:r w:rsidRPr="002A43CB">
          <w:rPr>
            <w:rFonts w:hint="eastAsia"/>
            <w:szCs w:val="24"/>
          </w:rPr>
          <w:t>；其次对发送</w:t>
        </w:r>
        <w:r w:rsidRPr="002A43CB">
          <w:rPr>
            <w:szCs w:val="24"/>
          </w:rPr>
          <w:t>给用户的</w:t>
        </w:r>
        <w:proofErr w:type="gramStart"/>
        <w:r w:rsidRPr="002A43CB">
          <w:rPr>
            <w:szCs w:val="24"/>
          </w:rPr>
          <w:t>响应做</w:t>
        </w:r>
        <w:proofErr w:type="gramEnd"/>
        <w:r w:rsidRPr="002A43CB">
          <w:rPr>
            <w:rFonts w:hint="eastAsia"/>
            <w:szCs w:val="24"/>
          </w:rPr>
          <w:t>代码</w:t>
        </w:r>
        <w:r w:rsidRPr="002A43CB">
          <w:rPr>
            <w:szCs w:val="24"/>
          </w:rPr>
          <w:t>保护</w:t>
        </w:r>
        <w:r w:rsidRPr="002A43CB">
          <w:rPr>
            <w:rFonts w:hint="eastAsia"/>
            <w:szCs w:val="24"/>
          </w:rPr>
          <w:t>处理</w:t>
        </w:r>
        <w:r w:rsidRPr="002A43CB">
          <w:rPr>
            <w:szCs w:val="24"/>
          </w:rPr>
          <w:t>。</w:t>
        </w:r>
        <w:r w:rsidRPr="002A43CB">
          <w:rPr>
            <w:rFonts w:hint="eastAsia"/>
            <w:szCs w:val="24"/>
          </w:rPr>
          <w:t>在系统实现上，首先</w:t>
        </w:r>
        <w:r w:rsidRPr="002A43CB">
          <w:rPr>
            <w:szCs w:val="24"/>
          </w:rPr>
          <w:t>基于</w:t>
        </w:r>
        <w:r w:rsidRPr="002A43CB">
          <w:rPr>
            <w:szCs w:val="24"/>
          </w:rPr>
          <w:t>Nginx</w:t>
        </w:r>
        <w:r w:rsidRPr="002A43CB">
          <w:rPr>
            <w:szCs w:val="24"/>
          </w:rPr>
          <w:t>平台</w:t>
        </w:r>
        <w:r w:rsidRPr="002A43CB">
          <w:rPr>
            <w:rFonts w:hint="eastAsia"/>
            <w:szCs w:val="24"/>
          </w:rPr>
          <w:t>开发的</w:t>
        </w:r>
        <w:r w:rsidRPr="002A43CB">
          <w:rPr>
            <w:szCs w:val="24"/>
          </w:rPr>
          <w:t>一个</w:t>
        </w:r>
        <w:r w:rsidRPr="002A43CB">
          <w:rPr>
            <w:rFonts w:hint="eastAsia"/>
            <w:szCs w:val="24"/>
          </w:rPr>
          <w:t>可编译进</w:t>
        </w:r>
        <w:r w:rsidRPr="002A43CB">
          <w:rPr>
            <w:szCs w:val="24"/>
          </w:rPr>
          <w:t>Nginx</w:t>
        </w:r>
        <w:r w:rsidRPr="002A43CB">
          <w:rPr>
            <w:rFonts w:hint="eastAsia"/>
            <w:szCs w:val="24"/>
          </w:rPr>
          <w:t>来</w:t>
        </w:r>
        <w:r w:rsidRPr="002A43CB">
          <w:rPr>
            <w:szCs w:val="24"/>
          </w:rPr>
          <w:t>使用的第三方模块</w:t>
        </w:r>
        <w:r w:rsidRPr="002A43CB">
          <w:rPr>
            <w:rFonts w:hint="eastAsia"/>
            <w:szCs w:val="24"/>
          </w:rPr>
          <w:t>，</w:t>
        </w:r>
        <w:r w:rsidRPr="002A43CB">
          <w:rPr>
            <w:szCs w:val="24"/>
          </w:rPr>
          <w:t>然后</w:t>
        </w:r>
        <w:r w:rsidRPr="002A43CB">
          <w:rPr>
            <w:rFonts w:hint="eastAsia"/>
            <w:szCs w:val="24"/>
          </w:rPr>
          <w:t>利用一次性</w:t>
        </w:r>
        <w:r w:rsidRPr="002A43CB">
          <w:rPr>
            <w:szCs w:val="24"/>
          </w:rPr>
          <w:t>动态</w:t>
        </w:r>
        <w:r w:rsidRPr="002A43CB">
          <w:rPr>
            <w:rFonts w:hint="eastAsia"/>
            <w:szCs w:val="24"/>
          </w:rPr>
          <w:t>令牌来</w:t>
        </w:r>
        <w:r w:rsidRPr="002A43CB">
          <w:rPr>
            <w:szCs w:val="24"/>
          </w:rPr>
          <w:t>过滤自动化请求</w:t>
        </w:r>
        <w:r w:rsidRPr="002A43CB">
          <w:rPr>
            <w:rFonts w:hint="eastAsia"/>
            <w:szCs w:val="24"/>
          </w:rPr>
          <w:t>；</w:t>
        </w:r>
        <w:r w:rsidRPr="002A43CB">
          <w:rPr>
            <w:szCs w:val="24"/>
          </w:rPr>
          <w:t>最后使用代码混淆技术</w:t>
        </w:r>
        <w:r w:rsidRPr="002A43CB">
          <w:rPr>
            <w:rFonts w:hint="eastAsia"/>
            <w:szCs w:val="24"/>
          </w:rPr>
          <w:t>来对</w:t>
        </w:r>
        <w:r w:rsidRPr="002A43CB">
          <w:rPr>
            <w:szCs w:val="24"/>
          </w:rPr>
          <w:t>发送</w:t>
        </w:r>
        <w:r w:rsidRPr="002A43CB">
          <w:rPr>
            <w:rFonts w:hint="eastAsia"/>
            <w:szCs w:val="24"/>
          </w:rPr>
          <w:t>到</w:t>
        </w:r>
        <w:r w:rsidRPr="002A43CB">
          <w:rPr>
            <w:szCs w:val="24"/>
          </w:rPr>
          <w:t>用户浏览器的</w:t>
        </w:r>
        <w:r w:rsidRPr="002A43CB">
          <w:rPr>
            <w:szCs w:val="24"/>
          </w:rPr>
          <w:t>JavaScript</w:t>
        </w:r>
        <w:r w:rsidRPr="002A43CB">
          <w:rPr>
            <w:szCs w:val="24"/>
          </w:rPr>
          <w:t>代码</w:t>
        </w:r>
        <w:r w:rsidRPr="002A43CB">
          <w:rPr>
            <w:rFonts w:hint="eastAsia"/>
            <w:szCs w:val="24"/>
          </w:rPr>
          <w:t>做</w:t>
        </w:r>
        <w:r w:rsidRPr="002A43CB">
          <w:rPr>
            <w:szCs w:val="24"/>
          </w:rPr>
          <w:t>混淆保护</w:t>
        </w:r>
        <w:r w:rsidRPr="002A43CB">
          <w:rPr>
            <w:rFonts w:hint="eastAsia"/>
            <w:szCs w:val="24"/>
          </w:rPr>
          <w:t>。</w:t>
        </w:r>
      </w:ins>
    </w:p>
    <w:p w14:paraId="625AF2A3" w14:textId="77777777" w:rsidR="00304FE0" w:rsidRDefault="000A7C68" w:rsidP="00304FE0">
      <w:pPr>
        <w:spacing w:line="400" w:lineRule="exact"/>
        <w:ind w:firstLineChars="200" w:firstLine="480"/>
        <w:jc w:val="both"/>
        <w:rPr>
          <w:ins w:id="12" w:author="Admire" w:date="2019-05-01T22:46:00Z"/>
          <w:szCs w:val="24"/>
        </w:rPr>
        <w:pPrChange w:id="13" w:author="Admire" w:date="2019-05-01T22:45:00Z">
          <w:pPr>
            <w:pStyle w:val="a4"/>
            <w:numPr>
              <w:numId w:val="1"/>
            </w:numPr>
            <w:spacing w:line="400" w:lineRule="exact"/>
            <w:ind w:left="1200" w:firstLineChars="0" w:hanging="720"/>
          </w:pPr>
        </w:pPrChange>
      </w:pPr>
      <w:ins w:id="14" w:author="Admire" w:date="2019-05-01T22:43:00Z">
        <w:r w:rsidRPr="00066022">
          <w:rPr>
            <w:rFonts w:hint="eastAsia"/>
            <w:szCs w:val="24"/>
          </w:rPr>
          <w:t>该系统</w:t>
        </w:r>
        <w:r w:rsidRPr="00066022">
          <w:rPr>
            <w:rFonts w:hint="eastAsia"/>
            <w:szCs w:val="24"/>
            <w:shd w:val="clear" w:color="auto" w:fill="FFFFFF"/>
          </w:rPr>
          <w:t>转变以往</w:t>
        </w:r>
        <w:r w:rsidRPr="00066022">
          <w:rPr>
            <w:szCs w:val="24"/>
            <w:shd w:val="clear" w:color="auto" w:fill="FFFFFF"/>
          </w:rPr>
          <w:t>的被动防御</w:t>
        </w:r>
        <w:r w:rsidRPr="00066022">
          <w:rPr>
            <w:rFonts w:hint="eastAsia"/>
            <w:szCs w:val="24"/>
            <w:shd w:val="clear" w:color="auto" w:fill="FFFFFF"/>
          </w:rPr>
          <w:t>思路，</w:t>
        </w:r>
        <w:r w:rsidRPr="00066022">
          <w:rPr>
            <w:rFonts w:hint="eastAsia"/>
            <w:szCs w:val="24"/>
          </w:rPr>
          <w:t>展开</w:t>
        </w:r>
        <w:r w:rsidRPr="00066022">
          <w:rPr>
            <w:rFonts w:hint="eastAsia"/>
            <w:szCs w:val="24"/>
            <w:shd w:val="clear" w:color="auto" w:fill="FFFFFF"/>
          </w:rPr>
          <w:t>主动网站防御，改变攻防态势。</w:t>
        </w:r>
        <w:r w:rsidRPr="000A7C68">
          <w:rPr>
            <w:rFonts w:hint="eastAsia"/>
            <w:szCs w:val="24"/>
            <w:rPrChange w:id="15" w:author="Admire" w:date="2019-05-01T22:43:00Z">
              <w:rPr>
                <w:rFonts w:hint="eastAsia"/>
                <w:szCs w:val="24"/>
              </w:rPr>
            </w:rPrChange>
          </w:rPr>
          <w:t>有效降低自动化攻击技术的安全威胁，防护网站的安全。</w:t>
        </w:r>
      </w:ins>
    </w:p>
    <w:p w14:paraId="70C1E361" w14:textId="77777777" w:rsidR="00304FE0" w:rsidRDefault="00304FE0" w:rsidP="00304FE0">
      <w:pPr>
        <w:spacing w:line="400" w:lineRule="exact"/>
        <w:ind w:firstLineChars="200" w:firstLine="480"/>
        <w:jc w:val="both"/>
        <w:rPr>
          <w:ins w:id="16" w:author="Admire" w:date="2019-05-01T22:46:00Z"/>
          <w:szCs w:val="24"/>
        </w:rPr>
        <w:pPrChange w:id="17" w:author="Admire" w:date="2019-05-01T22:45:00Z">
          <w:pPr>
            <w:pStyle w:val="a4"/>
            <w:numPr>
              <w:numId w:val="1"/>
            </w:numPr>
            <w:spacing w:line="400" w:lineRule="exact"/>
            <w:ind w:left="1200" w:firstLineChars="0" w:hanging="720"/>
          </w:pPr>
        </w:pPrChange>
      </w:pPr>
    </w:p>
    <w:p w14:paraId="593CEC95" w14:textId="77777777" w:rsidR="00304FE0" w:rsidRDefault="00304FE0" w:rsidP="00304FE0">
      <w:pPr>
        <w:spacing w:line="400" w:lineRule="exact"/>
        <w:ind w:firstLineChars="200" w:firstLine="480"/>
        <w:jc w:val="both"/>
        <w:rPr>
          <w:ins w:id="18" w:author="Admire" w:date="2019-05-01T22:46:00Z"/>
          <w:szCs w:val="24"/>
        </w:rPr>
        <w:pPrChange w:id="19" w:author="Admire" w:date="2019-05-01T22:45:00Z">
          <w:pPr>
            <w:pStyle w:val="a4"/>
            <w:numPr>
              <w:numId w:val="1"/>
            </w:numPr>
            <w:spacing w:line="400" w:lineRule="exact"/>
            <w:ind w:left="1200" w:firstLineChars="0" w:hanging="720"/>
          </w:pPr>
        </w:pPrChange>
      </w:pPr>
    </w:p>
    <w:p w14:paraId="114D0326" w14:textId="77777777" w:rsidR="00304FE0" w:rsidRDefault="00304FE0" w:rsidP="00304FE0">
      <w:pPr>
        <w:spacing w:line="400" w:lineRule="exact"/>
        <w:ind w:firstLineChars="200" w:firstLine="480"/>
        <w:jc w:val="both"/>
        <w:rPr>
          <w:ins w:id="20" w:author="Admire" w:date="2019-05-01T22:46:00Z"/>
          <w:szCs w:val="24"/>
        </w:rPr>
        <w:pPrChange w:id="21" w:author="Admire" w:date="2019-05-01T22:45:00Z">
          <w:pPr>
            <w:pStyle w:val="a4"/>
            <w:numPr>
              <w:numId w:val="1"/>
            </w:numPr>
            <w:spacing w:line="400" w:lineRule="exact"/>
            <w:ind w:left="1200" w:firstLineChars="0" w:hanging="720"/>
          </w:pPr>
        </w:pPrChange>
      </w:pPr>
    </w:p>
    <w:p w14:paraId="527E7550" w14:textId="77777777" w:rsidR="00304FE0" w:rsidRDefault="00304FE0" w:rsidP="00304FE0">
      <w:pPr>
        <w:spacing w:line="400" w:lineRule="exact"/>
        <w:ind w:firstLineChars="200" w:firstLine="480"/>
        <w:jc w:val="both"/>
        <w:rPr>
          <w:ins w:id="22" w:author="Admire" w:date="2019-05-01T22:46:00Z"/>
          <w:szCs w:val="24"/>
        </w:rPr>
        <w:pPrChange w:id="23" w:author="Admire" w:date="2019-05-01T22:45:00Z">
          <w:pPr>
            <w:pStyle w:val="a4"/>
            <w:numPr>
              <w:numId w:val="1"/>
            </w:numPr>
            <w:spacing w:line="400" w:lineRule="exact"/>
            <w:ind w:left="1200" w:firstLineChars="0" w:hanging="720"/>
          </w:pPr>
        </w:pPrChange>
      </w:pPr>
    </w:p>
    <w:p w14:paraId="63884D77" w14:textId="561B4F66" w:rsidR="00D645C4" w:rsidRPr="00066022" w:rsidDel="000A7C68" w:rsidRDefault="00535ED5" w:rsidP="00304FE0">
      <w:pPr>
        <w:spacing w:line="400" w:lineRule="exact"/>
        <w:ind w:firstLineChars="200" w:firstLine="480"/>
        <w:jc w:val="both"/>
        <w:rPr>
          <w:del w:id="24" w:author="Admire" w:date="2019-05-01T22:43:00Z"/>
          <w:szCs w:val="24"/>
        </w:rPr>
        <w:pPrChange w:id="25" w:author="Admire" w:date="2019-05-01T22:45:00Z">
          <w:pPr>
            <w:spacing w:line="400" w:lineRule="exact"/>
            <w:ind w:firstLineChars="200" w:firstLine="480"/>
          </w:pPr>
        </w:pPrChange>
      </w:pPr>
      <w:del w:id="26" w:author="Admire" w:date="2019-05-01T22:43:00Z">
        <w:r w:rsidRPr="000A7C68" w:rsidDel="000A7C68">
          <w:rPr>
            <w:color w:val="FF0000"/>
            <w:rPrChange w:id="27" w:author="Admire" w:date="2019-05-01T22:43:00Z">
              <w:rPr/>
            </w:rPrChange>
          </w:rPr>
          <w:delText>网站的安全问题没有受到</w:delText>
        </w:r>
        <w:commentRangeStart w:id="28"/>
        <w:r w:rsidRPr="000A7C68" w:rsidDel="000A7C68">
          <w:rPr>
            <w:color w:val="FF0000"/>
            <w:rPrChange w:id="29" w:author="Admire" w:date="2019-05-01T22:43:00Z">
              <w:rPr/>
            </w:rPrChange>
          </w:rPr>
          <w:delText>应有</w:delText>
        </w:r>
        <w:commentRangeEnd w:id="28"/>
        <w:r w:rsidR="008A1E55" w:rsidDel="000A7C68">
          <w:rPr>
            <w:rStyle w:val="a5"/>
            <w:rFonts w:eastAsia="宋体" w:cs="Times New Roman"/>
          </w:rPr>
          <w:commentReference w:id="28"/>
        </w:r>
        <w:r w:rsidRPr="000A7C68" w:rsidDel="000A7C68">
          <w:rPr>
            <w:color w:val="FF0000"/>
            <w:rPrChange w:id="30" w:author="Admire" w:date="2019-05-01T22:43:00Z">
              <w:rPr/>
            </w:rPrChange>
          </w:rPr>
          <w:delText>的关注</w:delText>
        </w:r>
        <w:r w:rsidRPr="000A7C68" w:rsidDel="000A7C68">
          <w:rPr>
            <w:rFonts w:hint="eastAsia"/>
            <w:color w:val="FF0000"/>
            <w:rPrChange w:id="31" w:author="Admire" w:date="2019-05-01T22:43:00Z">
              <w:rPr>
                <w:rFonts w:hint="eastAsia"/>
              </w:rPr>
            </w:rPrChange>
          </w:rPr>
          <w:delText>。</w:delText>
        </w:r>
        <w:r w:rsidR="0014356A" w:rsidRPr="000A7C68" w:rsidDel="000A7C68">
          <w:rPr>
            <w:rFonts w:hint="eastAsia"/>
            <w:color w:val="FF0000"/>
            <w:rPrChange w:id="32" w:author="Admire" w:date="2019-05-01T22:43:00Z">
              <w:rPr>
                <w:rFonts w:hint="eastAsia"/>
              </w:rPr>
            </w:rPrChange>
          </w:rPr>
          <w:delText>很多企业的网上在线业</w:delText>
        </w:r>
        <w:r w:rsidR="0088424D" w:rsidRPr="000A7C68" w:rsidDel="000A7C68">
          <w:rPr>
            <w:rFonts w:hint="eastAsia"/>
            <w:color w:val="FF0000"/>
            <w:rPrChange w:id="33" w:author="Admire" w:date="2019-05-01T22:43:00Z">
              <w:rPr>
                <w:rFonts w:hint="eastAsia"/>
              </w:rPr>
            </w:rPrChange>
          </w:rPr>
          <w:delText>务系统，会被机器人通过模拟人的行为发动攻击。导致的后果有抢占资源，冒用身份，</w:delText>
        </w:r>
        <w:r w:rsidR="0014356A" w:rsidRPr="000A7C68" w:rsidDel="000A7C68">
          <w:rPr>
            <w:rFonts w:hint="eastAsia"/>
            <w:color w:val="FF0000"/>
            <w:rPrChange w:id="34" w:author="Admire" w:date="2019-05-01T22:43:00Z">
              <w:rPr>
                <w:rFonts w:hint="eastAsia"/>
              </w:rPr>
            </w:rPrChange>
          </w:rPr>
          <w:delText>欺诈交易，</w:delText>
        </w:r>
        <w:r w:rsidR="0088424D" w:rsidRPr="000A7C68" w:rsidDel="000A7C68">
          <w:rPr>
            <w:rFonts w:hint="eastAsia"/>
            <w:color w:val="FF0000"/>
            <w:rPrChange w:id="35" w:author="Admire" w:date="2019-05-01T22:43:00Z">
              <w:rPr>
                <w:rFonts w:hint="eastAsia"/>
              </w:rPr>
            </w:rPrChange>
          </w:rPr>
          <w:delText>和</w:delText>
        </w:r>
        <w:r w:rsidR="0014356A" w:rsidRPr="000A7C68" w:rsidDel="000A7C68">
          <w:rPr>
            <w:rFonts w:hint="eastAsia"/>
            <w:color w:val="FF0000"/>
            <w:rPrChange w:id="36" w:author="Admire" w:date="2019-05-01T22:43:00Z">
              <w:rPr>
                <w:rFonts w:hint="eastAsia"/>
              </w:rPr>
            </w:rPrChange>
          </w:rPr>
          <w:delText>信息泄露</w:delText>
        </w:r>
        <w:r w:rsidR="0088424D" w:rsidRPr="000A7C68" w:rsidDel="000A7C68">
          <w:rPr>
            <w:rFonts w:hint="eastAsia"/>
            <w:color w:val="FF0000"/>
            <w:rPrChange w:id="37" w:author="Admire" w:date="2019-05-01T22:43:00Z">
              <w:rPr>
                <w:rFonts w:hint="eastAsia"/>
              </w:rPr>
            </w:rPrChange>
          </w:rPr>
          <w:delText>等</w:delText>
        </w:r>
        <w:r w:rsidR="0014356A" w:rsidRPr="000A7C68" w:rsidDel="000A7C68">
          <w:rPr>
            <w:rFonts w:hint="eastAsia"/>
            <w:color w:val="FF0000"/>
            <w:rPrChange w:id="38" w:author="Admire" w:date="2019-05-01T22:43:00Z">
              <w:rPr>
                <w:rFonts w:hint="eastAsia"/>
              </w:rPr>
            </w:rPrChange>
          </w:rPr>
          <w:delText>。</w:delText>
        </w:r>
        <w:r w:rsidR="00044D13" w:rsidRPr="000A7C68" w:rsidDel="000A7C68">
          <w:rPr>
            <w:rFonts w:hint="eastAsia"/>
            <w:color w:val="FF0000"/>
            <w:rPrChange w:id="39" w:author="Admire" w:date="2019-05-01T22:43:00Z">
              <w:rPr>
                <w:rFonts w:hint="eastAsia"/>
              </w:rPr>
            </w:rPrChange>
          </w:rPr>
          <w:delText>像自动化漏洞扫描、撞库扫号、恶意爬虫、暴力破解、薅羊毛等自动化攻击技术的发展速度丝毫不亚于企业新业务的发展，安全手段的乏力始终是</w:delText>
        </w:r>
        <w:commentRangeStart w:id="40"/>
        <w:r w:rsidR="00044D13" w:rsidRPr="000A7C68" w:rsidDel="000A7C68">
          <w:rPr>
            <w:rFonts w:hint="eastAsia"/>
            <w:color w:val="FF0000"/>
            <w:rPrChange w:id="41" w:author="Admire" w:date="2019-05-01T22:43:00Z">
              <w:rPr>
                <w:rFonts w:hint="eastAsia"/>
              </w:rPr>
            </w:rPrChange>
          </w:rPr>
          <w:delText>企业</w:delText>
        </w:r>
        <w:r w:rsidR="00044D13" w:rsidRPr="000A7C68" w:rsidDel="000A7C68">
          <w:rPr>
            <w:rFonts w:hint="eastAsia"/>
            <w:color w:val="FF0000"/>
            <w:rPrChange w:id="42" w:author="Admire" w:date="2019-05-01T22:43:00Z">
              <w:rPr>
                <w:rFonts w:hint="eastAsia"/>
              </w:rPr>
            </w:rPrChange>
          </w:rPr>
          <w:delText>IT</w:delText>
        </w:r>
        <w:r w:rsidR="00044D13" w:rsidRPr="000A7C68" w:rsidDel="000A7C68">
          <w:rPr>
            <w:rFonts w:hint="eastAsia"/>
            <w:color w:val="FF0000"/>
            <w:rPrChange w:id="43" w:author="Admire" w:date="2019-05-01T22:43:00Z">
              <w:rPr>
                <w:rFonts w:hint="eastAsia"/>
              </w:rPr>
            </w:rPrChange>
          </w:rPr>
          <w:delText>的一个难题</w:delText>
        </w:r>
        <w:commentRangeEnd w:id="40"/>
        <w:r w:rsidR="008A1E55" w:rsidRPr="008A1E55" w:rsidDel="000A7C68">
          <w:rPr>
            <w:rStyle w:val="a5"/>
            <w:rFonts w:eastAsia="宋体" w:cs="Times New Roman"/>
            <w:color w:val="FF0000"/>
          </w:rPr>
          <w:commentReference w:id="40"/>
        </w:r>
        <w:r w:rsidR="00044D13" w:rsidRPr="000A7C68" w:rsidDel="000A7C68">
          <w:rPr>
            <w:rFonts w:hint="eastAsia"/>
            <w:color w:val="FF0000"/>
            <w:rPrChange w:id="44" w:author="Admire" w:date="2019-05-01T22:43:00Z">
              <w:rPr>
                <w:rFonts w:hint="eastAsia"/>
              </w:rPr>
            </w:rPrChange>
          </w:rPr>
          <w:delText>。</w:delText>
        </w:r>
        <w:r w:rsidR="0014356A" w:rsidDel="000A7C68">
          <w:rPr>
            <w:rFonts w:hint="eastAsia"/>
          </w:rPr>
          <w:delText>当前市场上安全防护产品大多都是基于规则，产品总体偏重于匹配特征。传统基于特征和规则的入侵检测系统、</w:delText>
        </w:r>
        <w:r w:rsidR="0014356A" w:rsidDel="000A7C68">
          <w:rPr>
            <w:rFonts w:hint="eastAsia"/>
          </w:rPr>
          <w:delText>Web</w:delText>
        </w:r>
        <w:r w:rsidR="0014356A" w:rsidDel="000A7C68">
          <w:rPr>
            <w:rFonts w:hint="eastAsia"/>
          </w:rPr>
          <w:delText>应用防火墙（</w:delText>
        </w:r>
        <w:r w:rsidR="0014356A" w:rsidDel="000A7C68">
          <w:rPr>
            <w:rFonts w:hint="eastAsia"/>
          </w:rPr>
          <w:delText>WAF</w:delText>
        </w:r>
        <w:r w:rsidR="0014356A" w:rsidDel="000A7C68">
          <w:rPr>
            <w:rFonts w:hint="eastAsia"/>
          </w:rPr>
          <w:delText>）等已经无法有效地检测和拦截这些攻击，网站的防护急需一种新型的方式来应对。</w:delText>
        </w:r>
        <w:r w:rsidR="0088424D" w:rsidRPr="0088424D" w:rsidDel="000A7C68">
          <w:rPr>
            <w:rFonts w:hint="eastAsia"/>
          </w:rPr>
          <w:delText>针对以上问题，本文设计开发了一个</w:delText>
        </w:r>
        <w:r w:rsidR="00044D13" w:rsidDel="000A7C68">
          <w:rPr>
            <w:rFonts w:hint="eastAsia"/>
          </w:rPr>
          <w:delText>在</w:delText>
        </w:r>
        <w:r w:rsidR="00044D13" w:rsidDel="000A7C68">
          <w:delText>Nginx</w:delText>
        </w:r>
        <w:r w:rsidR="00044D13" w:rsidDel="000A7C68">
          <w:rPr>
            <w:rFonts w:hint="eastAsia"/>
          </w:rPr>
          <w:delText>反向代理环境下</w:delText>
        </w:r>
        <w:r w:rsidR="00044D13" w:rsidDel="000A7C68">
          <w:delText>使用的</w:delText>
        </w:r>
        <w:r w:rsidR="00806AAA" w:rsidDel="000A7C68">
          <w:rPr>
            <w:rFonts w:hint="eastAsia"/>
          </w:rPr>
          <w:delText>Web</w:delText>
        </w:r>
        <w:r w:rsidR="00806AAA" w:rsidDel="000A7C68">
          <w:delText>防御</w:delText>
        </w:r>
        <w:r w:rsidR="00044D13" w:rsidDel="000A7C68">
          <w:rPr>
            <w:rFonts w:hint="eastAsia"/>
          </w:rPr>
          <w:delText>模块</w:delText>
        </w:r>
        <w:r w:rsidR="0088424D" w:rsidRPr="0088424D" w:rsidDel="000A7C68">
          <w:rPr>
            <w:rFonts w:hint="eastAsia"/>
          </w:rPr>
          <w:delText>，帮助</w:delText>
        </w:r>
        <w:r w:rsidR="00044D13" w:rsidDel="000A7C68">
          <w:rPr>
            <w:rFonts w:hint="eastAsia"/>
          </w:rPr>
          <w:delText>网站开发者解决</w:delText>
        </w:r>
        <w:r w:rsidR="0088424D" w:rsidRPr="0088424D" w:rsidDel="000A7C68">
          <w:rPr>
            <w:rFonts w:hint="eastAsia"/>
          </w:rPr>
          <w:delText>上述问题。</w:delText>
        </w:r>
        <w:r w:rsidR="00D645C4" w:rsidDel="000A7C68">
          <w:rPr>
            <w:rFonts w:hint="eastAsia"/>
          </w:rPr>
          <w:delText>本文主要内容</w:delText>
        </w:r>
        <w:commentRangeStart w:id="45"/>
        <w:r w:rsidR="00D645C4" w:rsidDel="000A7C68">
          <w:rPr>
            <w:rFonts w:hint="eastAsia"/>
          </w:rPr>
          <w:delText>如下</w:delText>
        </w:r>
        <w:commentRangeEnd w:id="45"/>
        <w:r w:rsidR="008A1E55" w:rsidDel="000A7C68">
          <w:rPr>
            <w:rStyle w:val="a5"/>
            <w:rFonts w:eastAsia="宋体" w:cs="Times New Roman"/>
          </w:rPr>
          <w:commentReference w:id="45"/>
        </w:r>
        <w:r w:rsidR="00D645C4" w:rsidDel="000A7C68">
          <w:rPr>
            <w:rFonts w:hint="eastAsia"/>
          </w:rPr>
          <w:delText>：</w:delText>
        </w:r>
      </w:del>
    </w:p>
    <w:p w14:paraId="7F10B421" w14:textId="3C47CCCF" w:rsidR="001036C7" w:rsidDel="000A7C68" w:rsidRDefault="001036C7" w:rsidP="00304FE0">
      <w:pPr>
        <w:spacing w:line="400" w:lineRule="exact"/>
        <w:ind w:firstLineChars="200" w:firstLine="480"/>
        <w:jc w:val="both"/>
        <w:rPr>
          <w:del w:id="46" w:author="Admire" w:date="2019-05-01T22:43:00Z"/>
        </w:rPr>
        <w:pPrChange w:id="47" w:author="Admire" w:date="2019-05-01T22:45:00Z">
          <w:pPr>
            <w:pStyle w:val="a4"/>
            <w:numPr>
              <w:numId w:val="1"/>
            </w:numPr>
            <w:spacing w:line="400" w:lineRule="exact"/>
            <w:ind w:left="1200" w:firstLineChars="0" w:hanging="720"/>
          </w:pPr>
        </w:pPrChange>
      </w:pPr>
      <w:bookmarkStart w:id="48" w:name="_Ref7079637"/>
      <w:del w:id="49" w:author="Admire" w:date="2019-05-01T22:43:00Z">
        <w:r w:rsidDel="000A7C68">
          <w:rPr>
            <w:rFonts w:hint="eastAsia"/>
          </w:rPr>
          <w:delText>分析</w:delText>
        </w:r>
        <w:r w:rsidR="0018588C" w:rsidDel="000A7C68">
          <w:rPr>
            <w:rFonts w:hint="eastAsia"/>
          </w:rPr>
          <w:delText>目前</w:delText>
        </w:r>
        <w:r w:rsidR="0018588C" w:rsidDel="000A7C68">
          <w:delText>应对自动化攻击</w:delText>
        </w:r>
        <w:r w:rsidR="0018588C" w:rsidDel="000A7C68">
          <w:rPr>
            <w:rFonts w:hint="eastAsia"/>
          </w:rPr>
          <w:delText>的解决方案的优势和不足，结合</w:delText>
        </w:r>
        <w:r w:rsidR="0018588C" w:rsidDel="000A7C68">
          <w:delText>各网站</w:delText>
        </w:r>
        <w:r w:rsidR="0018588C" w:rsidDel="000A7C68">
          <w:rPr>
            <w:rFonts w:hint="eastAsia"/>
          </w:rPr>
          <w:delText>实际实施</w:delText>
        </w:r>
        <w:r w:rsidR="0018588C" w:rsidDel="000A7C68">
          <w:delText>的</w:delText>
        </w:r>
        <w:r w:rsidR="0018588C" w:rsidDel="000A7C68">
          <w:rPr>
            <w:rFonts w:hint="eastAsia"/>
          </w:rPr>
          <w:delText>安全防御现状，提出</w:delText>
        </w:r>
        <w:r w:rsidR="0018588C" w:rsidDel="000A7C68">
          <w:delText>改进</w:delText>
        </w:r>
        <w:r w:rsidR="0018588C" w:rsidDel="000A7C68">
          <w:rPr>
            <w:rFonts w:hint="eastAsia"/>
          </w:rPr>
          <w:delText>点。</w:delText>
        </w:r>
        <w:bookmarkEnd w:id="48"/>
      </w:del>
    </w:p>
    <w:p w14:paraId="3EDB5764" w14:textId="1C517BD9" w:rsidR="001036C7" w:rsidDel="000A7C68" w:rsidRDefault="0005179D" w:rsidP="00304FE0">
      <w:pPr>
        <w:spacing w:line="400" w:lineRule="exact"/>
        <w:ind w:firstLineChars="200" w:firstLine="480"/>
        <w:jc w:val="both"/>
        <w:rPr>
          <w:del w:id="50" w:author="Admire" w:date="2019-05-01T22:43:00Z"/>
        </w:rPr>
        <w:pPrChange w:id="51" w:author="Admire" w:date="2019-05-01T22:45:00Z">
          <w:pPr>
            <w:pStyle w:val="a4"/>
            <w:numPr>
              <w:numId w:val="1"/>
            </w:numPr>
            <w:ind w:left="1200" w:firstLineChars="0" w:hanging="720"/>
          </w:pPr>
        </w:pPrChange>
      </w:pPr>
      <w:del w:id="52" w:author="Admire" w:date="2019-05-01T22:43:00Z">
        <w:r w:rsidDel="000A7C68">
          <w:rPr>
            <w:rFonts w:hint="eastAsia"/>
          </w:rPr>
          <w:delText>分析</w:delText>
        </w:r>
        <w:r w:rsidDel="000A7C68">
          <w:delText>本系统需要实现的</w:delText>
        </w:r>
        <w:r w:rsidDel="000A7C68">
          <w:rPr>
            <w:rFonts w:hint="eastAsia"/>
          </w:rPr>
          <w:delText>目标</w:delText>
        </w:r>
        <w:r w:rsidDel="000A7C68">
          <w:delText>，以及</w:delText>
        </w:r>
        <w:r w:rsidDel="000A7C68">
          <w:rPr>
            <w:rFonts w:hint="eastAsia"/>
          </w:rPr>
          <w:delText>实现思路</w:delText>
        </w:r>
        <w:r w:rsidDel="000A7C68">
          <w:delText>。</w:delText>
        </w:r>
        <w:r w:rsidRPr="0005179D" w:rsidDel="000A7C68">
          <w:rPr>
            <w:rFonts w:hint="eastAsia"/>
          </w:rPr>
          <w:delText>进行详细的需求分析；设计系统架构，提出应该使用的架构模式；将系统划分成数据采集模块和监控系统展示模块两个模块，选择每一个模块所采用的开发语言和开发框架等技术手段；设计系统的数据结构，完成数据库的数据字典设计。</w:delText>
        </w:r>
      </w:del>
    </w:p>
    <w:p w14:paraId="7FB4657A" w14:textId="56BA8D23" w:rsidR="0005179D" w:rsidRPr="0005179D" w:rsidDel="000A7C68" w:rsidRDefault="0005179D" w:rsidP="00304FE0">
      <w:pPr>
        <w:spacing w:line="400" w:lineRule="exact"/>
        <w:ind w:firstLineChars="200" w:firstLine="480"/>
        <w:jc w:val="both"/>
        <w:rPr>
          <w:del w:id="53" w:author="Admire" w:date="2019-05-01T22:43:00Z"/>
        </w:rPr>
        <w:pPrChange w:id="54" w:author="Admire" w:date="2019-05-01T22:45:00Z">
          <w:pPr>
            <w:pStyle w:val="a4"/>
            <w:numPr>
              <w:numId w:val="1"/>
            </w:numPr>
            <w:spacing w:line="400" w:lineRule="exact"/>
            <w:ind w:left="1200" w:firstLineChars="0" w:hanging="720"/>
          </w:pPr>
        </w:pPrChange>
      </w:pPr>
      <w:del w:id="55" w:author="Admire" w:date="2019-05-01T22:43:00Z">
        <w:r w:rsidDel="000A7C68">
          <w:rPr>
            <w:rFonts w:hint="eastAsia"/>
          </w:rPr>
          <w:delText>设计</w:delText>
        </w:r>
        <w:r w:rsidDel="000A7C68">
          <w:delText>和实现如下的模块</w:delText>
        </w:r>
        <w:r w:rsidDel="000A7C68">
          <w:rPr>
            <w:rFonts w:hint="eastAsia"/>
          </w:rPr>
          <w:delText>：</w:delText>
        </w:r>
        <w:r w:rsidRPr="0005179D" w:rsidDel="000A7C68">
          <w:rPr>
            <w:rFonts w:hint="eastAsia"/>
          </w:rPr>
          <w:delText>通过动态</w:delText>
        </w:r>
        <w:r w:rsidRPr="0005179D" w:rsidDel="000A7C68">
          <w:rPr>
            <w:rFonts w:hint="eastAsia"/>
          </w:rPr>
          <w:delText>ID</w:delText>
        </w:r>
        <w:r w:rsidRPr="0005179D" w:rsidDel="000A7C68">
          <w:rPr>
            <w:rFonts w:hint="eastAsia"/>
          </w:rPr>
          <w:delText>匹配技术对客户端的请求进行过滤；通过浏览器插件对动态</w:delText>
        </w:r>
        <w:r w:rsidRPr="0005179D" w:rsidDel="000A7C68">
          <w:rPr>
            <w:rFonts w:hint="eastAsia"/>
          </w:rPr>
          <w:delText>ID</w:delText>
        </w:r>
        <w:r w:rsidR="00F52D0F" w:rsidDel="000A7C68">
          <w:rPr>
            <w:rFonts w:hint="eastAsia"/>
          </w:rPr>
          <w:delText>匹配机制在浏览器端提供支持；通过代码混淆技术对项目涉及到</w:delText>
        </w:r>
        <w:r w:rsidRPr="0005179D" w:rsidDel="000A7C68">
          <w:rPr>
            <w:rFonts w:hint="eastAsia"/>
          </w:rPr>
          <w:delText>的</w:delText>
        </w:r>
        <w:r w:rsidRPr="0005179D" w:rsidDel="000A7C68">
          <w:rPr>
            <w:rFonts w:hint="eastAsia"/>
          </w:rPr>
          <w:delText>JavaScript</w:delText>
        </w:r>
        <w:r w:rsidRPr="0005179D" w:rsidDel="000A7C68">
          <w:rPr>
            <w:rFonts w:hint="eastAsia"/>
          </w:rPr>
          <w:delText>脚本和目标站点的</w:delText>
        </w:r>
        <w:r w:rsidRPr="0005179D" w:rsidDel="000A7C68">
          <w:rPr>
            <w:rFonts w:hint="eastAsia"/>
          </w:rPr>
          <w:delText>JavaScript</w:delText>
        </w:r>
        <w:r w:rsidR="00F52D0F" w:rsidDel="000A7C68">
          <w:rPr>
            <w:rFonts w:hint="eastAsia"/>
          </w:rPr>
          <w:delText>脚本</w:delText>
        </w:r>
        <w:r w:rsidRPr="0005179D" w:rsidDel="000A7C68">
          <w:rPr>
            <w:rFonts w:hint="eastAsia"/>
          </w:rPr>
          <w:delText>做混淆处理。</w:delText>
        </w:r>
      </w:del>
    </w:p>
    <w:p w14:paraId="46A5E478" w14:textId="622A8029" w:rsidR="00A53D01" w:rsidDel="00304FE0" w:rsidRDefault="00F52D0F" w:rsidP="00304FE0">
      <w:pPr>
        <w:spacing w:line="400" w:lineRule="exact"/>
        <w:ind w:firstLineChars="200" w:firstLine="480"/>
        <w:jc w:val="both"/>
        <w:rPr>
          <w:del w:id="56" w:author="Admire" w:date="2019-05-01T22:46:00Z"/>
        </w:rPr>
        <w:pPrChange w:id="57" w:author="Admire" w:date="2019-05-01T22:45:00Z">
          <w:pPr>
            <w:pStyle w:val="a4"/>
            <w:numPr>
              <w:numId w:val="1"/>
            </w:numPr>
            <w:spacing w:line="400" w:lineRule="exact"/>
            <w:ind w:left="1200" w:firstLineChars="0" w:hanging="720"/>
          </w:pPr>
        </w:pPrChange>
      </w:pPr>
      <w:del w:id="58" w:author="Admire" w:date="2019-05-01T22:43:00Z">
        <w:r w:rsidDel="000A7C68">
          <w:rPr>
            <w:rFonts w:hint="eastAsia"/>
          </w:rPr>
          <w:delText>利用一个实际的</w:delText>
        </w:r>
        <w:r w:rsidDel="000A7C68">
          <w:delText>网站做测试。</w:delText>
        </w:r>
        <w:r w:rsidDel="000A7C68">
          <w:rPr>
            <w:rFonts w:hint="eastAsia"/>
          </w:rPr>
          <w:delText>从性能</w:delText>
        </w:r>
        <w:r w:rsidDel="000A7C68">
          <w:delText>，</w:delText>
        </w:r>
        <w:r w:rsidR="00716493" w:rsidDel="000A7C68">
          <w:rPr>
            <w:rFonts w:hint="eastAsia"/>
          </w:rPr>
          <w:delText>容错</w:delText>
        </w:r>
        <w:r w:rsidR="00716493" w:rsidDel="000A7C68">
          <w:delText>来改进</w:delText>
        </w:r>
        <w:r w:rsidR="00716493" w:rsidDel="000A7C68">
          <w:rPr>
            <w:rFonts w:hint="eastAsia"/>
          </w:rPr>
          <w:delText>系统</w:delText>
        </w:r>
        <w:r w:rsidDel="000A7C68">
          <w:delText>，</w:delText>
        </w:r>
        <w:r w:rsidDel="000A7C68">
          <w:rPr>
            <w:rFonts w:hint="eastAsia"/>
          </w:rPr>
          <w:delText>保证</w:delText>
        </w:r>
        <w:r w:rsidR="00716493" w:rsidDel="000A7C68">
          <w:rPr>
            <w:rFonts w:hint="eastAsia"/>
          </w:rPr>
          <w:delText>不影响被</w:delText>
        </w:r>
        <w:r w:rsidR="00716493" w:rsidDel="000A7C68">
          <w:delText>防御站点</w:delText>
        </w:r>
        <w:r w:rsidR="00716493" w:rsidDel="000A7C68">
          <w:rPr>
            <w:rFonts w:hint="eastAsia"/>
          </w:rPr>
          <w:delText>的功能</w:delText>
        </w:r>
        <w:commentRangeStart w:id="59"/>
        <w:r w:rsidR="00716493" w:rsidDel="000A7C68">
          <w:rPr>
            <w:rFonts w:hint="eastAsia"/>
          </w:rPr>
          <w:delText>使用</w:delText>
        </w:r>
        <w:commentRangeEnd w:id="59"/>
        <w:r w:rsidR="008A1E55" w:rsidDel="000A7C68">
          <w:rPr>
            <w:rStyle w:val="a5"/>
            <w:rFonts w:eastAsia="宋体" w:cs="Times New Roman"/>
          </w:rPr>
          <w:commentReference w:id="59"/>
        </w:r>
        <w:r w:rsidR="00716493" w:rsidDel="000A7C68">
          <w:delText>。</w:delText>
        </w:r>
      </w:del>
    </w:p>
    <w:p w14:paraId="653A9FD7" w14:textId="32A7970F" w:rsidR="005172F7" w:rsidRDefault="00A53D01" w:rsidP="00304FE0">
      <w:pPr>
        <w:spacing w:line="400" w:lineRule="exact"/>
        <w:ind w:firstLineChars="200" w:firstLine="482"/>
        <w:jc w:val="both"/>
        <w:pPrChange w:id="60" w:author="Admire" w:date="2019-05-01T22:46:00Z">
          <w:pPr>
            <w:ind w:firstLineChars="200" w:firstLine="482"/>
          </w:pPr>
        </w:pPrChange>
      </w:pPr>
      <w:r w:rsidRPr="00A53D01">
        <w:rPr>
          <w:rFonts w:hint="eastAsia"/>
          <w:b/>
        </w:rPr>
        <w:t>关键字</w:t>
      </w:r>
      <w:r>
        <w:t>：</w:t>
      </w:r>
      <w:ins w:id="61" w:author="Admire" w:date="2019-05-01T22:45:00Z">
        <w:r w:rsidR="00304FE0" w:rsidRPr="00304FE0">
          <w:rPr>
            <w:rFonts w:hint="eastAsia"/>
          </w:rPr>
          <w:t>反向代理</w:t>
        </w:r>
        <w:r w:rsidR="00304FE0">
          <w:rPr>
            <w:rFonts w:hint="eastAsia"/>
          </w:rPr>
          <w:t>；</w:t>
        </w:r>
        <w:r w:rsidR="00304FE0" w:rsidRPr="00304FE0">
          <w:rPr>
            <w:rFonts w:hint="eastAsia"/>
          </w:rPr>
          <w:t>网站防御</w:t>
        </w:r>
        <w:r w:rsidR="00304FE0">
          <w:rPr>
            <w:rFonts w:hint="eastAsia"/>
          </w:rPr>
          <w:t>；</w:t>
        </w:r>
        <w:r w:rsidR="00304FE0" w:rsidRPr="00304FE0">
          <w:rPr>
            <w:rFonts w:hint="eastAsia"/>
          </w:rPr>
          <w:t>动态令牌</w:t>
        </w:r>
        <w:r w:rsidR="00304FE0">
          <w:rPr>
            <w:rFonts w:hint="eastAsia"/>
          </w:rPr>
          <w:t>；</w:t>
        </w:r>
        <w:r w:rsidR="00304FE0" w:rsidRPr="00304FE0">
          <w:rPr>
            <w:rFonts w:hint="eastAsia"/>
          </w:rPr>
          <w:t>主动防御</w:t>
        </w:r>
      </w:ins>
      <w:del w:id="62" w:author="Admire" w:date="2019-05-01T22:45:00Z">
        <w:r w:rsidDel="00304FE0">
          <w:rPr>
            <w:rFonts w:hint="eastAsia"/>
          </w:rPr>
          <w:delText>反向代理</w:delText>
        </w:r>
        <w:r w:rsidDel="00304FE0">
          <w:delText>；</w:delText>
        </w:r>
        <w:commentRangeStart w:id="63"/>
        <w:r w:rsidDel="00304FE0">
          <w:delText>Web</w:delText>
        </w:r>
        <w:commentRangeEnd w:id="63"/>
        <w:r w:rsidR="008A1E55" w:rsidDel="00304FE0">
          <w:rPr>
            <w:rStyle w:val="a5"/>
            <w:rFonts w:eastAsia="宋体" w:cs="Times New Roman"/>
          </w:rPr>
          <w:commentReference w:id="63"/>
        </w:r>
        <w:r w:rsidDel="00304FE0">
          <w:delText>防御；</w:delText>
        </w:r>
        <w:r w:rsidDel="00304FE0">
          <w:rPr>
            <w:rFonts w:hint="eastAsia"/>
          </w:rPr>
          <w:delText>Nginx</w:delText>
        </w:r>
        <w:r w:rsidDel="00304FE0">
          <w:delText>模块开发；动态</w:delText>
        </w:r>
        <w:r w:rsidDel="00304FE0">
          <w:delText>ID</w:delText>
        </w:r>
      </w:del>
    </w:p>
    <w:p w14:paraId="7855754E" w14:textId="77777777" w:rsidR="005172F7" w:rsidRDefault="005172F7">
      <w:pPr>
        <w:ind w:firstLine="480"/>
      </w:pPr>
      <w:r>
        <w:br w:type="page"/>
      </w:r>
    </w:p>
    <w:p w14:paraId="588C3275" w14:textId="77777777" w:rsidR="005172F7" w:rsidRDefault="005172F7" w:rsidP="005172F7">
      <w:pPr>
        <w:ind w:firstLine="480"/>
        <w:jc w:val="center"/>
      </w:pPr>
    </w:p>
    <w:p w14:paraId="1ACFE10B" w14:textId="79A3A503" w:rsidR="005172F7" w:rsidRPr="005571C7" w:rsidRDefault="005172F7" w:rsidP="005172F7">
      <w:pPr>
        <w:ind w:firstLine="720"/>
        <w:jc w:val="center"/>
        <w:rPr>
          <w:rFonts w:cs="Times New Roman"/>
          <w:sz w:val="36"/>
          <w:szCs w:val="36"/>
        </w:rPr>
      </w:pPr>
      <w:r w:rsidRPr="005571C7">
        <w:rPr>
          <w:rFonts w:cs="Times New Roman"/>
          <w:sz w:val="36"/>
          <w:szCs w:val="36"/>
        </w:rPr>
        <w:t xml:space="preserve">Website Dynamic Defense System based on Code </w:t>
      </w:r>
      <w:commentRangeStart w:id="64"/>
      <w:r w:rsidRPr="005571C7">
        <w:rPr>
          <w:rFonts w:cs="Times New Roman"/>
          <w:sz w:val="36"/>
          <w:szCs w:val="36"/>
        </w:rPr>
        <w:t>Obfuscation</w:t>
      </w:r>
      <w:commentRangeEnd w:id="64"/>
      <w:r w:rsidR="008A1E55">
        <w:rPr>
          <w:rStyle w:val="a5"/>
          <w:rFonts w:eastAsia="宋体" w:cs="Times New Roman"/>
        </w:rPr>
        <w:commentReference w:id="64"/>
      </w:r>
    </w:p>
    <w:p w14:paraId="348A2E5B" w14:textId="77777777" w:rsidR="0026174E" w:rsidRPr="008A1E55" w:rsidRDefault="0026174E" w:rsidP="00680BD1">
      <w:pPr>
        <w:pStyle w:val="a8"/>
        <w:ind w:firstLineChars="0" w:firstLine="0"/>
        <w:jc w:val="center"/>
        <w:rPr>
          <w:sz w:val="24"/>
        </w:rPr>
      </w:pPr>
    </w:p>
    <w:p w14:paraId="15FE51DD" w14:textId="649A2038" w:rsidR="00680BD1" w:rsidRPr="008A1E55" w:rsidRDefault="00680BD1" w:rsidP="00680BD1">
      <w:pPr>
        <w:pStyle w:val="a8"/>
        <w:ind w:firstLineChars="0" w:firstLine="0"/>
        <w:jc w:val="center"/>
        <w:rPr>
          <w:sz w:val="24"/>
        </w:rPr>
      </w:pPr>
      <w:r w:rsidRPr="008A1E55">
        <w:rPr>
          <w:sz w:val="24"/>
        </w:rPr>
        <w:t>Software Engineering</w:t>
      </w:r>
    </w:p>
    <w:p w14:paraId="342124F6" w14:textId="77777777" w:rsidR="0026174E" w:rsidRPr="008A1E55" w:rsidRDefault="0026174E" w:rsidP="00680BD1">
      <w:pPr>
        <w:pStyle w:val="a8"/>
        <w:ind w:firstLineChars="0" w:firstLine="0"/>
        <w:jc w:val="center"/>
      </w:pPr>
    </w:p>
    <w:p w14:paraId="19CFCBB6" w14:textId="7F2C6322" w:rsidR="0026174E" w:rsidRPr="000A7C68" w:rsidRDefault="0026174E" w:rsidP="0026174E">
      <w:pPr>
        <w:spacing w:line="400" w:lineRule="exact"/>
        <w:ind w:firstLine="482"/>
        <w:jc w:val="center"/>
        <w:rPr>
          <w:rFonts w:eastAsia="楷体" w:cs="Times New Roman"/>
          <w:sz w:val="28"/>
          <w:szCs w:val="28"/>
        </w:rPr>
      </w:pPr>
      <w:r w:rsidRPr="005571C7">
        <w:rPr>
          <w:rFonts w:cs="Times New Roman"/>
          <w:b/>
          <w:bCs/>
          <w:kern w:val="0"/>
        </w:rPr>
        <w:t>Graduate:</w:t>
      </w:r>
      <w:r w:rsidRPr="000A7C68">
        <w:rPr>
          <w:rFonts w:eastAsia="楷体" w:cs="Times New Roman"/>
        </w:rPr>
        <w:t xml:space="preserve"> Shao Xinxin</w:t>
      </w:r>
      <w:r w:rsidRPr="000A7C68">
        <w:rPr>
          <w:rFonts w:eastAsia="楷体" w:cs="Times New Roman"/>
          <w:sz w:val="28"/>
          <w:szCs w:val="28"/>
        </w:rPr>
        <w:t xml:space="preserve">   </w:t>
      </w:r>
      <w:r w:rsidRPr="000A7C68">
        <w:rPr>
          <w:rFonts w:cs="Times New Roman"/>
          <w:b/>
          <w:bCs/>
          <w:kern w:val="0"/>
        </w:rPr>
        <w:t>Supervisor</w:t>
      </w:r>
      <w:proofErr w:type="gramStart"/>
      <w:r w:rsidRPr="000A7C68">
        <w:rPr>
          <w:rFonts w:cs="Times New Roman"/>
          <w:b/>
          <w:bCs/>
          <w:kern w:val="0"/>
        </w:rPr>
        <w:t>:</w:t>
      </w:r>
      <w:r w:rsidRPr="000A7C68">
        <w:rPr>
          <w:rFonts w:eastAsia="楷体" w:cs="Times New Roman"/>
        </w:rPr>
        <w:t>Wang</w:t>
      </w:r>
      <w:proofErr w:type="gramEnd"/>
      <w:r w:rsidRPr="000A7C68">
        <w:rPr>
          <w:rFonts w:eastAsia="楷体" w:cs="Times New Roman"/>
        </w:rPr>
        <w:t xml:space="preserve"> HaiZhou</w:t>
      </w:r>
    </w:p>
    <w:p w14:paraId="20B6A474" w14:textId="77777777" w:rsidR="0026174E" w:rsidRPr="008A1E55" w:rsidRDefault="0026174E" w:rsidP="00680BD1">
      <w:pPr>
        <w:pStyle w:val="a8"/>
        <w:ind w:firstLineChars="0" w:firstLine="0"/>
        <w:jc w:val="center"/>
      </w:pPr>
    </w:p>
    <w:p w14:paraId="1512E98D" w14:textId="562FE713" w:rsidR="0088424D" w:rsidRPr="005571C7" w:rsidRDefault="0088424D" w:rsidP="003A691E">
      <w:pPr>
        <w:ind w:firstLine="480"/>
        <w:rPr>
          <w:rFonts w:cs="Times New Roman"/>
        </w:rPr>
      </w:pPr>
    </w:p>
    <w:p w14:paraId="0B1B2777" w14:textId="77777777" w:rsidR="006013DF" w:rsidRPr="000A7C68" w:rsidRDefault="006013DF" w:rsidP="006013DF">
      <w:pPr>
        <w:ind w:firstLine="480"/>
        <w:rPr>
          <w:rFonts w:cs="Times New Roman"/>
        </w:rPr>
      </w:pPr>
      <w:r w:rsidRPr="000A7C68">
        <w:rPr>
          <w:rFonts w:cs="Times New Roman"/>
        </w:rPr>
        <w:t>The security of the website has not received the attention it deserves. Many companies' online business systems are attacked by robots with simulating human behavior. The consequences are preemption of resources, fraudulent use of identity, fraudulent transactions, and information disclosure. The development speed of automated attack technologies is fast.These attak include automated vulnerability scanning, database scanning, malicious crawling and brute force cracking. The lack of security is always a problem for enterprise. Most of the current security protection products on the market are based on rules, and the overall product focus is on matching characteristics. Traditional feature-based and rule-based intrusion detection systems, Web Application Firewall (WAF), etc. have been unable to effectively detect and intercept these attacks, and the protection of websites urgently needs a new way to deal with them. In response to the above problems, this paper designed and developed a Web defense module used in the Nginx reverse proxy environment to help website developers solve the above problems.</w:t>
      </w:r>
    </w:p>
    <w:p w14:paraId="2BC5C265" w14:textId="77777777" w:rsidR="006013DF" w:rsidRPr="000A7C68" w:rsidRDefault="006013DF" w:rsidP="006013DF">
      <w:pPr>
        <w:ind w:firstLine="480"/>
        <w:rPr>
          <w:rFonts w:cs="Times New Roman"/>
        </w:rPr>
      </w:pPr>
      <w:r w:rsidRPr="000A7C68">
        <w:rPr>
          <w:rFonts w:cs="Times New Roman"/>
        </w:rPr>
        <w:t>The main contents of this paper are as follows:</w:t>
      </w:r>
    </w:p>
    <w:p w14:paraId="5CBF5F14" w14:textId="77777777" w:rsidR="006013DF" w:rsidRPr="000A7C68" w:rsidRDefault="006013DF" w:rsidP="006013DF">
      <w:pPr>
        <w:ind w:leftChars="100" w:left="240" w:firstLine="480"/>
        <w:rPr>
          <w:rFonts w:cs="Times New Roman"/>
        </w:rPr>
      </w:pPr>
      <w:r w:rsidRPr="000A7C68">
        <w:rPr>
          <w:rFonts w:cs="Times New Roman"/>
        </w:rPr>
        <w:t>(1) Analyze the advantages and disadvantages of the current solutions to the automated attack, and propose improvements based on the actual security defense status of each website.</w:t>
      </w:r>
    </w:p>
    <w:p w14:paraId="34AF598F" w14:textId="77777777" w:rsidR="006013DF" w:rsidRPr="000A7C68" w:rsidRDefault="006013DF" w:rsidP="006013DF">
      <w:pPr>
        <w:ind w:leftChars="100" w:left="240" w:firstLine="480"/>
        <w:rPr>
          <w:rFonts w:cs="Times New Roman"/>
        </w:rPr>
      </w:pPr>
      <w:r w:rsidRPr="000A7C68">
        <w:rPr>
          <w:rFonts w:cs="Times New Roman"/>
        </w:rPr>
        <w:t>(2) Analyze the goals that the system needs to achieve, and implement ideas. Carry out detailed requirements analysis; design the system architecture, propose the architecture mode that should be used; divide the system into two modules: data acquisition module and monitoring system display module, select the development language and development framework adopted by each module; design The data structure of the system completes the data dictionary design of the database.</w:t>
      </w:r>
    </w:p>
    <w:p w14:paraId="460B8DE1" w14:textId="77777777" w:rsidR="006013DF" w:rsidRPr="000A7C68" w:rsidRDefault="006013DF" w:rsidP="006013DF">
      <w:pPr>
        <w:ind w:leftChars="100" w:left="240" w:firstLine="480"/>
        <w:rPr>
          <w:rFonts w:cs="Times New Roman"/>
        </w:rPr>
      </w:pPr>
      <w:r w:rsidRPr="000A7C68">
        <w:rPr>
          <w:rFonts w:cs="Times New Roman"/>
        </w:rPr>
        <w:t>(3) Design and implement the following modules: filter the client's request through dynamic ID matching technology; support the dynamic ID matching mechanism on the browser through the browser plug-in; use the code obfuscation technology to the JavaScript script involved in the project and The JavaScript script at the target site is confusing.</w:t>
      </w:r>
    </w:p>
    <w:p w14:paraId="2592FDA8" w14:textId="444EBCCA" w:rsidR="005172F7" w:rsidRPr="000A7C68" w:rsidRDefault="006013DF" w:rsidP="006013DF">
      <w:pPr>
        <w:ind w:leftChars="100" w:left="240" w:firstLine="480"/>
        <w:rPr>
          <w:rFonts w:cs="Times New Roman"/>
        </w:rPr>
      </w:pPr>
      <w:r w:rsidRPr="000A7C68">
        <w:rPr>
          <w:rFonts w:cs="Times New Roman"/>
        </w:rPr>
        <w:t>(4) Test with an actual website. Improve the system from performance and fault tolerance to ensure that the function of the protected site is not affected.</w:t>
      </w:r>
    </w:p>
    <w:p w14:paraId="3DA7D3CC" w14:textId="77777777" w:rsidR="00073D39" w:rsidRDefault="00073D39" w:rsidP="00073D39">
      <w:pPr>
        <w:ind w:firstLine="480"/>
      </w:pPr>
    </w:p>
    <w:p w14:paraId="6910C331" w14:textId="494996CA" w:rsidR="006013DF" w:rsidRDefault="006013DF" w:rsidP="006013DF">
      <w:pPr>
        <w:pStyle w:val="a8"/>
        <w:ind w:firstLineChars="0" w:firstLine="0"/>
      </w:pPr>
      <w:r w:rsidRPr="00073D39">
        <w:rPr>
          <w:b/>
        </w:rPr>
        <w:t>Keywords</w:t>
      </w:r>
      <w:del w:id="65" w:author="dadi" w:date="2019-04-28T22:13:00Z">
        <w:r w:rsidR="00073D39" w:rsidDel="008A1E55">
          <w:rPr>
            <w:b/>
          </w:rPr>
          <w:delText xml:space="preserve"> </w:delText>
        </w:r>
      </w:del>
      <w:r>
        <w:t>: reverse proxy; website protectrion</w:t>
      </w:r>
      <w:proofErr w:type="gramStart"/>
      <w:r>
        <w:t>;development</w:t>
      </w:r>
      <w:proofErr w:type="gramEnd"/>
      <w:r>
        <w:t xml:space="preserve"> of Nginx module; Dynamic ID</w:t>
      </w:r>
    </w:p>
    <w:p w14:paraId="11969606" w14:textId="77777777" w:rsidR="003A691E" w:rsidRDefault="003A691E">
      <w:pPr>
        <w:ind w:firstLine="480"/>
      </w:pPr>
      <w:r>
        <w:br w:type="page"/>
      </w:r>
    </w:p>
    <w:p w14:paraId="590628D0" w14:textId="77777777" w:rsidR="003A691E" w:rsidRDefault="003A691E" w:rsidP="00FC232D">
      <w:pPr>
        <w:ind w:firstLine="560"/>
        <w:jc w:val="center"/>
        <w:rPr>
          <w:sz w:val="28"/>
          <w:szCs w:val="28"/>
        </w:rPr>
      </w:pPr>
      <w:r w:rsidRPr="00FC232D">
        <w:rPr>
          <w:rFonts w:hint="eastAsia"/>
          <w:sz w:val="28"/>
          <w:szCs w:val="28"/>
        </w:rPr>
        <w:t>目录</w:t>
      </w:r>
    </w:p>
    <w:p w14:paraId="70B147A8" w14:textId="77777777" w:rsidR="00DC06D5" w:rsidRDefault="00CD5E67">
      <w:pPr>
        <w:pStyle w:val="10"/>
        <w:tabs>
          <w:tab w:val="right" w:leader="dot" w:pos="8381"/>
        </w:tabs>
        <w:ind w:firstLine="560"/>
        <w:rPr>
          <w:noProof/>
          <w:sz w:val="21"/>
        </w:rPr>
      </w:pPr>
      <w:r>
        <w:rPr>
          <w:sz w:val="28"/>
          <w:szCs w:val="28"/>
        </w:rPr>
        <w:fldChar w:fldCharType="begin"/>
      </w:r>
      <w:r>
        <w:rPr>
          <w:sz w:val="28"/>
          <w:szCs w:val="28"/>
        </w:rPr>
        <w:instrText xml:space="preserve"> TOC \o "1-2" \h \z \u </w:instrText>
      </w:r>
      <w:r>
        <w:rPr>
          <w:sz w:val="28"/>
          <w:szCs w:val="28"/>
        </w:rPr>
        <w:fldChar w:fldCharType="separate"/>
      </w:r>
      <w:hyperlink w:anchor="_Toc7254162" w:history="1">
        <w:r w:rsidR="00DC06D5" w:rsidRPr="004D6805">
          <w:rPr>
            <w:rStyle w:val="ac"/>
            <w:rFonts w:hint="eastAsia"/>
            <w:noProof/>
          </w:rPr>
          <w:t>第一章</w:t>
        </w:r>
        <w:r w:rsidR="00DC06D5" w:rsidRPr="004D6805">
          <w:rPr>
            <w:rStyle w:val="ac"/>
            <w:noProof/>
          </w:rPr>
          <w:t xml:space="preserve"> </w:t>
        </w:r>
        <w:r w:rsidR="00DC06D5" w:rsidRPr="004D6805">
          <w:rPr>
            <w:rStyle w:val="ac"/>
            <w:rFonts w:hint="eastAsia"/>
            <w:noProof/>
          </w:rPr>
          <w:t>绪论</w:t>
        </w:r>
        <w:r w:rsidR="00DC06D5">
          <w:rPr>
            <w:noProof/>
            <w:webHidden/>
          </w:rPr>
          <w:tab/>
        </w:r>
        <w:r w:rsidR="00DC06D5">
          <w:rPr>
            <w:noProof/>
            <w:webHidden/>
          </w:rPr>
          <w:fldChar w:fldCharType="begin"/>
        </w:r>
        <w:r w:rsidR="00DC06D5">
          <w:rPr>
            <w:noProof/>
            <w:webHidden/>
          </w:rPr>
          <w:instrText xml:space="preserve"> PAGEREF _Toc7254162 \h </w:instrText>
        </w:r>
        <w:r w:rsidR="00DC06D5">
          <w:rPr>
            <w:noProof/>
            <w:webHidden/>
          </w:rPr>
        </w:r>
        <w:r w:rsidR="00DC06D5">
          <w:rPr>
            <w:noProof/>
            <w:webHidden/>
          </w:rPr>
          <w:fldChar w:fldCharType="separate"/>
        </w:r>
        <w:r w:rsidR="00DC06D5">
          <w:rPr>
            <w:noProof/>
            <w:webHidden/>
          </w:rPr>
          <w:t>- 8 -</w:t>
        </w:r>
        <w:r w:rsidR="00DC06D5">
          <w:rPr>
            <w:noProof/>
            <w:webHidden/>
          </w:rPr>
          <w:fldChar w:fldCharType="end"/>
        </w:r>
      </w:hyperlink>
    </w:p>
    <w:p w14:paraId="5C16F935" w14:textId="77777777" w:rsidR="00DC06D5" w:rsidRDefault="000A7C68">
      <w:pPr>
        <w:pStyle w:val="22"/>
        <w:tabs>
          <w:tab w:val="right" w:leader="dot" w:pos="8381"/>
        </w:tabs>
        <w:ind w:left="480" w:firstLine="480"/>
        <w:rPr>
          <w:noProof/>
          <w:sz w:val="21"/>
        </w:rPr>
      </w:pPr>
      <w:hyperlink w:anchor="_Toc7254163" w:history="1">
        <w:r w:rsidR="00DC06D5" w:rsidRPr="004D6805">
          <w:rPr>
            <w:rStyle w:val="ac"/>
            <w:rFonts w:eastAsia="黑体"/>
            <w:noProof/>
          </w:rPr>
          <w:t xml:space="preserve">1.1 </w:t>
        </w:r>
        <w:r w:rsidR="00DC06D5" w:rsidRPr="004D6805">
          <w:rPr>
            <w:rStyle w:val="ac"/>
            <w:rFonts w:eastAsia="黑体" w:hint="eastAsia"/>
            <w:noProof/>
          </w:rPr>
          <w:t>研究背景及意义</w:t>
        </w:r>
        <w:r w:rsidR="00DC06D5">
          <w:rPr>
            <w:noProof/>
            <w:webHidden/>
          </w:rPr>
          <w:tab/>
        </w:r>
        <w:r w:rsidR="00DC06D5">
          <w:rPr>
            <w:noProof/>
            <w:webHidden/>
          </w:rPr>
          <w:fldChar w:fldCharType="begin"/>
        </w:r>
        <w:r w:rsidR="00DC06D5">
          <w:rPr>
            <w:noProof/>
            <w:webHidden/>
          </w:rPr>
          <w:instrText xml:space="preserve"> PAGEREF _Toc7254163 \h </w:instrText>
        </w:r>
        <w:r w:rsidR="00DC06D5">
          <w:rPr>
            <w:noProof/>
            <w:webHidden/>
          </w:rPr>
        </w:r>
        <w:r w:rsidR="00DC06D5">
          <w:rPr>
            <w:noProof/>
            <w:webHidden/>
          </w:rPr>
          <w:fldChar w:fldCharType="separate"/>
        </w:r>
        <w:r w:rsidR="00DC06D5">
          <w:rPr>
            <w:noProof/>
            <w:webHidden/>
          </w:rPr>
          <w:t>- 8 -</w:t>
        </w:r>
        <w:r w:rsidR="00DC06D5">
          <w:rPr>
            <w:noProof/>
            <w:webHidden/>
          </w:rPr>
          <w:fldChar w:fldCharType="end"/>
        </w:r>
      </w:hyperlink>
    </w:p>
    <w:p w14:paraId="786345C9" w14:textId="77777777" w:rsidR="00DC06D5" w:rsidRDefault="000A7C68">
      <w:pPr>
        <w:pStyle w:val="22"/>
        <w:tabs>
          <w:tab w:val="right" w:leader="dot" w:pos="8381"/>
        </w:tabs>
        <w:ind w:left="480" w:firstLine="480"/>
        <w:rPr>
          <w:noProof/>
          <w:sz w:val="21"/>
        </w:rPr>
      </w:pPr>
      <w:hyperlink w:anchor="_Toc7254164" w:history="1">
        <w:r w:rsidR="00DC06D5" w:rsidRPr="004D6805">
          <w:rPr>
            <w:rStyle w:val="ac"/>
            <w:rFonts w:eastAsia="黑体"/>
            <w:noProof/>
          </w:rPr>
          <w:t xml:space="preserve">1.2 </w:t>
        </w:r>
        <w:r w:rsidR="00DC06D5" w:rsidRPr="004D6805">
          <w:rPr>
            <w:rStyle w:val="ac"/>
            <w:rFonts w:eastAsia="黑体" w:hint="eastAsia"/>
            <w:noProof/>
          </w:rPr>
          <w:t>研究现状</w:t>
        </w:r>
        <w:r w:rsidR="00DC06D5">
          <w:rPr>
            <w:noProof/>
            <w:webHidden/>
          </w:rPr>
          <w:tab/>
        </w:r>
        <w:r w:rsidR="00DC06D5">
          <w:rPr>
            <w:noProof/>
            <w:webHidden/>
          </w:rPr>
          <w:fldChar w:fldCharType="begin"/>
        </w:r>
        <w:r w:rsidR="00DC06D5">
          <w:rPr>
            <w:noProof/>
            <w:webHidden/>
          </w:rPr>
          <w:instrText xml:space="preserve"> PAGEREF _Toc7254164 \h </w:instrText>
        </w:r>
        <w:r w:rsidR="00DC06D5">
          <w:rPr>
            <w:noProof/>
            <w:webHidden/>
          </w:rPr>
        </w:r>
        <w:r w:rsidR="00DC06D5">
          <w:rPr>
            <w:noProof/>
            <w:webHidden/>
          </w:rPr>
          <w:fldChar w:fldCharType="separate"/>
        </w:r>
        <w:r w:rsidR="00DC06D5">
          <w:rPr>
            <w:noProof/>
            <w:webHidden/>
          </w:rPr>
          <w:t>- 9 -</w:t>
        </w:r>
        <w:r w:rsidR="00DC06D5">
          <w:rPr>
            <w:noProof/>
            <w:webHidden/>
          </w:rPr>
          <w:fldChar w:fldCharType="end"/>
        </w:r>
      </w:hyperlink>
    </w:p>
    <w:p w14:paraId="13792091" w14:textId="77777777" w:rsidR="00DC06D5" w:rsidRDefault="000A7C68">
      <w:pPr>
        <w:pStyle w:val="22"/>
        <w:tabs>
          <w:tab w:val="right" w:leader="dot" w:pos="8381"/>
        </w:tabs>
        <w:ind w:left="480" w:firstLine="480"/>
        <w:rPr>
          <w:noProof/>
          <w:sz w:val="21"/>
        </w:rPr>
      </w:pPr>
      <w:hyperlink w:anchor="_Toc7254165" w:history="1">
        <w:r w:rsidR="00DC06D5" w:rsidRPr="004D6805">
          <w:rPr>
            <w:rStyle w:val="ac"/>
            <w:rFonts w:eastAsia="黑体"/>
            <w:noProof/>
          </w:rPr>
          <w:t xml:space="preserve">1.3 </w:t>
        </w:r>
        <w:r w:rsidR="00DC06D5" w:rsidRPr="004D6805">
          <w:rPr>
            <w:rStyle w:val="ac"/>
            <w:rFonts w:eastAsia="黑体" w:hint="eastAsia"/>
            <w:noProof/>
          </w:rPr>
          <w:t>主要工作</w:t>
        </w:r>
        <w:r w:rsidR="00DC06D5">
          <w:rPr>
            <w:noProof/>
            <w:webHidden/>
          </w:rPr>
          <w:tab/>
        </w:r>
        <w:r w:rsidR="00DC06D5">
          <w:rPr>
            <w:noProof/>
            <w:webHidden/>
          </w:rPr>
          <w:fldChar w:fldCharType="begin"/>
        </w:r>
        <w:r w:rsidR="00DC06D5">
          <w:rPr>
            <w:noProof/>
            <w:webHidden/>
          </w:rPr>
          <w:instrText xml:space="preserve"> PAGEREF _Toc7254165 \h </w:instrText>
        </w:r>
        <w:r w:rsidR="00DC06D5">
          <w:rPr>
            <w:noProof/>
            <w:webHidden/>
          </w:rPr>
        </w:r>
        <w:r w:rsidR="00DC06D5">
          <w:rPr>
            <w:noProof/>
            <w:webHidden/>
          </w:rPr>
          <w:fldChar w:fldCharType="separate"/>
        </w:r>
        <w:r w:rsidR="00DC06D5">
          <w:rPr>
            <w:noProof/>
            <w:webHidden/>
          </w:rPr>
          <w:t>- 11 -</w:t>
        </w:r>
        <w:r w:rsidR="00DC06D5">
          <w:rPr>
            <w:noProof/>
            <w:webHidden/>
          </w:rPr>
          <w:fldChar w:fldCharType="end"/>
        </w:r>
      </w:hyperlink>
    </w:p>
    <w:p w14:paraId="28E3078F" w14:textId="77777777" w:rsidR="00DC06D5" w:rsidRDefault="000A7C68">
      <w:pPr>
        <w:pStyle w:val="22"/>
        <w:tabs>
          <w:tab w:val="right" w:leader="dot" w:pos="8381"/>
        </w:tabs>
        <w:ind w:left="480" w:firstLine="480"/>
        <w:rPr>
          <w:noProof/>
          <w:sz w:val="21"/>
        </w:rPr>
      </w:pPr>
      <w:hyperlink w:anchor="_Toc7254166" w:history="1">
        <w:r w:rsidR="00DC06D5" w:rsidRPr="004D6805">
          <w:rPr>
            <w:rStyle w:val="ac"/>
            <w:rFonts w:eastAsia="黑体"/>
            <w:noProof/>
          </w:rPr>
          <w:t xml:space="preserve">1.4 </w:t>
        </w:r>
        <w:r w:rsidR="00DC06D5" w:rsidRPr="004D6805">
          <w:rPr>
            <w:rStyle w:val="ac"/>
            <w:rFonts w:eastAsia="黑体" w:hint="eastAsia"/>
            <w:noProof/>
          </w:rPr>
          <w:t>论文组织</w:t>
        </w:r>
        <w:r w:rsidR="00DC06D5">
          <w:rPr>
            <w:noProof/>
            <w:webHidden/>
          </w:rPr>
          <w:tab/>
        </w:r>
        <w:r w:rsidR="00DC06D5">
          <w:rPr>
            <w:noProof/>
            <w:webHidden/>
          </w:rPr>
          <w:fldChar w:fldCharType="begin"/>
        </w:r>
        <w:r w:rsidR="00DC06D5">
          <w:rPr>
            <w:noProof/>
            <w:webHidden/>
          </w:rPr>
          <w:instrText xml:space="preserve"> PAGEREF _Toc7254166 \h </w:instrText>
        </w:r>
        <w:r w:rsidR="00DC06D5">
          <w:rPr>
            <w:noProof/>
            <w:webHidden/>
          </w:rPr>
        </w:r>
        <w:r w:rsidR="00DC06D5">
          <w:rPr>
            <w:noProof/>
            <w:webHidden/>
          </w:rPr>
          <w:fldChar w:fldCharType="separate"/>
        </w:r>
        <w:r w:rsidR="00DC06D5">
          <w:rPr>
            <w:noProof/>
            <w:webHidden/>
          </w:rPr>
          <w:t>- 12 -</w:t>
        </w:r>
        <w:r w:rsidR="00DC06D5">
          <w:rPr>
            <w:noProof/>
            <w:webHidden/>
          </w:rPr>
          <w:fldChar w:fldCharType="end"/>
        </w:r>
      </w:hyperlink>
    </w:p>
    <w:p w14:paraId="28A5CB39" w14:textId="77777777" w:rsidR="00DC06D5" w:rsidRDefault="000A7C68">
      <w:pPr>
        <w:pStyle w:val="22"/>
        <w:tabs>
          <w:tab w:val="right" w:leader="dot" w:pos="8381"/>
        </w:tabs>
        <w:ind w:left="480" w:firstLine="480"/>
        <w:rPr>
          <w:noProof/>
          <w:sz w:val="21"/>
        </w:rPr>
      </w:pPr>
      <w:hyperlink w:anchor="_Toc7254167" w:history="1">
        <w:r w:rsidR="00DC06D5" w:rsidRPr="004D6805">
          <w:rPr>
            <w:rStyle w:val="ac"/>
            <w:rFonts w:eastAsia="黑体"/>
            <w:noProof/>
          </w:rPr>
          <w:t xml:space="preserve">1.5 </w:t>
        </w:r>
        <w:r w:rsidR="00DC06D5" w:rsidRPr="004D6805">
          <w:rPr>
            <w:rStyle w:val="ac"/>
            <w:rFonts w:eastAsia="黑体" w:hint="eastAsia"/>
            <w:noProof/>
          </w:rPr>
          <w:t>小结</w:t>
        </w:r>
        <w:r w:rsidR="00DC06D5">
          <w:rPr>
            <w:noProof/>
            <w:webHidden/>
          </w:rPr>
          <w:tab/>
        </w:r>
        <w:r w:rsidR="00DC06D5">
          <w:rPr>
            <w:noProof/>
            <w:webHidden/>
          </w:rPr>
          <w:fldChar w:fldCharType="begin"/>
        </w:r>
        <w:r w:rsidR="00DC06D5">
          <w:rPr>
            <w:noProof/>
            <w:webHidden/>
          </w:rPr>
          <w:instrText xml:space="preserve"> PAGEREF _Toc7254167 \h </w:instrText>
        </w:r>
        <w:r w:rsidR="00DC06D5">
          <w:rPr>
            <w:noProof/>
            <w:webHidden/>
          </w:rPr>
        </w:r>
        <w:r w:rsidR="00DC06D5">
          <w:rPr>
            <w:noProof/>
            <w:webHidden/>
          </w:rPr>
          <w:fldChar w:fldCharType="separate"/>
        </w:r>
        <w:r w:rsidR="00DC06D5">
          <w:rPr>
            <w:noProof/>
            <w:webHidden/>
          </w:rPr>
          <w:t>- 12 -</w:t>
        </w:r>
        <w:r w:rsidR="00DC06D5">
          <w:rPr>
            <w:noProof/>
            <w:webHidden/>
          </w:rPr>
          <w:fldChar w:fldCharType="end"/>
        </w:r>
      </w:hyperlink>
    </w:p>
    <w:p w14:paraId="7B720E1D" w14:textId="77777777" w:rsidR="00DC06D5" w:rsidRDefault="000A7C68">
      <w:pPr>
        <w:pStyle w:val="10"/>
        <w:tabs>
          <w:tab w:val="right" w:leader="dot" w:pos="8381"/>
        </w:tabs>
        <w:ind w:firstLine="480"/>
        <w:rPr>
          <w:noProof/>
          <w:sz w:val="21"/>
        </w:rPr>
      </w:pPr>
      <w:hyperlink w:anchor="_Toc7254168" w:history="1">
        <w:r w:rsidR="00DC06D5" w:rsidRPr="004D6805">
          <w:rPr>
            <w:rStyle w:val="ac"/>
            <w:rFonts w:hint="eastAsia"/>
            <w:noProof/>
          </w:rPr>
          <w:t>第二章</w:t>
        </w:r>
        <w:r w:rsidR="00DC06D5" w:rsidRPr="004D6805">
          <w:rPr>
            <w:rStyle w:val="ac"/>
            <w:noProof/>
          </w:rPr>
          <w:t xml:space="preserve"> </w:t>
        </w:r>
        <w:r w:rsidR="00DC06D5" w:rsidRPr="004D6805">
          <w:rPr>
            <w:rStyle w:val="ac"/>
            <w:rFonts w:hint="eastAsia"/>
            <w:noProof/>
          </w:rPr>
          <w:t>预备知识</w:t>
        </w:r>
        <w:r w:rsidR="00DC06D5">
          <w:rPr>
            <w:noProof/>
            <w:webHidden/>
          </w:rPr>
          <w:tab/>
        </w:r>
        <w:r w:rsidR="00DC06D5">
          <w:rPr>
            <w:noProof/>
            <w:webHidden/>
          </w:rPr>
          <w:fldChar w:fldCharType="begin"/>
        </w:r>
        <w:r w:rsidR="00DC06D5">
          <w:rPr>
            <w:noProof/>
            <w:webHidden/>
          </w:rPr>
          <w:instrText xml:space="preserve"> PAGEREF _Toc7254168 \h </w:instrText>
        </w:r>
        <w:r w:rsidR="00DC06D5">
          <w:rPr>
            <w:noProof/>
            <w:webHidden/>
          </w:rPr>
        </w:r>
        <w:r w:rsidR="00DC06D5">
          <w:rPr>
            <w:noProof/>
            <w:webHidden/>
          </w:rPr>
          <w:fldChar w:fldCharType="separate"/>
        </w:r>
        <w:r w:rsidR="00DC06D5">
          <w:rPr>
            <w:noProof/>
            <w:webHidden/>
          </w:rPr>
          <w:t>- 13 -</w:t>
        </w:r>
        <w:r w:rsidR="00DC06D5">
          <w:rPr>
            <w:noProof/>
            <w:webHidden/>
          </w:rPr>
          <w:fldChar w:fldCharType="end"/>
        </w:r>
      </w:hyperlink>
    </w:p>
    <w:p w14:paraId="61946884" w14:textId="77777777" w:rsidR="00DC06D5" w:rsidRDefault="000A7C68">
      <w:pPr>
        <w:pStyle w:val="22"/>
        <w:tabs>
          <w:tab w:val="right" w:leader="dot" w:pos="8381"/>
        </w:tabs>
        <w:ind w:left="480" w:firstLine="480"/>
        <w:rPr>
          <w:noProof/>
          <w:sz w:val="21"/>
        </w:rPr>
      </w:pPr>
      <w:hyperlink w:anchor="_Toc7254169" w:history="1">
        <w:r w:rsidR="00DC06D5" w:rsidRPr="004D6805">
          <w:rPr>
            <w:rStyle w:val="ac"/>
            <w:rFonts w:eastAsia="黑体"/>
            <w:noProof/>
          </w:rPr>
          <w:t>2.1</w:t>
        </w:r>
        <w:r w:rsidR="00DC06D5" w:rsidRPr="004D6805">
          <w:rPr>
            <w:rStyle w:val="ac"/>
            <w:rFonts w:eastAsia="黑体" w:hint="eastAsia"/>
            <w:noProof/>
          </w:rPr>
          <w:t>开发技术</w:t>
        </w:r>
        <w:r w:rsidR="00DC06D5">
          <w:rPr>
            <w:noProof/>
            <w:webHidden/>
          </w:rPr>
          <w:tab/>
        </w:r>
        <w:r w:rsidR="00DC06D5">
          <w:rPr>
            <w:noProof/>
            <w:webHidden/>
          </w:rPr>
          <w:fldChar w:fldCharType="begin"/>
        </w:r>
        <w:r w:rsidR="00DC06D5">
          <w:rPr>
            <w:noProof/>
            <w:webHidden/>
          </w:rPr>
          <w:instrText xml:space="preserve"> PAGEREF _Toc7254169 \h </w:instrText>
        </w:r>
        <w:r w:rsidR="00DC06D5">
          <w:rPr>
            <w:noProof/>
            <w:webHidden/>
          </w:rPr>
        </w:r>
        <w:r w:rsidR="00DC06D5">
          <w:rPr>
            <w:noProof/>
            <w:webHidden/>
          </w:rPr>
          <w:fldChar w:fldCharType="separate"/>
        </w:r>
        <w:r w:rsidR="00DC06D5">
          <w:rPr>
            <w:noProof/>
            <w:webHidden/>
          </w:rPr>
          <w:t>- 13 -</w:t>
        </w:r>
        <w:r w:rsidR="00DC06D5">
          <w:rPr>
            <w:noProof/>
            <w:webHidden/>
          </w:rPr>
          <w:fldChar w:fldCharType="end"/>
        </w:r>
      </w:hyperlink>
    </w:p>
    <w:p w14:paraId="157A8512" w14:textId="77777777" w:rsidR="00DC06D5" w:rsidRDefault="000A7C68">
      <w:pPr>
        <w:pStyle w:val="22"/>
        <w:tabs>
          <w:tab w:val="right" w:leader="dot" w:pos="8381"/>
        </w:tabs>
        <w:ind w:left="480" w:firstLine="480"/>
        <w:rPr>
          <w:noProof/>
          <w:sz w:val="21"/>
        </w:rPr>
      </w:pPr>
      <w:hyperlink w:anchor="_Toc7254170" w:history="1">
        <w:r w:rsidR="00DC06D5" w:rsidRPr="004D6805">
          <w:rPr>
            <w:rStyle w:val="ac"/>
            <w:rFonts w:eastAsia="黑体"/>
            <w:noProof/>
          </w:rPr>
          <w:t>2.2</w:t>
        </w:r>
        <w:r w:rsidR="00DC06D5" w:rsidRPr="004D6805">
          <w:rPr>
            <w:rStyle w:val="ac"/>
            <w:rFonts w:eastAsia="黑体" w:hint="eastAsia"/>
            <w:noProof/>
          </w:rPr>
          <w:t>小结</w:t>
        </w:r>
        <w:r w:rsidR="00DC06D5">
          <w:rPr>
            <w:noProof/>
            <w:webHidden/>
          </w:rPr>
          <w:tab/>
        </w:r>
        <w:r w:rsidR="00DC06D5">
          <w:rPr>
            <w:noProof/>
            <w:webHidden/>
          </w:rPr>
          <w:fldChar w:fldCharType="begin"/>
        </w:r>
        <w:r w:rsidR="00DC06D5">
          <w:rPr>
            <w:noProof/>
            <w:webHidden/>
          </w:rPr>
          <w:instrText xml:space="preserve"> PAGEREF _Toc7254170 \h </w:instrText>
        </w:r>
        <w:r w:rsidR="00DC06D5">
          <w:rPr>
            <w:noProof/>
            <w:webHidden/>
          </w:rPr>
        </w:r>
        <w:r w:rsidR="00DC06D5">
          <w:rPr>
            <w:noProof/>
            <w:webHidden/>
          </w:rPr>
          <w:fldChar w:fldCharType="separate"/>
        </w:r>
        <w:r w:rsidR="00DC06D5">
          <w:rPr>
            <w:noProof/>
            <w:webHidden/>
          </w:rPr>
          <w:t>- 15 -</w:t>
        </w:r>
        <w:r w:rsidR="00DC06D5">
          <w:rPr>
            <w:noProof/>
            <w:webHidden/>
          </w:rPr>
          <w:fldChar w:fldCharType="end"/>
        </w:r>
      </w:hyperlink>
    </w:p>
    <w:p w14:paraId="184FB359" w14:textId="77777777" w:rsidR="00DC06D5" w:rsidRDefault="000A7C68">
      <w:pPr>
        <w:pStyle w:val="10"/>
        <w:tabs>
          <w:tab w:val="right" w:leader="dot" w:pos="8381"/>
        </w:tabs>
        <w:ind w:firstLine="480"/>
        <w:rPr>
          <w:noProof/>
          <w:sz w:val="21"/>
        </w:rPr>
      </w:pPr>
      <w:hyperlink w:anchor="_Toc7254171" w:history="1">
        <w:r w:rsidR="00DC06D5" w:rsidRPr="004D6805">
          <w:rPr>
            <w:rStyle w:val="ac"/>
            <w:rFonts w:eastAsia="黑体" w:cs="Times New Roman" w:hint="eastAsia"/>
            <w:bCs/>
            <w:noProof/>
            <w:kern w:val="44"/>
          </w:rPr>
          <w:t>第三章</w:t>
        </w:r>
        <w:r w:rsidR="00DC06D5" w:rsidRPr="004D6805">
          <w:rPr>
            <w:rStyle w:val="ac"/>
            <w:rFonts w:eastAsia="黑体" w:cs="Times New Roman"/>
            <w:bCs/>
            <w:noProof/>
            <w:kern w:val="44"/>
          </w:rPr>
          <w:t xml:space="preserve"> </w:t>
        </w:r>
        <w:r w:rsidR="00DC06D5" w:rsidRPr="004D6805">
          <w:rPr>
            <w:rStyle w:val="ac"/>
            <w:rFonts w:eastAsia="黑体" w:cs="Times New Roman" w:hint="eastAsia"/>
            <w:bCs/>
            <w:noProof/>
            <w:kern w:val="44"/>
          </w:rPr>
          <w:t>系统分析</w:t>
        </w:r>
        <w:r w:rsidR="00DC06D5">
          <w:rPr>
            <w:noProof/>
            <w:webHidden/>
          </w:rPr>
          <w:tab/>
        </w:r>
        <w:r w:rsidR="00DC06D5">
          <w:rPr>
            <w:noProof/>
            <w:webHidden/>
          </w:rPr>
          <w:fldChar w:fldCharType="begin"/>
        </w:r>
        <w:r w:rsidR="00DC06D5">
          <w:rPr>
            <w:noProof/>
            <w:webHidden/>
          </w:rPr>
          <w:instrText xml:space="preserve"> PAGEREF _Toc7254171 \h </w:instrText>
        </w:r>
        <w:r w:rsidR="00DC06D5">
          <w:rPr>
            <w:noProof/>
            <w:webHidden/>
          </w:rPr>
        </w:r>
        <w:r w:rsidR="00DC06D5">
          <w:rPr>
            <w:noProof/>
            <w:webHidden/>
          </w:rPr>
          <w:fldChar w:fldCharType="separate"/>
        </w:r>
        <w:r w:rsidR="00DC06D5">
          <w:rPr>
            <w:noProof/>
            <w:webHidden/>
          </w:rPr>
          <w:t>- 16 -</w:t>
        </w:r>
        <w:r w:rsidR="00DC06D5">
          <w:rPr>
            <w:noProof/>
            <w:webHidden/>
          </w:rPr>
          <w:fldChar w:fldCharType="end"/>
        </w:r>
      </w:hyperlink>
    </w:p>
    <w:p w14:paraId="44A00C76" w14:textId="77777777" w:rsidR="00DC06D5" w:rsidRDefault="000A7C68">
      <w:pPr>
        <w:pStyle w:val="22"/>
        <w:tabs>
          <w:tab w:val="right" w:leader="dot" w:pos="8381"/>
        </w:tabs>
        <w:ind w:left="480" w:firstLine="480"/>
        <w:rPr>
          <w:noProof/>
          <w:sz w:val="21"/>
        </w:rPr>
      </w:pPr>
      <w:hyperlink w:anchor="_Toc7254172" w:history="1">
        <w:r w:rsidR="00DC06D5" w:rsidRPr="004D6805">
          <w:rPr>
            <w:rStyle w:val="ac"/>
            <w:rFonts w:eastAsia="黑体" w:cs="Times New Roman"/>
            <w:bCs/>
            <w:noProof/>
          </w:rPr>
          <w:t xml:space="preserve">3.1 </w:t>
        </w:r>
        <w:r w:rsidR="00DC06D5" w:rsidRPr="004D6805">
          <w:rPr>
            <w:rStyle w:val="ac"/>
            <w:rFonts w:eastAsia="黑体" w:cs="Times New Roman" w:hint="eastAsia"/>
            <w:bCs/>
            <w:noProof/>
          </w:rPr>
          <w:t>需求分析</w:t>
        </w:r>
        <w:r w:rsidR="00DC06D5">
          <w:rPr>
            <w:noProof/>
            <w:webHidden/>
          </w:rPr>
          <w:tab/>
        </w:r>
        <w:r w:rsidR="00DC06D5">
          <w:rPr>
            <w:noProof/>
            <w:webHidden/>
          </w:rPr>
          <w:fldChar w:fldCharType="begin"/>
        </w:r>
        <w:r w:rsidR="00DC06D5">
          <w:rPr>
            <w:noProof/>
            <w:webHidden/>
          </w:rPr>
          <w:instrText xml:space="preserve"> PAGEREF _Toc7254172 \h </w:instrText>
        </w:r>
        <w:r w:rsidR="00DC06D5">
          <w:rPr>
            <w:noProof/>
            <w:webHidden/>
          </w:rPr>
        </w:r>
        <w:r w:rsidR="00DC06D5">
          <w:rPr>
            <w:noProof/>
            <w:webHidden/>
          </w:rPr>
          <w:fldChar w:fldCharType="separate"/>
        </w:r>
        <w:r w:rsidR="00DC06D5">
          <w:rPr>
            <w:noProof/>
            <w:webHidden/>
          </w:rPr>
          <w:t>- 16 -</w:t>
        </w:r>
        <w:r w:rsidR="00DC06D5">
          <w:rPr>
            <w:noProof/>
            <w:webHidden/>
          </w:rPr>
          <w:fldChar w:fldCharType="end"/>
        </w:r>
      </w:hyperlink>
    </w:p>
    <w:p w14:paraId="4B0AEE5F" w14:textId="77777777" w:rsidR="00DC06D5" w:rsidRDefault="000A7C68">
      <w:pPr>
        <w:pStyle w:val="22"/>
        <w:tabs>
          <w:tab w:val="right" w:leader="dot" w:pos="8381"/>
        </w:tabs>
        <w:ind w:left="480" w:firstLine="480"/>
        <w:rPr>
          <w:noProof/>
          <w:sz w:val="21"/>
        </w:rPr>
      </w:pPr>
      <w:hyperlink w:anchor="_Toc7254173" w:history="1">
        <w:r w:rsidR="00DC06D5" w:rsidRPr="004D6805">
          <w:rPr>
            <w:rStyle w:val="ac"/>
            <w:rFonts w:eastAsia="黑体" w:cs="Times New Roman"/>
            <w:bCs/>
            <w:noProof/>
          </w:rPr>
          <w:t xml:space="preserve">3.2 </w:t>
        </w:r>
        <w:r w:rsidR="00DC06D5" w:rsidRPr="004D6805">
          <w:rPr>
            <w:rStyle w:val="ac"/>
            <w:rFonts w:eastAsia="黑体" w:cs="Times New Roman" w:hint="eastAsia"/>
            <w:bCs/>
            <w:noProof/>
          </w:rPr>
          <w:t>系统设计</w:t>
        </w:r>
        <w:r w:rsidR="00DC06D5">
          <w:rPr>
            <w:noProof/>
            <w:webHidden/>
          </w:rPr>
          <w:tab/>
        </w:r>
        <w:r w:rsidR="00DC06D5">
          <w:rPr>
            <w:noProof/>
            <w:webHidden/>
          </w:rPr>
          <w:fldChar w:fldCharType="begin"/>
        </w:r>
        <w:r w:rsidR="00DC06D5">
          <w:rPr>
            <w:noProof/>
            <w:webHidden/>
          </w:rPr>
          <w:instrText xml:space="preserve"> PAGEREF _Toc7254173 \h </w:instrText>
        </w:r>
        <w:r w:rsidR="00DC06D5">
          <w:rPr>
            <w:noProof/>
            <w:webHidden/>
          </w:rPr>
        </w:r>
        <w:r w:rsidR="00DC06D5">
          <w:rPr>
            <w:noProof/>
            <w:webHidden/>
          </w:rPr>
          <w:fldChar w:fldCharType="separate"/>
        </w:r>
        <w:r w:rsidR="00DC06D5">
          <w:rPr>
            <w:noProof/>
            <w:webHidden/>
          </w:rPr>
          <w:t>- 19 -</w:t>
        </w:r>
        <w:r w:rsidR="00DC06D5">
          <w:rPr>
            <w:noProof/>
            <w:webHidden/>
          </w:rPr>
          <w:fldChar w:fldCharType="end"/>
        </w:r>
      </w:hyperlink>
    </w:p>
    <w:p w14:paraId="7D6794BD" w14:textId="77777777" w:rsidR="00DC06D5" w:rsidRDefault="000A7C68">
      <w:pPr>
        <w:pStyle w:val="22"/>
        <w:tabs>
          <w:tab w:val="right" w:leader="dot" w:pos="8381"/>
        </w:tabs>
        <w:ind w:left="480" w:firstLine="480"/>
        <w:rPr>
          <w:noProof/>
          <w:sz w:val="21"/>
        </w:rPr>
      </w:pPr>
      <w:hyperlink w:anchor="_Toc7254174" w:history="1">
        <w:r w:rsidR="00DC06D5" w:rsidRPr="004D6805">
          <w:rPr>
            <w:rStyle w:val="ac"/>
            <w:rFonts w:eastAsia="黑体" w:cs="Times New Roman"/>
            <w:bCs/>
            <w:noProof/>
          </w:rPr>
          <w:t xml:space="preserve">3.3 </w:t>
        </w:r>
        <w:r w:rsidR="00DC06D5" w:rsidRPr="004D6805">
          <w:rPr>
            <w:rStyle w:val="ac"/>
            <w:rFonts w:eastAsia="黑体" w:cs="Times New Roman" w:hint="eastAsia"/>
            <w:bCs/>
            <w:noProof/>
          </w:rPr>
          <w:t>小结</w:t>
        </w:r>
        <w:r w:rsidR="00DC06D5">
          <w:rPr>
            <w:noProof/>
            <w:webHidden/>
          </w:rPr>
          <w:tab/>
        </w:r>
        <w:r w:rsidR="00DC06D5">
          <w:rPr>
            <w:noProof/>
            <w:webHidden/>
          </w:rPr>
          <w:fldChar w:fldCharType="begin"/>
        </w:r>
        <w:r w:rsidR="00DC06D5">
          <w:rPr>
            <w:noProof/>
            <w:webHidden/>
          </w:rPr>
          <w:instrText xml:space="preserve"> PAGEREF _Toc7254174 \h </w:instrText>
        </w:r>
        <w:r w:rsidR="00DC06D5">
          <w:rPr>
            <w:noProof/>
            <w:webHidden/>
          </w:rPr>
        </w:r>
        <w:r w:rsidR="00DC06D5">
          <w:rPr>
            <w:noProof/>
            <w:webHidden/>
          </w:rPr>
          <w:fldChar w:fldCharType="separate"/>
        </w:r>
        <w:r w:rsidR="00DC06D5">
          <w:rPr>
            <w:noProof/>
            <w:webHidden/>
          </w:rPr>
          <w:t>- 24 -</w:t>
        </w:r>
        <w:r w:rsidR="00DC06D5">
          <w:rPr>
            <w:noProof/>
            <w:webHidden/>
          </w:rPr>
          <w:fldChar w:fldCharType="end"/>
        </w:r>
      </w:hyperlink>
    </w:p>
    <w:p w14:paraId="09C21BE3" w14:textId="77777777" w:rsidR="00DC06D5" w:rsidRDefault="000A7C68">
      <w:pPr>
        <w:pStyle w:val="10"/>
        <w:tabs>
          <w:tab w:val="right" w:leader="dot" w:pos="8381"/>
        </w:tabs>
        <w:ind w:firstLine="480"/>
        <w:rPr>
          <w:noProof/>
          <w:sz w:val="21"/>
        </w:rPr>
      </w:pPr>
      <w:hyperlink w:anchor="_Toc7254175" w:history="1">
        <w:r w:rsidR="00DC06D5" w:rsidRPr="004D6805">
          <w:rPr>
            <w:rStyle w:val="ac"/>
            <w:rFonts w:hint="eastAsia"/>
            <w:noProof/>
          </w:rPr>
          <w:t>第四章</w:t>
        </w:r>
        <w:r w:rsidR="00DC06D5" w:rsidRPr="004D6805">
          <w:rPr>
            <w:rStyle w:val="ac"/>
            <w:noProof/>
          </w:rPr>
          <w:t xml:space="preserve"> </w:t>
        </w:r>
        <w:r w:rsidR="00DC06D5" w:rsidRPr="004D6805">
          <w:rPr>
            <w:rStyle w:val="ac"/>
            <w:rFonts w:hint="eastAsia"/>
            <w:noProof/>
          </w:rPr>
          <w:t>系统实现</w:t>
        </w:r>
        <w:r w:rsidR="00DC06D5">
          <w:rPr>
            <w:noProof/>
            <w:webHidden/>
          </w:rPr>
          <w:tab/>
        </w:r>
        <w:r w:rsidR="00DC06D5">
          <w:rPr>
            <w:noProof/>
            <w:webHidden/>
          </w:rPr>
          <w:fldChar w:fldCharType="begin"/>
        </w:r>
        <w:r w:rsidR="00DC06D5">
          <w:rPr>
            <w:noProof/>
            <w:webHidden/>
          </w:rPr>
          <w:instrText xml:space="preserve"> PAGEREF _Toc7254175 \h </w:instrText>
        </w:r>
        <w:r w:rsidR="00DC06D5">
          <w:rPr>
            <w:noProof/>
            <w:webHidden/>
          </w:rPr>
        </w:r>
        <w:r w:rsidR="00DC06D5">
          <w:rPr>
            <w:noProof/>
            <w:webHidden/>
          </w:rPr>
          <w:fldChar w:fldCharType="separate"/>
        </w:r>
        <w:r w:rsidR="00DC06D5">
          <w:rPr>
            <w:noProof/>
            <w:webHidden/>
          </w:rPr>
          <w:t>- 25 -</w:t>
        </w:r>
        <w:r w:rsidR="00DC06D5">
          <w:rPr>
            <w:noProof/>
            <w:webHidden/>
          </w:rPr>
          <w:fldChar w:fldCharType="end"/>
        </w:r>
      </w:hyperlink>
    </w:p>
    <w:p w14:paraId="76B48570" w14:textId="77777777" w:rsidR="00DC06D5" w:rsidRDefault="000A7C68">
      <w:pPr>
        <w:pStyle w:val="22"/>
        <w:tabs>
          <w:tab w:val="right" w:leader="dot" w:pos="8381"/>
        </w:tabs>
        <w:ind w:left="480" w:firstLine="480"/>
        <w:rPr>
          <w:noProof/>
          <w:sz w:val="21"/>
        </w:rPr>
      </w:pPr>
      <w:hyperlink w:anchor="_Toc7254176" w:history="1">
        <w:r w:rsidR="00DC06D5" w:rsidRPr="004D6805">
          <w:rPr>
            <w:rStyle w:val="ac"/>
            <w:rFonts w:eastAsia="黑体"/>
            <w:noProof/>
          </w:rPr>
          <w:t>4.1</w:t>
        </w:r>
        <w:r w:rsidR="00DC06D5" w:rsidRPr="004D6805">
          <w:rPr>
            <w:rStyle w:val="ac"/>
            <w:rFonts w:eastAsia="黑体" w:hint="eastAsia"/>
            <w:noProof/>
          </w:rPr>
          <w:t>系统环境</w:t>
        </w:r>
        <w:r w:rsidR="00DC06D5">
          <w:rPr>
            <w:noProof/>
            <w:webHidden/>
          </w:rPr>
          <w:tab/>
        </w:r>
        <w:r w:rsidR="00DC06D5">
          <w:rPr>
            <w:noProof/>
            <w:webHidden/>
          </w:rPr>
          <w:fldChar w:fldCharType="begin"/>
        </w:r>
        <w:r w:rsidR="00DC06D5">
          <w:rPr>
            <w:noProof/>
            <w:webHidden/>
          </w:rPr>
          <w:instrText xml:space="preserve"> PAGEREF _Toc7254176 \h </w:instrText>
        </w:r>
        <w:r w:rsidR="00DC06D5">
          <w:rPr>
            <w:noProof/>
            <w:webHidden/>
          </w:rPr>
        </w:r>
        <w:r w:rsidR="00DC06D5">
          <w:rPr>
            <w:noProof/>
            <w:webHidden/>
          </w:rPr>
          <w:fldChar w:fldCharType="separate"/>
        </w:r>
        <w:r w:rsidR="00DC06D5">
          <w:rPr>
            <w:noProof/>
            <w:webHidden/>
          </w:rPr>
          <w:t>- 25 -</w:t>
        </w:r>
        <w:r w:rsidR="00DC06D5">
          <w:rPr>
            <w:noProof/>
            <w:webHidden/>
          </w:rPr>
          <w:fldChar w:fldCharType="end"/>
        </w:r>
      </w:hyperlink>
    </w:p>
    <w:p w14:paraId="06701FD0" w14:textId="77777777" w:rsidR="00DC06D5" w:rsidRDefault="000A7C68">
      <w:pPr>
        <w:pStyle w:val="22"/>
        <w:tabs>
          <w:tab w:val="right" w:leader="dot" w:pos="8381"/>
        </w:tabs>
        <w:ind w:left="480" w:firstLine="480"/>
        <w:rPr>
          <w:noProof/>
          <w:sz w:val="21"/>
        </w:rPr>
      </w:pPr>
      <w:hyperlink w:anchor="_Toc7254177" w:history="1">
        <w:r w:rsidR="00DC06D5" w:rsidRPr="004D6805">
          <w:rPr>
            <w:rStyle w:val="ac"/>
            <w:rFonts w:eastAsia="黑体"/>
            <w:noProof/>
          </w:rPr>
          <w:t>4.2</w:t>
        </w:r>
        <w:r w:rsidR="00DC06D5" w:rsidRPr="004D6805">
          <w:rPr>
            <w:rStyle w:val="ac"/>
            <w:rFonts w:eastAsia="黑体" w:hint="eastAsia"/>
            <w:noProof/>
          </w:rPr>
          <w:t>模块描述</w:t>
        </w:r>
        <w:r w:rsidR="00DC06D5">
          <w:rPr>
            <w:noProof/>
            <w:webHidden/>
          </w:rPr>
          <w:tab/>
        </w:r>
        <w:r w:rsidR="00DC06D5">
          <w:rPr>
            <w:noProof/>
            <w:webHidden/>
          </w:rPr>
          <w:fldChar w:fldCharType="begin"/>
        </w:r>
        <w:r w:rsidR="00DC06D5">
          <w:rPr>
            <w:noProof/>
            <w:webHidden/>
          </w:rPr>
          <w:instrText xml:space="preserve"> PAGEREF _Toc7254177 \h </w:instrText>
        </w:r>
        <w:r w:rsidR="00DC06D5">
          <w:rPr>
            <w:noProof/>
            <w:webHidden/>
          </w:rPr>
        </w:r>
        <w:r w:rsidR="00DC06D5">
          <w:rPr>
            <w:noProof/>
            <w:webHidden/>
          </w:rPr>
          <w:fldChar w:fldCharType="separate"/>
        </w:r>
        <w:r w:rsidR="00DC06D5">
          <w:rPr>
            <w:noProof/>
            <w:webHidden/>
          </w:rPr>
          <w:t>- 25 -</w:t>
        </w:r>
        <w:r w:rsidR="00DC06D5">
          <w:rPr>
            <w:noProof/>
            <w:webHidden/>
          </w:rPr>
          <w:fldChar w:fldCharType="end"/>
        </w:r>
      </w:hyperlink>
    </w:p>
    <w:p w14:paraId="16812770" w14:textId="77777777" w:rsidR="00DC06D5" w:rsidRDefault="000A7C68">
      <w:pPr>
        <w:pStyle w:val="22"/>
        <w:tabs>
          <w:tab w:val="right" w:leader="dot" w:pos="8381"/>
        </w:tabs>
        <w:ind w:left="480" w:firstLine="480"/>
        <w:rPr>
          <w:noProof/>
          <w:sz w:val="21"/>
        </w:rPr>
      </w:pPr>
      <w:hyperlink w:anchor="_Toc7254178" w:history="1">
        <w:r w:rsidR="00DC06D5" w:rsidRPr="004D6805">
          <w:rPr>
            <w:rStyle w:val="ac"/>
            <w:rFonts w:eastAsia="黑体"/>
            <w:noProof/>
          </w:rPr>
          <w:t>4.3</w:t>
        </w:r>
        <w:r w:rsidR="00DC06D5" w:rsidRPr="004D6805">
          <w:rPr>
            <w:rStyle w:val="ac"/>
            <w:rFonts w:eastAsia="黑体" w:hint="eastAsia"/>
            <w:noProof/>
          </w:rPr>
          <w:t>运行效果</w:t>
        </w:r>
        <w:r w:rsidR="00DC06D5">
          <w:rPr>
            <w:noProof/>
            <w:webHidden/>
          </w:rPr>
          <w:tab/>
        </w:r>
        <w:r w:rsidR="00DC06D5">
          <w:rPr>
            <w:noProof/>
            <w:webHidden/>
          </w:rPr>
          <w:fldChar w:fldCharType="begin"/>
        </w:r>
        <w:r w:rsidR="00DC06D5">
          <w:rPr>
            <w:noProof/>
            <w:webHidden/>
          </w:rPr>
          <w:instrText xml:space="preserve"> PAGEREF _Toc7254178 \h </w:instrText>
        </w:r>
        <w:r w:rsidR="00DC06D5">
          <w:rPr>
            <w:noProof/>
            <w:webHidden/>
          </w:rPr>
        </w:r>
        <w:r w:rsidR="00DC06D5">
          <w:rPr>
            <w:noProof/>
            <w:webHidden/>
          </w:rPr>
          <w:fldChar w:fldCharType="separate"/>
        </w:r>
        <w:r w:rsidR="00DC06D5">
          <w:rPr>
            <w:noProof/>
            <w:webHidden/>
          </w:rPr>
          <w:t>- 29 -</w:t>
        </w:r>
        <w:r w:rsidR="00DC06D5">
          <w:rPr>
            <w:noProof/>
            <w:webHidden/>
          </w:rPr>
          <w:fldChar w:fldCharType="end"/>
        </w:r>
      </w:hyperlink>
    </w:p>
    <w:p w14:paraId="73D2A1FE" w14:textId="77777777" w:rsidR="00DC06D5" w:rsidRDefault="000A7C68">
      <w:pPr>
        <w:pStyle w:val="22"/>
        <w:tabs>
          <w:tab w:val="right" w:leader="dot" w:pos="8381"/>
        </w:tabs>
        <w:ind w:left="480" w:firstLine="480"/>
        <w:rPr>
          <w:noProof/>
          <w:sz w:val="21"/>
        </w:rPr>
      </w:pPr>
      <w:hyperlink w:anchor="_Toc7254179" w:history="1">
        <w:r w:rsidR="00DC06D5" w:rsidRPr="004D6805">
          <w:rPr>
            <w:rStyle w:val="ac"/>
            <w:rFonts w:eastAsia="黑体"/>
            <w:noProof/>
          </w:rPr>
          <w:t>4.4</w:t>
        </w:r>
        <w:r w:rsidR="00DC06D5" w:rsidRPr="004D6805">
          <w:rPr>
            <w:rStyle w:val="ac"/>
            <w:rFonts w:eastAsia="黑体" w:hint="eastAsia"/>
            <w:noProof/>
          </w:rPr>
          <w:t>小结</w:t>
        </w:r>
        <w:r w:rsidR="00DC06D5">
          <w:rPr>
            <w:noProof/>
            <w:webHidden/>
          </w:rPr>
          <w:tab/>
        </w:r>
        <w:r w:rsidR="00DC06D5">
          <w:rPr>
            <w:noProof/>
            <w:webHidden/>
          </w:rPr>
          <w:fldChar w:fldCharType="begin"/>
        </w:r>
        <w:r w:rsidR="00DC06D5">
          <w:rPr>
            <w:noProof/>
            <w:webHidden/>
          </w:rPr>
          <w:instrText xml:space="preserve"> PAGEREF _Toc7254179 \h </w:instrText>
        </w:r>
        <w:r w:rsidR="00DC06D5">
          <w:rPr>
            <w:noProof/>
            <w:webHidden/>
          </w:rPr>
        </w:r>
        <w:r w:rsidR="00DC06D5">
          <w:rPr>
            <w:noProof/>
            <w:webHidden/>
          </w:rPr>
          <w:fldChar w:fldCharType="separate"/>
        </w:r>
        <w:r w:rsidR="00DC06D5">
          <w:rPr>
            <w:noProof/>
            <w:webHidden/>
          </w:rPr>
          <w:t>- 30 -</w:t>
        </w:r>
        <w:r w:rsidR="00DC06D5">
          <w:rPr>
            <w:noProof/>
            <w:webHidden/>
          </w:rPr>
          <w:fldChar w:fldCharType="end"/>
        </w:r>
      </w:hyperlink>
    </w:p>
    <w:p w14:paraId="729D70DA" w14:textId="77777777" w:rsidR="00DC06D5" w:rsidRDefault="000A7C68">
      <w:pPr>
        <w:pStyle w:val="10"/>
        <w:tabs>
          <w:tab w:val="right" w:leader="dot" w:pos="8381"/>
        </w:tabs>
        <w:ind w:firstLine="480"/>
        <w:rPr>
          <w:noProof/>
          <w:sz w:val="21"/>
        </w:rPr>
      </w:pPr>
      <w:hyperlink w:anchor="_Toc7254180" w:history="1">
        <w:r w:rsidR="00DC06D5" w:rsidRPr="004D6805">
          <w:rPr>
            <w:rStyle w:val="ac"/>
            <w:rFonts w:hint="eastAsia"/>
            <w:noProof/>
          </w:rPr>
          <w:t>第五章</w:t>
        </w:r>
        <w:r w:rsidR="00DC06D5" w:rsidRPr="004D6805">
          <w:rPr>
            <w:rStyle w:val="ac"/>
            <w:noProof/>
          </w:rPr>
          <w:t xml:space="preserve"> </w:t>
        </w:r>
        <w:r w:rsidR="00DC06D5" w:rsidRPr="004D6805">
          <w:rPr>
            <w:rStyle w:val="ac"/>
            <w:rFonts w:hint="eastAsia"/>
            <w:noProof/>
          </w:rPr>
          <w:t>系统测试</w:t>
        </w:r>
        <w:r w:rsidR="00DC06D5">
          <w:rPr>
            <w:noProof/>
            <w:webHidden/>
          </w:rPr>
          <w:tab/>
        </w:r>
        <w:r w:rsidR="00DC06D5">
          <w:rPr>
            <w:noProof/>
            <w:webHidden/>
          </w:rPr>
          <w:fldChar w:fldCharType="begin"/>
        </w:r>
        <w:r w:rsidR="00DC06D5">
          <w:rPr>
            <w:noProof/>
            <w:webHidden/>
          </w:rPr>
          <w:instrText xml:space="preserve"> PAGEREF _Toc7254180 \h </w:instrText>
        </w:r>
        <w:r w:rsidR="00DC06D5">
          <w:rPr>
            <w:noProof/>
            <w:webHidden/>
          </w:rPr>
        </w:r>
        <w:r w:rsidR="00DC06D5">
          <w:rPr>
            <w:noProof/>
            <w:webHidden/>
          </w:rPr>
          <w:fldChar w:fldCharType="separate"/>
        </w:r>
        <w:r w:rsidR="00DC06D5">
          <w:rPr>
            <w:noProof/>
            <w:webHidden/>
          </w:rPr>
          <w:t>- 31 -</w:t>
        </w:r>
        <w:r w:rsidR="00DC06D5">
          <w:rPr>
            <w:noProof/>
            <w:webHidden/>
          </w:rPr>
          <w:fldChar w:fldCharType="end"/>
        </w:r>
      </w:hyperlink>
    </w:p>
    <w:p w14:paraId="1CFF4479" w14:textId="77777777" w:rsidR="00DC06D5" w:rsidRDefault="000A7C68">
      <w:pPr>
        <w:pStyle w:val="22"/>
        <w:tabs>
          <w:tab w:val="right" w:leader="dot" w:pos="8381"/>
        </w:tabs>
        <w:ind w:left="480" w:firstLine="480"/>
        <w:rPr>
          <w:noProof/>
          <w:sz w:val="21"/>
        </w:rPr>
      </w:pPr>
      <w:hyperlink w:anchor="_Toc7254181" w:history="1">
        <w:r w:rsidR="00DC06D5" w:rsidRPr="004D6805">
          <w:rPr>
            <w:rStyle w:val="ac"/>
            <w:rFonts w:eastAsia="黑体"/>
            <w:noProof/>
          </w:rPr>
          <w:t xml:space="preserve">5.1 </w:t>
        </w:r>
        <w:r w:rsidR="00DC06D5" w:rsidRPr="004D6805">
          <w:rPr>
            <w:rStyle w:val="ac"/>
            <w:rFonts w:eastAsia="黑体" w:hint="eastAsia"/>
            <w:noProof/>
          </w:rPr>
          <w:t>测试环境构建</w:t>
        </w:r>
        <w:r w:rsidR="00DC06D5">
          <w:rPr>
            <w:noProof/>
            <w:webHidden/>
          </w:rPr>
          <w:tab/>
        </w:r>
        <w:r w:rsidR="00DC06D5">
          <w:rPr>
            <w:noProof/>
            <w:webHidden/>
          </w:rPr>
          <w:fldChar w:fldCharType="begin"/>
        </w:r>
        <w:r w:rsidR="00DC06D5">
          <w:rPr>
            <w:noProof/>
            <w:webHidden/>
          </w:rPr>
          <w:instrText xml:space="preserve"> PAGEREF _Toc7254181 \h </w:instrText>
        </w:r>
        <w:r w:rsidR="00DC06D5">
          <w:rPr>
            <w:noProof/>
            <w:webHidden/>
          </w:rPr>
        </w:r>
        <w:r w:rsidR="00DC06D5">
          <w:rPr>
            <w:noProof/>
            <w:webHidden/>
          </w:rPr>
          <w:fldChar w:fldCharType="separate"/>
        </w:r>
        <w:r w:rsidR="00DC06D5">
          <w:rPr>
            <w:noProof/>
            <w:webHidden/>
          </w:rPr>
          <w:t>- 31 -</w:t>
        </w:r>
        <w:r w:rsidR="00DC06D5">
          <w:rPr>
            <w:noProof/>
            <w:webHidden/>
          </w:rPr>
          <w:fldChar w:fldCharType="end"/>
        </w:r>
      </w:hyperlink>
    </w:p>
    <w:p w14:paraId="07F29161" w14:textId="77777777" w:rsidR="00DC06D5" w:rsidRDefault="000A7C68">
      <w:pPr>
        <w:pStyle w:val="22"/>
        <w:tabs>
          <w:tab w:val="right" w:leader="dot" w:pos="8381"/>
        </w:tabs>
        <w:ind w:left="480" w:firstLine="480"/>
        <w:rPr>
          <w:noProof/>
          <w:sz w:val="21"/>
        </w:rPr>
      </w:pPr>
      <w:hyperlink w:anchor="_Toc7254182" w:history="1">
        <w:r w:rsidR="00DC06D5" w:rsidRPr="004D6805">
          <w:rPr>
            <w:rStyle w:val="ac"/>
            <w:rFonts w:eastAsia="黑体"/>
            <w:noProof/>
          </w:rPr>
          <w:t xml:space="preserve">5.2 </w:t>
        </w:r>
        <w:r w:rsidR="00DC06D5" w:rsidRPr="004D6805">
          <w:rPr>
            <w:rStyle w:val="ac"/>
            <w:rFonts w:eastAsia="黑体" w:hint="eastAsia"/>
            <w:noProof/>
          </w:rPr>
          <w:t>测试内容</w:t>
        </w:r>
        <w:r w:rsidR="00DC06D5">
          <w:rPr>
            <w:noProof/>
            <w:webHidden/>
          </w:rPr>
          <w:tab/>
        </w:r>
        <w:r w:rsidR="00DC06D5">
          <w:rPr>
            <w:noProof/>
            <w:webHidden/>
          </w:rPr>
          <w:fldChar w:fldCharType="begin"/>
        </w:r>
        <w:r w:rsidR="00DC06D5">
          <w:rPr>
            <w:noProof/>
            <w:webHidden/>
          </w:rPr>
          <w:instrText xml:space="preserve"> PAGEREF _Toc7254182 \h </w:instrText>
        </w:r>
        <w:r w:rsidR="00DC06D5">
          <w:rPr>
            <w:noProof/>
            <w:webHidden/>
          </w:rPr>
        </w:r>
        <w:r w:rsidR="00DC06D5">
          <w:rPr>
            <w:noProof/>
            <w:webHidden/>
          </w:rPr>
          <w:fldChar w:fldCharType="separate"/>
        </w:r>
        <w:r w:rsidR="00DC06D5">
          <w:rPr>
            <w:noProof/>
            <w:webHidden/>
          </w:rPr>
          <w:t>- 32 -</w:t>
        </w:r>
        <w:r w:rsidR="00DC06D5">
          <w:rPr>
            <w:noProof/>
            <w:webHidden/>
          </w:rPr>
          <w:fldChar w:fldCharType="end"/>
        </w:r>
      </w:hyperlink>
    </w:p>
    <w:p w14:paraId="7FBFEB49" w14:textId="77777777" w:rsidR="00DC06D5" w:rsidRDefault="000A7C68">
      <w:pPr>
        <w:pStyle w:val="22"/>
        <w:tabs>
          <w:tab w:val="right" w:leader="dot" w:pos="8381"/>
        </w:tabs>
        <w:ind w:left="480" w:firstLine="480"/>
        <w:rPr>
          <w:noProof/>
          <w:sz w:val="21"/>
        </w:rPr>
      </w:pPr>
      <w:hyperlink w:anchor="_Toc7254183" w:history="1">
        <w:r w:rsidR="00DC06D5" w:rsidRPr="004D6805">
          <w:rPr>
            <w:rStyle w:val="ac"/>
            <w:rFonts w:eastAsia="黑体" w:cs="Times New Roman"/>
            <w:bCs/>
            <w:noProof/>
          </w:rPr>
          <w:t xml:space="preserve">5.3 </w:t>
        </w:r>
        <w:r w:rsidR="00DC06D5" w:rsidRPr="004D6805">
          <w:rPr>
            <w:rStyle w:val="ac"/>
            <w:rFonts w:eastAsia="黑体" w:cs="Times New Roman" w:hint="eastAsia"/>
            <w:bCs/>
            <w:noProof/>
          </w:rPr>
          <w:t>测试结论</w:t>
        </w:r>
        <w:r w:rsidR="00DC06D5">
          <w:rPr>
            <w:noProof/>
            <w:webHidden/>
          </w:rPr>
          <w:tab/>
        </w:r>
        <w:r w:rsidR="00DC06D5">
          <w:rPr>
            <w:noProof/>
            <w:webHidden/>
          </w:rPr>
          <w:fldChar w:fldCharType="begin"/>
        </w:r>
        <w:r w:rsidR="00DC06D5">
          <w:rPr>
            <w:noProof/>
            <w:webHidden/>
          </w:rPr>
          <w:instrText xml:space="preserve"> PAGEREF _Toc7254183 \h </w:instrText>
        </w:r>
        <w:r w:rsidR="00DC06D5">
          <w:rPr>
            <w:noProof/>
            <w:webHidden/>
          </w:rPr>
        </w:r>
        <w:r w:rsidR="00DC06D5">
          <w:rPr>
            <w:noProof/>
            <w:webHidden/>
          </w:rPr>
          <w:fldChar w:fldCharType="separate"/>
        </w:r>
        <w:r w:rsidR="00DC06D5">
          <w:rPr>
            <w:noProof/>
            <w:webHidden/>
          </w:rPr>
          <w:t>- 39 -</w:t>
        </w:r>
        <w:r w:rsidR="00DC06D5">
          <w:rPr>
            <w:noProof/>
            <w:webHidden/>
          </w:rPr>
          <w:fldChar w:fldCharType="end"/>
        </w:r>
      </w:hyperlink>
    </w:p>
    <w:p w14:paraId="00B24071" w14:textId="77777777" w:rsidR="00DC06D5" w:rsidRDefault="000A7C68">
      <w:pPr>
        <w:pStyle w:val="22"/>
        <w:tabs>
          <w:tab w:val="right" w:leader="dot" w:pos="8381"/>
        </w:tabs>
        <w:ind w:left="480" w:firstLine="480"/>
        <w:rPr>
          <w:noProof/>
          <w:sz w:val="21"/>
        </w:rPr>
      </w:pPr>
      <w:hyperlink w:anchor="_Toc7254184" w:history="1">
        <w:r w:rsidR="00DC06D5" w:rsidRPr="004D6805">
          <w:rPr>
            <w:rStyle w:val="ac"/>
            <w:rFonts w:eastAsia="黑体" w:cs="Times New Roman"/>
            <w:bCs/>
            <w:noProof/>
          </w:rPr>
          <w:t xml:space="preserve">5.4 </w:t>
        </w:r>
        <w:r w:rsidR="00DC06D5" w:rsidRPr="004D6805">
          <w:rPr>
            <w:rStyle w:val="ac"/>
            <w:rFonts w:eastAsia="黑体" w:cs="Times New Roman" w:hint="eastAsia"/>
            <w:bCs/>
            <w:noProof/>
          </w:rPr>
          <w:t>小结</w:t>
        </w:r>
        <w:r w:rsidR="00DC06D5">
          <w:rPr>
            <w:noProof/>
            <w:webHidden/>
          </w:rPr>
          <w:tab/>
        </w:r>
        <w:r w:rsidR="00DC06D5">
          <w:rPr>
            <w:noProof/>
            <w:webHidden/>
          </w:rPr>
          <w:fldChar w:fldCharType="begin"/>
        </w:r>
        <w:r w:rsidR="00DC06D5">
          <w:rPr>
            <w:noProof/>
            <w:webHidden/>
          </w:rPr>
          <w:instrText xml:space="preserve"> PAGEREF _Toc7254184 \h </w:instrText>
        </w:r>
        <w:r w:rsidR="00DC06D5">
          <w:rPr>
            <w:noProof/>
            <w:webHidden/>
          </w:rPr>
        </w:r>
        <w:r w:rsidR="00DC06D5">
          <w:rPr>
            <w:noProof/>
            <w:webHidden/>
          </w:rPr>
          <w:fldChar w:fldCharType="separate"/>
        </w:r>
        <w:r w:rsidR="00DC06D5">
          <w:rPr>
            <w:noProof/>
            <w:webHidden/>
          </w:rPr>
          <w:t>- 39 -</w:t>
        </w:r>
        <w:r w:rsidR="00DC06D5">
          <w:rPr>
            <w:noProof/>
            <w:webHidden/>
          </w:rPr>
          <w:fldChar w:fldCharType="end"/>
        </w:r>
      </w:hyperlink>
    </w:p>
    <w:p w14:paraId="515ED856" w14:textId="77777777" w:rsidR="00DC06D5" w:rsidRDefault="000A7C68">
      <w:pPr>
        <w:pStyle w:val="10"/>
        <w:tabs>
          <w:tab w:val="right" w:leader="dot" w:pos="8381"/>
        </w:tabs>
        <w:ind w:firstLine="480"/>
        <w:rPr>
          <w:noProof/>
          <w:sz w:val="21"/>
        </w:rPr>
      </w:pPr>
      <w:hyperlink w:anchor="_Toc7254185" w:history="1">
        <w:r w:rsidR="00DC06D5" w:rsidRPr="004D6805">
          <w:rPr>
            <w:rStyle w:val="ac"/>
            <w:rFonts w:hint="eastAsia"/>
            <w:noProof/>
          </w:rPr>
          <w:t>第六章</w:t>
        </w:r>
        <w:r w:rsidR="00DC06D5" w:rsidRPr="004D6805">
          <w:rPr>
            <w:rStyle w:val="ac"/>
            <w:noProof/>
          </w:rPr>
          <w:t xml:space="preserve"> </w:t>
        </w:r>
        <w:r w:rsidR="00DC06D5" w:rsidRPr="004D6805">
          <w:rPr>
            <w:rStyle w:val="ac"/>
            <w:rFonts w:hint="eastAsia"/>
            <w:noProof/>
          </w:rPr>
          <w:t>总结和体会</w:t>
        </w:r>
        <w:r w:rsidR="00DC06D5">
          <w:rPr>
            <w:noProof/>
            <w:webHidden/>
          </w:rPr>
          <w:tab/>
        </w:r>
        <w:r w:rsidR="00DC06D5">
          <w:rPr>
            <w:noProof/>
            <w:webHidden/>
          </w:rPr>
          <w:fldChar w:fldCharType="begin"/>
        </w:r>
        <w:r w:rsidR="00DC06D5">
          <w:rPr>
            <w:noProof/>
            <w:webHidden/>
          </w:rPr>
          <w:instrText xml:space="preserve"> PAGEREF _Toc7254185 \h </w:instrText>
        </w:r>
        <w:r w:rsidR="00DC06D5">
          <w:rPr>
            <w:noProof/>
            <w:webHidden/>
          </w:rPr>
        </w:r>
        <w:r w:rsidR="00DC06D5">
          <w:rPr>
            <w:noProof/>
            <w:webHidden/>
          </w:rPr>
          <w:fldChar w:fldCharType="separate"/>
        </w:r>
        <w:r w:rsidR="00DC06D5">
          <w:rPr>
            <w:noProof/>
            <w:webHidden/>
          </w:rPr>
          <w:t>- 40 -</w:t>
        </w:r>
        <w:r w:rsidR="00DC06D5">
          <w:rPr>
            <w:noProof/>
            <w:webHidden/>
          </w:rPr>
          <w:fldChar w:fldCharType="end"/>
        </w:r>
      </w:hyperlink>
    </w:p>
    <w:p w14:paraId="3E9E384E" w14:textId="77777777" w:rsidR="00DC06D5" w:rsidRDefault="000A7C68">
      <w:pPr>
        <w:pStyle w:val="22"/>
        <w:tabs>
          <w:tab w:val="right" w:leader="dot" w:pos="8381"/>
        </w:tabs>
        <w:ind w:left="480" w:firstLine="480"/>
        <w:rPr>
          <w:noProof/>
          <w:sz w:val="21"/>
        </w:rPr>
      </w:pPr>
      <w:hyperlink w:anchor="_Toc7254186" w:history="1">
        <w:r w:rsidR="00DC06D5" w:rsidRPr="004D6805">
          <w:rPr>
            <w:rStyle w:val="ac"/>
            <w:rFonts w:eastAsia="黑体"/>
            <w:noProof/>
          </w:rPr>
          <w:t xml:space="preserve">6.1 </w:t>
        </w:r>
        <w:r w:rsidR="00DC06D5" w:rsidRPr="004D6805">
          <w:rPr>
            <w:rStyle w:val="ac"/>
            <w:rFonts w:eastAsia="黑体" w:hint="eastAsia"/>
            <w:noProof/>
          </w:rPr>
          <w:t>工作总结</w:t>
        </w:r>
        <w:r w:rsidR="00DC06D5">
          <w:rPr>
            <w:noProof/>
            <w:webHidden/>
          </w:rPr>
          <w:tab/>
        </w:r>
        <w:r w:rsidR="00DC06D5">
          <w:rPr>
            <w:noProof/>
            <w:webHidden/>
          </w:rPr>
          <w:fldChar w:fldCharType="begin"/>
        </w:r>
        <w:r w:rsidR="00DC06D5">
          <w:rPr>
            <w:noProof/>
            <w:webHidden/>
          </w:rPr>
          <w:instrText xml:space="preserve"> PAGEREF _Toc7254186 \h </w:instrText>
        </w:r>
        <w:r w:rsidR="00DC06D5">
          <w:rPr>
            <w:noProof/>
            <w:webHidden/>
          </w:rPr>
        </w:r>
        <w:r w:rsidR="00DC06D5">
          <w:rPr>
            <w:noProof/>
            <w:webHidden/>
          </w:rPr>
          <w:fldChar w:fldCharType="separate"/>
        </w:r>
        <w:r w:rsidR="00DC06D5">
          <w:rPr>
            <w:noProof/>
            <w:webHidden/>
          </w:rPr>
          <w:t>- 40 -</w:t>
        </w:r>
        <w:r w:rsidR="00DC06D5">
          <w:rPr>
            <w:noProof/>
            <w:webHidden/>
          </w:rPr>
          <w:fldChar w:fldCharType="end"/>
        </w:r>
      </w:hyperlink>
    </w:p>
    <w:p w14:paraId="56E2DE34" w14:textId="77777777" w:rsidR="00DC06D5" w:rsidRDefault="000A7C68">
      <w:pPr>
        <w:pStyle w:val="22"/>
        <w:tabs>
          <w:tab w:val="right" w:leader="dot" w:pos="8381"/>
        </w:tabs>
        <w:ind w:left="480" w:firstLine="480"/>
        <w:rPr>
          <w:noProof/>
          <w:sz w:val="21"/>
        </w:rPr>
      </w:pPr>
      <w:hyperlink w:anchor="_Toc7254187" w:history="1">
        <w:r w:rsidR="00DC06D5" w:rsidRPr="004D6805">
          <w:rPr>
            <w:rStyle w:val="ac"/>
            <w:rFonts w:eastAsia="黑体"/>
            <w:noProof/>
          </w:rPr>
          <w:t xml:space="preserve">6.2 </w:t>
        </w:r>
        <w:r w:rsidR="00DC06D5" w:rsidRPr="004D6805">
          <w:rPr>
            <w:rStyle w:val="ac"/>
            <w:rFonts w:eastAsia="黑体" w:hint="eastAsia"/>
            <w:noProof/>
          </w:rPr>
          <w:t>心得体会</w:t>
        </w:r>
        <w:r w:rsidR="00DC06D5">
          <w:rPr>
            <w:noProof/>
            <w:webHidden/>
          </w:rPr>
          <w:tab/>
        </w:r>
        <w:r w:rsidR="00DC06D5">
          <w:rPr>
            <w:noProof/>
            <w:webHidden/>
          </w:rPr>
          <w:fldChar w:fldCharType="begin"/>
        </w:r>
        <w:r w:rsidR="00DC06D5">
          <w:rPr>
            <w:noProof/>
            <w:webHidden/>
          </w:rPr>
          <w:instrText xml:space="preserve"> PAGEREF _Toc7254187 \h </w:instrText>
        </w:r>
        <w:r w:rsidR="00DC06D5">
          <w:rPr>
            <w:noProof/>
            <w:webHidden/>
          </w:rPr>
        </w:r>
        <w:r w:rsidR="00DC06D5">
          <w:rPr>
            <w:noProof/>
            <w:webHidden/>
          </w:rPr>
          <w:fldChar w:fldCharType="separate"/>
        </w:r>
        <w:r w:rsidR="00DC06D5">
          <w:rPr>
            <w:noProof/>
            <w:webHidden/>
          </w:rPr>
          <w:t>- 41 -</w:t>
        </w:r>
        <w:r w:rsidR="00DC06D5">
          <w:rPr>
            <w:noProof/>
            <w:webHidden/>
          </w:rPr>
          <w:fldChar w:fldCharType="end"/>
        </w:r>
      </w:hyperlink>
    </w:p>
    <w:p w14:paraId="587350DF" w14:textId="77777777" w:rsidR="00DC06D5" w:rsidRDefault="000A7C68">
      <w:pPr>
        <w:pStyle w:val="10"/>
        <w:tabs>
          <w:tab w:val="right" w:leader="dot" w:pos="8381"/>
        </w:tabs>
        <w:ind w:firstLine="480"/>
        <w:rPr>
          <w:noProof/>
          <w:sz w:val="21"/>
        </w:rPr>
      </w:pPr>
      <w:hyperlink w:anchor="_Toc7254188" w:history="1">
        <w:r w:rsidR="00DC06D5" w:rsidRPr="004D6805">
          <w:rPr>
            <w:rStyle w:val="ac"/>
            <w:rFonts w:eastAsia="黑体" w:cs="Times New Roman" w:hint="eastAsia"/>
            <w:bCs/>
            <w:noProof/>
            <w:kern w:val="44"/>
          </w:rPr>
          <w:t>参考文献</w:t>
        </w:r>
        <w:r w:rsidR="00DC06D5">
          <w:rPr>
            <w:noProof/>
            <w:webHidden/>
          </w:rPr>
          <w:tab/>
        </w:r>
        <w:r w:rsidR="00DC06D5">
          <w:rPr>
            <w:noProof/>
            <w:webHidden/>
          </w:rPr>
          <w:fldChar w:fldCharType="begin"/>
        </w:r>
        <w:r w:rsidR="00DC06D5">
          <w:rPr>
            <w:noProof/>
            <w:webHidden/>
          </w:rPr>
          <w:instrText xml:space="preserve"> PAGEREF _Toc7254188 \h </w:instrText>
        </w:r>
        <w:r w:rsidR="00DC06D5">
          <w:rPr>
            <w:noProof/>
            <w:webHidden/>
          </w:rPr>
        </w:r>
        <w:r w:rsidR="00DC06D5">
          <w:rPr>
            <w:noProof/>
            <w:webHidden/>
          </w:rPr>
          <w:fldChar w:fldCharType="separate"/>
        </w:r>
        <w:r w:rsidR="00DC06D5">
          <w:rPr>
            <w:noProof/>
            <w:webHidden/>
          </w:rPr>
          <w:t>- 42 -</w:t>
        </w:r>
        <w:r w:rsidR="00DC06D5">
          <w:rPr>
            <w:noProof/>
            <w:webHidden/>
          </w:rPr>
          <w:fldChar w:fldCharType="end"/>
        </w:r>
      </w:hyperlink>
    </w:p>
    <w:p w14:paraId="5AF26F00" w14:textId="77777777" w:rsidR="00DC06D5" w:rsidRDefault="000A7C68">
      <w:pPr>
        <w:pStyle w:val="10"/>
        <w:tabs>
          <w:tab w:val="right" w:leader="dot" w:pos="8381"/>
        </w:tabs>
        <w:ind w:firstLine="480"/>
        <w:rPr>
          <w:noProof/>
          <w:sz w:val="21"/>
        </w:rPr>
      </w:pPr>
      <w:hyperlink w:anchor="_Toc7254189" w:history="1">
        <w:r w:rsidR="00DC06D5" w:rsidRPr="004D6805">
          <w:rPr>
            <w:rStyle w:val="ac"/>
            <w:rFonts w:hint="eastAsia"/>
            <w:noProof/>
          </w:rPr>
          <w:t>附录</w:t>
        </w:r>
        <w:r w:rsidR="00DC06D5" w:rsidRPr="004D6805">
          <w:rPr>
            <w:rStyle w:val="ac"/>
            <w:noProof/>
          </w:rPr>
          <w:t xml:space="preserve">1 </w:t>
        </w:r>
        <w:r w:rsidR="00DC06D5" w:rsidRPr="004D6805">
          <w:rPr>
            <w:rStyle w:val="ac"/>
            <w:rFonts w:hint="eastAsia"/>
            <w:noProof/>
          </w:rPr>
          <w:t>任务申请书</w:t>
        </w:r>
        <w:r w:rsidR="00DC06D5">
          <w:rPr>
            <w:noProof/>
            <w:webHidden/>
          </w:rPr>
          <w:tab/>
        </w:r>
        <w:r w:rsidR="00DC06D5">
          <w:rPr>
            <w:noProof/>
            <w:webHidden/>
          </w:rPr>
          <w:fldChar w:fldCharType="begin"/>
        </w:r>
        <w:r w:rsidR="00DC06D5">
          <w:rPr>
            <w:noProof/>
            <w:webHidden/>
          </w:rPr>
          <w:instrText xml:space="preserve"> PAGEREF _Toc7254189 \h </w:instrText>
        </w:r>
        <w:r w:rsidR="00DC06D5">
          <w:rPr>
            <w:noProof/>
            <w:webHidden/>
          </w:rPr>
        </w:r>
        <w:r w:rsidR="00DC06D5">
          <w:rPr>
            <w:noProof/>
            <w:webHidden/>
          </w:rPr>
          <w:fldChar w:fldCharType="separate"/>
        </w:r>
        <w:r w:rsidR="00DC06D5">
          <w:rPr>
            <w:noProof/>
            <w:webHidden/>
          </w:rPr>
          <w:t>- 45 -</w:t>
        </w:r>
        <w:r w:rsidR="00DC06D5">
          <w:rPr>
            <w:noProof/>
            <w:webHidden/>
          </w:rPr>
          <w:fldChar w:fldCharType="end"/>
        </w:r>
      </w:hyperlink>
    </w:p>
    <w:p w14:paraId="219933BC" w14:textId="77777777" w:rsidR="00DC06D5" w:rsidRDefault="000A7C68">
      <w:pPr>
        <w:pStyle w:val="10"/>
        <w:tabs>
          <w:tab w:val="right" w:leader="dot" w:pos="8381"/>
        </w:tabs>
        <w:ind w:firstLine="480"/>
        <w:rPr>
          <w:noProof/>
          <w:sz w:val="21"/>
        </w:rPr>
      </w:pPr>
      <w:hyperlink w:anchor="_Toc7254190" w:history="1">
        <w:r w:rsidR="00DC06D5" w:rsidRPr="004D6805">
          <w:rPr>
            <w:rStyle w:val="ac"/>
            <w:rFonts w:hint="eastAsia"/>
            <w:noProof/>
          </w:rPr>
          <w:t>附录</w:t>
        </w:r>
        <w:r w:rsidR="00DC06D5" w:rsidRPr="004D6805">
          <w:rPr>
            <w:rStyle w:val="ac"/>
            <w:noProof/>
          </w:rPr>
          <w:t xml:space="preserve">2 </w:t>
        </w:r>
        <w:r w:rsidR="00DC06D5" w:rsidRPr="004D6805">
          <w:rPr>
            <w:rStyle w:val="ac"/>
            <w:rFonts w:hint="eastAsia"/>
            <w:noProof/>
          </w:rPr>
          <w:t>可行性研究报告书</w:t>
        </w:r>
        <w:r w:rsidR="00DC06D5">
          <w:rPr>
            <w:noProof/>
            <w:webHidden/>
          </w:rPr>
          <w:tab/>
        </w:r>
        <w:r w:rsidR="00DC06D5">
          <w:rPr>
            <w:noProof/>
            <w:webHidden/>
          </w:rPr>
          <w:fldChar w:fldCharType="begin"/>
        </w:r>
        <w:r w:rsidR="00DC06D5">
          <w:rPr>
            <w:noProof/>
            <w:webHidden/>
          </w:rPr>
          <w:instrText xml:space="preserve"> PAGEREF _Toc7254190 \h </w:instrText>
        </w:r>
        <w:r w:rsidR="00DC06D5">
          <w:rPr>
            <w:noProof/>
            <w:webHidden/>
          </w:rPr>
        </w:r>
        <w:r w:rsidR="00DC06D5">
          <w:rPr>
            <w:noProof/>
            <w:webHidden/>
          </w:rPr>
          <w:fldChar w:fldCharType="separate"/>
        </w:r>
        <w:r w:rsidR="00DC06D5">
          <w:rPr>
            <w:noProof/>
            <w:webHidden/>
          </w:rPr>
          <w:t>- 49 -</w:t>
        </w:r>
        <w:r w:rsidR="00DC06D5">
          <w:rPr>
            <w:noProof/>
            <w:webHidden/>
          </w:rPr>
          <w:fldChar w:fldCharType="end"/>
        </w:r>
      </w:hyperlink>
    </w:p>
    <w:p w14:paraId="0D6279E2" w14:textId="77777777" w:rsidR="00DC06D5" w:rsidRDefault="000A7C68">
      <w:pPr>
        <w:pStyle w:val="10"/>
        <w:tabs>
          <w:tab w:val="right" w:leader="dot" w:pos="8381"/>
        </w:tabs>
        <w:ind w:firstLine="480"/>
        <w:rPr>
          <w:noProof/>
          <w:sz w:val="21"/>
        </w:rPr>
      </w:pPr>
      <w:hyperlink w:anchor="_Toc7254191" w:history="1">
        <w:r w:rsidR="00DC06D5" w:rsidRPr="004D6805">
          <w:rPr>
            <w:rStyle w:val="ac"/>
            <w:rFonts w:hint="eastAsia"/>
            <w:noProof/>
          </w:rPr>
          <w:t>附录</w:t>
        </w:r>
        <w:r w:rsidR="00DC06D5" w:rsidRPr="004D6805">
          <w:rPr>
            <w:rStyle w:val="ac"/>
            <w:noProof/>
          </w:rPr>
          <w:t xml:space="preserve">3 </w:t>
        </w:r>
        <w:r w:rsidR="00DC06D5" w:rsidRPr="004D6805">
          <w:rPr>
            <w:rStyle w:val="ac"/>
            <w:rFonts w:hint="eastAsia"/>
            <w:noProof/>
          </w:rPr>
          <w:t>项目开发计划书</w:t>
        </w:r>
        <w:r w:rsidR="00DC06D5">
          <w:rPr>
            <w:noProof/>
            <w:webHidden/>
          </w:rPr>
          <w:tab/>
        </w:r>
        <w:r w:rsidR="00DC06D5">
          <w:rPr>
            <w:noProof/>
            <w:webHidden/>
          </w:rPr>
          <w:fldChar w:fldCharType="begin"/>
        </w:r>
        <w:r w:rsidR="00DC06D5">
          <w:rPr>
            <w:noProof/>
            <w:webHidden/>
          </w:rPr>
          <w:instrText xml:space="preserve"> PAGEREF _Toc7254191 \h </w:instrText>
        </w:r>
        <w:r w:rsidR="00DC06D5">
          <w:rPr>
            <w:noProof/>
            <w:webHidden/>
          </w:rPr>
        </w:r>
        <w:r w:rsidR="00DC06D5">
          <w:rPr>
            <w:noProof/>
            <w:webHidden/>
          </w:rPr>
          <w:fldChar w:fldCharType="separate"/>
        </w:r>
        <w:r w:rsidR="00DC06D5">
          <w:rPr>
            <w:noProof/>
            <w:webHidden/>
          </w:rPr>
          <w:t>- 56 -</w:t>
        </w:r>
        <w:r w:rsidR="00DC06D5">
          <w:rPr>
            <w:noProof/>
            <w:webHidden/>
          </w:rPr>
          <w:fldChar w:fldCharType="end"/>
        </w:r>
      </w:hyperlink>
    </w:p>
    <w:p w14:paraId="15EA8AA0" w14:textId="77777777" w:rsidR="00DC06D5" w:rsidRDefault="000A7C68">
      <w:pPr>
        <w:pStyle w:val="10"/>
        <w:tabs>
          <w:tab w:val="right" w:leader="dot" w:pos="8381"/>
        </w:tabs>
        <w:ind w:firstLine="480"/>
        <w:rPr>
          <w:noProof/>
          <w:sz w:val="21"/>
        </w:rPr>
      </w:pPr>
      <w:hyperlink w:anchor="_Toc7254192" w:history="1">
        <w:r w:rsidR="00DC06D5" w:rsidRPr="004D6805">
          <w:rPr>
            <w:rStyle w:val="ac"/>
            <w:rFonts w:hint="eastAsia"/>
            <w:noProof/>
          </w:rPr>
          <w:t>附录</w:t>
        </w:r>
        <w:r w:rsidR="00DC06D5" w:rsidRPr="004D6805">
          <w:rPr>
            <w:rStyle w:val="ac"/>
            <w:noProof/>
          </w:rPr>
          <w:t xml:space="preserve">4 </w:t>
        </w:r>
        <w:r w:rsidR="00DC06D5" w:rsidRPr="004D6805">
          <w:rPr>
            <w:rStyle w:val="ac"/>
            <w:rFonts w:hint="eastAsia"/>
            <w:noProof/>
          </w:rPr>
          <w:t>数据要求说明书</w:t>
        </w:r>
        <w:r w:rsidR="00DC06D5">
          <w:rPr>
            <w:noProof/>
            <w:webHidden/>
          </w:rPr>
          <w:tab/>
        </w:r>
        <w:r w:rsidR="00DC06D5">
          <w:rPr>
            <w:noProof/>
            <w:webHidden/>
          </w:rPr>
          <w:fldChar w:fldCharType="begin"/>
        </w:r>
        <w:r w:rsidR="00DC06D5">
          <w:rPr>
            <w:noProof/>
            <w:webHidden/>
          </w:rPr>
          <w:instrText xml:space="preserve"> PAGEREF _Toc7254192 \h </w:instrText>
        </w:r>
        <w:r w:rsidR="00DC06D5">
          <w:rPr>
            <w:noProof/>
            <w:webHidden/>
          </w:rPr>
        </w:r>
        <w:r w:rsidR="00DC06D5">
          <w:rPr>
            <w:noProof/>
            <w:webHidden/>
          </w:rPr>
          <w:fldChar w:fldCharType="separate"/>
        </w:r>
        <w:r w:rsidR="00DC06D5">
          <w:rPr>
            <w:noProof/>
            <w:webHidden/>
          </w:rPr>
          <w:t>- 62 -</w:t>
        </w:r>
        <w:r w:rsidR="00DC06D5">
          <w:rPr>
            <w:noProof/>
            <w:webHidden/>
          </w:rPr>
          <w:fldChar w:fldCharType="end"/>
        </w:r>
      </w:hyperlink>
    </w:p>
    <w:p w14:paraId="61D4E674" w14:textId="77777777" w:rsidR="00DC06D5" w:rsidRDefault="000A7C68">
      <w:pPr>
        <w:pStyle w:val="10"/>
        <w:tabs>
          <w:tab w:val="right" w:leader="dot" w:pos="8381"/>
        </w:tabs>
        <w:ind w:firstLine="480"/>
        <w:rPr>
          <w:noProof/>
          <w:sz w:val="21"/>
        </w:rPr>
      </w:pPr>
      <w:hyperlink w:anchor="_Toc7254193" w:history="1">
        <w:r w:rsidR="00DC06D5" w:rsidRPr="004D6805">
          <w:rPr>
            <w:rStyle w:val="ac"/>
            <w:rFonts w:hint="eastAsia"/>
            <w:noProof/>
          </w:rPr>
          <w:t>附录</w:t>
        </w:r>
        <w:r w:rsidR="00DC06D5" w:rsidRPr="004D6805">
          <w:rPr>
            <w:rStyle w:val="ac"/>
            <w:noProof/>
          </w:rPr>
          <w:t xml:space="preserve">5 </w:t>
        </w:r>
        <w:r w:rsidR="00DC06D5" w:rsidRPr="004D6805">
          <w:rPr>
            <w:rStyle w:val="ac"/>
            <w:rFonts w:hint="eastAsia"/>
            <w:noProof/>
          </w:rPr>
          <w:t>需求说明书</w:t>
        </w:r>
        <w:r w:rsidR="00DC06D5">
          <w:rPr>
            <w:noProof/>
            <w:webHidden/>
          </w:rPr>
          <w:tab/>
        </w:r>
        <w:r w:rsidR="00DC06D5">
          <w:rPr>
            <w:noProof/>
            <w:webHidden/>
          </w:rPr>
          <w:fldChar w:fldCharType="begin"/>
        </w:r>
        <w:r w:rsidR="00DC06D5">
          <w:rPr>
            <w:noProof/>
            <w:webHidden/>
          </w:rPr>
          <w:instrText xml:space="preserve"> PAGEREF _Toc7254193 \h </w:instrText>
        </w:r>
        <w:r w:rsidR="00DC06D5">
          <w:rPr>
            <w:noProof/>
            <w:webHidden/>
          </w:rPr>
        </w:r>
        <w:r w:rsidR="00DC06D5">
          <w:rPr>
            <w:noProof/>
            <w:webHidden/>
          </w:rPr>
          <w:fldChar w:fldCharType="separate"/>
        </w:r>
        <w:r w:rsidR="00DC06D5">
          <w:rPr>
            <w:noProof/>
            <w:webHidden/>
          </w:rPr>
          <w:t>- 65 -</w:t>
        </w:r>
        <w:r w:rsidR="00DC06D5">
          <w:rPr>
            <w:noProof/>
            <w:webHidden/>
          </w:rPr>
          <w:fldChar w:fldCharType="end"/>
        </w:r>
      </w:hyperlink>
    </w:p>
    <w:p w14:paraId="3F99D12C" w14:textId="77777777" w:rsidR="00DC06D5" w:rsidRDefault="000A7C68">
      <w:pPr>
        <w:pStyle w:val="10"/>
        <w:tabs>
          <w:tab w:val="right" w:leader="dot" w:pos="8381"/>
        </w:tabs>
        <w:ind w:firstLine="480"/>
        <w:rPr>
          <w:noProof/>
          <w:sz w:val="21"/>
        </w:rPr>
      </w:pPr>
      <w:hyperlink w:anchor="_Toc7254194" w:history="1">
        <w:r w:rsidR="00DC06D5" w:rsidRPr="004D6805">
          <w:rPr>
            <w:rStyle w:val="ac"/>
            <w:rFonts w:hint="eastAsia"/>
            <w:noProof/>
          </w:rPr>
          <w:t>附录</w:t>
        </w:r>
        <w:r w:rsidR="00DC06D5" w:rsidRPr="004D6805">
          <w:rPr>
            <w:rStyle w:val="ac"/>
            <w:noProof/>
          </w:rPr>
          <w:t xml:space="preserve">6 </w:t>
        </w:r>
        <w:r w:rsidR="00DC06D5" w:rsidRPr="004D6805">
          <w:rPr>
            <w:rStyle w:val="ac"/>
            <w:rFonts w:hint="eastAsia"/>
            <w:noProof/>
          </w:rPr>
          <w:t>用户指导手册</w:t>
        </w:r>
        <w:r w:rsidR="00DC06D5">
          <w:rPr>
            <w:noProof/>
            <w:webHidden/>
          </w:rPr>
          <w:tab/>
        </w:r>
        <w:r w:rsidR="00DC06D5">
          <w:rPr>
            <w:noProof/>
            <w:webHidden/>
          </w:rPr>
          <w:fldChar w:fldCharType="begin"/>
        </w:r>
        <w:r w:rsidR="00DC06D5">
          <w:rPr>
            <w:noProof/>
            <w:webHidden/>
          </w:rPr>
          <w:instrText xml:space="preserve"> PAGEREF _Toc7254194 \h </w:instrText>
        </w:r>
        <w:r w:rsidR="00DC06D5">
          <w:rPr>
            <w:noProof/>
            <w:webHidden/>
          </w:rPr>
        </w:r>
        <w:r w:rsidR="00DC06D5">
          <w:rPr>
            <w:noProof/>
            <w:webHidden/>
          </w:rPr>
          <w:fldChar w:fldCharType="separate"/>
        </w:r>
        <w:r w:rsidR="00DC06D5">
          <w:rPr>
            <w:noProof/>
            <w:webHidden/>
          </w:rPr>
          <w:t>- 76 -</w:t>
        </w:r>
        <w:r w:rsidR="00DC06D5">
          <w:rPr>
            <w:noProof/>
            <w:webHidden/>
          </w:rPr>
          <w:fldChar w:fldCharType="end"/>
        </w:r>
      </w:hyperlink>
    </w:p>
    <w:p w14:paraId="0AFA6772" w14:textId="77777777" w:rsidR="00DC06D5" w:rsidRDefault="000A7C68">
      <w:pPr>
        <w:pStyle w:val="10"/>
        <w:tabs>
          <w:tab w:val="right" w:leader="dot" w:pos="8381"/>
        </w:tabs>
        <w:ind w:firstLine="480"/>
        <w:rPr>
          <w:noProof/>
          <w:sz w:val="21"/>
        </w:rPr>
      </w:pPr>
      <w:hyperlink w:anchor="_Toc7254195" w:history="1">
        <w:r w:rsidR="00DC06D5" w:rsidRPr="004D6805">
          <w:rPr>
            <w:rStyle w:val="ac"/>
            <w:rFonts w:hint="eastAsia"/>
            <w:noProof/>
          </w:rPr>
          <w:t>附录</w:t>
        </w:r>
        <w:r w:rsidR="00DC06D5" w:rsidRPr="004D6805">
          <w:rPr>
            <w:rStyle w:val="ac"/>
            <w:noProof/>
          </w:rPr>
          <w:t xml:space="preserve">7 </w:t>
        </w:r>
        <w:r w:rsidR="00DC06D5" w:rsidRPr="004D6805">
          <w:rPr>
            <w:rStyle w:val="ac"/>
            <w:rFonts w:hint="eastAsia"/>
            <w:noProof/>
          </w:rPr>
          <w:t>概要设计说明书</w:t>
        </w:r>
        <w:r w:rsidR="00DC06D5">
          <w:rPr>
            <w:noProof/>
            <w:webHidden/>
          </w:rPr>
          <w:tab/>
        </w:r>
        <w:r w:rsidR="00DC06D5">
          <w:rPr>
            <w:noProof/>
            <w:webHidden/>
          </w:rPr>
          <w:fldChar w:fldCharType="begin"/>
        </w:r>
        <w:r w:rsidR="00DC06D5">
          <w:rPr>
            <w:noProof/>
            <w:webHidden/>
          </w:rPr>
          <w:instrText xml:space="preserve"> PAGEREF _Toc7254195 \h </w:instrText>
        </w:r>
        <w:r w:rsidR="00DC06D5">
          <w:rPr>
            <w:noProof/>
            <w:webHidden/>
          </w:rPr>
        </w:r>
        <w:r w:rsidR="00DC06D5">
          <w:rPr>
            <w:noProof/>
            <w:webHidden/>
          </w:rPr>
          <w:fldChar w:fldCharType="separate"/>
        </w:r>
        <w:r w:rsidR="00DC06D5">
          <w:rPr>
            <w:noProof/>
            <w:webHidden/>
          </w:rPr>
          <w:t>- 87 -</w:t>
        </w:r>
        <w:r w:rsidR="00DC06D5">
          <w:rPr>
            <w:noProof/>
            <w:webHidden/>
          </w:rPr>
          <w:fldChar w:fldCharType="end"/>
        </w:r>
      </w:hyperlink>
    </w:p>
    <w:p w14:paraId="435F2774" w14:textId="77777777" w:rsidR="00DC06D5" w:rsidRDefault="000A7C68">
      <w:pPr>
        <w:pStyle w:val="10"/>
        <w:tabs>
          <w:tab w:val="right" w:leader="dot" w:pos="8381"/>
        </w:tabs>
        <w:ind w:firstLine="480"/>
        <w:rPr>
          <w:noProof/>
          <w:sz w:val="21"/>
        </w:rPr>
      </w:pPr>
      <w:hyperlink w:anchor="_Toc7254196" w:history="1">
        <w:r w:rsidR="00DC06D5" w:rsidRPr="004D6805">
          <w:rPr>
            <w:rStyle w:val="ac"/>
            <w:rFonts w:hint="eastAsia"/>
            <w:noProof/>
          </w:rPr>
          <w:t>附录</w:t>
        </w:r>
        <w:r w:rsidR="00DC06D5" w:rsidRPr="004D6805">
          <w:rPr>
            <w:rStyle w:val="ac"/>
            <w:noProof/>
          </w:rPr>
          <w:t xml:space="preserve">8 </w:t>
        </w:r>
        <w:r w:rsidR="00DC06D5" w:rsidRPr="004D6805">
          <w:rPr>
            <w:rStyle w:val="ac"/>
            <w:rFonts w:hint="eastAsia"/>
            <w:noProof/>
          </w:rPr>
          <w:t>数据库设计说明</w:t>
        </w:r>
        <w:r w:rsidR="00DC06D5">
          <w:rPr>
            <w:noProof/>
            <w:webHidden/>
          </w:rPr>
          <w:tab/>
        </w:r>
        <w:r w:rsidR="00DC06D5">
          <w:rPr>
            <w:noProof/>
            <w:webHidden/>
          </w:rPr>
          <w:fldChar w:fldCharType="begin"/>
        </w:r>
        <w:r w:rsidR="00DC06D5">
          <w:rPr>
            <w:noProof/>
            <w:webHidden/>
          </w:rPr>
          <w:instrText xml:space="preserve"> PAGEREF _Toc7254196 \h </w:instrText>
        </w:r>
        <w:r w:rsidR="00DC06D5">
          <w:rPr>
            <w:noProof/>
            <w:webHidden/>
          </w:rPr>
        </w:r>
        <w:r w:rsidR="00DC06D5">
          <w:rPr>
            <w:noProof/>
            <w:webHidden/>
          </w:rPr>
          <w:fldChar w:fldCharType="separate"/>
        </w:r>
        <w:r w:rsidR="00DC06D5">
          <w:rPr>
            <w:noProof/>
            <w:webHidden/>
          </w:rPr>
          <w:t>- 93 -</w:t>
        </w:r>
        <w:r w:rsidR="00DC06D5">
          <w:rPr>
            <w:noProof/>
            <w:webHidden/>
          </w:rPr>
          <w:fldChar w:fldCharType="end"/>
        </w:r>
      </w:hyperlink>
    </w:p>
    <w:p w14:paraId="347958F8" w14:textId="77777777" w:rsidR="00DC06D5" w:rsidRDefault="000A7C68">
      <w:pPr>
        <w:pStyle w:val="10"/>
        <w:tabs>
          <w:tab w:val="right" w:leader="dot" w:pos="8381"/>
        </w:tabs>
        <w:ind w:firstLine="480"/>
        <w:rPr>
          <w:noProof/>
          <w:sz w:val="21"/>
        </w:rPr>
      </w:pPr>
      <w:hyperlink w:anchor="_Toc7254197" w:history="1">
        <w:r w:rsidR="00DC06D5" w:rsidRPr="004D6805">
          <w:rPr>
            <w:rStyle w:val="ac"/>
            <w:rFonts w:hint="eastAsia"/>
            <w:noProof/>
          </w:rPr>
          <w:t>附录</w:t>
        </w:r>
        <w:r w:rsidR="00DC06D5" w:rsidRPr="004D6805">
          <w:rPr>
            <w:rStyle w:val="ac"/>
            <w:noProof/>
          </w:rPr>
          <w:t xml:space="preserve">9 </w:t>
        </w:r>
        <w:r w:rsidR="00DC06D5" w:rsidRPr="004D6805">
          <w:rPr>
            <w:rStyle w:val="ac"/>
            <w:rFonts w:hint="eastAsia"/>
            <w:noProof/>
          </w:rPr>
          <w:t>组装测试计划</w:t>
        </w:r>
        <w:r w:rsidR="00DC06D5">
          <w:rPr>
            <w:noProof/>
            <w:webHidden/>
          </w:rPr>
          <w:tab/>
        </w:r>
        <w:r w:rsidR="00DC06D5">
          <w:rPr>
            <w:noProof/>
            <w:webHidden/>
          </w:rPr>
          <w:fldChar w:fldCharType="begin"/>
        </w:r>
        <w:r w:rsidR="00DC06D5">
          <w:rPr>
            <w:noProof/>
            <w:webHidden/>
          </w:rPr>
          <w:instrText xml:space="preserve"> PAGEREF _Toc7254197 \h </w:instrText>
        </w:r>
        <w:r w:rsidR="00DC06D5">
          <w:rPr>
            <w:noProof/>
            <w:webHidden/>
          </w:rPr>
        </w:r>
        <w:r w:rsidR="00DC06D5">
          <w:rPr>
            <w:noProof/>
            <w:webHidden/>
          </w:rPr>
          <w:fldChar w:fldCharType="separate"/>
        </w:r>
        <w:r w:rsidR="00DC06D5">
          <w:rPr>
            <w:noProof/>
            <w:webHidden/>
          </w:rPr>
          <w:t>- 97 -</w:t>
        </w:r>
        <w:r w:rsidR="00DC06D5">
          <w:rPr>
            <w:noProof/>
            <w:webHidden/>
          </w:rPr>
          <w:fldChar w:fldCharType="end"/>
        </w:r>
      </w:hyperlink>
    </w:p>
    <w:p w14:paraId="2E56F50A" w14:textId="77777777" w:rsidR="00DC06D5" w:rsidRDefault="000A7C68">
      <w:pPr>
        <w:pStyle w:val="10"/>
        <w:tabs>
          <w:tab w:val="right" w:leader="dot" w:pos="8381"/>
        </w:tabs>
        <w:ind w:firstLine="480"/>
        <w:rPr>
          <w:noProof/>
          <w:sz w:val="21"/>
        </w:rPr>
      </w:pPr>
      <w:hyperlink w:anchor="_Toc7254198" w:history="1">
        <w:r w:rsidR="00DC06D5" w:rsidRPr="004D6805">
          <w:rPr>
            <w:rStyle w:val="ac"/>
            <w:rFonts w:hint="eastAsia"/>
            <w:noProof/>
          </w:rPr>
          <w:t>附录</w:t>
        </w:r>
        <w:r w:rsidR="00DC06D5" w:rsidRPr="004D6805">
          <w:rPr>
            <w:rStyle w:val="ac"/>
            <w:noProof/>
          </w:rPr>
          <w:t xml:space="preserve">10 </w:t>
        </w:r>
        <w:r w:rsidR="00DC06D5" w:rsidRPr="004D6805">
          <w:rPr>
            <w:rStyle w:val="ac"/>
            <w:rFonts w:hint="eastAsia"/>
            <w:noProof/>
          </w:rPr>
          <w:t>详细设计说明书</w:t>
        </w:r>
        <w:r w:rsidR="00DC06D5">
          <w:rPr>
            <w:noProof/>
            <w:webHidden/>
          </w:rPr>
          <w:tab/>
        </w:r>
        <w:r w:rsidR="00DC06D5">
          <w:rPr>
            <w:noProof/>
            <w:webHidden/>
          </w:rPr>
          <w:fldChar w:fldCharType="begin"/>
        </w:r>
        <w:r w:rsidR="00DC06D5">
          <w:rPr>
            <w:noProof/>
            <w:webHidden/>
          </w:rPr>
          <w:instrText xml:space="preserve"> PAGEREF _Toc7254198 \h </w:instrText>
        </w:r>
        <w:r w:rsidR="00DC06D5">
          <w:rPr>
            <w:noProof/>
            <w:webHidden/>
          </w:rPr>
        </w:r>
        <w:r w:rsidR="00DC06D5">
          <w:rPr>
            <w:noProof/>
            <w:webHidden/>
          </w:rPr>
          <w:fldChar w:fldCharType="separate"/>
        </w:r>
        <w:r w:rsidR="00DC06D5">
          <w:rPr>
            <w:noProof/>
            <w:webHidden/>
          </w:rPr>
          <w:t>- 104 -</w:t>
        </w:r>
        <w:r w:rsidR="00DC06D5">
          <w:rPr>
            <w:noProof/>
            <w:webHidden/>
          </w:rPr>
          <w:fldChar w:fldCharType="end"/>
        </w:r>
      </w:hyperlink>
    </w:p>
    <w:p w14:paraId="59035D65" w14:textId="77777777" w:rsidR="00DC06D5" w:rsidRDefault="000A7C68">
      <w:pPr>
        <w:pStyle w:val="10"/>
        <w:tabs>
          <w:tab w:val="right" w:leader="dot" w:pos="8381"/>
        </w:tabs>
        <w:ind w:firstLine="480"/>
        <w:rPr>
          <w:noProof/>
          <w:sz w:val="21"/>
        </w:rPr>
      </w:pPr>
      <w:hyperlink w:anchor="_Toc7254199" w:history="1">
        <w:r w:rsidR="00DC06D5" w:rsidRPr="004D6805">
          <w:rPr>
            <w:rStyle w:val="ac"/>
            <w:rFonts w:hint="eastAsia"/>
            <w:noProof/>
          </w:rPr>
          <w:t>附录</w:t>
        </w:r>
        <w:r w:rsidR="00DC06D5" w:rsidRPr="004D6805">
          <w:rPr>
            <w:rStyle w:val="ac"/>
            <w:noProof/>
          </w:rPr>
          <w:t xml:space="preserve">11 </w:t>
        </w:r>
        <w:r w:rsidR="00DC06D5" w:rsidRPr="004D6805">
          <w:rPr>
            <w:rStyle w:val="ac"/>
            <w:rFonts w:hint="eastAsia"/>
            <w:noProof/>
          </w:rPr>
          <w:t>模块开发说明书</w:t>
        </w:r>
        <w:r w:rsidR="00DC06D5">
          <w:rPr>
            <w:noProof/>
            <w:webHidden/>
          </w:rPr>
          <w:tab/>
        </w:r>
        <w:r w:rsidR="00DC06D5">
          <w:rPr>
            <w:noProof/>
            <w:webHidden/>
          </w:rPr>
          <w:fldChar w:fldCharType="begin"/>
        </w:r>
        <w:r w:rsidR="00DC06D5">
          <w:rPr>
            <w:noProof/>
            <w:webHidden/>
          </w:rPr>
          <w:instrText xml:space="preserve"> PAGEREF _Toc7254199 \h </w:instrText>
        </w:r>
        <w:r w:rsidR="00DC06D5">
          <w:rPr>
            <w:noProof/>
            <w:webHidden/>
          </w:rPr>
        </w:r>
        <w:r w:rsidR="00DC06D5">
          <w:rPr>
            <w:noProof/>
            <w:webHidden/>
          </w:rPr>
          <w:fldChar w:fldCharType="separate"/>
        </w:r>
        <w:r w:rsidR="00DC06D5">
          <w:rPr>
            <w:noProof/>
            <w:webHidden/>
          </w:rPr>
          <w:t>- 111 -</w:t>
        </w:r>
        <w:r w:rsidR="00DC06D5">
          <w:rPr>
            <w:noProof/>
            <w:webHidden/>
          </w:rPr>
          <w:fldChar w:fldCharType="end"/>
        </w:r>
      </w:hyperlink>
    </w:p>
    <w:p w14:paraId="7122C095" w14:textId="77777777" w:rsidR="00DC06D5" w:rsidRDefault="000A7C68">
      <w:pPr>
        <w:pStyle w:val="10"/>
        <w:tabs>
          <w:tab w:val="right" w:leader="dot" w:pos="8381"/>
        </w:tabs>
        <w:ind w:firstLine="480"/>
        <w:rPr>
          <w:noProof/>
          <w:sz w:val="21"/>
        </w:rPr>
      </w:pPr>
      <w:hyperlink w:anchor="_Toc7254200" w:history="1">
        <w:r w:rsidR="00DC06D5" w:rsidRPr="004D6805">
          <w:rPr>
            <w:rStyle w:val="ac"/>
            <w:rFonts w:hint="eastAsia"/>
            <w:noProof/>
          </w:rPr>
          <w:t>附录</w:t>
        </w:r>
        <w:r w:rsidR="00DC06D5" w:rsidRPr="004D6805">
          <w:rPr>
            <w:rStyle w:val="ac"/>
            <w:noProof/>
          </w:rPr>
          <w:t xml:space="preserve">12 </w:t>
        </w:r>
        <w:r w:rsidR="00DC06D5" w:rsidRPr="004D6805">
          <w:rPr>
            <w:rStyle w:val="ac"/>
            <w:rFonts w:hint="eastAsia"/>
            <w:noProof/>
          </w:rPr>
          <w:t>单元测试报告</w:t>
        </w:r>
        <w:r w:rsidR="00DC06D5">
          <w:rPr>
            <w:noProof/>
            <w:webHidden/>
          </w:rPr>
          <w:tab/>
        </w:r>
        <w:r w:rsidR="00DC06D5">
          <w:rPr>
            <w:noProof/>
            <w:webHidden/>
          </w:rPr>
          <w:fldChar w:fldCharType="begin"/>
        </w:r>
        <w:r w:rsidR="00DC06D5">
          <w:rPr>
            <w:noProof/>
            <w:webHidden/>
          </w:rPr>
          <w:instrText xml:space="preserve"> PAGEREF _Toc7254200 \h </w:instrText>
        </w:r>
        <w:r w:rsidR="00DC06D5">
          <w:rPr>
            <w:noProof/>
            <w:webHidden/>
          </w:rPr>
        </w:r>
        <w:r w:rsidR="00DC06D5">
          <w:rPr>
            <w:noProof/>
            <w:webHidden/>
          </w:rPr>
          <w:fldChar w:fldCharType="separate"/>
        </w:r>
        <w:r w:rsidR="00DC06D5">
          <w:rPr>
            <w:noProof/>
            <w:webHidden/>
          </w:rPr>
          <w:t>- 115 -</w:t>
        </w:r>
        <w:r w:rsidR="00DC06D5">
          <w:rPr>
            <w:noProof/>
            <w:webHidden/>
          </w:rPr>
          <w:fldChar w:fldCharType="end"/>
        </w:r>
      </w:hyperlink>
    </w:p>
    <w:p w14:paraId="5D430C9D" w14:textId="77777777" w:rsidR="00DC06D5" w:rsidRDefault="000A7C68">
      <w:pPr>
        <w:pStyle w:val="10"/>
        <w:tabs>
          <w:tab w:val="right" w:leader="dot" w:pos="8381"/>
        </w:tabs>
        <w:ind w:firstLine="480"/>
        <w:rPr>
          <w:noProof/>
          <w:sz w:val="21"/>
        </w:rPr>
      </w:pPr>
      <w:hyperlink w:anchor="_Toc7254201" w:history="1">
        <w:r w:rsidR="00DC06D5" w:rsidRPr="004D6805">
          <w:rPr>
            <w:rStyle w:val="ac"/>
            <w:rFonts w:eastAsia="黑体" w:cs="Times New Roman" w:hint="eastAsia"/>
            <w:bCs/>
            <w:noProof/>
            <w:kern w:val="44"/>
          </w:rPr>
          <w:t>翻译</w:t>
        </w:r>
        <w:r w:rsidR="00DC06D5">
          <w:rPr>
            <w:noProof/>
            <w:webHidden/>
          </w:rPr>
          <w:tab/>
        </w:r>
        <w:r w:rsidR="00DC06D5">
          <w:rPr>
            <w:noProof/>
            <w:webHidden/>
          </w:rPr>
          <w:fldChar w:fldCharType="begin"/>
        </w:r>
        <w:r w:rsidR="00DC06D5">
          <w:rPr>
            <w:noProof/>
            <w:webHidden/>
          </w:rPr>
          <w:instrText xml:space="preserve"> PAGEREF _Toc7254201 \h </w:instrText>
        </w:r>
        <w:r w:rsidR="00DC06D5">
          <w:rPr>
            <w:noProof/>
            <w:webHidden/>
          </w:rPr>
        </w:r>
        <w:r w:rsidR="00DC06D5">
          <w:rPr>
            <w:noProof/>
            <w:webHidden/>
          </w:rPr>
          <w:fldChar w:fldCharType="separate"/>
        </w:r>
        <w:r w:rsidR="00DC06D5">
          <w:rPr>
            <w:noProof/>
            <w:webHidden/>
          </w:rPr>
          <w:t>- 124 -</w:t>
        </w:r>
        <w:r w:rsidR="00DC06D5">
          <w:rPr>
            <w:noProof/>
            <w:webHidden/>
          </w:rPr>
          <w:fldChar w:fldCharType="end"/>
        </w:r>
      </w:hyperlink>
    </w:p>
    <w:p w14:paraId="015A75CC" w14:textId="77777777" w:rsidR="00366C7F" w:rsidRDefault="00CD5E67" w:rsidP="00DC06D5">
      <w:pPr>
        <w:ind w:firstLine="560"/>
        <w:rPr>
          <w:sz w:val="28"/>
          <w:szCs w:val="28"/>
        </w:rPr>
      </w:pPr>
      <w:r>
        <w:rPr>
          <w:sz w:val="28"/>
          <w:szCs w:val="28"/>
        </w:rPr>
        <w:fldChar w:fldCharType="end"/>
      </w:r>
    </w:p>
    <w:p w14:paraId="5C589C16" w14:textId="0665C398" w:rsidR="003A691E" w:rsidRDefault="003A691E" w:rsidP="00DC06D5">
      <w:pPr>
        <w:ind w:firstLine="480"/>
      </w:pPr>
      <w:r>
        <w:br w:type="page"/>
      </w:r>
    </w:p>
    <w:p w14:paraId="4E68E0BE" w14:textId="77777777" w:rsidR="003A691E" w:rsidRDefault="003A691E" w:rsidP="003A691E">
      <w:pPr>
        <w:pStyle w:val="-10"/>
        <w:ind w:firstLine="560"/>
        <w:jc w:val="both"/>
        <w:rPr>
          <w:sz w:val="28"/>
          <w:szCs w:val="28"/>
        </w:rPr>
      </w:pPr>
      <w:bookmarkStart w:id="66" w:name="_Toc423184767"/>
      <w:bookmarkStart w:id="67" w:name="_Toc514534590"/>
      <w:bookmarkStart w:id="68" w:name="_Toc512648826"/>
      <w:bookmarkStart w:id="69" w:name="_Toc67804965"/>
      <w:bookmarkStart w:id="70" w:name="_Toc514845412"/>
    </w:p>
    <w:p w14:paraId="2882B051" w14:textId="77777777" w:rsidR="003A691E" w:rsidRDefault="003A691E" w:rsidP="003A691E">
      <w:pPr>
        <w:pStyle w:val="-10"/>
        <w:spacing w:line="400" w:lineRule="exact"/>
        <w:ind w:firstLine="600"/>
      </w:pPr>
      <w:bookmarkStart w:id="71" w:name="_Toc12521"/>
      <w:bookmarkStart w:id="72" w:name="_Toc7254162"/>
      <w:r>
        <w:rPr>
          <w:rFonts w:hint="eastAsia"/>
        </w:rPr>
        <w:t>第一章</w:t>
      </w:r>
      <w:r>
        <w:rPr>
          <w:rFonts w:hint="eastAsia"/>
        </w:rPr>
        <w:t xml:space="preserve"> </w:t>
      </w:r>
      <w:r>
        <w:rPr>
          <w:rFonts w:hint="eastAsia"/>
        </w:rPr>
        <w:t>绪论</w:t>
      </w:r>
      <w:bookmarkEnd w:id="66"/>
      <w:bookmarkEnd w:id="71"/>
      <w:bookmarkEnd w:id="72"/>
    </w:p>
    <w:p w14:paraId="38B2DE5B" w14:textId="77777777" w:rsidR="003A691E" w:rsidRDefault="003A691E" w:rsidP="003A691E">
      <w:pPr>
        <w:pStyle w:val="-2"/>
        <w:spacing w:before="0" w:after="0" w:line="400" w:lineRule="exact"/>
        <w:ind w:firstLine="560"/>
        <w:rPr>
          <w:rFonts w:eastAsia="黑体"/>
          <w:b w:val="0"/>
        </w:rPr>
      </w:pPr>
      <w:bookmarkStart w:id="73" w:name="_Toc18726"/>
      <w:bookmarkStart w:id="74" w:name="_Toc7254163"/>
      <w:r>
        <w:rPr>
          <w:rFonts w:eastAsia="黑体" w:hint="eastAsia"/>
          <w:b w:val="0"/>
        </w:rPr>
        <w:t xml:space="preserve">1.1 </w:t>
      </w:r>
      <w:r>
        <w:rPr>
          <w:rFonts w:eastAsia="黑体" w:hint="eastAsia"/>
          <w:b w:val="0"/>
        </w:rPr>
        <w:t>研究背景及</w:t>
      </w:r>
      <w:r>
        <w:rPr>
          <w:rFonts w:eastAsia="黑体"/>
          <w:b w:val="0"/>
        </w:rPr>
        <w:t>意义</w:t>
      </w:r>
      <w:bookmarkEnd w:id="67"/>
      <w:bookmarkEnd w:id="68"/>
      <w:bookmarkEnd w:id="69"/>
      <w:bookmarkEnd w:id="70"/>
      <w:bookmarkEnd w:id="73"/>
      <w:bookmarkEnd w:id="74"/>
    </w:p>
    <w:p w14:paraId="4109151C" w14:textId="27799A1D" w:rsidR="00637678" w:rsidRPr="00637678" w:rsidRDefault="008A1E55" w:rsidP="00637678">
      <w:pPr>
        <w:pStyle w:val="a8"/>
        <w:spacing w:line="400" w:lineRule="exact"/>
        <w:ind w:firstLine="480"/>
        <w:rPr>
          <w:sz w:val="24"/>
        </w:rPr>
      </w:pPr>
      <w:ins w:id="75" w:author="dadi" w:date="2019-04-28T22:14:00Z">
        <w:r>
          <w:rPr>
            <w:rFonts w:hint="eastAsia"/>
            <w:sz w:val="24"/>
          </w:rPr>
          <w:t>传统</w:t>
        </w:r>
        <w:r>
          <w:rPr>
            <w:sz w:val="24"/>
          </w:rPr>
          <w:t>的网站设计往往</w:t>
        </w:r>
      </w:ins>
      <w:ins w:id="76" w:author="dadi" w:date="2019-04-28T22:15:00Z">
        <w:r>
          <w:rPr>
            <w:sz w:val="24"/>
          </w:rPr>
          <w:t>侧重于系统的</w:t>
        </w:r>
        <w:r>
          <w:rPr>
            <w:rFonts w:hint="eastAsia"/>
            <w:sz w:val="24"/>
          </w:rPr>
          <w:t>功能</w:t>
        </w:r>
        <w:r>
          <w:rPr>
            <w:sz w:val="24"/>
          </w:rPr>
          <w:t>和服务，而忽略了网站自身的安全问题</w:t>
        </w:r>
      </w:ins>
      <w:del w:id="77" w:author="dadi" w:date="2019-04-28T22:15:00Z">
        <w:r w:rsidR="005D54E0" w:rsidDel="008A1E55">
          <w:rPr>
            <w:rFonts w:hint="eastAsia"/>
            <w:sz w:val="24"/>
          </w:rPr>
          <w:delText>网站开发中，</w:delText>
        </w:r>
        <w:r w:rsidR="00637678" w:rsidRPr="00637678" w:rsidDel="008A1E55">
          <w:rPr>
            <w:rFonts w:hint="eastAsia"/>
            <w:sz w:val="24"/>
          </w:rPr>
          <w:delText>最初，新技术的使用通常以提供服务为着眼点，而忽略安全性，没有考虑用户的不可信。</w:delText>
        </w:r>
      </w:del>
      <w:ins w:id="78" w:author="dadi" w:date="2019-04-28T22:15:00Z">
        <w:r>
          <w:rPr>
            <w:rFonts w:hint="eastAsia"/>
            <w:sz w:val="24"/>
          </w:rPr>
          <w:t>。</w:t>
        </w:r>
      </w:ins>
      <w:commentRangeStart w:id="79"/>
      <w:r w:rsidR="00637678" w:rsidRPr="00637678">
        <w:rPr>
          <w:rFonts w:hint="eastAsia"/>
          <w:sz w:val="24"/>
        </w:rPr>
        <w:t>目前，网站的使用面临很多安全威胁。例如政府服务类网站，需要向用户提供查询服务，但是一旦遭遇爬虫，很容易被攻陷，或者消耗资源，或者被发现网站漏洞</w:t>
      </w:r>
      <w:r w:rsidR="00637678" w:rsidRPr="00637678">
        <w:rPr>
          <w:rFonts w:hint="eastAsia"/>
          <w:sz w:val="24"/>
        </w:rPr>
        <w:t>;</w:t>
      </w:r>
      <w:r w:rsidR="00637678" w:rsidRPr="00637678">
        <w:rPr>
          <w:rFonts w:hint="eastAsia"/>
          <w:sz w:val="24"/>
        </w:rPr>
        <w:t>电信运营商的网上营业厅，银行、甚至很多企业的网上在线业务系统，经常会被机器人通过模拟人的行为发动攻击。这些非“人”行为，极易得手的最根本原因是，面对看似完全正常的业务逻辑操作，现有安全手段却乏力于如何做出甄别，而这些威胁或者攻击一旦成功，即可抢占各类资源，进而可冒用身份，进行欺诈交易，甚至获得大量的客户信息、企业信息，造成大规模信息泄露。比如：针对一些商城的兑换服务，进行篡改积分，一些航空公司每每放出资源，几秒钟内就会被黄牛党抢光，抢占低价票资源。</w:t>
      </w:r>
      <w:commentRangeEnd w:id="79"/>
      <w:r>
        <w:rPr>
          <w:rStyle w:val="a5"/>
        </w:rPr>
        <w:commentReference w:id="79"/>
      </w:r>
    </w:p>
    <w:p w14:paraId="147BBB07" w14:textId="270E2191" w:rsidR="00637678" w:rsidRPr="00637678" w:rsidRDefault="00637678" w:rsidP="00637678">
      <w:pPr>
        <w:pStyle w:val="a8"/>
        <w:spacing w:line="400" w:lineRule="exact"/>
        <w:ind w:firstLine="480"/>
        <w:rPr>
          <w:sz w:val="24"/>
        </w:rPr>
      </w:pPr>
      <w:r w:rsidRPr="00637678">
        <w:rPr>
          <w:rFonts w:hint="eastAsia"/>
          <w:sz w:val="24"/>
        </w:rPr>
        <w:t>当前市场上安全防护产品大多都是基于规则，产品总体偏重于匹配特征。显然，这样不停地找漏洞、打补丁令企业置身于千变万化攻击的被动中。特别是随着互联网</w:t>
      </w:r>
      <w:r w:rsidRPr="00637678">
        <w:rPr>
          <w:rFonts w:hint="eastAsia"/>
          <w:sz w:val="24"/>
        </w:rPr>
        <w:t>+</w:t>
      </w:r>
      <w:r w:rsidRPr="00637678">
        <w:rPr>
          <w:rFonts w:hint="eastAsia"/>
          <w:sz w:val="24"/>
        </w:rPr>
        <w:t>在国内的大力发展，像自动化漏洞扫描、</w:t>
      </w:r>
      <w:proofErr w:type="gramStart"/>
      <w:r w:rsidRPr="00637678">
        <w:rPr>
          <w:rFonts w:hint="eastAsia"/>
          <w:sz w:val="24"/>
        </w:rPr>
        <w:t>撞库扫号</w:t>
      </w:r>
      <w:proofErr w:type="gramEnd"/>
      <w:r w:rsidRPr="00637678">
        <w:rPr>
          <w:rFonts w:hint="eastAsia"/>
          <w:sz w:val="24"/>
        </w:rPr>
        <w:t>、恶意爬虫、暴力破解、薅羊毛等自动化攻击技术的发展速度丝毫不亚于企业新业务的发展，安全手段的乏力始终是</w:t>
      </w:r>
      <w:del w:id="80" w:author="dadi" w:date="2019-04-28T22:21:00Z">
        <w:r w:rsidRPr="00637678" w:rsidDel="00F041CC">
          <w:rPr>
            <w:rFonts w:hint="eastAsia"/>
            <w:sz w:val="24"/>
          </w:rPr>
          <w:delText>企业</w:delText>
        </w:r>
        <w:r w:rsidRPr="00637678" w:rsidDel="00F041CC">
          <w:rPr>
            <w:rFonts w:hint="eastAsia"/>
            <w:sz w:val="24"/>
          </w:rPr>
          <w:delText>IT</w:delText>
        </w:r>
      </w:del>
      <w:ins w:id="81" w:author="dadi" w:date="2019-04-28T22:21:00Z">
        <w:r w:rsidR="00F041CC">
          <w:rPr>
            <w:rFonts w:hint="eastAsia"/>
            <w:sz w:val="24"/>
          </w:rPr>
          <w:t>Web</w:t>
        </w:r>
        <w:r w:rsidR="00F041CC">
          <w:rPr>
            <w:rFonts w:hint="eastAsia"/>
            <w:sz w:val="24"/>
          </w:rPr>
          <w:t>站点</w:t>
        </w:r>
        <w:r w:rsidR="00F041CC">
          <w:rPr>
            <w:sz w:val="24"/>
          </w:rPr>
          <w:t>防护</w:t>
        </w:r>
      </w:ins>
      <w:r w:rsidRPr="00637678">
        <w:rPr>
          <w:rFonts w:hint="eastAsia"/>
          <w:sz w:val="24"/>
        </w:rPr>
        <w:t>的一个难题。传统基于特征和规则的入侵检测系统、</w:t>
      </w:r>
      <w:r w:rsidRPr="00637678">
        <w:rPr>
          <w:rFonts w:hint="eastAsia"/>
          <w:sz w:val="24"/>
        </w:rPr>
        <w:t>Web</w:t>
      </w:r>
      <w:r w:rsidRPr="00637678">
        <w:rPr>
          <w:rFonts w:hint="eastAsia"/>
          <w:sz w:val="24"/>
        </w:rPr>
        <w:t>应用防火墙（</w:t>
      </w:r>
      <w:r w:rsidRPr="00637678">
        <w:rPr>
          <w:rFonts w:hint="eastAsia"/>
          <w:sz w:val="24"/>
        </w:rPr>
        <w:t>WAF</w:t>
      </w:r>
      <w:r w:rsidRPr="00637678">
        <w:rPr>
          <w:rFonts w:hint="eastAsia"/>
          <w:sz w:val="24"/>
        </w:rPr>
        <w:t>）等已经无法有效地检测和拦截这些攻击，网站的防护急需一种新型的方式来应对。</w:t>
      </w:r>
    </w:p>
    <w:p w14:paraId="69C2A593" w14:textId="201CD6E3" w:rsidR="00637678" w:rsidRPr="00637678" w:rsidRDefault="00637678" w:rsidP="00637678">
      <w:pPr>
        <w:pStyle w:val="a8"/>
        <w:spacing w:line="400" w:lineRule="exact"/>
        <w:ind w:firstLine="480"/>
        <w:rPr>
          <w:sz w:val="24"/>
        </w:rPr>
      </w:pPr>
      <w:r w:rsidRPr="00637678">
        <w:rPr>
          <w:rFonts w:hint="eastAsia"/>
          <w:sz w:val="24"/>
        </w:rPr>
        <w:t>同时，我们知道，</w:t>
      </w:r>
      <w:r w:rsidRPr="00637678">
        <w:rPr>
          <w:rFonts w:hint="eastAsia"/>
          <w:sz w:val="24"/>
        </w:rPr>
        <w:t>Javascript</w:t>
      </w:r>
      <w:r w:rsidRPr="00637678">
        <w:rPr>
          <w:rFonts w:hint="eastAsia"/>
          <w:sz w:val="24"/>
        </w:rPr>
        <w:t>脚本是一种可读性较高的解释性语言，通常直接嵌入到网页文件中，一般用户都可以使用浏览器获得源码，对攻击者来说可轻易地获取源码进行逆向分析和恶意利用，这对承载</w:t>
      </w:r>
      <w:r w:rsidRPr="00637678">
        <w:rPr>
          <w:rFonts w:hint="eastAsia"/>
          <w:sz w:val="24"/>
        </w:rPr>
        <w:t>Web</w:t>
      </w:r>
      <w:r w:rsidRPr="00637678">
        <w:rPr>
          <w:rFonts w:hint="eastAsia"/>
          <w:sz w:val="24"/>
        </w:rPr>
        <w:t>应用重要核心业务流程信息的</w:t>
      </w:r>
      <w:r w:rsidRPr="00637678">
        <w:rPr>
          <w:rFonts w:hint="eastAsia"/>
          <w:sz w:val="24"/>
        </w:rPr>
        <w:t>Javascript</w:t>
      </w:r>
      <w:r w:rsidRPr="00637678">
        <w:rPr>
          <w:rFonts w:hint="eastAsia"/>
          <w:sz w:val="24"/>
        </w:rPr>
        <w:t>安全性带来巨大威胁。</w:t>
      </w:r>
      <w:commentRangeStart w:id="82"/>
      <w:r w:rsidR="00347125" w:rsidRPr="00347125">
        <w:rPr>
          <w:sz w:val="24"/>
          <w:vertAlign w:val="superscript"/>
        </w:rPr>
        <w:fldChar w:fldCharType="begin"/>
      </w:r>
      <w:r w:rsidR="00347125" w:rsidRPr="00347125">
        <w:rPr>
          <w:sz w:val="24"/>
          <w:vertAlign w:val="superscript"/>
        </w:rPr>
        <w:instrText xml:space="preserve"> </w:instrText>
      </w:r>
      <w:r w:rsidR="00347125" w:rsidRPr="00347125">
        <w:rPr>
          <w:rFonts w:hint="eastAsia"/>
          <w:sz w:val="24"/>
          <w:vertAlign w:val="superscript"/>
        </w:rPr>
        <w:instrText>REF _Ref7247015 \r \h</w:instrText>
      </w:r>
      <w:r w:rsidR="00347125" w:rsidRPr="00347125">
        <w:rPr>
          <w:sz w:val="24"/>
          <w:vertAlign w:val="superscript"/>
        </w:rPr>
        <w:instrText xml:space="preserve"> </w:instrText>
      </w:r>
      <w:r w:rsidR="00347125">
        <w:rPr>
          <w:sz w:val="24"/>
          <w:vertAlign w:val="superscript"/>
        </w:rPr>
        <w:instrText xml:space="preserve"> \* MERGEFORMAT </w:instrText>
      </w:r>
      <w:r w:rsidR="00347125" w:rsidRPr="00347125">
        <w:rPr>
          <w:sz w:val="24"/>
          <w:vertAlign w:val="superscript"/>
        </w:rPr>
      </w:r>
      <w:r w:rsidR="00347125" w:rsidRPr="00347125">
        <w:rPr>
          <w:sz w:val="24"/>
          <w:vertAlign w:val="superscript"/>
        </w:rPr>
        <w:fldChar w:fldCharType="separate"/>
      </w:r>
      <w:r w:rsidR="00347125" w:rsidRPr="00347125">
        <w:rPr>
          <w:sz w:val="24"/>
          <w:vertAlign w:val="superscript"/>
        </w:rPr>
        <w:t>[1]</w:t>
      </w:r>
      <w:r w:rsidR="00347125" w:rsidRPr="00347125">
        <w:rPr>
          <w:sz w:val="24"/>
          <w:vertAlign w:val="superscript"/>
        </w:rPr>
        <w:fldChar w:fldCharType="end"/>
      </w:r>
      <w:commentRangeEnd w:id="82"/>
      <w:r w:rsidR="00F041CC">
        <w:rPr>
          <w:rStyle w:val="a5"/>
        </w:rPr>
        <w:commentReference w:id="82"/>
      </w:r>
    </w:p>
    <w:p w14:paraId="6B56F4C8" w14:textId="77777777" w:rsidR="00637678" w:rsidRDefault="00637678" w:rsidP="00637678">
      <w:pPr>
        <w:pStyle w:val="a8"/>
        <w:spacing w:line="400" w:lineRule="exact"/>
        <w:ind w:firstLine="480"/>
        <w:rPr>
          <w:sz w:val="24"/>
        </w:rPr>
      </w:pPr>
      <w:r w:rsidRPr="00637678">
        <w:rPr>
          <w:rFonts w:hint="eastAsia"/>
          <w:sz w:val="24"/>
        </w:rPr>
        <w:t>鉴于此，本项目拟通过人机识别技术和动态</w:t>
      </w:r>
      <w:r w:rsidRPr="00637678">
        <w:rPr>
          <w:rFonts w:hint="eastAsia"/>
          <w:sz w:val="24"/>
        </w:rPr>
        <w:t>ID</w:t>
      </w:r>
      <w:r w:rsidRPr="00637678">
        <w:rPr>
          <w:rFonts w:hint="eastAsia"/>
          <w:sz w:val="24"/>
        </w:rPr>
        <w:t>匹配技术对客户端的请求进行人机识别，以及通过随机化代码混淆技术对目标站点页面关键元素进行封装处理后再发送给用户，实现对网站的动态防御，有效降低自动化攻击技术的安全威胁，进一步防护网站的安全。</w:t>
      </w:r>
    </w:p>
    <w:p w14:paraId="01F98A95" w14:textId="0A30ED35" w:rsidR="003A691E" w:rsidRDefault="005D54E0" w:rsidP="003A691E">
      <w:pPr>
        <w:pStyle w:val="a8"/>
        <w:spacing w:line="400" w:lineRule="exact"/>
        <w:ind w:firstLine="480"/>
        <w:rPr>
          <w:sz w:val="24"/>
        </w:rPr>
      </w:pPr>
      <w:r>
        <w:rPr>
          <w:sz w:val="24"/>
        </w:rPr>
        <w:t>Nginx</w:t>
      </w:r>
      <w:r w:rsidRPr="00F041CC">
        <w:rPr>
          <w:sz w:val="24"/>
          <w:rPrChange w:id="83" w:author="dadi" w:date="2019-04-28T22:22:00Z">
            <w:rPr/>
          </w:rPrChange>
        </w:rPr>
        <w:t xml:space="preserve"> </w:t>
      </w:r>
      <w:r w:rsidR="00637678" w:rsidRPr="00F041CC">
        <w:rPr>
          <w:rFonts w:hint="eastAsia"/>
          <w:sz w:val="24"/>
          <w:rPrChange w:id="84" w:author="dadi" w:date="2019-04-28T22:22:00Z">
            <w:rPr>
              <w:rFonts w:hint="eastAsia"/>
            </w:rPr>
          </w:rPrChange>
        </w:rPr>
        <w:t>是优秀的代理服务器</w:t>
      </w:r>
      <w:r w:rsidR="004617B0" w:rsidRPr="00F041CC">
        <w:rPr>
          <w:rFonts w:hint="eastAsia"/>
          <w:sz w:val="24"/>
          <w:rPrChange w:id="85" w:author="dadi" w:date="2019-04-28T22:22:00Z">
            <w:rPr>
              <w:rFonts w:hint="eastAsia"/>
            </w:rPr>
          </w:rPrChange>
        </w:rPr>
        <w:t>，</w:t>
      </w:r>
      <w:r>
        <w:rPr>
          <w:rFonts w:hint="eastAsia"/>
          <w:sz w:val="24"/>
        </w:rPr>
        <w:t>表现</w:t>
      </w:r>
      <w:r w:rsidRPr="005D54E0">
        <w:rPr>
          <w:rFonts w:hint="eastAsia"/>
          <w:sz w:val="24"/>
        </w:rPr>
        <w:t>出众</w:t>
      </w:r>
      <w:r w:rsidR="003A691E">
        <w:rPr>
          <w:rFonts w:hint="eastAsia"/>
          <w:sz w:val="24"/>
        </w:rPr>
        <w:t>。</w:t>
      </w:r>
      <w:r w:rsidR="004617B0">
        <w:rPr>
          <w:rFonts w:hint="eastAsia"/>
          <w:sz w:val="24"/>
        </w:rPr>
        <w:t>根据</w:t>
      </w:r>
      <w:r w:rsidR="00D96B83" w:rsidRPr="00D96B83">
        <w:rPr>
          <w:sz w:val="24"/>
        </w:rPr>
        <w:t>Netcraft</w:t>
      </w:r>
      <w:ins w:id="86" w:author="dadi" w:date="2019-04-28T22:22:00Z">
        <w:r w:rsidR="00F041CC">
          <w:rPr>
            <w:rFonts w:hint="eastAsia"/>
            <w:sz w:val="24"/>
          </w:rPr>
          <w:t>在</w:t>
        </w:r>
      </w:ins>
      <w:r w:rsidR="004617B0">
        <w:rPr>
          <w:sz w:val="24"/>
        </w:rPr>
        <w:t>2019</w:t>
      </w:r>
      <w:r w:rsidR="004617B0">
        <w:rPr>
          <w:rFonts w:hint="eastAsia"/>
          <w:sz w:val="24"/>
        </w:rPr>
        <w:t>年</w:t>
      </w:r>
      <w:r w:rsidR="004617B0">
        <w:rPr>
          <w:rFonts w:hint="eastAsia"/>
          <w:sz w:val="24"/>
        </w:rPr>
        <w:t>3</w:t>
      </w:r>
      <w:r w:rsidR="004617B0">
        <w:rPr>
          <w:rFonts w:hint="eastAsia"/>
          <w:sz w:val="24"/>
        </w:rPr>
        <w:t>月</w:t>
      </w:r>
      <w:ins w:id="87" w:author="dadi" w:date="2019-04-28T22:22:00Z">
        <w:r w:rsidR="00F041CC">
          <w:rPr>
            <w:rFonts w:hint="eastAsia"/>
            <w:sz w:val="24"/>
          </w:rPr>
          <w:t>发布</w:t>
        </w:r>
        <w:r w:rsidR="00F041CC">
          <w:rPr>
            <w:sz w:val="24"/>
          </w:rPr>
          <w:t>的</w:t>
        </w:r>
      </w:ins>
      <w:r w:rsidR="00347125">
        <w:rPr>
          <w:rFonts w:hint="eastAsia"/>
          <w:sz w:val="24"/>
        </w:rPr>
        <w:t>调研报告</w:t>
      </w:r>
      <w:ins w:id="88" w:author="dadi" w:date="2019-04-28T22:23:00Z">
        <w:r w:rsidR="00F041CC">
          <w:rPr>
            <w:rFonts w:hint="eastAsia"/>
            <w:sz w:val="24"/>
          </w:rPr>
          <w:t>显示</w:t>
        </w:r>
      </w:ins>
      <w:r w:rsidR="00347125">
        <w:rPr>
          <w:sz w:val="24"/>
        </w:rPr>
        <w:t>，</w:t>
      </w:r>
      <w:r w:rsidR="00347125">
        <w:rPr>
          <w:rFonts w:hint="eastAsia"/>
          <w:sz w:val="24"/>
        </w:rPr>
        <w:t>2018</w:t>
      </w:r>
      <w:r w:rsidR="00347125">
        <w:rPr>
          <w:rFonts w:hint="eastAsia"/>
          <w:sz w:val="24"/>
        </w:rPr>
        <w:t>浏览器</w:t>
      </w:r>
      <w:r w:rsidR="00347125">
        <w:rPr>
          <w:sz w:val="24"/>
        </w:rPr>
        <w:t>市场各占比如下：</w:t>
      </w:r>
      <w:r w:rsidR="005462E9" w:rsidRPr="005462E9">
        <w:rPr>
          <w:sz w:val="24"/>
          <w:vertAlign w:val="superscript"/>
        </w:rPr>
        <w:fldChar w:fldCharType="begin"/>
      </w:r>
      <w:r w:rsidR="005462E9" w:rsidRPr="005462E9">
        <w:rPr>
          <w:sz w:val="24"/>
          <w:vertAlign w:val="superscript"/>
        </w:rPr>
        <w:instrText xml:space="preserve"> REF _Ref7247107 \r \h </w:instrText>
      </w:r>
      <w:r w:rsidR="005462E9">
        <w:rPr>
          <w:sz w:val="24"/>
          <w:vertAlign w:val="superscript"/>
        </w:rPr>
        <w:instrText xml:space="preserve"> \* MERGEFORMAT </w:instrText>
      </w:r>
      <w:r w:rsidR="005462E9" w:rsidRPr="005462E9">
        <w:rPr>
          <w:sz w:val="24"/>
          <w:vertAlign w:val="superscript"/>
        </w:rPr>
      </w:r>
      <w:r w:rsidR="005462E9" w:rsidRPr="005462E9">
        <w:rPr>
          <w:sz w:val="24"/>
          <w:vertAlign w:val="superscript"/>
        </w:rPr>
        <w:fldChar w:fldCharType="separate"/>
      </w:r>
      <w:r w:rsidR="005462E9" w:rsidRPr="005462E9">
        <w:rPr>
          <w:sz w:val="24"/>
          <w:vertAlign w:val="superscript"/>
        </w:rPr>
        <w:t>[2]</w:t>
      </w:r>
      <w:r w:rsidR="005462E9" w:rsidRPr="005462E9">
        <w:rPr>
          <w:sz w:val="24"/>
          <w:vertAlign w:val="superscript"/>
        </w:rPr>
        <w:fldChar w:fldCharType="end"/>
      </w:r>
    </w:p>
    <w:p w14:paraId="5D461539" w14:textId="77777777" w:rsidR="005D54E0" w:rsidRDefault="005D54E0" w:rsidP="005D54E0">
      <w:pPr>
        <w:pStyle w:val="a8"/>
        <w:ind w:firstLine="480"/>
        <w:rPr>
          <w:sz w:val="24"/>
        </w:rPr>
      </w:pPr>
    </w:p>
    <w:p w14:paraId="64A91428" w14:textId="77777777" w:rsidR="003A691E" w:rsidRDefault="003A691E" w:rsidP="003A691E">
      <w:pPr>
        <w:pStyle w:val="a8"/>
        <w:spacing w:line="400" w:lineRule="exact"/>
        <w:ind w:firstLine="480"/>
        <w:rPr>
          <w:sz w:val="24"/>
        </w:rPr>
      </w:pPr>
    </w:p>
    <w:p w14:paraId="162941BF" w14:textId="77777777" w:rsidR="00C349BF" w:rsidRDefault="003A691E">
      <w:pPr>
        <w:pStyle w:val="a8"/>
        <w:keepNext/>
        <w:ind w:firstLineChars="0" w:firstLine="0"/>
        <w:jc w:val="center"/>
        <w:pPrChange w:id="89" w:author="dadi" w:date="2019-04-28T22:23:00Z">
          <w:pPr>
            <w:pStyle w:val="a8"/>
            <w:keepNext/>
            <w:ind w:firstLine="480"/>
          </w:pPr>
        </w:pPrChange>
      </w:pPr>
      <w:r>
        <w:rPr>
          <w:noProof/>
          <w:sz w:val="24"/>
        </w:rPr>
        <w:drawing>
          <wp:inline distT="0" distB="0" distL="0" distR="0" wp14:anchorId="525A7478" wp14:editId="7332F48F">
            <wp:extent cx="4923453" cy="2295728"/>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pIYBAFyIvqyAJlIpAAD8Lo9QXOY91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43603" cy="2305124"/>
                    </a:xfrm>
                    <a:prstGeom prst="rect">
                      <a:avLst/>
                    </a:prstGeom>
                    <a:noFill/>
                    <a:ln>
                      <a:noFill/>
                    </a:ln>
                  </pic:spPr>
                </pic:pic>
              </a:graphicData>
            </a:graphic>
          </wp:inline>
        </w:drawing>
      </w:r>
    </w:p>
    <w:p w14:paraId="45773B51" w14:textId="1CE23F35" w:rsidR="003A691E" w:rsidRDefault="00C349BF" w:rsidP="00C349BF">
      <w:pPr>
        <w:pStyle w:val="af0"/>
        <w:ind w:firstLine="400"/>
        <w:jc w:val="center"/>
        <w:rPr>
          <w:sz w:val="24"/>
        </w:rPr>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724B20">
        <w:rPr>
          <w:noProof/>
        </w:rPr>
        <w:t>1</w:t>
      </w:r>
      <w:r>
        <w:fldChar w:fldCharType="end"/>
      </w:r>
      <w:r>
        <w:t xml:space="preserve"> </w:t>
      </w:r>
      <w:r w:rsidRPr="00C349BF">
        <w:rPr>
          <w:rFonts w:hint="eastAsia"/>
        </w:rPr>
        <w:t>Web</w:t>
      </w:r>
      <w:r w:rsidRPr="00C349BF">
        <w:rPr>
          <w:rFonts w:hint="eastAsia"/>
        </w:rPr>
        <w:t>服务器开发人员：域的市场份额</w:t>
      </w:r>
    </w:p>
    <w:p w14:paraId="3DC5CB4F" w14:textId="33E8BAAF" w:rsidR="003A691E" w:rsidRDefault="007242A7" w:rsidP="003A691E">
      <w:pPr>
        <w:pStyle w:val="a8"/>
        <w:spacing w:line="400" w:lineRule="exact"/>
        <w:ind w:firstLine="480"/>
        <w:rPr>
          <w:sz w:val="24"/>
        </w:rPr>
      </w:pPr>
      <w:r>
        <w:rPr>
          <w:rFonts w:hint="eastAsia"/>
          <w:sz w:val="24"/>
        </w:rPr>
        <w:t>中国</w:t>
      </w:r>
      <w:r>
        <w:rPr>
          <w:sz w:val="24"/>
        </w:rPr>
        <w:t>用户群体数量巨大，在</w:t>
      </w:r>
      <w:r>
        <w:rPr>
          <w:rFonts w:hint="eastAsia"/>
          <w:sz w:val="24"/>
        </w:rPr>
        <w:t>特定工作或休息</w:t>
      </w:r>
      <w:r>
        <w:rPr>
          <w:sz w:val="24"/>
        </w:rPr>
        <w:t>时间段的</w:t>
      </w:r>
      <w:r>
        <w:rPr>
          <w:rFonts w:hint="eastAsia"/>
          <w:sz w:val="24"/>
        </w:rPr>
        <w:t>并发请求</w:t>
      </w:r>
      <w:r>
        <w:rPr>
          <w:sz w:val="24"/>
        </w:rPr>
        <w:t>压力巨大，对</w:t>
      </w:r>
      <w:r>
        <w:rPr>
          <w:sz w:val="24"/>
        </w:rPr>
        <w:t>Web</w:t>
      </w:r>
      <w:r>
        <w:rPr>
          <w:rFonts w:hint="eastAsia"/>
          <w:sz w:val="24"/>
        </w:rPr>
        <w:t>服务器</w:t>
      </w:r>
      <w:r>
        <w:rPr>
          <w:sz w:val="24"/>
        </w:rPr>
        <w:t>的设计要比欧美更加困难</w:t>
      </w:r>
      <w:r w:rsidR="00BB2028">
        <w:rPr>
          <w:rFonts w:hint="eastAsia"/>
          <w:sz w:val="24"/>
        </w:rPr>
        <w:t>。</w:t>
      </w:r>
      <w:r w:rsidR="00BB2028">
        <w:rPr>
          <w:sz w:val="24"/>
        </w:rPr>
        <w:t>快速增长</w:t>
      </w:r>
      <w:r w:rsidR="00BB2028">
        <w:rPr>
          <w:rFonts w:hint="eastAsia"/>
          <w:sz w:val="24"/>
        </w:rPr>
        <w:t>的</w:t>
      </w:r>
      <w:r w:rsidR="00BB2028">
        <w:rPr>
          <w:sz w:val="24"/>
        </w:rPr>
        <w:t>互联网</w:t>
      </w:r>
    </w:p>
    <w:p w14:paraId="68156532" w14:textId="77777777" w:rsidR="003A691E" w:rsidRDefault="003A691E" w:rsidP="003A691E">
      <w:pPr>
        <w:pStyle w:val="-2"/>
        <w:spacing w:before="0" w:after="0" w:line="400" w:lineRule="exact"/>
        <w:ind w:firstLine="560"/>
        <w:rPr>
          <w:rFonts w:eastAsia="黑体"/>
          <w:b w:val="0"/>
        </w:rPr>
      </w:pPr>
      <w:bookmarkStart w:id="90" w:name="_Toc67804966"/>
      <w:bookmarkStart w:id="91" w:name="_Toc514534591"/>
      <w:bookmarkStart w:id="92" w:name="_Toc512648827"/>
      <w:bookmarkStart w:id="93" w:name="_Toc514845413"/>
      <w:bookmarkStart w:id="94" w:name="_Toc30284"/>
      <w:bookmarkStart w:id="95" w:name="_Toc7254164"/>
      <w:r>
        <w:rPr>
          <w:rFonts w:eastAsia="黑体" w:hint="eastAsia"/>
          <w:b w:val="0"/>
        </w:rPr>
        <w:t xml:space="preserve">1.2 </w:t>
      </w:r>
      <w:bookmarkEnd w:id="90"/>
      <w:r>
        <w:rPr>
          <w:rFonts w:eastAsia="黑体" w:hint="eastAsia"/>
          <w:b w:val="0"/>
        </w:rPr>
        <w:t>研究现状</w:t>
      </w:r>
      <w:bookmarkEnd w:id="91"/>
      <w:bookmarkEnd w:id="92"/>
      <w:bookmarkEnd w:id="93"/>
      <w:bookmarkEnd w:id="94"/>
      <w:bookmarkEnd w:id="95"/>
    </w:p>
    <w:p w14:paraId="17D824A8" w14:textId="77777777" w:rsidR="006D1113" w:rsidRPr="006D1113" w:rsidRDefault="006D1113" w:rsidP="006D1113">
      <w:pPr>
        <w:pStyle w:val="a8"/>
        <w:spacing w:line="400" w:lineRule="exact"/>
        <w:ind w:firstLine="480"/>
        <w:rPr>
          <w:sz w:val="24"/>
        </w:rPr>
      </w:pPr>
      <w:r w:rsidRPr="006D1113">
        <w:rPr>
          <w:rFonts w:hint="eastAsia"/>
          <w:sz w:val="24"/>
        </w:rPr>
        <w:t>美国国家技术委员会在</w:t>
      </w:r>
      <w:r w:rsidRPr="006D1113">
        <w:rPr>
          <w:rFonts w:hint="eastAsia"/>
          <w:sz w:val="24"/>
        </w:rPr>
        <w:t>2011</w:t>
      </w:r>
      <w:r w:rsidRPr="006D1113">
        <w:rPr>
          <w:rFonts w:hint="eastAsia"/>
          <w:sz w:val="24"/>
        </w:rPr>
        <w:t>年提出“移动目标防御”</w:t>
      </w:r>
      <w:r w:rsidRPr="006D1113">
        <w:rPr>
          <w:rFonts w:hint="eastAsia"/>
          <w:sz w:val="24"/>
        </w:rPr>
        <w:t>(MTD)</w:t>
      </w:r>
      <w:r w:rsidRPr="006D1113">
        <w:rPr>
          <w:rFonts w:hint="eastAsia"/>
          <w:sz w:val="24"/>
        </w:rPr>
        <w:t>的概念，也有学者将</w:t>
      </w:r>
      <w:r w:rsidRPr="006D1113">
        <w:rPr>
          <w:rFonts w:hint="eastAsia"/>
          <w:sz w:val="24"/>
        </w:rPr>
        <w:t>MTD</w:t>
      </w:r>
      <w:r w:rsidRPr="006D1113">
        <w:rPr>
          <w:rFonts w:hint="eastAsia"/>
          <w:sz w:val="24"/>
        </w:rPr>
        <w:t>技术称为“动态防御技术”、“动态弹性安全防御技术”或者“动态赋能网络防御技术”。</w:t>
      </w:r>
    </w:p>
    <w:p w14:paraId="5A02ED50" w14:textId="2487160E" w:rsidR="006D1113" w:rsidRPr="006D1113" w:rsidRDefault="006D1113" w:rsidP="006D1113">
      <w:pPr>
        <w:pStyle w:val="a8"/>
        <w:spacing w:line="400" w:lineRule="exact"/>
        <w:ind w:firstLine="480"/>
        <w:rPr>
          <w:sz w:val="24"/>
        </w:rPr>
      </w:pPr>
      <w:r w:rsidRPr="006D1113">
        <w:rPr>
          <w:rFonts w:hint="eastAsia"/>
          <w:sz w:val="24"/>
        </w:rPr>
        <w:t>动态防御不同于以往的网络安全研究思路，它旨在部署和运行不确定、随机动态的网络和系统，让攻击者难以发现目标。动态防御还可以主动欺骗攻击者，扰乱攻击者的视线，将具引入死胡同，至少可以设置一个</w:t>
      </w:r>
      <w:proofErr w:type="gramStart"/>
      <w:r w:rsidRPr="006D1113">
        <w:rPr>
          <w:rFonts w:hint="eastAsia"/>
          <w:sz w:val="24"/>
        </w:rPr>
        <w:t>伪目标</w:t>
      </w:r>
      <w:proofErr w:type="gramEnd"/>
      <w:r w:rsidRPr="006D1113">
        <w:rPr>
          <w:rFonts w:hint="eastAsia"/>
          <w:sz w:val="24"/>
        </w:rPr>
        <w:t>/</w:t>
      </w:r>
      <w:r w:rsidRPr="006D1113">
        <w:rPr>
          <w:rFonts w:hint="eastAsia"/>
          <w:sz w:val="24"/>
        </w:rPr>
        <w:t>诱饵，诱骗攻击者</w:t>
      </w:r>
      <w:commentRangeStart w:id="96"/>
      <w:r w:rsidRPr="0080613D">
        <w:rPr>
          <w:rFonts w:hint="eastAsia"/>
          <w:color w:val="FF0000"/>
          <w:sz w:val="24"/>
          <w:rPrChange w:id="97" w:author="dadi" w:date="2019-04-28T22:44:00Z">
            <w:rPr>
              <w:rFonts w:hint="eastAsia"/>
              <w:sz w:val="24"/>
            </w:rPr>
          </w:rPrChange>
        </w:rPr>
        <w:t>对</w:t>
      </w:r>
      <w:proofErr w:type="gramStart"/>
      <w:r w:rsidRPr="0080613D">
        <w:rPr>
          <w:rFonts w:hint="eastAsia"/>
          <w:color w:val="FF0000"/>
          <w:sz w:val="24"/>
          <w:rPrChange w:id="98" w:author="dadi" w:date="2019-04-28T22:44:00Z">
            <w:rPr>
              <w:rFonts w:hint="eastAsia"/>
              <w:sz w:val="24"/>
            </w:rPr>
          </w:rPrChange>
        </w:rPr>
        <w:t>具实施</w:t>
      </w:r>
      <w:proofErr w:type="gramEnd"/>
      <w:r w:rsidRPr="0080613D">
        <w:rPr>
          <w:rFonts w:hint="eastAsia"/>
          <w:color w:val="FF0000"/>
          <w:sz w:val="24"/>
          <w:rPrChange w:id="99" w:author="dadi" w:date="2019-04-28T22:44:00Z">
            <w:rPr>
              <w:rFonts w:hint="eastAsia"/>
              <w:sz w:val="24"/>
            </w:rPr>
          </w:rPrChange>
        </w:rPr>
        <w:t>攻击</w:t>
      </w:r>
      <w:commentRangeEnd w:id="96"/>
      <w:r w:rsidR="0080613D">
        <w:rPr>
          <w:rStyle w:val="a5"/>
        </w:rPr>
        <w:commentReference w:id="96"/>
      </w:r>
      <w:r w:rsidRPr="006D1113">
        <w:rPr>
          <w:rFonts w:hint="eastAsia"/>
          <w:sz w:val="24"/>
        </w:rPr>
        <w:t>，从而触发攻击告警。动态防御改变了网络防御被动的态势，改变了攻防双方的“游戏规则”，</w:t>
      </w:r>
      <w:commentRangeStart w:id="100"/>
      <w:proofErr w:type="gramStart"/>
      <w:r w:rsidRPr="006D1113">
        <w:rPr>
          <w:rFonts w:hint="eastAsia"/>
          <w:sz w:val="24"/>
        </w:rPr>
        <w:t>真止实现</w:t>
      </w:r>
      <w:commentRangeEnd w:id="100"/>
      <w:proofErr w:type="gramEnd"/>
      <w:r w:rsidR="0080613D">
        <w:rPr>
          <w:rStyle w:val="a5"/>
        </w:rPr>
        <w:commentReference w:id="100"/>
      </w:r>
      <w:r w:rsidRPr="006D1113">
        <w:rPr>
          <w:rFonts w:hint="eastAsia"/>
          <w:sz w:val="24"/>
        </w:rPr>
        <w:t>“主动”防御。</w:t>
      </w:r>
      <w:r w:rsidR="005374A9" w:rsidRPr="005374A9">
        <w:rPr>
          <w:sz w:val="24"/>
          <w:vertAlign w:val="superscript"/>
        </w:rPr>
        <w:fldChar w:fldCharType="begin"/>
      </w:r>
      <w:r w:rsidR="005374A9" w:rsidRPr="005374A9">
        <w:rPr>
          <w:sz w:val="24"/>
          <w:vertAlign w:val="superscript"/>
        </w:rPr>
        <w:instrText xml:space="preserve"> </w:instrText>
      </w:r>
      <w:r w:rsidR="005374A9" w:rsidRPr="005374A9">
        <w:rPr>
          <w:rFonts w:hint="eastAsia"/>
          <w:sz w:val="24"/>
          <w:vertAlign w:val="superscript"/>
        </w:rPr>
        <w:instrText>REF _Ref7247222 \r \h</w:instrText>
      </w:r>
      <w:r w:rsidR="005374A9" w:rsidRPr="005374A9">
        <w:rPr>
          <w:sz w:val="24"/>
          <w:vertAlign w:val="superscript"/>
        </w:rPr>
        <w:instrText xml:space="preserve"> </w:instrText>
      </w:r>
      <w:r w:rsidR="005374A9">
        <w:rPr>
          <w:sz w:val="24"/>
          <w:vertAlign w:val="superscript"/>
        </w:rPr>
        <w:instrText xml:space="preserve"> \* MERGEFORMAT </w:instrText>
      </w:r>
      <w:r w:rsidR="005374A9" w:rsidRPr="005374A9">
        <w:rPr>
          <w:sz w:val="24"/>
          <w:vertAlign w:val="superscript"/>
        </w:rPr>
      </w:r>
      <w:r w:rsidR="005374A9" w:rsidRPr="005374A9">
        <w:rPr>
          <w:sz w:val="24"/>
          <w:vertAlign w:val="superscript"/>
        </w:rPr>
        <w:fldChar w:fldCharType="separate"/>
      </w:r>
      <w:r w:rsidR="005374A9" w:rsidRPr="005374A9">
        <w:rPr>
          <w:sz w:val="24"/>
          <w:vertAlign w:val="superscript"/>
        </w:rPr>
        <w:t>[3]</w:t>
      </w:r>
      <w:r w:rsidR="005374A9" w:rsidRPr="005374A9">
        <w:rPr>
          <w:sz w:val="24"/>
          <w:vertAlign w:val="superscript"/>
        </w:rPr>
        <w:fldChar w:fldCharType="end"/>
      </w:r>
    </w:p>
    <w:p w14:paraId="3D56FD50" w14:textId="580A7714" w:rsidR="006D1113" w:rsidRPr="005374A9" w:rsidRDefault="006D1113" w:rsidP="006D1113">
      <w:pPr>
        <w:pStyle w:val="a8"/>
        <w:spacing w:line="400" w:lineRule="exact"/>
        <w:ind w:firstLine="480"/>
        <w:rPr>
          <w:sz w:val="24"/>
          <w:vertAlign w:val="superscript"/>
        </w:rPr>
      </w:pPr>
      <w:r w:rsidRPr="006D1113">
        <w:rPr>
          <w:rFonts w:hint="eastAsia"/>
          <w:sz w:val="24"/>
        </w:rPr>
        <w:t>我国也对动态防御技术进行了重点研究，邬江兴院士提出了</w:t>
      </w:r>
      <w:proofErr w:type="gramStart"/>
      <w:r w:rsidRPr="006D1113">
        <w:rPr>
          <w:rFonts w:hint="eastAsia"/>
          <w:sz w:val="24"/>
        </w:rPr>
        <w:t>网络空问拟态</w:t>
      </w:r>
      <w:proofErr w:type="gramEnd"/>
      <w:r w:rsidRPr="006D1113">
        <w:rPr>
          <w:rFonts w:hint="eastAsia"/>
          <w:sz w:val="24"/>
        </w:rPr>
        <w:t>防御</w:t>
      </w:r>
      <w:r w:rsidRPr="006D1113">
        <w:rPr>
          <w:rFonts w:hint="eastAsia"/>
          <w:sz w:val="24"/>
        </w:rPr>
        <w:t>CMD</w:t>
      </w:r>
      <w:r w:rsidRPr="006D1113">
        <w:rPr>
          <w:rFonts w:hint="eastAsia"/>
          <w:sz w:val="24"/>
        </w:rPr>
        <w:t>思想。</w:t>
      </w:r>
      <w:r w:rsidRPr="006D1113">
        <w:rPr>
          <w:rFonts w:hint="eastAsia"/>
          <w:sz w:val="24"/>
        </w:rPr>
        <w:t>CMD</w:t>
      </w:r>
      <w:r w:rsidRPr="006D1113">
        <w:rPr>
          <w:rFonts w:hint="eastAsia"/>
          <w:sz w:val="24"/>
        </w:rPr>
        <w:t>理论在可靠性领域非相似余度架构基础上导入异构冗余动态重构机制，造成在功能不变条件下，目标对象内部的非相似余度构造元素始终在作数量或类型、</w:t>
      </w:r>
      <w:proofErr w:type="gramStart"/>
      <w:r w:rsidRPr="006D1113">
        <w:rPr>
          <w:rFonts w:hint="eastAsia"/>
          <w:sz w:val="24"/>
        </w:rPr>
        <w:t>时问或空问维</w:t>
      </w:r>
      <w:proofErr w:type="gramEnd"/>
      <w:r w:rsidRPr="006D1113">
        <w:rPr>
          <w:rFonts w:hint="eastAsia"/>
          <w:sz w:val="24"/>
        </w:rPr>
        <w:t>度上的策略性变化或变换，用不确定防御原理来对抗</w:t>
      </w:r>
      <w:proofErr w:type="gramStart"/>
      <w:r w:rsidRPr="006D1113">
        <w:rPr>
          <w:rFonts w:hint="eastAsia"/>
          <w:sz w:val="24"/>
        </w:rPr>
        <w:t>网络空问的</w:t>
      </w:r>
      <w:proofErr w:type="gramEnd"/>
      <w:r w:rsidRPr="006D1113">
        <w:rPr>
          <w:rFonts w:hint="eastAsia"/>
          <w:sz w:val="24"/>
        </w:rPr>
        <w:t>确定或不确定威</w:t>
      </w:r>
      <w:proofErr w:type="gramStart"/>
      <w:r w:rsidRPr="006D1113">
        <w:rPr>
          <w:rFonts w:hint="eastAsia"/>
          <w:sz w:val="24"/>
        </w:rPr>
        <w:t>肋</w:t>
      </w:r>
      <w:proofErr w:type="gramEnd"/>
      <w:r w:rsidRPr="006D1113">
        <w:rPr>
          <w:rFonts w:hint="eastAsia"/>
          <w:sz w:val="24"/>
        </w:rPr>
        <w:t>。</w:t>
      </w:r>
      <w:r w:rsidR="005374A9" w:rsidRPr="005374A9">
        <w:rPr>
          <w:sz w:val="24"/>
          <w:vertAlign w:val="superscript"/>
        </w:rPr>
        <w:fldChar w:fldCharType="begin"/>
      </w:r>
      <w:r w:rsidR="005374A9" w:rsidRPr="005374A9">
        <w:rPr>
          <w:sz w:val="24"/>
          <w:vertAlign w:val="superscript"/>
        </w:rPr>
        <w:instrText xml:space="preserve"> </w:instrText>
      </w:r>
      <w:r w:rsidR="005374A9" w:rsidRPr="005374A9">
        <w:rPr>
          <w:rFonts w:hint="eastAsia"/>
          <w:sz w:val="24"/>
          <w:vertAlign w:val="superscript"/>
        </w:rPr>
        <w:instrText>REF _Ref7247222 \r \h</w:instrText>
      </w:r>
      <w:r w:rsidR="005374A9" w:rsidRPr="005374A9">
        <w:rPr>
          <w:sz w:val="24"/>
          <w:vertAlign w:val="superscript"/>
        </w:rPr>
        <w:instrText xml:space="preserve"> </w:instrText>
      </w:r>
      <w:r w:rsidR="005374A9">
        <w:rPr>
          <w:sz w:val="24"/>
          <w:vertAlign w:val="superscript"/>
        </w:rPr>
        <w:instrText xml:space="preserve"> \* MERGEFORMAT </w:instrText>
      </w:r>
      <w:r w:rsidR="005374A9" w:rsidRPr="005374A9">
        <w:rPr>
          <w:sz w:val="24"/>
          <w:vertAlign w:val="superscript"/>
        </w:rPr>
      </w:r>
      <w:r w:rsidR="005374A9" w:rsidRPr="005374A9">
        <w:rPr>
          <w:sz w:val="24"/>
          <w:vertAlign w:val="superscript"/>
        </w:rPr>
        <w:fldChar w:fldCharType="separate"/>
      </w:r>
      <w:r w:rsidR="005374A9" w:rsidRPr="005374A9">
        <w:rPr>
          <w:sz w:val="24"/>
          <w:vertAlign w:val="superscript"/>
        </w:rPr>
        <w:t>[3]</w:t>
      </w:r>
      <w:r w:rsidR="005374A9" w:rsidRPr="005374A9">
        <w:rPr>
          <w:sz w:val="24"/>
          <w:vertAlign w:val="superscript"/>
        </w:rPr>
        <w:fldChar w:fldCharType="end"/>
      </w:r>
    </w:p>
    <w:p w14:paraId="4D40CB71" w14:textId="44501B53" w:rsidR="006D1113" w:rsidRPr="006D1113" w:rsidRDefault="006D1113" w:rsidP="006D1113">
      <w:pPr>
        <w:pStyle w:val="a8"/>
        <w:spacing w:line="400" w:lineRule="exact"/>
        <w:ind w:firstLine="480"/>
        <w:rPr>
          <w:sz w:val="24"/>
        </w:rPr>
      </w:pPr>
      <w:r w:rsidRPr="006D1113">
        <w:rPr>
          <w:rFonts w:hint="eastAsia"/>
          <w:sz w:val="24"/>
        </w:rPr>
        <w:t>在邬江兴院士文章中提到，拟态安全防御是指在主动和被动触发条件下动态地、伪随机地选择执行各种硬件变体以及相应的软件变体，使得内外部攻击者观察到的硬件执行环境和软件工作状况非常不确定，无法或很难构建起基于漏洞</w:t>
      </w:r>
      <w:r w:rsidRPr="006D1113">
        <w:rPr>
          <w:rFonts w:hint="eastAsia"/>
          <w:sz w:val="24"/>
        </w:rPr>
        <w:t>(bug)</w:t>
      </w:r>
      <w:r w:rsidRPr="006D1113">
        <w:rPr>
          <w:rFonts w:hint="eastAsia"/>
          <w:sz w:val="24"/>
        </w:rPr>
        <w:t>或后门的攻击链</w:t>
      </w:r>
      <w:r w:rsidRPr="006D1113">
        <w:rPr>
          <w:rFonts w:hint="eastAsia"/>
          <w:sz w:val="24"/>
        </w:rPr>
        <w:t>.</w:t>
      </w:r>
      <w:r w:rsidRPr="006D1113">
        <w:rPr>
          <w:rFonts w:hint="eastAsia"/>
          <w:sz w:val="24"/>
        </w:rPr>
        <w:t>以达成降低系统安全风险的目的。</w:t>
      </w:r>
      <w:r w:rsidR="00724B20" w:rsidRPr="00724B20">
        <w:rPr>
          <w:sz w:val="24"/>
          <w:vertAlign w:val="superscript"/>
        </w:rPr>
        <w:fldChar w:fldCharType="begin"/>
      </w:r>
      <w:r w:rsidR="00724B20" w:rsidRPr="00724B20">
        <w:rPr>
          <w:sz w:val="24"/>
          <w:vertAlign w:val="superscript"/>
        </w:rPr>
        <w:instrText xml:space="preserve"> </w:instrText>
      </w:r>
      <w:r w:rsidR="00724B20" w:rsidRPr="00724B20">
        <w:rPr>
          <w:rFonts w:hint="eastAsia"/>
          <w:sz w:val="24"/>
          <w:vertAlign w:val="superscript"/>
        </w:rPr>
        <w:instrText>REF _Ref7247305 \r \h</w:instrText>
      </w:r>
      <w:r w:rsidR="00724B20" w:rsidRPr="00724B20">
        <w:rPr>
          <w:sz w:val="24"/>
          <w:vertAlign w:val="superscript"/>
        </w:rPr>
        <w:instrText xml:space="preserve"> </w:instrText>
      </w:r>
      <w:r w:rsidR="00724B20">
        <w:rPr>
          <w:sz w:val="24"/>
          <w:vertAlign w:val="superscript"/>
        </w:rPr>
        <w:instrText xml:space="preserve"> \* MERGEFORMAT </w:instrText>
      </w:r>
      <w:r w:rsidR="00724B20" w:rsidRPr="00724B20">
        <w:rPr>
          <w:sz w:val="24"/>
          <w:vertAlign w:val="superscript"/>
        </w:rPr>
      </w:r>
      <w:r w:rsidR="00724B20" w:rsidRPr="00724B20">
        <w:rPr>
          <w:sz w:val="24"/>
          <w:vertAlign w:val="superscript"/>
        </w:rPr>
        <w:fldChar w:fldCharType="separate"/>
      </w:r>
      <w:r w:rsidR="00724B20" w:rsidRPr="00724B20">
        <w:rPr>
          <w:sz w:val="24"/>
          <w:vertAlign w:val="superscript"/>
        </w:rPr>
        <w:t>[4]</w:t>
      </w:r>
      <w:r w:rsidR="00724B20" w:rsidRPr="00724B20">
        <w:rPr>
          <w:sz w:val="24"/>
          <w:vertAlign w:val="superscript"/>
        </w:rPr>
        <w:fldChar w:fldCharType="end"/>
      </w:r>
    </w:p>
    <w:p w14:paraId="49C97EAC" w14:textId="49A8D5D0" w:rsidR="006D1113" w:rsidRPr="006D1113" w:rsidRDefault="006D1113" w:rsidP="006D1113">
      <w:pPr>
        <w:pStyle w:val="a8"/>
        <w:spacing w:line="400" w:lineRule="exact"/>
        <w:ind w:firstLine="480"/>
        <w:rPr>
          <w:sz w:val="24"/>
        </w:rPr>
      </w:pPr>
      <w:r w:rsidRPr="006D1113">
        <w:rPr>
          <w:rFonts w:hint="eastAsia"/>
          <w:sz w:val="24"/>
        </w:rPr>
        <w:t>目前的国内研究以高效能计算为目标，从体系结构创新入手，对高性能计算在多个典型领域的应用、结构和效能关系进行了深入分析</w:t>
      </w:r>
      <w:del w:id="101" w:author="dadi" w:date="2019-04-28T22:45:00Z">
        <w:r w:rsidRPr="006D1113" w:rsidDel="0080613D">
          <w:rPr>
            <w:rFonts w:hint="eastAsia"/>
            <w:sz w:val="24"/>
          </w:rPr>
          <w:delText>.</w:delText>
        </w:r>
      </w:del>
      <w:ins w:id="102" w:author="dadi" w:date="2019-04-28T22:45:00Z">
        <w:r w:rsidR="0080613D">
          <w:rPr>
            <w:rFonts w:hint="eastAsia"/>
            <w:sz w:val="24"/>
          </w:rPr>
          <w:t>。</w:t>
        </w:r>
      </w:ins>
      <w:commentRangeStart w:id="103"/>
      <w:r w:rsidRPr="006D1113">
        <w:rPr>
          <w:rFonts w:hint="eastAsia"/>
          <w:sz w:val="24"/>
        </w:rPr>
        <w:t>揭示</w:t>
      </w:r>
      <w:commentRangeEnd w:id="103"/>
      <w:r w:rsidR="0080613D">
        <w:rPr>
          <w:rStyle w:val="a5"/>
        </w:rPr>
        <w:commentReference w:id="103"/>
      </w:r>
      <w:r w:rsidRPr="006D1113">
        <w:rPr>
          <w:rFonts w:hint="eastAsia"/>
          <w:sz w:val="24"/>
        </w:rPr>
        <w:t>出“刚性不变的体系结构支持差异巨大的应用是使计算效能低下的根本原因”，引入了“应用决定结构，结构决定效能”的理念，提出了基于多维重构函数化结构与动态多变体运行机制的拟态计算体系—拟态计算</w:t>
      </w:r>
      <w:r w:rsidRPr="006D1113">
        <w:rPr>
          <w:rFonts w:hint="eastAsia"/>
          <w:sz w:val="24"/>
        </w:rPr>
        <w:t>(mimic computing</w:t>
      </w:r>
      <w:r w:rsidRPr="006D1113">
        <w:rPr>
          <w:rFonts w:hint="eastAsia"/>
          <w:sz w:val="24"/>
        </w:rPr>
        <w:t>，</w:t>
      </w:r>
      <w:r w:rsidRPr="006D1113">
        <w:rPr>
          <w:rFonts w:hint="eastAsia"/>
          <w:sz w:val="24"/>
        </w:rPr>
        <w:t>MC)</w:t>
      </w:r>
      <w:r w:rsidRPr="006D1113">
        <w:rPr>
          <w:rFonts w:hint="eastAsia"/>
          <w:sz w:val="24"/>
        </w:rPr>
        <w:t>。拟态计算固有的随机性、动态性和不确定性阻断了目前攻击技术所依赖的攻击链完整性。拟态计算的信息系统具备内在的主动防御能力</w:t>
      </w:r>
      <w:r w:rsidRPr="006D1113">
        <w:rPr>
          <w:rFonts w:hint="eastAsia"/>
          <w:sz w:val="24"/>
        </w:rPr>
        <w:t>,</w:t>
      </w:r>
      <w:r w:rsidRPr="006D1113">
        <w:rPr>
          <w:rFonts w:hint="eastAsia"/>
          <w:sz w:val="24"/>
        </w:rPr>
        <w:t>因此，基于拟态计算的信息系统具备内在的主动防御能力，称为拟态安全防御</w:t>
      </w:r>
      <w:r w:rsidRPr="006D1113">
        <w:rPr>
          <w:rFonts w:hint="eastAsia"/>
          <w:sz w:val="24"/>
        </w:rPr>
        <w:t>(mimic security defense, MSD)</w:t>
      </w:r>
      <w:r w:rsidR="00724B20" w:rsidRPr="00724B20">
        <w:rPr>
          <w:sz w:val="24"/>
          <w:vertAlign w:val="superscript"/>
        </w:rPr>
        <w:fldChar w:fldCharType="begin"/>
      </w:r>
      <w:r w:rsidR="00724B20" w:rsidRPr="00724B20">
        <w:rPr>
          <w:sz w:val="24"/>
          <w:vertAlign w:val="superscript"/>
        </w:rPr>
        <w:instrText xml:space="preserve"> </w:instrText>
      </w:r>
      <w:r w:rsidR="00724B20" w:rsidRPr="00724B20">
        <w:rPr>
          <w:rFonts w:hint="eastAsia"/>
          <w:sz w:val="24"/>
          <w:vertAlign w:val="superscript"/>
        </w:rPr>
        <w:instrText>REF _Ref7247305 \r \h</w:instrText>
      </w:r>
      <w:r w:rsidR="00724B20" w:rsidRPr="00724B20">
        <w:rPr>
          <w:sz w:val="24"/>
          <w:vertAlign w:val="superscript"/>
        </w:rPr>
        <w:instrText xml:space="preserve"> </w:instrText>
      </w:r>
      <w:r w:rsidR="00724B20">
        <w:rPr>
          <w:sz w:val="24"/>
          <w:vertAlign w:val="superscript"/>
        </w:rPr>
        <w:instrText xml:space="preserve"> \* MERGEFORMAT </w:instrText>
      </w:r>
      <w:r w:rsidR="00724B20" w:rsidRPr="00724B20">
        <w:rPr>
          <w:sz w:val="24"/>
          <w:vertAlign w:val="superscript"/>
        </w:rPr>
      </w:r>
      <w:r w:rsidR="00724B20" w:rsidRPr="00724B20">
        <w:rPr>
          <w:sz w:val="24"/>
          <w:vertAlign w:val="superscript"/>
        </w:rPr>
        <w:fldChar w:fldCharType="separate"/>
      </w:r>
      <w:r w:rsidR="00724B20" w:rsidRPr="00724B20">
        <w:rPr>
          <w:sz w:val="24"/>
          <w:vertAlign w:val="superscript"/>
        </w:rPr>
        <w:t>[4]</w:t>
      </w:r>
      <w:r w:rsidR="00724B20" w:rsidRPr="00724B20">
        <w:rPr>
          <w:sz w:val="24"/>
          <w:vertAlign w:val="superscript"/>
        </w:rPr>
        <w:fldChar w:fldCharType="end"/>
      </w:r>
    </w:p>
    <w:p w14:paraId="520D7768" w14:textId="77777777" w:rsidR="006D1113" w:rsidRPr="006D1113" w:rsidRDefault="006D1113" w:rsidP="006D1113">
      <w:pPr>
        <w:pStyle w:val="a8"/>
        <w:spacing w:line="400" w:lineRule="exact"/>
        <w:ind w:firstLine="480"/>
        <w:rPr>
          <w:sz w:val="24"/>
        </w:rPr>
      </w:pPr>
      <w:r w:rsidRPr="006D1113">
        <w:rPr>
          <w:rFonts w:hint="eastAsia"/>
          <w:sz w:val="24"/>
        </w:rPr>
        <w:t>MSD</w:t>
      </w:r>
      <w:r w:rsidRPr="006D1113">
        <w:rPr>
          <w:rFonts w:hint="eastAsia"/>
          <w:sz w:val="24"/>
        </w:rPr>
        <w:t>主要针对网络空间攻击成本和防御成本的严重不对称性，以及我国信息领域核心技术与产业基础严重滞后国家安全需求的严峻性而提出，它是一种改变游戏规则的变革性技术</w:t>
      </w:r>
      <w:commentRangeStart w:id="104"/>
      <w:r w:rsidRPr="006D1113">
        <w:rPr>
          <w:rFonts w:hint="eastAsia"/>
          <w:sz w:val="24"/>
        </w:rPr>
        <w:t>.</w:t>
      </w:r>
      <w:commentRangeEnd w:id="104"/>
      <w:r w:rsidR="0080613D">
        <w:rPr>
          <w:rStyle w:val="a5"/>
        </w:rPr>
        <w:commentReference w:id="104"/>
      </w:r>
      <w:r w:rsidRPr="006D1113">
        <w:rPr>
          <w:rFonts w:hint="eastAsia"/>
          <w:sz w:val="24"/>
        </w:rPr>
        <w:t>力图扭转目前网络空间“易攻难守”的战略格局。</w:t>
      </w:r>
      <w:commentRangeStart w:id="105"/>
      <w:r w:rsidRPr="006D1113">
        <w:rPr>
          <w:rFonts w:hint="eastAsia"/>
          <w:sz w:val="24"/>
        </w:rPr>
        <w:t>[5]</w:t>
      </w:r>
      <w:commentRangeEnd w:id="105"/>
      <w:r w:rsidR="0080613D">
        <w:rPr>
          <w:rStyle w:val="a5"/>
        </w:rPr>
        <w:commentReference w:id="105"/>
      </w:r>
    </w:p>
    <w:p w14:paraId="69AAB256" w14:textId="71A0B929" w:rsidR="006D1113" w:rsidRPr="006D1113" w:rsidRDefault="006D1113" w:rsidP="006D1113">
      <w:pPr>
        <w:pStyle w:val="a8"/>
        <w:spacing w:line="400" w:lineRule="exact"/>
        <w:ind w:firstLine="480"/>
        <w:rPr>
          <w:sz w:val="24"/>
        </w:rPr>
      </w:pPr>
      <w:r w:rsidRPr="006D1113">
        <w:rPr>
          <w:rFonts w:hint="eastAsia"/>
          <w:sz w:val="24"/>
        </w:rPr>
        <w:t>美国阿贡国家实验室</w:t>
      </w:r>
      <w:r w:rsidRPr="006D1113">
        <w:rPr>
          <w:rFonts w:hint="eastAsia"/>
          <w:sz w:val="24"/>
        </w:rPr>
        <w:t>2016</w:t>
      </w:r>
      <w:r w:rsidRPr="006D1113">
        <w:rPr>
          <w:rFonts w:hint="eastAsia"/>
          <w:sz w:val="24"/>
        </w:rPr>
        <w:t>年</w:t>
      </w:r>
      <w:r w:rsidRPr="006D1113">
        <w:rPr>
          <w:rFonts w:hint="eastAsia"/>
          <w:sz w:val="24"/>
        </w:rPr>
        <w:t>3</w:t>
      </w:r>
      <w:r w:rsidRPr="006D1113">
        <w:rPr>
          <w:rFonts w:hint="eastAsia"/>
          <w:sz w:val="24"/>
        </w:rPr>
        <w:t>月</w:t>
      </w:r>
      <w:r w:rsidRPr="006D1113">
        <w:rPr>
          <w:rFonts w:hint="eastAsia"/>
          <w:sz w:val="24"/>
        </w:rPr>
        <w:t>22</w:t>
      </w:r>
      <w:r w:rsidRPr="006D1113">
        <w:rPr>
          <w:rFonts w:hint="eastAsia"/>
          <w:sz w:val="24"/>
        </w:rPr>
        <w:t>日报道，更多的动态防御技术被美国国家专利局授权。</w:t>
      </w:r>
      <w:r w:rsidRPr="006D1113">
        <w:rPr>
          <w:rFonts w:hint="eastAsia"/>
          <w:sz w:val="24"/>
        </w:rPr>
        <w:t>2015</w:t>
      </w:r>
      <w:r w:rsidRPr="006D1113">
        <w:rPr>
          <w:rFonts w:hint="eastAsia"/>
          <w:sz w:val="24"/>
        </w:rPr>
        <w:t>年美国新型动态防御公司吸引到投资界的关注，动态防御概念的</w:t>
      </w:r>
      <w:r w:rsidRPr="006D1113">
        <w:rPr>
          <w:rFonts w:hint="eastAsia"/>
          <w:sz w:val="24"/>
        </w:rPr>
        <w:t>3</w:t>
      </w:r>
      <w:r w:rsidRPr="006D1113">
        <w:rPr>
          <w:rFonts w:hint="eastAsia"/>
          <w:sz w:val="24"/>
        </w:rPr>
        <w:t>家公司获得超过</w:t>
      </w:r>
      <w:r w:rsidRPr="006D1113">
        <w:rPr>
          <w:rFonts w:hint="eastAsia"/>
          <w:sz w:val="24"/>
        </w:rPr>
        <w:t>5000</w:t>
      </w:r>
      <w:r w:rsidRPr="006D1113">
        <w:rPr>
          <w:rFonts w:hint="eastAsia"/>
          <w:sz w:val="24"/>
        </w:rPr>
        <w:t>万美元的融资。具中，</w:t>
      </w:r>
      <w:r w:rsidRPr="006D1113">
        <w:rPr>
          <w:rFonts w:hint="eastAsia"/>
          <w:sz w:val="24"/>
        </w:rPr>
        <w:t>CrowdStrike</w:t>
      </w:r>
      <w:commentRangeStart w:id="106"/>
      <w:r w:rsidRPr="006D1113">
        <w:rPr>
          <w:rFonts w:hint="eastAsia"/>
          <w:sz w:val="24"/>
        </w:rPr>
        <w:t>(</w:t>
      </w:r>
      <w:commentRangeEnd w:id="106"/>
      <w:r w:rsidR="0080613D">
        <w:rPr>
          <w:rStyle w:val="a5"/>
        </w:rPr>
        <w:commentReference w:id="106"/>
      </w:r>
      <w:r w:rsidRPr="006D1113">
        <w:rPr>
          <w:rFonts w:hint="eastAsia"/>
          <w:sz w:val="24"/>
        </w:rPr>
        <w:t>动态防御概念</w:t>
      </w:r>
      <w:r w:rsidRPr="006D1113">
        <w:rPr>
          <w:rFonts w:hint="eastAsia"/>
          <w:sz w:val="24"/>
        </w:rPr>
        <w:t>)</w:t>
      </w:r>
      <w:r w:rsidRPr="006D1113">
        <w:rPr>
          <w:rFonts w:hint="eastAsia"/>
          <w:sz w:val="24"/>
        </w:rPr>
        <w:t>获得</w:t>
      </w:r>
      <w:r w:rsidRPr="006D1113">
        <w:rPr>
          <w:rFonts w:hint="eastAsia"/>
          <w:sz w:val="24"/>
        </w:rPr>
        <w:t>3000</w:t>
      </w:r>
      <w:r w:rsidRPr="006D1113">
        <w:rPr>
          <w:rFonts w:hint="eastAsia"/>
          <w:sz w:val="24"/>
        </w:rPr>
        <w:t>万美元天使轮融资，</w:t>
      </w:r>
      <w:r w:rsidRPr="006D1113">
        <w:rPr>
          <w:rFonts w:hint="eastAsia"/>
          <w:sz w:val="24"/>
        </w:rPr>
        <w:t>Morphisec</w:t>
      </w:r>
      <w:r w:rsidRPr="006D1113">
        <w:rPr>
          <w:rFonts w:hint="eastAsia"/>
          <w:sz w:val="24"/>
        </w:rPr>
        <w:t>获得</w:t>
      </w:r>
      <w:r w:rsidRPr="006D1113">
        <w:rPr>
          <w:rFonts w:hint="eastAsia"/>
          <w:sz w:val="24"/>
        </w:rPr>
        <w:t>800</w:t>
      </w:r>
      <w:r w:rsidRPr="006D1113">
        <w:rPr>
          <w:rFonts w:hint="eastAsia"/>
          <w:sz w:val="24"/>
        </w:rPr>
        <w:t>万美元融资，</w:t>
      </w:r>
      <w:r w:rsidRPr="006D1113">
        <w:rPr>
          <w:rFonts w:hint="eastAsia"/>
          <w:sz w:val="24"/>
        </w:rPr>
        <w:t>ShapeSecurity</w:t>
      </w:r>
      <w:r w:rsidRPr="006D1113">
        <w:rPr>
          <w:rFonts w:hint="eastAsia"/>
          <w:sz w:val="24"/>
        </w:rPr>
        <w:t>获得</w:t>
      </w:r>
      <w:r w:rsidRPr="006D1113">
        <w:rPr>
          <w:rFonts w:hint="eastAsia"/>
          <w:sz w:val="24"/>
        </w:rPr>
        <w:t>2600</w:t>
      </w:r>
      <w:r w:rsidRPr="006D1113">
        <w:rPr>
          <w:rFonts w:hint="eastAsia"/>
          <w:sz w:val="24"/>
        </w:rPr>
        <w:t>万美元融资。北京卫达科一技有限公司将动态防御技术应用到内网防御、边界防御、工控防御、</w:t>
      </w:r>
      <w:r w:rsidRPr="006D1113">
        <w:rPr>
          <w:rFonts w:hint="eastAsia"/>
          <w:sz w:val="24"/>
        </w:rPr>
        <w:t>DDos</w:t>
      </w:r>
      <w:r w:rsidRPr="006D1113">
        <w:rPr>
          <w:rFonts w:hint="eastAsia"/>
          <w:sz w:val="24"/>
        </w:rPr>
        <w:t>防御、</w:t>
      </w:r>
      <w:del w:id="107" w:author="dadi" w:date="2019-04-28T22:46:00Z">
        <w:r w:rsidRPr="006D1113" w:rsidDel="0080613D">
          <w:rPr>
            <w:rFonts w:hint="eastAsia"/>
            <w:sz w:val="24"/>
          </w:rPr>
          <w:delText>web</w:delText>
        </w:r>
      </w:del>
      <w:ins w:id="108" w:author="dadi" w:date="2019-04-28T22:46:00Z">
        <w:r w:rsidR="0080613D">
          <w:rPr>
            <w:sz w:val="24"/>
          </w:rPr>
          <w:t>W</w:t>
        </w:r>
        <w:r w:rsidR="0080613D" w:rsidRPr="006D1113">
          <w:rPr>
            <w:rFonts w:hint="eastAsia"/>
            <w:sz w:val="24"/>
          </w:rPr>
          <w:t>eb</w:t>
        </w:r>
      </w:ins>
      <w:commentRangeStart w:id="109"/>
      <w:r w:rsidRPr="006D1113">
        <w:rPr>
          <w:rFonts w:hint="eastAsia"/>
          <w:sz w:val="24"/>
        </w:rPr>
        <w:t>应用</w:t>
      </w:r>
      <w:commentRangeEnd w:id="109"/>
      <w:r w:rsidR="0080613D">
        <w:rPr>
          <w:rStyle w:val="a5"/>
        </w:rPr>
        <w:commentReference w:id="109"/>
      </w:r>
      <w:r w:rsidRPr="006D1113">
        <w:rPr>
          <w:rFonts w:hint="eastAsia"/>
          <w:sz w:val="24"/>
        </w:rPr>
        <w:t>防御、</w:t>
      </w:r>
      <w:proofErr w:type="gramStart"/>
      <w:r w:rsidRPr="006D1113">
        <w:rPr>
          <w:rFonts w:hint="eastAsia"/>
          <w:sz w:val="24"/>
        </w:rPr>
        <w:t>云安全</w:t>
      </w:r>
      <w:proofErr w:type="gramEnd"/>
      <w:r w:rsidRPr="006D1113">
        <w:rPr>
          <w:rFonts w:hint="eastAsia"/>
          <w:sz w:val="24"/>
        </w:rPr>
        <w:t>等应用场景，研发</w:t>
      </w:r>
      <w:r w:rsidRPr="006D1113">
        <w:rPr>
          <w:rFonts w:hint="eastAsia"/>
          <w:sz w:val="24"/>
        </w:rPr>
        <w:t>6</w:t>
      </w:r>
      <w:r w:rsidRPr="006D1113">
        <w:rPr>
          <w:rFonts w:hint="eastAsia"/>
          <w:sz w:val="24"/>
        </w:rPr>
        <w:t>个系列的产品。</w:t>
      </w:r>
      <w:r w:rsidR="00724B20" w:rsidRPr="00724B20">
        <w:rPr>
          <w:sz w:val="24"/>
          <w:vertAlign w:val="superscript"/>
        </w:rPr>
        <w:fldChar w:fldCharType="begin"/>
      </w:r>
      <w:r w:rsidR="00724B20" w:rsidRPr="00724B20">
        <w:rPr>
          <w:sz w:val="24"/>
          <w:vertAlign w:val="superscript"/>
        </w:rPr>
        <w:instrText xml:space="preserve"> </w:instrText>
      </w:r>
      <w:r w:rsidR="00724B20" w:rsidRPr="00724B20">
        <w:rPr>
          <w:rFonts w:hint="eastAsia"/>
          <w:sz w:val="24"/>
          <w:vertAlign w:val="superscript"/>
        </w:rPr>
        <w:instrText>REF _Ref7247222 \r \h</w:instrText>
      </w:r>
      <w:r w:rsidR="00724B20" w:rsidRPr="00724B20">
        <w:rPr>
          <w:sz w:val="24"/>
          <w:vertAlign w:val="superscript"/>
        </w:rPr>
        <w:instrText xml:space="preserve"> </w:instrText>
      </w:r>
      <w:r w:rsidR="00724B20">
        <w:rPr>
          <w:sz w:val="24"/>
          <w:vertAlign w:val="superscript"/>
        </w:rPr>
        <w:instrText xml:space="preserve"> \* MERGEFORMAT </w:instrText>
      </w:r>
      <w:r w:rsidR="00724B20" w:rsidRPr="00724B20">
        <w:rPr>
          <w:sz w:val="24"/>
          <w:vertAlign w:val="superscript"/>
        </w:rPr>
      </w:r>
      <w:r w:rsidR="00724B20" w:rsidRPr="00724B20">
        <w:rPr>
          <w:sz w:val="24"/>
          <w:vertAlign w:val="superscript"/>
        </w:rPr>
        <w:fldChar w:fldCharType="separate"/>
      </w:r>
      <w:r w:rsidR="00724B20" w:rsidRPr="00724B20">
        <w:rPr>
          <w:sz w:val="24"/>
          <w:vertAlign w:val="superscript"/>
        </w:rPr>
        <w:t>[3]</w:t>
      </w:r>
      <w:r w:rsidR="00724B20" w:rsidRPr="00724B20">
        <w:rPr>
          <w:sz w:val="24"/>
          <w:vertAlign w:val="superscript"/>
        </w:rPr>
        <w:fldChar w:fldCharType="end"/>
      </w:r>
    </w:p>
    <w:p w14:paraId="54887A1D" w14:textId="77777777" w:rsidR="006D1113" w:rsidRPr="006D1113" w:rsidRDefault="006D1113" w:rsidP="006D1113">
      <w:pPr>
        <w:pStyle w:val="a8"/>
        <w:spacing w:line="400" w:lineRule="exact"/>
        <w:ind w:firstLine="480"/>
        <w:rPr>
          <w:sz w:val="24"/>
        </w:rPr>
      </w:pPr>
      <w:r w:rsidRPr="006D1113">
        <w:rPr>
          <w:rFonts w:hint="eastAsia"/>
          <w:sz w:val="24"/>
        </w:rPr>
        <w:t>截止目前，现有的网络安全产品大多采用传统的防火墙技术和入侵检测技术来实现对</w:t>
      </w:r>
      <w:r w:rsidRPr="006D1113">
        <w:rPr>
          <w:rFonts w:hint="eastAsia"/>
          <w:sz w:val="24"/>
        </w:rPr>
        <w:t>Web</w:t>
      </w:r>
      <w:r w:rsidRPr="006D1113">
        <w:rPr>
          <w:rFonts w:hint="eastAsia"/>
          <w:sz w:val="24"/>
        </w:rPr>
        <w:t>网站进行防护，在面对自动化攻击时十分脆弱。</w:t>
      </w:r>
      <w:proofErr w:type="gramStart"/>
      <w:r w:rsidRPr="006D1113">
        <w:rPr>
          <w:rFonts w:hint="eastAsia"/>
          <w:sz w:val="24"/>
        </w:rPr>
        <w:t>瑞数信息技术</w:t>
      </w:r>
      <w:proofErr w:type="gramEnd"/>
      <w:r w:rsidRPr="006D1113">
        <w:rPr>
          <w:rFonts w:hint="eastAsia"/>
          <w:sz w:val="24"/>
        </w:rPr>
        <w:t>（上海）有限公司提供了类似的产品。</w:t>
      </w:r>
    </w:p>
    <w:p w14:paraId="12C18174" w14:textId="77777777" w:rsidR="006D1113" w:rsidRPr="006D1113" w:rsidRDefault="006D1113" w:rsidP="006D1113">
      <w:pPr>
        <w:pStyle w:val="a8"/>
        <w:spacing w:line="400" w:lineRule="exact"/>
        <w:ind w:firstLine="480"/>
        <w:rPr>
          <w:sz w:val="24"/>
        </w:rPr>
      </w:pPr>
      <w:r w:rsidRPr="006D1113">
        <w:rPr>
          <w:rFonts w:hint="eastAsia"/>
          <w:sz w:val="24"/>
        </w:rPr>
        <w:t>（</w:t>
      </w:r>
      <w:r w:rsidRPr="006D1113">
        <w:rPr>
          <w:rFonts w:hint="eastAsia"/>
          <w:sz w:val="24"/>
        </w:rPr>
        <w:t>1</w:t>
      </w:r>
      <w:r w:rsidRPr="006D1113">
        <w:rPr>
          <w:rFonts w:hint="eastAsia"/>
          <w:sz w:val="24"/>
        </w:rPr>
        <w:t>）动态算法生成：每次检查代码逻辑与形态均不同，且有效时间</w:t>
      </w:r>
      <w:proofErr w:type="gramStart"/>
      <w:r w:rsidRPr="006D1113">
        <w:rPr>
          <w:rFonts w:hint="eastAsia"/>
          <w:sz w:val="24"/>
        </w:rPr>
        <w:t>随整体</w:t>
      </w:r>
      <w:proofErr w:type="gramEnd"/>
      <w:r w:rsidRPr="006D1113">
        <w:rPr>
          <w:rFonts w:hint="eastAsia"/>
          <w:sz w:val="24"/>
        </w:rPr>
        <w:t>访问量动态调整，攻击者每次必须在极短的时间内完成逆向，大幅提升了攻击难度，迫使攻击者放弃攻击。</w:t>
      </w:r>
    </w:p>
    <w:p w14:paraId="24900D98" w14:textId="77777777" w:rsidR="006D1113" w:rsidRPr="006D1113" w:rsidRDefault="006D1113" w:rsidP="006D1113">
      <w:pPr>
        <w:pStyle w:val="a8"/>
        <w:spacing w:line="400" w:lineRule="exact"/>
        <w:ind w:firstLine="480"/>
        <w:rPr>
          <w:sz w:val="24"/>
        </w:rPr>
      </w:pPr>
      <w:r w:rsidRPr="006D1113">
        <w:rPr>
          <w:rFonts w:hint="eastAsia"/>
          <w:sz w:val="24"/>
        </w:rPr>
        <w:t>（</w:t>
      </w:r>
      <w:r w:rsidRPr="006D1113">
        <w:rPr>
          <w:rFonts w:hint="eastAsia"/>
          <w:sz w:val="24"/>
        </w:rPr>
        <w:t>2</w:t>
      </w:r>
      <w:r w:rsidRPr="006D1113">
        <w:rPr>
          <w:rFonts w:hint="eastAsia"/>
          <w:sz w:val="24"/>
        </w:rPr>
        <w:t>）真实环境检查：利用不同浏览器中脚本引擎对特殊属性和语法的不同处理，验证真实的浏览器形态，大幅提升攻击者伪造终端运行环境的难度。</w:t>
      </w:r>
    </w:p>
    <w:p w14:paraId="45663A83" w14:textId="77777777" w:rsidR="006D1113" w:rsidRPr="006D1113" w:rsidRDefault="006D1113" w:rsidP="006D1113">
      <w:pPr>
        <w:pStyle w:val="a8"/>
        <w:ind w:firstLine="480"/>
        <w:rPr>
          <w:sz w:val="24"/>
        </w:rPr>
      </w:pPr>
      <w:r w:rsidRPr="006D1113">
        <w:rPr>
          <w:rFonts w:hint="eastAsia"/>
          <w:sz w:val="24"/>
        </w:rPr>
        <w:t>（</w:t>
      </w:r>
      <w:r w:rsidRPr="006D1113">
        <w:rPr>
          <w:rFonts w:hint="eastAsia"/>
          <w:sz w:val="24"/>
        </w:rPr>
        <w:t>3</w:t>
      </w:r>
      <w:r w:rsidRPr="006D1113">
        <w:rPr>
          <w:rFonts w:hint="eastAsia"/>
          <w:sz w:val="24"/>
        </w:rPr>
        <w:t>）攻击行为模式分析：基于人机互动理论，分析终端操作行为模式，有效识别非人为的操作行为，有效防止低频模拟操作攻击</w:t>
      </w:r>
    </w:p>
    <w:p w14:paraId="167DD7DF" w14:textId="77777777" w:rsidR="00724B20" w:rsidRDefault="006D1113" w:rsidP="00724B20">
      <w:pPr>
        <w:pStyle w:val="a8"/>
        <w:keepNext/>
        <w:ind w:firstLine="480"/>
      </w:pPr>
      <w:r w:rsidRPr="006D1113">
        <w:rPr>
          <w:sz w:val="24"/>
        </w:rPr>
        <w:t xml:space="preserve"> </w:t>
      </w:r>
      <w:r w:rsidRPr="00D67C68">
        <w:rPr>
          <w:rFonts w:cs="仿宋"/>
          <w:noProof/>
        </w:rPr>
        <w:drawing>
          <wp:inline distT="0" distB="0" distL="0" distR="0" wp14:anchorId="04DD1168" wp14:editId="2FF17536">
            <wp:extent cx="4356100" cy="1871980"/>
            <wp:effectExtent l="0" t="0" r="6350" b="0"/>
            <wp:docPr id="6" name="图片 17" descr="瑞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瑞数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56100" cy="1871980"/>
                    </a:xfrm>
                    <a:prstGeom prst="rect">
                      <a:avLst/>
                    </a:prstGeom>
                    <a:noFill/>
                    <a:ln>
                      <a:noFill/>
                    </a:ln>
                  </pic:spPr>
                </pic:pic>
              </a:graphicData>
            </a:graphic>
          </wp:inline>
        </w:drawing>
      </w:r>
    </w:p>
    <w:p w14:paraId="7DDF9990" w14:textId="7A019000" w:rsidR="006D1113" w:rsidRPr="006D1113" w:rsidRDefault="00724B20" w:rsidP="00724B20">
      <w:pPr>
        <w:pStyle w:val="af0"/>
        <w:ind w:firstLine="400"/>
        <w:jc w:val="center"/>
        <w:rPr>
          <w:sz w:val="24"/>
        </w:rPr>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2</w:t>
      </w:r>
      <w:r>
        <w:fldChar w:fldCharType="end"/>
      </w:r>
      <w:proofErr w:type="gramStart"/>
      <w:r w:rsidRPr="00724B20">
        <w:rPr>
          <w:rFonts w:hint="eastAsia"/>
        </w:rPr>
        <w:t>瑞数信息</w:t>
      </w:r>
      <w:proofErr w:type="gramEnd"/>
      <w:r w:rsidRPr="00724B20">
        <w:rPr>
          <w:rFonts w:hint="eastAsia"/>
        </w:rPr>
        <w:t>公司动态安全</w:t>
      </w:r>
    </w:p>
    <w:p w14:paraId="2965D088" w14:textId="77777777" w:rsidR="003A691E" w:rsidRDefault="006D1113" w:rsidP="006D1113">
      <w:pPr>
        <w:pStyle w:val="a8"/>
        <w:spacing w:line="400" w:lineRule="exact"/>
        <w:ind w:firstLine="480"/>
        <w:rPr>
          <w:sz w:val="24"/>
        </w:rPr>
      </w:pPr>
      <w:r w:rsidRPr="006D1113">
        <w:rPr>
          <w:rFonts w:hint="eastAsia"/>
          <w:sz w:val="24"/>
        </w:rPr>
        <w:t>我们在此项目中将开发动态的防御，使防御手段变动，增强防御的机制，增加攻击者破解的难度，使用动态的</w:t>
      </w:r>
      <w:commentRangeStart w:id="110"/>
      <w:r w:rsidRPr="006D1113">
        <w:rPr>
          <w:rFonts w:hint="eastAsia"/>
          <w:sz w:val="24"/>
        </w:rPr>
        <w:t>id</w:t>
      </w:r>
      <w:commentRangeEnd w:id="110"/>
      <w:r w:rsidR="0080613D">
        <w:rPr>
          <w:rStyle w:val="a5"/>
        </w:rPr>
        <w:commentReference w:id="110"/>
      </w:r>
      <w:r w:rsidRPr="006D1113">
        <w:rPr>
          <w:rFonts w:hint="eastAsia"/>
          <w:sz w:val="24"/>
        </w:rPr>
        <w:t>让攻击者无法用规律的自动化计算快速攻击、获取页面信息。</w:t>
      </w:r>
    </w:p>
    <w:p w14:paraId="41FDAF99" w14:textId="77777777" w:rsidR="003A691E" w:rsidRDefault="003A691E" w:rsidP="003A691E">
      <w:pPr>
        <w:pStyle w:val="-2"/>
        <w:spacing w:before="0" w:after="0" w:line="400" w:lineRule="exact"/>
        <w:ind w:firstLine="560"/>
        <w:rPr>
          <w:rFonts w:eastAsia="黑体"/>
          <w:b w:val="0"/>
        </w:rPr>
      </w:pPr>
      <w:bookmarkStart w:id="111" w:name="_Toc24055"/>
      <w:bookmarkStart w:id="112" w:name="_Toc7254165"/>
      <w:r>
        <w:rPr>
          <w:rFonts w:eastAsia="黑体" w:hint="eastAsia"/>
          <w:b w:val="0"/>
        </w:rPr>
        <w:t xml:space="preserve">1.3 </w:t>
      </w:r>
      <w:r>
        <w:rPr>
          <w:rFonts w:eastAsia="黑体" w:hint="eastAsia"/>
          <w:b w:val="0"/>
        </w:rPr>
        <w:t>主要</w:t>
      </w:r>
      <w:commentRangeStart w:id="113"/>
      <w:r>
        <w:rPr>
          <w:rFonts w:eastAsia="黑体" w:hint="eastAsia"/>
          <w:b w:val="0"/>
        </w:rPr>
        <w:t>工作</w:t>
      </w:r>
      <w:bookmarkEnd w:id="111"/>
      <w:bookmarkEnd w:id="112"/>
      <w:commentRangeEnd w:id="113"/>
      <w:r w:rsidR="0080613D">
        <w:rPr>
          <w:rStyle w:val="a5"/>
          <w:b w:val="0"/>
          <w:bCs w:val="0"/>
        </w:rPr>
        <w:commentReference w:id="113"/>
      </w:r>
    </w:p>
    <w:p w14:paraId="3F36EB8A" w14:textId="77777777" w:rsidR="00066022" w:rsidRDefault="00066022" w:rsidP="00066022">
      <w:pPr>
        <w:ind w:leftChars="233" w:left="559"/>
        <w:rPr>
          <w:ins w:id="114" w:author="Admire" w:date="2019-05-02T00:19:00Z"/>
          <w:rFonts w:hint="eastAsia"/>
        </w:rPr>
        <w:pPrChange w:id="115" w:author="Admire" w:date="2019-05-02T00:20:00Z">
          <w:pPr/>
        </w:pPrChange>
      </w:pPr>
      <w:ins w:id="116" w:author="Admire" w:date="2019-05-02T00:19:00Z">
        <w:r>
          <w:rPr>
            <w:rFonts w:hint="eastAsia"/>
          </w:rPr>
          <w:t>基于代码混淆的</w:t>
        </w:r>
        <w:r>
          <w:t>W</w:t>
        </w:r>
        <w:r>
          <w:rPr>
            <w:rFonts w:hint="eastAsia"/>
          </w:rPr>
          <w:t>eb</w:t>
        </w:r>
        <w:r>
          <w:rPr>
            <w:rFonts w:hint="eastAsia"/>
          </w:rPr>
          <w:t>站点动态防御系统，</w:t>
        </w:r>
        <w:r>
          <w:t>主要</w:t>
        </w:r>
        <w:r>
          <w:rPr>
            <w:rFonts w:hint="eastAsia"/>
          </w:rPr>
          <w:t>工作</w:t>
        </w:r>
        <w:r>
          <w:t>：</w:t>
        </w:r>
      </w:ins>
    </w:p>
    <w:p w14:paraId="38F6E373" w14:textId="77777777" w:rsidR="00066022" w:rsidRDefault="00066022" w:rsidP="00066022">
      <w:pPr>
        <w:pStyle w:val="a4"/>
        <w:widowControl w:val="0"/>
        <w:numPr>
          <w:ilvl w:val="0"/>
          <w:numId w:val="33"/>
        </w:numPr>
        <w:ind w:leftChars="233" w:left="1279" w:firstLineChars="0"/>
        <w:jc w:val="both"/>
        <w:rPr>
          <w:ins w:id="117" w:author="Admire" w:date="2019-05-02T00:19:00Z"/>
        </w:rPr>
        <w:pPrChange w:id="118" w:author="Admire" w:date="2019-05-02T00:20:00Z">
          <w:pPr>
            <w:pStyle w:val="a4"/>
            <w:widowControl w:val="0"/>
            <w:numPr>
              <w:numId w:val="33"/>
            </w:numPr>
            <w:ind w:left="720" w:firstLineChars="0" w:hanging="720"/>
            <w:jc w:val="both"/>
          </w:pPr>
        </w:pPrChange>
      </w:pPr>
      <w:ins w:id="119" w:author="Admire" w:date="2019-05-02T00:19:00Z">
        <w:r>
          <w:rPr>
            <w:rFonts w:hint="eastAsia"/>
          </w:rPr>
          <w:t>Nginx</w:t>
        </w:r>
        <w:r>
          <w:t xml:space="preserve"> HTTP </w:t>
        </w:r>
        <w:r>
          <w:rPr>
            <w:rFonts w:hint="eastAsia"/>
          </w:rPr>
          <w:t>模块</w:t>
        </w:r>
        <w:r>
          <w:t>的开发</w:t>
        </w:r>
        <w:r>
          <w:rPr>
            <w:rFonts w:hint="eastAsia"/>
          </w:rPr>
          <w:t>。</w:t>
        </w:r>
        <w:r w:rsidRPr="003C62B7">
          <w:rPr>
            <w:rFonts w:hint="eastAsia"/>
          </w:rPr>
          <w:t>Nginx</w:t>
        </w:r>
        <w:r>
          <w:rPr>
            <w:rFonts w:hint="eastAsia"/>
          </w:rPr>
          <w:t>整体采用高度模块化的架构设计。本系统需要开发</w:t>
        </w:r>
        <w:r>
          <w:t>一个</w:t>
        </w:r>
        <w:r>
          <w:rPr>
            <w:rFonts w:hint="eastAsia"/>
          </w:rPr>
          <w:t>根据</w:t>
        </w:r>
        <w:r>
          <w:t>Nginx</w:t>
        </w:r>
        <w:r>
          <w:t>框架定义</w:t>
        </w:r>
        <w:r>
          <w:rPr>
            <w:rFonts w:hint="eastAsia"/>
          </w:rPr>
          <w:t>的</w:t>
        </w:r>
        <w:r>
          <w:t xml:space="preserve">HTTP </w:t>
        </w:r>
        <w:r>
          <w:rPr>
            <w:rFonts w:hint="eastAsia"/>
          </w:rPr>
          <w:t>模块</w:t>
        </w:r>
        <w:r>
          <w:t>。</w:t>
        </w:r>
        <w:r>
          <w:rPr>
            <w:rFonts w:hint="eastAsia"/>
          </w:rPr>
          <w:t>这样才能把</w:t>
        </w:r>
        <w:r>
          <w:t>程序</w:t>
        </w:r>
        <w:r>
          <w:rPr>
            <w:rFonts w:hint="eastAsia"/>
          </w:rPr>
          <w:t>嵌入到</w:t>
        </w:r>
        <w:r>
          <w:rPr>
            <w:rFonts w:hint="eastAsia"/>
          </w:rPr>
          <w:t>Nginx</w:t>
        </w:r>
        <w:r>
          <w:t>中</w:t>
        </w:r>
        <w:r>
          <w:rPr>
            <w:rFonts w:hint="eastAsia"/>
          </w:rPr>
          <w:t>，使得</w:t>
        </w:r>
        <w:r>
          <w:t>最终编译出的二进制程序</w:t>
        </w:r>
        <w:r>
          <w:t xml:space="preserve">Nginx </w:t>
        </w:r>
        <w:r>
          <w:rPr>
            <w:rFonts w:hint="eastAsia"/>
          </w:rPr>
          <w:t>包含</w:t>
        </w:r>
        <w:r>
          <w:t>本系统的代码。</w:t>
        </w:r>
      </w:ins>
    </w:p>
    <w:p w14:paraId="72809634" w14:textId="77777777" w:rsidR="00066022" w:rsidRDefault="00066022" w:rsidP="00066022">
      <w:pPr>
        <w:pStyle w:val="a4"/>
        <w:widowControl w:val="0"/>
        <w:numPr>
          <w:ilvl w:val="0"/>
          <w:numId w:val="33"/>
        </w:numPr>
        <w:ind w:leftChars="233" w:left="1279" w:firstLineChars="0"/>
        <w:jc w:val="both"/>
        <w:rPr>
          <w:ins w:id="120" w:author="Admire" w:date="2019-05-02T00:19:00Z"/>
        </w:rPr>
        <w:pPrChange w:id="121" w:author="Admire" w:date="2019-05-02T00:20:00Z">
          <w:pPr>
            <w:pStyle w:val="a4"/>
            <w:widowControl w:val="0"/>
            <w:numPr>
              <w:numId w:val="33"/>
            </w:numPr>
            <w:ind w:left="720" w:firstLineChars="0" w:hanging="720"/>
            <w:jc w:val="both"/>
          </w:pPr>
        </w:pPrChange>
      </w:pPr>
      <w:ins w:id="122" w:author="Admire" w:date="2019-05-02T00:19:00Z">
        <w:r>
          <w:rPr>
            <w:rFonts w:hint="eastAsia"/>
          </w:rPr>
          <w:t>动态令牌实现</w:t>
        </w:r>
        <w:r>
          <w:t>。</w:t>
        </w:r>
        <w:r>
          <w:rPr>
            <w:rFonts w:hint="eastAsia"/>
          </w:rPr>
          <w:t>没有令牌</w:t>
        </w:r>
        <w:r>
          <w:t>或者令牌错误的请求，</w:t>
        </w:r>
        <w:r>
          <w:rPr>
            <w:rFonts w:hint="eastAsia"/>
          </w:rPr>
          <w:t>下发</w:t>
        </w:r>
        <w:r>
          <w:t>令牌</w:t>
        </w:r>
        <w:r>
          <w:rPr>
            <w:rFonts w:hint="eastAsia"/>
          </w:rPr>
          <w:t>给予</w:t>
        </w:r>
        <w:r>
          <w:t>再次访问</w:t>
        </w:r>
        <w:r>
          <w:rPr>
            <w:rFonts w:hint="eastAsia"/>
          </w:rPr>
          <w:t>的</w:t>
        </w:r>
        <w:r>
          <w:t>机会</w:t>
        </w:r>
        <w:r>
          <w:rPr>
            <w:rFonts w:hint="eastAsia"/>
          </w:rPr>
          <w:t>；</w:t>
        </w:r>
        <w:r>
          <w:t>令牌正确的请求，</w:t>
        </w:r>
        <w:r>
          <w:rPr>
            <w:rFonts w:hint="eastAsia"/>
          </w:rPr>
          <w:t>给予</w:t>
        </w:r>
        <w:r>
          <w:t>正确响应，并</w:t>
        </w:r>
        <w:r>
          <w:rPr>
            <w:rFonts w:hint="eastAsia"/>
          </w:rPr>
          <w:t>准备好</w:t>
        </w:r>
        <w:r>
          <w:t>下一次的令牌。</w:t>
        </w:r>
      </w:ins>
    </w:p>
    <w:p w14:paraId="4A0F4A84" w14:textId="339330B4" w:rsidR="00066022" w:rsidRDefault="00066022" w:rsidP="00066022">
      <w:pPr>
        <w:pStyle w:val="a4"/>
        <w:widowControl w:val="0"/>
        <w:numPr>
          <w:ilvl w:val="0"/>
          <w:numId w:val="33"/>
        </w:numPr>
        <w:ind w:leftChars="233" w:left="1279" w:firstLineChars="0"/>
        <w:jc w:val="both"/>
        <w:rPr>
          <w:ins w:id="123" w:author="Admire" w:date="2019-05-02T00:19:00Z"/>
          <w:rFonts w:hint="eastAsia"/>
        </w:rPr>
        <w:pPrChange w:id="124" w:author="Admire" w:date="2019-05-02T00:20:00Z">
          <w:pPr>
            <w:pStyle w:val="a4"/>
            <w:widowControl w:val="0"/>
            <w:numPr>
              <w:numId w:val="33"/>
            </w:numPr>
            <w:ind w:left="720" w:firstLineChars="0" w:hanging="720"/>
            <w:jc w:val="both"/>
          </w:pPr>
        </w:pPrChange>
      </w:pPr>
      <w:ins w:id="125" w:author="Admire" w:date="2019-05-02T00:19:00Z">
        <w:r>
          <w:rPr>
            <w:rFonts w:hint="eastAsia"/>
          </w:rPr>
          <w:t>JavaScript</w:t>
        </w:r>
        <w:r>
          <w:rPr>
            <w:rFonts w:hint="eastAsia"/>
          </w:rPr>
          <w:t>代码混淆。发送</w:t>
        </w:r>
        <w:r>
          <w:t>到用户浏览器的</w:t>
        </w:r>
        <w:r>
          <w:t>JavaScript</w:t>
        </w:r>
        <w:r>
          <w:t>代码，</w:t>
        </w:r>
        <w:r>
          <w:rPr>
            <w:rFonts w:hint="eastAsia"/>
          </w:rPr>
          <w:t>需要</w:t>
        </w:r>
        <w:r>
          <w:t>经过代码混淆进行保护处理。</w:t>
        </w:r>
        <w:r>
          <w:rPr>
            <w:rFonts w:hint="eastAsia"/>
          </w:rPr>
          <w:t>这些</w:t>
        </w:r>
        <w:r>
          <w:t>JavaScript</w:t>
        </w:r>
        <w:r>
          <w:t>代码包括受保护</w:t>
        </w:r>
        <w:r>
          <w:rPr>
            <w:rFonts w:hint="eastAsia"/>
          </w:rPr>
          <w:t>网站网页中</w:t>
        </w:r>
        <w:r>
          <w:t>使用的</w:t>
        </w:r>
        <w:r>
          <w:t>JavaScript</w:t>
        </w:r>
        <w:r>
          <w:t>代码</w:t>
        </w:r>
        <w:r>
          <w:rPr>
            <w:rFonts w:hint="eastAsia"/>
          </w:rPr>
          <w:t>和本系统中</w:t>
        </w:r>
        <w:r>
          <w:t>动态令牌</w:t>
        </w:r>
        <w:r>
          <w:rPr>
            <w:rFonts w:hint="eastAsia"/>
          </w:rPr>
          <w:t>在</w:t>
        </w:r>
        <w:r>
          <w:t>浏览器端</w:t>
        </w:r>
        <w:r>
          <w:rPr>
            <w:rFonts w:hint="eastAsia"/>
          </w:rPr>
          <w:t>的</w:t>
        </w:r>
        <w:r>
          <w:rPr>
            <w:rFonts w:hint="eastAsia"/>
          </w:rPr>
          <w:t>JavaScript</w:t>
        </w:r>
        <w:r>
          <w:rPr>
            <w:rFonts w:hint="eastAsia"/>
          </w:rPr>
          <w:t>程序</w:t>
        </w:r>
        <w:r>
          <w:t>代码</w:t>
        </w:r>
      </w:ins>
      <w:ins w:id="126" w:author="Admire" w:date="2019-05-02T00:20:00Z">
        <w:r>
          <w:rPr>
            <w:rFonts w:hint="eastAsia"/>
          </w:rPr>
          <w:t>。</w:t>
        </w:r>
      </w:ins>
      <w:bookmarkStart w:id="127" w:name="_GoBack"/>
      <w:bookmarkEnd w:id="127"/>
    </w:p>
    <w:p w14:paraId="3C465148" w14:textId="1E88B1FD" w:rsidR="00656762" w:rsidRPr="00D67C68" w:rsidDel="00066022" w:rsidRDefault="00656762" w:rsidP="00656762">
      <w:pPr>
        <w:tabs>
          <w:tab w:val="left" w:pos="915"/>
        </w:tabs>
        <w:ind w:firstLineChars="200" w:firstLine="480"/>
        <w:rPr>
          <w:del w:id="128" w:author="Admire" w:date="2019-05-02T00:19:00Z"/>
          <w:rFonts w:cs="仿宋"/>
        </w:rPr>
      </w:pPr>
      <w:commentRangeStart w:id="129"/>
      <w:del w:id="130" w:author="Admire" w:date="2019-05-02T00:19:00Z">
        <w:r w:rsidRPr="00D67C68" w:rsidDel="00066022">
          <w:rPr>
            <w:rFonts w:cs="仿宋"/>
          </w:rPr>
          <w:delText>Nginx</w:delText>
        </w:r>
        <w:r w:rsidRPr="00D67C68" w:rsidDel="00066022">
          <w:rPr>
            <w:rFonts w:cs="仿宋" w:hint="eastAsia"/>
          </w:rPr>
          <w:delText>是本项目的开发平台之一，通过阅读平台的使用指南，熟练使用此平台。然后，在</w:delText>
        </w:r>
        <w:r w:rsidRPr="00D67C68" w:rsidDel="00066022">
          <w:rPr>
            <w:rFonts w:cs="仿宋"/>
          </w:rPr>
          <w:delText>Nginx</w:delText>
        </w:r>
        <w:r w:rsidRPr="00D67C68" w:rsidDel="00066022">
          <w:rPr>
            <w:rFonts w:cs="仿宋" w:hint="eastAsia"/>
          </w:rPr>
          <w:delText>的配置文件中修改服务器配置以及增加一个块来定义反向代理服务器。</w:delText>
        </w:r>
        <w:commentRangeEnd w:id="129"/>
        <w:r w:rsidR="0080613D" w:rsidDel="00066022">
          <w:rPr>
            <w:rStyle w:val="a5"/>
            <w:rFonts w:eastAsia="宋体" w:cs="Times New Roman"/>
          </w:rPr>
          <w:commentReference w:id="129"/>
        </w:r>
      </w:del>
    </w:p>
    <w:p w14:paraId="70A902AE" w14:textId="2919884E" w:rsidR="00656762" w:rsidRPr="00D67C68" w:rsidDel="00066022" w:rsidRDefault="00656762" w:rsidP="00656762">
      <w:pPr>
        <w:tabs>
          <w:tab w:val="left" w:pos="915"/>
        </w:tabs>
        <w:ind w:firstLineChars="200" w:firstLine="480"/>
        <w:rPr>
          <w:del w:id="131" w:author="Admire" w:date="2019-05-02T00:19:00Z"/>
          <w:rFonts w:cs="仿宋"/>
        </w:rPr>
      </w:pPr>
      <w:del w:id="132" w:author="Admire" w:date="2019-05-02T00:19:00Z">
        <w:r w:rsidRPr="00D67C68" w:rsidDel="00066022">
          <w:rPr>
            <w:rFonts w:cs="仿宋" w:hint="eastAsia"/>
          </w:rPr>
          <w:delText>该反向代理服务器接收客户端对目标服务器的请求，通过</w:delText>
        </w:r>
        <w:r w:rsidRPr="00D67C68" w:rsidDel="00066022">
          <w:rPr>
            <w:rFonts w:cs="仿宋"/>
          </w:rPr>
          <w:delText>ID</w:delText>
        </w:r>
        <w:r w:rsidRPr="00D67C68" w:rsidDel="00066022">
          <w:rPr>
            <w:rFonts w:cs="仿宋"/>
          </w:rPr>
          <w:delText>匹配和人机识别机制</w:delText>
        </w:r>
        <w:r w:rsidRPr="00D67C68" w:rsidDel="00066022">
          <w:rPr>
            <w:rFonts w:cs="仿宋" w:hint="eastAsia"/>
          </w:rPr>
          <w:delText>的</w:delText>
        </w:r>
        <w:r w:rsidRPr="00D67C68" w:rsidDel="00066022">
          <w:rPr>
            <w:rFonts w:cs="仿宋"/>
          </w:rPr>
          <w:delText>配合</w:delText>
        </w:r>
        <w:r w:rsidRPr="00D67C68" w:rsidDel="00066022">
          <w:rPr>
            <w:rFonts w:cs="仿宋" w:hint="eastAsia"/>
          </w:rPr>
          <w:delText>，判定是否应向目标服务器发送客户端的请求。若向目标服务器发送了客户端的请求并接收了目标服务器返回的文件，再通过随机化技术</w:delText>
        </w:r>
        <w:r w:rsidRPr="00D67C68" w:rsidDel="00066022">
          <w:rPr>
            <w:rFonts w:cs="仿宋"/>
          </w:rPr>
          <w:delText>封装目标服务器返</w:delText>
        </w:r>
        <w:r w:rsidRPr="00D67C68" w:rsidDel="00066022">
          <w:rPr>
            <w:rFonts w:cs="仿宋" w:hint="eastAsia"/>
          </w:rPr>
          <w:delText>回</w:delText>
        </w:r>
        <w:r w:rsidRPr="00D67C68" w:rsidDel="00066022">
          <w:rPr>
            <w:rFonts w:cs="仿宋"/>
          </w:rPr>
          <w:delText>的文件后下发给客户端</w:delText>
        </w:r>
        <w:r w:rsidRPr="00D67C68" w:rsidDel="00066022">
          <w:rPr>
            <w:rFonts w:cs="仿宋" w:hint="eastAsia"/>
          </w:rPr>
          <w:delText>。</w:delText>
        </w:r>
      </w:del>
    </w:p>
    <w:p w14:paraId="1ED8D103" w14:textId="6CEAE827" w:rsidR="00656762" w:rsidRPr="00656762" w:rsidDel="00066022" w:rsidRDefault="00656762" w:rsidP="00656762">
      <w:pPr>
        <w:tabs>
          <w:tab w:val="left" w:pos="915"/>
        </w:tabs>
        <w:ind w:firstLineChars="200" w:firstLine="480"/>
        <w:rPr>
          <w:del w:id="133" w:author="Admire" w:date="2019-05-02T00:19:00Z"/>
          <w:rFonts w:cs="仿宋"/>
          <w:bCs/>
        </w:rPr>
      </w:pPr>
      <w:del w:id="134" w:author="Admire" w:date="2019-05-02T00:19:00Z">
        <w:r w:rsidRPr="00656762" w:rsidDel="00066022">
          <w:rPr>
            <w:rFonts w:cs="仿宋" w:hint="eastAsia"/>
            <w:bCs/>
          </w:rPr>
          <w:delText>使用含有动态</w:delText>
        </w:r>
        <w:r w:rsidRPr="00656762" w:rsidDel="00066022">
          <w:rPr>
            <w:rFonts w:cs="仿宋"/>
            <w:bCs/>
          </w:rPr>
          <w:delText>ID</w:delText>
        </w:r>
        <w:r w:rsidRPr="00656762" w:rsidDel="00066022">
          <w:rPr>
            <w:rFonts w:cs="仿宋" w:hint="eastAsia"/>
            <w:bCs/>
          </w:rPr>
          <w:delText>匹配设计的人机识别机制</w:delText>
        </w:r>
      </w:del>
    </w:p>
    <w:p w14:paraId="7ED7270B" w14:textId="785B96EA" w:rsidR="00656762" w:rsidRPr="00656762" w:rsidDel="00066022" w:rsidRDefault="00656762" w:rsidP="00656762">
      <w:pPr>
        <w:tabs>
          <w:tab w:val="left" w:pos="915"/>
        </w:tabs>
        <w:ind w:firstLineChars="200" w:firstLine="480"/>
        <w:rPr>
          <w:del w:id="135" w:author="Admire" w:date="2019-05-02T00:19:00Z"/>
          <w:rFonts w:cs="仿宋"/>
        </w:rPr>
      </w:pPr>
      <w:del w:id="136" w:author="Admire" w:date="2019-05-02T00:19:00Z">
        <w:r w:rsidRPr="00656762" w:rsidDel="00066022">
          <w:rPr>
            <w:rFonts w:cs="仿宋" w:hint="eastAsia"/>
          </w:rPr>
          <w:delText>在</w:delText>
        </w:r>
        <w:r w:rsidRPr="00656762" w:rsidDel="00066022">
          <w:rPr>
            <w:rFonts w:cs="仿宋"/>
          </w:rPr>
          <w:delText>Nginx</w:delText>
        </w:r>
        <w:r w:rsidRPr="00656762" w:rsidDel="00066022">
          <w:rPr>
            <w:rFonts w:cs="仿宋" w:hint="eastAsia"/>
          </w:rPr>
          <w:delText>平台上搭建反向代理服务器后，反向代理服务器接收客户端发来的请求，如</w:delText>
        </w:r>
        <w:r w:rsidRPr="00656762" w:rsidDel="00066022">
          <w:rPr>
            <w:rFonts w:cs="仿宋"/>
          </w:rPr>
          <w:delText>果请求没有携带可用于</w:delText>
        </w:r>
        <w:r w:rsidRPr="00656762" w:rsidDel="00066022">
          <w:rPr>
            <w:rFonts w:cs="仿宋" w:hint="eastAsia"/>
          </w:rPr>
          <w:delText>特定</w:delText>
        </w:r>
        <w:r w:rsidRPr="00656762" w:rsidDel="00066022">
          <w:rPr>
            <w:rFonts w:cs="仿宋"/>
          </w:rPr>
          <w:delText>的人机验证的</w:delText>
        </w:r>
        <w:r w:rsidRPr="00656762" w:rsidDel="00066022">
          <w:rPr>
            <w:rFonts w:cs="仿宋" w:hint="eastAsia"/>
          </w:rPr>
          <w:delText>信息</w:delText>
        </w:r>
        <w:r w:rsidRPr="00656762" w:rsidDel="00066022">
          <w:rPr>
            <w:rFonts w:cs="仿宋"/>
          </w:rPr>
          <w:delText>，进入人</w:delText>
        </w:r>
        <w:r w:rsidRPr="00656762" w:rsidDel="00066022">
          <w:rPr>
            <w:rFonts w:cs="仿宋" w:hint="eastAsia"/>
          </w:rPr>
          <w:delText>机验证流程</w:delText>
        </w:r>
        <w:r w:rsidRPr="00656762" w:rsidDel="00066022">
          <w:rPr>
            <w:rFonts w:cs="仿宋"/>
          </w:rPr>
          <w:delText>。</w:delText>
        </w:r>
      </w:del>
    </w:p>
    <w:p w14:paraId="1F01D1BA" w14:textId="53607FA9" w:rsidR="00656762" w:rsidRPr="00656762" w:rsidDel="00066022" w:rsidRDefault="00656762" w:rsidP="00656762">
      <w:pPr>
        <w:tabs>
          <w:tab w:val="left" w:pos="915"/>
        </w:tabs>
        <w:ind w:firstLineChars="200" w:firstLine="480"/>
        <w:rPr>
          <w:del w:id="137" w:author="Admire" w:date="2019-05-02T00:19:00Z"/>
          <w:rFonts w:cs="仿宋"/>
        </w:rPr>
      </w:pPr>
      <w:del w:id="138" w:author="Admire" w:date="2019-05-02T00:19:00Z">
        <w:r w:rsidRPr="00656762" w:rsidDel="00066022">
          <w:rPr>
            <w:rFonts w:cs="仿宋" w:hint="eastAsia"/>
          </w:rPr>
          <w:delText>通过了人机验证流程判断为</w:delText>
        </w:r>
        <w:r w:rsidRPr="00656762" w:rsidDel="00066022">
          <w:rPr>
            <w:rFonts w:cs="仿宋"/>
          </w:rPr>
          <w:delText>“</w:delText>
        </w:r>
        <w:r w:rsidRPr="00656762" w:rsidDel="00066022">
          <w:rPr>
            <w:rFonts w:cs="仿宋" w:hint="eastAsia"/>
          </w:rPr>
          <w:delText>人</w:delText>
        </w:r>
        <w:r w:rsidRPr="00656762" w:rsidDel="00066022">
          <w:rPr>
            <w:rFonts w:cs="仿宋"/>
          </w:rPr>
          <w:delText>”</w:delText>
        </w:r>
        <w:r w:rsidRPr="00656762" w:rsidDel="00066022">
          <w:rPr>
            <w:rFonts w:cs="仿宋" w:hint="eastAsia"/>
          </w:rPr>
          <w:delText>，才将客户端的请求发给目标服务器。否则，执行应对自动化的处理。</w:delText>
        </w:r>
      </w:del>
    </w:p>
    <w:p w14:paraId="23D78272" w14:textId="6BA78DD8" w:rsidR="00656762" w:rsidRPr="00656762" w:rsidDel="00066022" w:rsidRDefault="00656762" w:rsidP="00656762">
      <w:pPr>
        <w:tabs>
          <w:tab w:val="left" w:pos="915"/>
        </w:tabs>
        <w:ind w:firstLineChars="200" w:firstLine="480"/>
        <w:rPr>
          <w:del w:id="139" w:author="Admire" w:date="2019-05-02T00:19:00Z"/>
          <w:rFonts w:cs="仿宋"/>
          <w:bCs/>
        </w:rPr>
      </w:pPr>
      <w:del w:id="140" w:author="Admire" w:date="2019-05-02T00:19:00Z">
        <w:r w:rsidRPr="00656762" w:rsidDel="00066022">
          <w:rPr>
            <w:rFonts w:cs="仿宋" w:hint="eastAsia"/>
            <w:bCs/>
          </w:rPr>
          <w:delText>通过</w:delText>
        </w:r>
        <w:r w:rsidDel="00066022">
          <w:rPr>
            <w:rFonts w:cs="仿宋" w:hint="eastAsia"/>
            <w:bCs/>
          </w:rPr>
          <w:delText>混淆</w:delText>
        </w:r>
        <w:r w:rsidRPr="00656762" w:rsidDel="00066022">
          <w:rPr>
            <w:rFonts w:cs="仿宋"/>
            <w:bCs/>
          </w:rPr>
          <w:delText>技术对</w:delText>
        </w:r>
        <w:r w:rsidDel="00066022">
          <w:rPr>
            <w:rFonts w:cs="仿宋" w:hint="eastAsia"/>
            <w:bCs/>
          </w:rPr>
          <w:delText>js</w:delText>
        </w:r>
        <w:r w:rsidDel="00066022">
          <w:rPr>
            <w:rFonts w:cs="仿宋" w:hint="eastAsia"/>
            <w:bCs/>
          </w:rPr>
          <w:delText>脚本</w:delText>
        </w:r>
        <w:r w:rsidRPr="00656762" w:rsidDel="00066022">
          <w:rPr>
            <w:rFonts w:cs="仿宋"/>
            <w:bCs/>
          </w:rPr>
          <w:delText>文件进行</w:delText>
        </w:r>
        <w:r w:rsidDel="00066022">
          <w:rPr>
            <w:rFonts w:cs="仿宋" w:hint="eastAsia"/>
            <w:bCs/>
          </w:rPr>
          <w:delText>混淆</w:delText>
        </w:r>
        <w:r w:rsidRPr="00656762" w:rsidDel="00066022">
          <w:rPr>
            <w:rFonts w:cs="仿宋" w:hint="eastAsia"/>
            <w:bCs/>
          </w:rPr>
          <w:delText>。</w:delText>
        </w:r>
      </w:del>
    </w:p>
    <w:p w14:paraId="1DB419E5" w14:textId="4F8DBFE2" w:rsidR="00656762" w:rsidRPr="00D67C68" w:rsidDel="00066022" w:rsidRDefault="00656762" w:rsidP="00656762">
      <w:pPr>
        <w:tabs>
          <w:tab w:val="left" w:pos="915"/>
        </w:tabs>
        <w:ind w:firstLineChars="200" w:firstLine="480"/>
        <w:rPr>
          <w:del w:id="141" w:author="Admire" w:date="2019-05-02T00:19:00Z"/>
          <w:rFonts w:cs="仿宋"/>
        </w:rPr>
      </w:pPr>
      <w:del w:id="142" w:author="Admire" w:date="2019-05-02T00:19:00Z">
        <w:r w:rsidRPr="00D67C68" w:rsidDel="00066022">
          <w:rPr>
            <w:rFonts w:cs="仿宋" w:hint="eastAsia"/>
          </w:rPr>
          <w:delText>在返回目标服务器的响应内容前，</w:delText>
        </w:r>
        <w:r w:rsidRPr="00D67C68" w:rsidDel="00066022">
          <w:rPr>
            <w:rFonts w:cs="仿宋"/>
          </w:rPr>
          <w:delText xml:space="preserve"> </w:delText>
        </w:r>
        <w:r w:rsidRPr="00D67C68" w:rsidDel="00066022">
          <w:rPr>
            <w:rFonts w:cs="仿宋" w:hint="eastAsia"/>
          </w:rPr>
          <w:delText>对发给</w:delText>
        </w:r>
        <w:r w:rsidRPr="00D67C68" w:rsidDel="00066022">
          <w:rPr>
            <w:rFonts w:cs="仿宋"/>
          </w:rPr>
          <w:delText>用户的文件进行</w:delText>
        </w:r>
        <w:r w:rsidDel="00066022">
          <w:rPr>
            <w:rFonts w:cs="仿宋" w:hint="eastAsia"/>
          </w:rPr>
          <w:delText>混淆</w:delText>
        </w:r>
        <w:r w:rsidRPr="00D67C68" w:rsidDel="00066022">
          <w:rPr>
            <w:rFonts w:cs="仿宋"/>
          </w:rPr>
          <w:delText>操作。</w:delText>
        </w:r>
        <w:r w:rsidRPr="00D67C68" w:rsidDel="00066022">
          <w:rPr>
            <w:rFonts w:cs="仿宋" w:hint="eastAsia"/>
          </w:rPr>
          <w:delText>使用</w:delText>
        </w:r>
        <w:r w:rsidDel="00066022">
          <w:rPr>
            <w:rFonts w:cs="仿宋"/>
          </w:rPr>
          <w:delText>JavaScript</w:delText>
        </w:r>
        <w:r w:rsidRPr="00D67C68" w:rsidDel="00066022">
          <w:rPr>
            <w:rFonts w:cs="仿宋" w:hint="eastAsia"/>
          </w:rPr>
          <w:delText>混淆技术对受保护站点</w:delText>
        </w:r>
        <w:r w:rsidR="00A01448" w:rsidDel="00066022">
          <w:rPr>
            <w:rFonts w:cs="仿宋"/>
          </w:rPr>
          <w:delText>JavaScript</w:delText>
        </w:r>
        <w:r w:rsidR="00A01448" w:rsidDel="00066022">
          <w:rPr>
            <w:rFonts w:cs="仿宋" w:hint="eastAsia"/>
          </w:rPr>
          <w:delText>脚本</w:delText>
        </w:r>
        <w:r w:rsidRPr="00D67C68" w:rsidDel="00066022">
          <w:rPr>
            <w:rFonts w:cs="仿宋" w:hint="eastAsia"/>
          </w:rPr>
          <w:delText>和客户端</w:delText>
        </w:r>
        <w:r w:rsidRPr="00D67C68" w:rsidDel="00066022">
          <w:rPr>
            <w:rFonts w:cs="仿宋"/>
          </w:rPr>
          <w:delText>ID</w:delText>
        </w:r>
        <w:r w:rsidRPr="00D67C68" w:rsidDel="00066022">
          <w:rPr>
            <w:rFonts w:cs="仿宋" w:hint="eastAsia"/>
          </w:rPr>
          <w:delText>生成算法进行</w:delText>
        </w:r>
        <w:r w:rsidR="00A01448" w:rsidDel="00066022">
          <w:rPr>
            <w:rFonts w:cs="仿宋" w:hint="eastAsia"/>
          </w:rPr>
          <w:delText>混淆处理，增加</w:delText>
        </w:r>
        <w:r w:rsidRPr="00D67C68" w:rsidDel="00066022">
          <w:rPr>
            <w:rFonts w:cs="仿宋" w:hint="eastAsia"/>
          </w:rPr>
          <w:delText>攻击者对网页的逆向分析</w:delText>
        </w:r>
        <w:r w:rsidR="00A01448" w:rsidDel="00066022">
          <w:rPr>
            <w:rFonts w:cs="仿宋" w:hint="eastAsia"/>
          </w:rPr>
          <w:delText>的</w:delText>
        </w:r>
        <w:r w:rsidR="00A01448" w:rsidDel="00066022">
          <w:rPr>
            <w:rFonts w:cs="仿宋"/>
          </w:rPr>
          <w:delText>成本</w:delText>
        </w:r>
        <w:r w:rsidRPr="00D67C68" w:rsidDel="00066022">
          <w:rPr>
            <w:rFonts w:cs="仿宋" w:hint="eastAsia"/>
          </w:rPr>
          <w:delText>。</w:delText>
        </w:r>
      </w:del>
    </w:p>
    <w:p w14:paraId="21522ECD" w14:textId="0905D131" w:rsidR="003A691E" w:rsidRDefault="00656762" w:rsidP="00656762">
      <w:pPr>
        <w:spacing w:line="400" w:lineRule="atLeast"/>
        <w:ind w:firstLine="480"/>
        <w:rPr>
          <w:color w:val="000000"/>
          <w:szCs w:val="30"/>
        </w:rPr>
      </w:pPr>
      <w:del w:id="143" w:author="Admire" w:date="2019-05-02T00:19:00Z">
        <w:r w:rsidRPr="00D67C68" w:rsidDel="00066022">
          <w:rPr>
            <w:rFonts w:cs="仿宋" w:hint="eastAsia"/>
          </w:rPr>
          <w:delText>网站运营商家运用此技术可以防止恶意爬虫、</w:delText>
        </w:r>
        <w:r w:rsidRPr="00D67C68" w:rsidDel="00066022">
          <w:rPr>
            <w:rFonts w:hint="eastAsia"/>
          </w:rPr>
          <w:delText>薅羊毛等自动化攻击，不仅可以减少因访问量降低和销量、广告收益降低的恶性循环导致的经济损失，还保障了用户信息安全</w:delText>
        </w:r>
      </w:del>
      <w:r w:rsidRPr="00D67C68">
        <w:rPr>
          <w:rFonts w:hint="eastAsia"/>
        </w:rPr>
        <w:t>。</w:t>
      </w:r>
    </w:p>
    <w:p w14:paraId="68DA2252" w14:textId="77777777" w:rsidR="003A691E" w:rsidRDefault="003A691E" w:rsidP="003A691E">
      <w:pPr>
        <w:pStyle w:val="-2"/>
        <w:spacing w:before="0" w:after="0" w:line="400" w:lineRule="exact"/>
        <w:ind w:firstLine="560"/>
        <w:rPr>
          <w:rFonts w:eastAsia="黑体"/>
          <w:b w:val="0"/>
        </w:rPr>
      </w:pPr>
      <w:bookmarkStart w:id="144" w:name="_Toc20095"/>
      <w:bookmarkStart w:id="145" w:name="_Toc512648829"/>
      <w:bookmarkStart w:id="146" w:name="_Toc514534593"/>
      <w:bookmarkStart w:id="147" w:name="_Toc15247"/>
      <w:bookmarkStart w:id="148" w:name="_Toc10659"/>
      <w:bookmarkStart w:id="149" w:name="_Toc17778"/>
      <w:bookmarkStart w:id="150" w:name="_Toc514845415"/>
      <w:bookmarkStart w:id="151" w:name="_Toc218767023"/>
      <w:bookmarkStart w:id="152" w:name="_Toc499675511"/>
      <w:bookmarkStart w:id="153" w:name="_Toc10133"/>
      <w:bookmarkStart w:id="154" w:name="_Toc7254166"/>
      <w:r>
        <w:rPr>
          <w:rFonts w:eastAsia="黑体" w:hint="eastAsia"/>
          <w:b w:val="0"/>
        </w:rPr>
        <w:t xml:space="preserve">1.4 </w:t>
      </w:r>
      <w:r>
        <w:rPr>
          <w:rFonts w:eastAsia="黑体" w:hint="eastAsia"/>
          <w:b w:val="0"/>
        </w:rPr>
        <w:t>论文组织</w:t>
      </w:r>
      <w:bookmarkEnd w:id="144"/>
      <w:bookmarkEnd w:id="145"/>
      <w:bookmarkEnd w:id="146"/>
      <w:bookmarkEnd w:id="147"/>
      <w:bookmarkEnd w:id="148"/>
      <w:bookmarkEnd w:id="149"/>
      <w:bookmarkEnd w:id="150"/>
      <w:bookmarkEnd w:id="151"/>
      <w:bookmarkEnd w:id="152"/>
      <w:bookmarkEnd w:id="153"/>
      <w:bookmarkEnd w:id="154"/>
    </w:p>
    <w:p w14:paraId="1363984E" w14:textId="77777777" w:rsidR="003A691E" w:rsidRDefault="003A691E" w:rsidP="003A691E">
      <w:pPr>
        <w:pStyle w:val="a6"/>
        <w:spacing w:line="400" w:lineRule="exact"/>
      </w:pPr>
      <w:r>
        <w:rPr>
          <w:rFonts w:hint="eastAsia"/>
        </w:rPr>
        <w:t>这篇论文内容结构如下：</w:t>
      </w:r>
    </w:p>
    <w:p w14:paraId="0B832104" w14:textId="2E1500C1" w:rsidR="008F16AE" w:rsidRDefault="003A691E" w:rsidP="008F16AE">
      <w:pPr>
        <w:pStyle w:val="a6"/>
        <w:spacing w:line="400" w:lineRule="exact"/>
      </w:pPr>
      <w:r>
        <w:t>第</w:t>
      </w:r>
      <w:r>
        <w:rPr>
          <w:rFonts w:hint="eastAsia"/>
        </w:rPr>
        <w:t>一章，</w:t>
      </w:r>
      <w:ins w:id="155" w:author="dadi" w:date="2019-04-28T22:50:00Z">
        <w:r w:rsidR="004632E6">
          <w:rPr>
            <w:rFonts w:hint="eastAsia"/>
          </w:rPr>
          <w:t>本章</w:t>
        </w:r>
      </w:ins>
      <w:r w:rsidR="008F16AE">
        <w:rPr>
          <w:rFonts w:hint="eastAsia"/>
        </w:rPr>
        <w:t>讲述基于代码混淆的</w:t>
      </w:r>
      <w:r w:rsidR="008F16AE">
        <w:t>W</w:t>
      </w:r>
      <w:r w:rsidR="008F16AE">
        <w:rPr>
          <w:rFonts w:hint="eastAsia"/>
        </w:rPr>
        <w:t>eb</w:t>
      </w:r>
      <w:r w:rsidR="008F16AE">
        <w:rPr>
          <w:rFonts w:hint="eastAsia"/>
        </w:rPr>
        <w:t>站点动态防御系统的应用背景和开发必要性，然后通过分析研究现状，对现有的防御进行详细分析调研，提出这些系统目前存在的一些问题，明确了开发本系统的重要意义。</w:t>
      </w:r>
    </w:p>
    <w:p w14:paraId="3CBC4E5C" w14:textId="2961F587" w:rsidR="003A691E" w:rsidRDefault="003A691E" w:rsidP="003A691E">
      <w:pPr>
        <w:pStyle w:val="a6"/>
        <w:spacing w:line="400" w:lineRule="exact"/>
      </w:pPr>
      <w:r>
        <w:rPr>
          <w:rFonts w:hint="eastAsia"/>
        </w:rPr>
        <w:t>第</w:t>
      </w:r>
      <w:r w:rsidR="00AD37F3">
        <w:rPr>
          <w:rFonts w:hint="eastAsia"/>
        </w:rPr>
        <w:t>二章</w:t>
      </w:r>
      <w:r w:rsidR="008F16AE">
        <w:rPr>
          <w:rFonts w:hint="eastAsia"/>
        </w:rPr>
        <w:t>，</w:t>
      </w:r>
      <w:ins w:id="156" w:author="dadi" w:date="2019-04-28T22:50:00Z">
        <w:r w:rsidR="004632E6">
          <w:rPr>
            <w:rFonts w:hint="eastAsia"/>
          </w:rPr>
          <w:t>本章</w:t>
        </w:r>
      </w:ins>
      <w:r w:rsidR="008F16AE">
        <w:rPr>
          <w:rFonts w:hint="eastAsia"/>
        </w:rPr>
        <w:t>描述</w:t>
      </w:r>
      <w:commentRangeStart w:id="157"/>
      <w:r w:rsidR="008F16AE">
        <w:rPr>
          <w:rFonts w:hint="eastAsia"/>
        </w:rPr>
        <w:t>开发</w:t>
      </w:r>
      <w:r w:rsidR="008F16AE">
        <w:rPr>
          <w:rFonts w:hint="eastAsia"/>
        </w:rPr>
        <w:t>J</w:t>
      </w:r>
      <w:commentRangeEnd w:id="157"/>
      <w:r w:rsidR="004632E6">
        <w:rPr>
          <w:rStyle w:val="a5"/>
        </w:rPr>
        <w:commentReference w:id="157"/>
      </w:r>
      <w:r w:rsidR="008F16AE">
        <w:rPr>
          <w:rFonts w:hint="eastAsia"/>
        </w:rPr>
        <w:t>基于代码混淆的</w:t>
      </w:r>
      <w:r w:rsidR="008F16AE">
        <w:t>W</w:t>
      </w:r>
      <w:r w:rsidR="008F16AE">
        <w:rPr>
          <w:rFonts w:hint="eastAsia"/>
        </w:rPr>
        <w:t>eb</w:t>
      </w:r>
      <w:r w:rsidR="008F16AE">
        <w:rPr>
          <w:rFonts w:hint="eastAsia"/>
        </w:rPr>
        <w:t>站点动态防御系统</w:t>
      </w:r>
      <w:r w:rsidR="00A24A71">
        <w:rPr>
          <w:rFonts w:hint="eastAsia"/>
        </w:rPr>
        <w:t>所需要的预备技术和知识，</w:t>
      </w:r>
      <w:r w:rsidR="00A24A71">
        <w:t>主要有</w:t>
      </w:r>
      <w:r w:rsidR="00A24A71">
        <w:t>Nginx</w:t>
      </w:r>
      <w:r w:rsidR="00A24A71">
        <w:t>模块开发，</w:t>
      </w:r>
      <w:r w:rsidR="00A24A71">
        <w:t>Chrome extension</w:t>
      </w:r>
      <w:r w:rsidR="00A24A71">
        <w:t>开发</w:t>
      </w:r>
      <w:r w:rsidR="008F16AE">
        <w:rPr>
          <w:rFonts w:hint="eastAsia"/>
        </w:rPr>
        <w:t>。</w:t>
      </w:r>
    </w:p>
    <w:p w14:paraId="23BE0ABE" w14:textId="234F43A8" w:rsidR="008F16AE" w:rsidRDefault="003A691E" w:rsidP="008F16AE">
      <w:pPr>
        <w:pStyle w:val="a6"/>
        <w:spacing w:line="400" w:lineRule="exact"/>
      </w:pPr>
      <w:r>
        <w:t>第</w:t>
      </w:r>
      <w:r w:rsidR="00AD37F3">
        <w:rPr>
          <w:rFonts w:hint="eastAsia"/>
        </w:rPr>
        <w:t>三章</w:t>
      </w:r>
      <w:r>
        <w:rPr>
          <w:rFonts w:hint="eastAsia"/>
        </w:rPr>
        <w:t>。</w:t>
      </w:r>
      <w:ins w:id="158" w:author="dadi" w:date="2019-04-28T22:50:00Z">
        <w:r w:rsidR="004632E6">
          <w:rPr>
            <w:rFonts w:hint="eastAsia"/>
          </w:rPr>
          <w:t>本章</w:t>
        </w:r>
      </w:ins>
      <w:del w:id="159" w:author="dadi" w:date="2019-04-28T22:50:00Z">
        <w:r w:rsidR="008F16AE" w:rsidDel="004632E6">
          <w:rPr>
            <w:rFonts w:hint="eastAsia"/>
          </w:rPr>
          <w:delText>第</w:delText>
        </w:r>
        <w:r w:rsidR="008F16AE" w:rsidDel="004632E6">
          <w:rPr>
            <w:rFonts w:hint="eastAsia"/>
          </w:rPr>
          <w:delText>3</w:delText>
        </w:r>
        <w:r w:rsidR="008F16AE" w:rsidDel="004632E6">
          <w:rPr>
            <w:rFonts w:hint="eastAsia"/>
          </w:rPr>
          <w:delText>节</w:delText>
        </w:r>
      </w:del>
      <w:r w:rsidR="008F16AE">
        <w:rPr>
          <w:rFonts w:hint="eastAsia"/>
        </w:rPr>
        <w:t>着重分析</w:t>
      </w:r>
      <w:r w:rsidR="003E72F7">
        <w:rPr>
          <w:rFonts w:hint="eastAsia"/>
        </w:rPr>
        <w:t>基于代码混淆的</w:t>
      </w:r>
      <w:r w:rsidR="003E72F7">
        <w:t>W</w:t>
      </w:r>
      <w:r w:rsidR="003E72F7">
        <w:rPr>
          <w:rFonts w:hint="eastAsia"/>
        </w:rPr>
        <w:t>eb</w:t>
      </w:r>
      <w:r w:rsidR="003E72F7">
        <w:rPr>
          <w:rFonts w:hint="eastAsia"/>
        </w:rPr>
        <w:t>站点动态防御系统</w:t>
      </w:r>
      <w:r w:rsidR="008F16AE">
        <w:rPr>
          <w:rFonts w:hint="eastAsia"/>
        </w:rPr>
        <w:t>的功能和需求，并为整个系统进行概要设计和说明。着重分析了系统的功能性需求和数据库设计。</w:t>
      </w:r>
    </w:p>
    <w:p w14:paraId="5068055F" w14:textId="76CAB53E" w:rsidR="003A691E" w:rsidRDefault="003A691E" w:rsidP="003A691E">
      <w:pPr>
        <w:pStyle w:val="a6"/>
        <w:spacing w:line="400" w:lineRule="exact"/>
        <w:ind w:leftChars="50" w:left="120" w:firstLineChars="150" w:firstLine="360"/>
      </w:pPr>
      <w:r>
        <w:t>第</w:t>
      </w:r>
      <w:r w:rsidR="00AD37F3">
        <w:rPr>
          <w:rFonts w:hint="eastAsia"/>
        </w:rPr>
        <w:t>四章</w:t>
      </w:r>
      <w:r w:rsidR="00B069DB">
        <w:rPr>
          <w:rFonts w:hint="eastAsia"/>
        </w:rPr>
        <w:t>，</w:t>
      </w:r>
      <w:ins w:id="160" w:author="dadi" w:date="2019-04-28T22:50:00Z">
        <w:r w:rsidR="004632E6">
          <w:rPr>
            <w:rFonts w:hint="eastAsia"/>
          </w:rPr>
          <w:t>本章</w:t>
        </w:r>
      </w:ins>
      <w:r w:rsidR="008F16AE">
        <w:rPr>
          <w:rFonts w:hint="eastAsia"/>
        </w:rPr>
        <w:t>主要讲述了系统的实现方法，详细介绍</w:t>
      </w:r>
      <w:r w:rsidR="000C73FB">
        <w:rPr>
          <w:rFonts w:hint="eastAsia"/>
        </w:rPr>
        <w:t>动态</w:t>
      </w:r>
      <w:r w:rsidR="000C73FB">
        <w:rPr>
          <w:rFonts w:hint="eastAsia"/>
        </w:rPr>
        <w:t>ID</w:t>
      </w:r>
      <w:r w:rsidR="000C73FB">
        <w:t>模块和代码混淆模块</w:t>
      </w:r>
      <w:r w:rsidR="008F16AE">
        <w:rPr>
          <w:rFonts w:hint="eastAsia"/>
        </w:rPr>
        <w:t>的设计和实现，并且展示了</w:t>
      </w:r>
      <w:r w:rsidR="000C73FB">
        <w:rPr>
          <w:rFonts w:hint="eastAsia"/>
        </w:rPr>
        <w:t>基于代码混淆的</w:t>
      </w:r>
      <w:r w:rsidR="000C73FB">
        <w:t>W</w:t>
      </w:r>
      <w:r w:rsidR="000C73FB">
        <w:rPr>
          <w:rFonts w:hint="eastAsia"/>
        </w:rPr>
        <w:t>eb</w:t>
      </w:r>
      <w:r w:rsidR="000C73FB">
        <w:rPr>
          <w:rFonts w:hint="eastAsia"/>
        </w:rPr>
        <w:t>站点动态防御系统</w:t>
      </w:r>
      <w:r w:rsidR="008F16AE">
        <w:rPr>
          <w:rFonts w:hint="eastAsia"/>
        </w:rPr>
        <w:t>的部分效果图例。</w:t>
      </w:r>
    </w:p>
    <w:p w14:paraId="7BD2473A" w14:textId="5997F027" w:rsidR="008F16AE" w:rsidRDefault="003A691E" w:rsidP="008F16AE">
      <w:pPr>
        <w:pStyle w:val="a6"/>
        <w:spacing w:line="400" w:lineRule="exact"/>
      </w:pPr>
      <w:r>
        <w:t>第</w:t>
      </w:r>
      <w:r w:rsidR="00AD37F3">
        <w:rPr>
          <w:rFonts w:hint="eastAsia"/>
        </w:rPr>
        <w:t>五章</w:t>
      </w:r>
      <w:r w:rsidR="00761538">
        <w:rPr>
          <w:rFonts w:hint="eastAsia"/>
        </w:rPr>
        <w:t>，</w:t>
      </w:r>
      <w:ins w:id="161" w:author="dadi" w:date="2019-04-28T22:50:00Z">
        <w:r w:rsidR="004632E6">
          <w:rPr>
            <w:rFonts w:hint="eastAsia"/>
          </w:rPr>
          <w:t>本章</w:t>
        </w:r>
      </w:ins>
      <w:r w:rsidR="008F16AE">
        <w:rPr>
          <w:rFonts w:hint="eastAsia"/>
        </w:rPr>
        <w:t>主要介绍了系统测试的过程，</w:t>
      </w:r>
      <w:del w:id="162" w:author="dadi" w:date="2019-04-28T22:51:00Z">
        <w:r w:rsidR="008F16AE" w:rsidDel="004632E6">
          <w:rPr>
            <w:rFonts w:hint="eastAsia"/>
          </w:rPr>
          <w:delText>用</w:delText>
        </w:r>
      </w:del>
      <w:r w:rsidR="008F16AE">
        <w:rPr>
          <w:rFonts w:hint="eastAsia"/>
        </w:rPr>
        <w:t>用户真实的操作手段对数据进行采集，对系统进行详细的测试，最后分析系统开发的结果。</w:t>
      </w:r>
    </w:p>
    <w:p w14:paraId="19254238" w14:textId="23BB0C7E" w:rsidR="008F16AE" w:rsidRDefault="003A691E" w:rsidP="008F16AE">
      <w:pPr>
        <w:pStyle w:val="a6"/>
        <w:spacing w:line="400" w:lineRule="exact"/>
      </w:pPr>
      <w:r>
        <w:t>第</w:t>
      </w:r>
      <w:r w:rsidR="00AD37F3">
        <w:rPr>
          <w:rFonts w:hint="eastAsia"/>
        </w:rPr>
        <w:t>六章</w:t>
      </w:r>
      <w:ins w:id="163" w:author="dadi" w:date="2019-04-28T22:50:00Z">
        <w:r w:rsidR="004632E6">
          <w:rPr>
            <w:rFonts w:hint="eastAsia"/>
          </w:rPr>
          <w:t>，本章</w:t>
        </w:r>
      </w:ins>
      <w:del w:id="164" w:author="dadi" w:date="2019-04-28T22:50:00Z">
        <w:r w:rsidDel="004632E6">
          <w:rPr>
            <w:rFonts w:hint="eastAsia"/>
          </w:rPr>
          <w:delText>完</w:delText>
        </w:r>
      </w:del>
      <w:r>
        <w:rPr>
          <w:rFonts w:hint="eastAsia"/>
        </w:rPr>
        <w:t>总结整个项目</w:t>
      </w:r>
      <w:del w:id="165" w:author="dadi" w:date="2019-04-28T22:50:00Z">
        <w:r w:rsidR="008F16AE" w:rsidDel="004632E6">
          <w:rPr>
            <w:rFonts w:hint="eastAsia"/>
          </w:rPr>
          <w:delText>第</w:delText>
        </w:r>
        <w:r w:rsidR="008F16AE" w:rsidDel="004632E6">
          <w:rPr>
            <w:rFonts w:hint="eastAsia"/>
          </w:rPr>
          <w:delText>6</w:delText>
        </w:r>
        <w:r w:rsidR="008F16AE" w:rsidDel="004632E6">
          <w:rPr>
            <w:rFonts w:hint="eastAsia"/>
          </w:rPr>
          <w:delText>节完总结整个项目</w:delText>
        </w:r>
      </w:del>
      <w:r w:rsidR="008F16AE">
        <w:rPr>
          <w:rFonts w:hint="eastAsia"/>
        </w:rPr>
        <w:t>，</w:t>
      </w:r>
      <w:del w:id="166" w:author="dadi" w:date="2019-04-28T22:50:00Z">
        <w:r w:rsidR="008F16AE" w:rsidDel="004632E6">
          <w:rPr>
            <w:rFonts w:hint="eastAsia"/>
          </w:rPr>
          <w:delText>讲述</w:delText>
        </w:r>
      </w:del>
      <w:ins w:id="167" w:author="dadi" w:date="2019-04-28T22:50:00Z">
        <w:r w:rsidR="004632E6">
          <w:rPr>
            <w:rFonts w:hint="eastAsia"/>
          </w:rPr>
          <w:t>描述</w:t>
        </w:r>
      </w:ins>
      <w:r w:rsidR="008F16AE">
        <w:rPr>
          <w:rFonts w:hint="eastAsia"/>
        </w:rPr>
        <w:t>自己在</w:t>
      </w:r>
      <w:r w:rsidR="00B66241">
        <w:rPr>
          <w:rFonts w:hint="eastAsia"/>
        </w:rPr>
        <w:t>基于代码混淆的</w:t>
      </w:r>
      <w:r w:rsidR="00B66241">
        <w:t>W</w:t>
      </w:r>
      <w:r w:rsidR="00B66241">
        <w:rPr>
          <w:rFonts w:hint="eastAsia"/>
        </w:rPr>
        <w:t>eb</w:t>
      </w:r>
      <w:r w:rsidR="00B66241">
        <w:rPr>
          <w:rFonts w:hint="eastAsia"/>
        </w:rPr>
        <w:t>站点动态防御系统</w:t>
      </w:r>
      <w:r w:rsidR="008F16AE">
        <w:rPr>
          <w:rFonts w:hint="eastAsia"/>
        </w:rPr>
        <w:t>的开发和设计过程中的理解和感悟。</w:t>
      </w:r>
      <w:del w:id="168" w:author="dadi" w:date="2019-04-28T22:51:00Z">
        <w:r w:rsidR="008F16AE" w:rsidDel="004632E6">
          <w:delText>。</w:delText>
        </w:r>
      </w:del>
    </w:p>
    <w:p w14:paraId="2369A429" w14:textId="77777777" w:rsidR="003A691E" w:rsidRDefault="003A691E" w:rsidP="00AD37F3">
      <w:pPr>
        <w:spacing w:line="400" w:lineRule="atLeast"/>
        <w:ind w:firstLineChars="200" w:firstLine="480"/>
      </w:pPr>
      <w:del w:id="169" w:author="dadi" w:date="2019-04-28T22:51:00Z">
        <w:r w:rsidDel="004632E6">
          <w:rPr>
            <w:rFonts w:hint="eastAsia"/>
          </w:rPr>
          <w:delText>，</w:delText>
        </w:r>
        <w:r w:rsidR="00AD37F3" w:rsidDel="004632E6">
          <w:delText xml:space="preserve"> </w:delText>
        </w:r>
      </w:del>
    </w:p>
    <w:p w14:paraId="26CB7A9C" w14:textId="77777777" w:rsidR="003A691E" w:rsidRDefault="003A691E" w:rsidP="003A691E">
      <w:pPr>
        <w:pStyle w:val="-2"/>
        <w:spacing w:before="0" w:after="0" w:line="400" w:lineRule="exact"/>
        <w:ind w:firstLine="560"/>
        <w:rPr>
          <w:rFonts w:eastAsia="黑体"/>
          <w:b w:val="0"/>
        </w:rPr>
      </w:pPr>
      <w:bookmarkStart w:id="170" w:name="_Toc7947"/>
      <w:bookmarkStart w:id="171" w:name="_Toc7254167"/>
      <w:r>
        <w:rPr>
          <w:rFonts w:eastAsia="黑体" w:hint="eastAsia"/>
          <w:b w:val="0"/>
        </w:rPr>
        <w:t xml:space="preserve">1.5 </w:t>
      </w:r>
      <w:r>
        <w:rPr>
          <w:rFonts w:eastAsia="黑体" w:hint="eastAsia"/>
          <w:b w:val="0"/>
        </w:rPr>
        <w:t>小结</w:t>
      </w:r>
      <w:bookmarkEnd w:id="170"/>
      <w:bookmarkEnd w:id="171"/>
    </w:p>
    <w:p w14:paraId="672B719C" w14:textId="77777777" w:rsidR="003A691E" w:rsidRDefault="003A691E" w:rsidP="00987C32">
      <w:pPr>
        <w:spacing w:line="400" w:lineRule="atLeast"/>
        <w:ind w:firstLine="480"/>
      </w:pPr>
      <w:r>
        <w:rPr>
          <w:rFonts w:hint="eastAsia"/>
        </w:rPr>
        <w:t>本章主要描述了</w:t>
      </w:r>
      <w:r w:rsidR="00987C32">
        <w:rPr>
          <w:rFonts w:hint="eastAsia"/>
        </w:rPr>
        <w:t>基于代码混淆的</w:t>
      </w:r>
      <w:commentRangeStart w:id="172"/>
      <w:r w:rsidR="00987C32">
        <w:t>W</w:t>
      </w:r>
      <w:r w:rsidR="00987C32">
        <w:rPr>
          <w:rFonts w:hint="eastAsia"/>
        </w:rPr>
        <w:t>eb</w:t>
      </w:r>
      <w:commentRangeEnd w:id="172"/>
      <w:r w:rsidR="00C25564">
        <w:rPr>
          <w:rStyle w:val="a5"/>
          <w:rFonts w:eastAsia="宋体" w:cs="Times New Roman"/>
        </w:rPr>
        <w:commentReference w:id="172"/>
      </w:r>
      <w:r w:rsidR="00987C32">
        <w:rPr>
          <w:rFonts w:hint="eastAsia"/>
        </w:rPr>
        <w:t>站点动态防御系统</w:t>
      </w:r>
      <w:proofErr w:type="gramStart"/>
      <w:r>
        <w:rPr>
          <w:rFonts w:hint="eastAsia"/>
        </w:rPr>
        <w:t>系统</w:t>
      </w:r>
      <w:proofErr w:type="gramEnd"/>
      <w:r>
        <w:rPr>
          <w:rFonts w:hint="eastAsia"/>
        </w:rPr>
        <w:t>的开发背景和开发意义，在分析研究了现有产品的研究现状和不足之处后，对本系统应该进行的改进进行了分析，进而提出了本系统应做的主要工作即功能需求，最后介绍了整篇论文的实现思路和组织结构。</w:t>
      </w:r>
    </w:p>
    <w:p w14:paraId="08B25DB2" w14:textId="77777777" w:rsidR="00987C32" w:rsidRDefault="00987C32">
      <w:pPr>
        <w:ind w:firstLine="480"/>
        <w:rPr>
          <w:color w:val="000000"/>
          <w:szCs w:val="30"/>
        </w:rPr>
      </w:pPr>
      <w:r>
        <w:rPr>
          <w:color w:val="000000"/>
          <w:szCs w:val="30"/>
        </w:rPr>
        <w:br w:type="page"/>
      </w:r>
    </w:p>
    <w:p w14:paraId="7D0BA237" w14:textId="77777777" w:rsidR="00C25564" w:rsidRPr="005571C7" w:rsidRDefault="00C25564">
      <w:pPr>
        <w:ind w:firstLine="480"/>
        <w:rPr>
          <w:ins w:id="173" w:author="dadi" w:date="2019-04-28T22:52:00Z"/>
          <w:rFonts w:asciiTheme="minorHAnsi" w:hAnsiTheme="minorHAnsi"/>
        </w:rPr>
        <w:pPrChange w:id="174" w:author="dadi" w:date="2019-04-28T22:52:00Z">
          <w:pPr>
            <w:pStyle w:val="-10"/>
            <w:spacing w:line="400" w:lineRule="exact"/>
          </w:pPr>
        </w:pPrChange>
      </w:pPr>
      <w:bookmarkStart w:id="175" w:name="_Toc512648830"/>
      <w:bookmarkStart w:id="176" w:name="_Toc514845416"/>
      <w:bookmarkStart w:id="177" w:name="_Toc67804968"/>
      <w:bookmarkStart w:id="178" w:name="_Toc514534594"/>
      <w:bookmarkStart w:id="179" w:name="_Toc31016"/>
      <w:bookmarkStart w:id="180" w:name="_Toc7254168"/>
    </w:p>
    <w:p w14:paraId="3DC117FB" w14:textId="77777777" w:rsidR="00987C32" w:rsidRDefault="00987C32" w:rsidP="00987C32">
      <w:pPr>
        <w:pStyle w:val="-10"/>
        <w:spacing w:line="400" w:lineRule="exact"/>
        <w:ind w:firstLine="600"/>
      </w:pPr>
      <w:r>
        <w:rPr>
          <w:rFonts w:hint="eastAsia"/>
        </w:rPr>
        <w:t>第二章</w:t>
      </w:r>
      <w:r>
        <w:rPr>
          <w:rFonts w:hint="eastAsia"/>
        </w:rPr>
        <w:t xml:space="preserve"> </w:t>
      </w:r>
      <w:r>
        <w:rPr>
          <w:rFonts w:hint="eastAsia"/>
        </w:rPr>
        <w:t>预备知识</w:t>
      </w:r>
      <w:bookmarkEnd w:id="175"/>
      <w:bookmarkEnd w:id="176"/>
      <w:bookmarkEnd w:id="177"/>
      <w:bookmarkEnd w:id="178"/>
      <w:bookmarkEnd w:id="179"/>
      <w:bookmarkEnd w:id="180"/>
    </w:p>
    <w:p w14:paraId="33C1D95E" w14:textId="72F83640" w:rsidR="00987C32" w:rsidDel="00C25564" w:rsidRDefault="00987C32" w:rsidP="00987C32">
      <w:pPr>
        <w:pStyle w:val="-2"/>
        <w:spacing w:before="0" w:after="0" w:line="400" w:lineRule="exact"/>
        <w:ind w:firstLine="560"/>
        <w:rPr>
          <w:del w:id="181" w:author="dadi" w:date="2019-04-28T22:53:00Z"/>
          <w:rFonts w:eastAsia="黑体"/>
          <w:b w:val="0"/>
        </w:rPr>
      </w:pPr>
      <w:bookmarkStart w:id="182" w:name="_Toc514534595"/>
      <w:bookmarkStart w:id="183" w:name="_Toc514845417"/>
      <w:bookmarkStart w:id="184" w:name="_Toc12551"/>
      <w:bookmarkStart w:id="185" w:name="_Toc7254169"/>
      <w:del w:id="186" w:author="dadi" w:date="2019-04-28T22:53:00Z">
        <w:r w:rsidDel="00C25564">
          <w:rPr>
            <w:rFonts w:eastAsia="黑体" w:hint="eastAsia"/>
            <w:b w:val="0"/>
          </w:rPr>
          <w:delText>2.1</w:delText>
        </w:r>
        <w:bookmarkEnd w:id="182"/>
        <w:bookmarkEnd w:id="183"/>
        <w:r w:rsidDel="00C25564">
          <w:rPr>
            <w:rFonts w:eastAsia="黑体" w:hint="eastAsia"/>
            <w:b w:val="0"/>
          </w:rPr>
          <w:delText>开发技术</w:delText>
        </w:r>
        <w:bookmarkEnd w:id="184"/>
        <w:bookmarkEnd w:id="185"/>
      </w:del>
    </w:p>
    <w:p w14:paraId="2EBCB52E" w14:textId="09C33CD1" w:rsidR="00987C32" w:rsidRDefault="006309E8" w:rsidP="00987C32">
      <w:pPr>
        <w:pStyle w:val="a6"/>
        <w:spacing w:line="400" w:lineRule="exact"/>
      </w:pPr>
      <w:r>
        <w:rPr>
          <w:rFonts w:hint="eastAsia"/>
        </w:rPr>
        <w:t>基于代码混淆的</w:t>
      </w:r>
      <w:r>
        <w:t>Web</w:t>
      </w:r>
      <w:r>
        <w:t>站点动态防御系统</w:t>
      </w:r>
      <w:r w:rsidR="00987C32">
        <w:rPr>
          <w:rFonts w:hint="eastAsia"/>
        </w:rPr>
        <w:t>主要可以分成两个模块，即</w:t>
      </w:r>
      <w:r>
        <w:rPr>
          <w:rFonts w:hint="eastAsia"/>
        </w:rPr>
        <w:t>动态</w:t>
      </w:r>
      <w:r>
        <w:rPr>
          <w:rFonts w:hint="eastAsia"/>
        </w:rPr>
        <w:t>ID</w:t>
      </w:r>
      <w:r w:rsidR="000F72B4">
        <w:t>验证</w:t>
      </w:r>
      <w:r w:rsidR="000F72B4">
        <w:rPr>
          <w:rFonts w:hint="eastAsia"/>
        </w:rPr>
        <w:t>模块</w:t>
      </w:r>
      <w:r w:rsidR="00987C32">
        <w:rPr>
          <w:rFonts w:hint="eastAsia"/>
        </w:rPr>
        <w:t>和</w:t>
      </w:r>
      <w:r w:rsidR="00EE2067">
        <w:rPr>
          <w:rFonts w:hint="eastAsia"/>
        </w:rPr>
        <w:t>JavaScript</w:t>
      </w:r>
      <w:r w:rsidR="00EE2067">
        <w:rPr>
          <w:rFonts w:hint="eastAsia"/>
        </w:rPr>
        <w:t>混淆</w:t>
      </w:r>
      <w:r w:rsidR="00987C32">
        <w:rPr>
          <w:rFonts w:hint="eastAsia"/>
        </w:rPr>
        <w:t>模块。</w:t>
      </w:r>
      <w:r w:rsidR="000F72B4">
        <w:rPr>
          <w:rFonts w:hint="eastAsia"/>
        </w:rPr>
        <w:t>动态</w:t>
      </w:r>
      <w:r w:rsidR="000F72B4">
        <w:rPr>
          <w:rFonts w:hint="eastAsia"/>
        </w:rPr>
        <w:t>ID</w:t>
      </w:r>
      <w:r w:rsidR="000F72B4">
        <w:t>验证</w:t>
      </w:r>
      <w:r w:rsidR="000F72B4">
        <w:rPr>
          <w:rFonts w:hint="eastAsia"/>
        </w:rPr>
        <w:t>模块</w:t>
      </w:r>
      <w:r w:rsidR="007340C9">
        <w:rPr>
          <w:rFonts w:hint="eastAsia"/>
        </w:rPr>
        <w:t>又由</w:t>
      </w:r>
      <w:r w:rsidR="000F72B4">
        <w:rPr>
          <w:rFonts w:hint="eastAsia"/>
        </w:rPr>
        <w:t>浏览器</w:t>
      </w:r>
      <w:r w:rsidR="002779B1">
        <w:rPr>
          <w:rFonts w:hint="eastAsia"/>
        </w:rPr>
        <w:t>端</w:t>
      </w:r>
      <w:r w:rsidR="000F72B4">
        <w:t>插件</w:t>
      </w:r>
      <w:r w:rsidR="000F72B4">
        <w:rPr>
          <w:rFonts w:hint="eastAsia"/>
        </w:rPr>
        <w:t>和</w:t>
      </w:r>
      <w:r w:rsidR="007340C9">
        <w:rPr>
          <w:rFonts w:hint="eastAsia"/>
        </w:rPr>
        <w:t>服务器</w:t>
      </w:r>
      <w:r w:rsidR="002779B1">
        <w:rPr>
          <w:rFonts w:hint="eastAsia"/>
        </w:rPr>
        <w:t>端</w:t>
      </w:r>
      <w:r w:rsidR="002779B1">
        <w:t>配合实现</w:t>
      </w:r>
      <w:r w:rsidR="00F32680">
        <w:rPr>
          <w:rFonts w:hint="eastAsia"/>
        </w:rPr>
        <w:t>；</w:t>
      </w:r>
      <w:r w:rsidR="000F72B4">
        <w:rPr>
          <w:rFonts w:hint="eastAsia"/>
        </w:rPr>
        <w:t>使用混淆技术</w:t>
      </w:r>
      <w:r w:rsidR="000F72B4">
        <w:t>的</w:t>
      </w:r>
      <w:r w:rsidR="000F72B4">
        <w:rPr>
          <w:rFonts w:hint="eastAsia"/>
        </w:rPr>
        <w:t>代码</w:t>
      </w:r>
      <w:r w:rsidR="000F72B4">
        <w:t>保护</w:t>
      </w:r>
      <w:r w:rsidR="002A40C1">
        <w:rPr>
          <w:rFonts w:hint="eastAsia"/>
        </w:rPr>
        <w:t>模块</w:t>
      </w:r>
      <w:r w:rsidR="00326D94">
        <w:rPr>
          <w:rFonts w:hint="eastAsia"/>
        </w:rPr>
        <w:t>使用</w:t>
      </w:r>
      <w:r w:rsidR="00326D94">
        <w:rPr>
          <w:rFonts w:hint="eastAsia"/>
        </w:rPr>
        <w:t>JavaScript</w:t>
      </w:r>
      <w:r w:rsidR="00326D94">
        <w:t>代码混淆</w:t>
      </w:r>
      <w:r w:rsidR="00326D94">
        <w:rPr>
          <w:rFonts w:hint="eastAsia"/>
        </w:rPr>
        <w:t>技术</w:t>
      </w:r>
      <w:r w:rsidR="00987C32">
        <w:rPr>
          <w:rFonts w:hint="eastAsia"/>
        </w:rPr>
        <w:t>。</w:t>
      </w:r>
    </w:p>
    <w:p w14:paraId="187F6ADF" w14:textId="7B4FCAF3" w:rsidR="00987C32" w:rsidRPr="00C25564" w:rsidRDefault="00C25564">
      <w:pPr>
        <w:pStyle w:val="-2"/>
        <w:spacing w:before="0" w:after="0" w:line="400" w:lineRule="exact"/>
        <w:ind w:firstLine="560"/>
        <w:rPr>
          <w:rFonts w:eastAsia="黑体"/>
          <w:rPrChange w:id="187" w:author="dadi" w:date="2019-04-28T22:53:00Z">
            <w:rPr/>
          </w:rPrChange>
        </w:rPr>
        <w:pPrChange w:id="188" w:author="dadi" w:date="2019-04-28T22:53:00Z">
          <w:pPr>
            <w:pStyle w:val="a6"/>
            <w:numPr>
              <w:numId w:val="4"/>
            </w:numPr>
            <w:tabs>
              <w:tab w:val="num" w:pos="312"/>
            </w:tabs>
            <w:spacing w:line="400" w:lineRule="exact"/>
          </w:pPr>
        </w:pPrChange>
      </w:pPr>
      <w:ins w:id="189" w:author="dadi" w:date="2019-04-28T22:53:00Z">
        <w:r>
          <w:rPr>
            <w:rFonts w:eastAsia="黑体"/>
            <w:b w:val="0"/>
          </w:rPr>
          <w:t xml:space="preserve">2.1 </w:t>
        </w:r>
      </w:ins>
      <w:r w:rsidR="00050138" w:rsidRPr="00C25564">
        <w:rPr>
          <w:rFonts w:eastAsia="黑体"/>
          <w:b w:val="0"/>
          <w:rPrChange w:id="190" w:author="dadi" w:date="2019-04-28T22:53:00Z">
            <w:rPr/>
          </w:rPrChange>
        </w:rPr>
        <w:t>Nginx</w:t>
      </w:r>
      <w:r w:rsidR="000613A9" w:rsidRPr="00C25564">
        <w:rPr>
          <w:rFonts w:eastAsia="黑体" w:hint="eastAsia"/>
          <w:b w:val="0"/>
          <w:rPrChange w:id="191" w:author="dadi" w:date="2019-04-28T22:53:00Z">
            <w:rPr>
              <w:rFonts w:hint="eastAsia"/>
            </w:rPr>
          </w:rPrChange>
        </w:rPr>
        <w:t>模块开发</w:t>
      </w:r>
    </w:p>
    <w:p w14:paraId="762C5457" w14:textId="20BB4E54" w:rsidR="00BA115F" w:rsidRDefault="006309E8" w:rsidP="00E80BD8">
      <w:pPr>
        <w:pStyle w:val="a6"/>
        <w:spacing w:line="400" w:lineRule="exact"/>
      </w:pPr>
      <w:r w:rsidRPr="006309E8">
        <w:rPr>
          <w:rFonts w:hint="eastAsia"/>
        </w:rPr>
        <w:t>Nginx</w:t>
      </w:r>
      <w:r w:rsidR="0019066B">
        <w:rPr>
          <w:rFonts w:hint="eastAsia"/>
        </w:rPr>
        <w:t>是</w:t>
      </w:r>
      <w:r w:rsidR="000613A9" w:rsidRPr="000613A9">
        <w:rPr>
          <w:rFonts w:hint="eastAsia"/>
        </w:rPr>
        <w:t>一个高性能的</w:t>
      </w:r>
      <w:r w:rsidR="000613A9" w:rsidRPr="000613A9">
        <w:rPr>
          <w:rFonts w:hint="eastAsia"/>
        </w:rPr>
        <w:t>HTTP</w:t>
      </w:r>
      <w:r w:rsidR="000613A9" w:rsidRPr="000613A9">
        <w:rPr>
          <w:rFonts w:hint="eastAsia"/>
        </w:rPr>
        <w:t>和反向代理</w:t>
      </w:r>
      <w:r w:rsidR="00FC6661">
        <w:rPr>
          <w:rFonts w:hint="eastAsia"/>
        </w:rPr>
        <w:t>Web</w:t>
      </w:r>
      <w:r w:rsidR="00FC6661">
        <w:rPr>
          <w:rFonts w:hint="eastAsia"/>
        </w:rPr>
        <w:t>服务器。</w:t>
      </w:r>
      <w:r w:rsidR="00FC6661" w:rsidRPr="00FC6661">
        <w:rPr>
          <w:rFonts w:hint="eastAsia"/>
        </w:rPr>
        <w:t>同时也提供了</w:t>
      </w:r>
      <w:r w:rsidR="00FC6661" w:rsidRPr="00FC6661">
        <w:rPr>
          <w:rFonts w:hint="eastAsia"/>
        </w:rPr>
        <w:t>IMAP/POP3/SMTP</w:t>
      </w:r>
      <w:r w:rsidR="00FC6661" w:rsidRPr="00FC6661">
        <w:rPr>
          <w:rFonts w:hint="eastAsia"/>
        </w:rPr>
        <w:t>服务</w:t>
      </w:r>
      <w:r w:rsidRPr="006309E8">
        <w:rPr>
          <w:rFonts w:hint="eastAsia"/>
        </w:rPr>
        <w:t>。</w:t>
      </w:r>
      <w:r w:rsidR="00205BF6" w:rsidRPr="00205BF6">
        <w:rPr>
          <w:vertAlign w:val="superscript"/>
        </w:rPr>
        <w:fldChar w:fldCharType="begin"/>
      </w:r>
      <w:r w:rsidR="00205BF6" w:rsidRPr="00205BF6">
        <w:rPr>
          <w:vertAlign w:val="superscript"/>
        </w:rPr>
        <w:instrText xml:space="preserve"> </w:instrText>
      </w:r>
      <w:r w:rsidR="00205BF6" w:rsidRPr="00205BF6">
        <w:rPr>
          <w:rFonts w:hint="eastAsia"/>
          <w:vertAlign w:val="superscript"/>
        </w:rPr>
        <w:instrText>REF _Ref7247572 \r \h</w:instrText>
      </w:r>
      <w:r w:rsidR="00205BF6" w:rsidRPr="00205BF6">
        <w:rPr>
          <w:vertAlign w:val="superscript"/>
        </w:rPr>
        <w:instrText xml:space="preserve"> </w:instrText>
      </w:r>
      <w:r w:rsidR="00205BF6">
        <w:rPr>
          <w:vertAlign w:val="superscript"/>
        </w:rPr>
        <w:instrText xml:space="preserve"> \* MERGEFORMAT </w:instrText>
      </w:r>
      <w:r w:rsidR="00205BF6" w:rsidRPr="00205BF6">
        <w:rPr>
          <w:vertAlign w:val="superscript"/>
        </w:rPr>
      </w:r>
      <w:r w:rsidR="00205BF6" w:rsidRPr="00205BF6">
        <w:rPr>
          <w:vertAlign w:val="superscript"/>
        </w:rPr>
        <w:fldChar w:fldCharType="separate"/>
      </w:r>
      <w:r w:rsidR="00205BF6" w:rsidRPr="00205BF6">
        <w:rPr>
          <w:vertAlign w:val="superscript"/>
        </w:rPr>
        <w:t>[7]</w:t>
      </w:r>
      <w:r w:rsidR="00205BF6" w:rsidRPr="00205BF6">
        <w:rPr>
          <w:vertAlign w:val="superscript"/>
        </w:rPr>
        <w:fldChar w:fldCharType="end"/>
      </w:r>
    </w:p>
    <w:p w14:paraId="6B33B996" w14:textId="2AC4F8C8" w:rsidR="00635CA3" w:rsidRDefault="008E70FB" w:rsidP="00E80BD8">
      <w:pPr>
        <w:pStyle w:val="a6"/>
        <w:spacing w:line="400" w:lineRule="exact"/>
      </w:pPr>
      <w:r w:rsidRPr="008E70FB">
        <w:rPr>
          <w:rFonts w:hint="eastAsia"/>
        </w:rPr>
        <w:t>Nginx</w:t>
      </w:r>
      <w:r w:rsidR="008F6900">
        <w:rPr>
          <w:rFonts w:hint="eastAsia"/>
        </w:rPr>
        <w:t>整体</w:t>
      </w:r>
      <w:r>
        <w:rPr>
          <w:rFonts w:hint="eastAsia"/>
        </w:rPr>
        <w:t>采用</w:t>
      </w:r>
      <w:r w:rsidR="00A5725B">
        <w:rPr>
          <w:rFonts w:hint="eastAsia"/>
        </w:rPr>
        <w:t>高度</w:t>
      </w:r>
      <w:r>
        <w:rPr>
          <w:rFonts w:hint="eastAsia"/>
        </w:rPr>
        <w:t>模块化</w:t>
      </w:r>
      <w:r w:rsidR="00A5725B">
        <w:rPr>
          <w:rFonts w:hint="eastAsia"/>
        </w:rPr>
        <w:t>的</w:t>
      </w:r>
      <w:r w:rsidR="00A5725B">
        <w:t>架构设计</w:t>
      </w:r>
      <w:r w:rsidR="00A5725B">
        <w:rPr>
          <w:rFonts w:hint="eastAsia"/>
        </w:rPr>
        <w:t>。</w:t>
      </w:r>
      <w:r w:rsidR="00BA115F" w:rsidRPr="00BA115F">
        <w:rPr>
          <w:rFonts w:hint="eastAsia"/>
        </w:rPr>
        <w:t xml:space="preserve">Nginx </w:t>
      </w:r>
      <w:r w:rsidR="00BA115F" w:rsidRPr="00BA115F">
        <w:rPr>
          <w:rFonts w:hint="eastAsia"/>
        </w:rPr>
        <w:t>服务器被分解为多个模块，每个模块就是一个功能模块，只负责自身的功能，模块之间严格遵循“高内聚，低耦合”的原则</w:t>
      </w:r>
      <w:r w:rsidR="009454C4">
        <w:rPr>
          <w:rFonts w:hint="eastAsia"/>
        </w:rPr>
        <w:t>。这下模块可以</w:t>
      </w:r>
      <w:r w:rsidR="009454C4">
        <w:t>简单分类</w:t>
      </w:r>
      <w:r w:rsidR="009454C4">
        <w:rPr>
          <w:rFonts w:hint="eastAsia"/>
        </w:rPr>
        <w:t>为按照</w:t>
      </w:r>
      <w:r w:rsidR="009454C4">
        <w:t>核心模块，标准</w:t>
      </w:r>
      <w:r w:rsidR="009454C4">
        <w:t>HTP</w:t>
      </w:r>
      <w:r w:rsidR="009454C4">
        <w:t>模块，可选</w:t>
      </w:r>
      <w:r w:rsidR="009454C4">
        <w:t>HTTP</w:t>
      </w:r>
      <w:r w:rsidR="009454C4">
        <w:t>模块，邮件服务模块</w:t>
      </w:r>
      <w:r w:rsidR="009454C4">
        <w:rPr>
          <w:rFonts w:hint="eastAsia"/>
        </w:rPr>
        <w:t>和第三方模块</w:t>
      </w:r>
      <w:r w:rsidR="009454C4">
        <w:t>。</w:t>
      </w:r>
      <w:r w:rsidR="00324B22">
        <w:rPr>
          <w:rFonts w:hint="eastAsia"/>
        </w:rPr>
        <w:t>其中</w:t>
      </w:r>
      <w:r w:rsidR="00324B22">
        <w:t>，</w:t>
      </w:r>
      <w:r w:rsidR="00324B22" w:rsidRPr="00324B22">
        <w:rPr>
          <w:rFonts w:hint="eastAsia"/>
        </w:rPr>
        <w:t>核心模块是</w:t>
      </w:r>
      <w:r w:rsidR="00324B22" w:rsidRPr="00324B22">
        <w:rPr>
          <w:rFonts w:hint="eastAsia"/>
        </w:rPr>
        <w:t xml:space="preserve"> Nginx </w:t>
      </w:r>
      <w:r w:rsidR="00324B22" w:rsidRPr="00324B22">
        <w:rPr>
          <w:rFonts w:hint="eastAsia"/>
        </w:rPr>
        <w:t>服务器正常运行必不可少的模块，提供</w:t>
      </w:r>
      <w:r w:rsidR="00324B22">
        <w:rPr>
          <w:rFonts w:hint="eastAsia"/>
        </w:rPr>
        <w:t>错误日志记录、配置文件解析、事件驱动机制、进程管理等核心功能；</w:t>
      </w:r>
      <w:r w:rsidR="00324B22" w:rsidRPr="00324B22">
        <w:rPr>
          <w:rFonts w:hint="eastAsia"/>
        </w:rPr>
        <w:t>标准</w:t>
      </w:r>
      <w:r w:rsidR="00324B22" w:rsidRPr="00324B22">
        <w:rPr>
          <w:rFonts w:hint="eastAsia"/>
        </w:rPr>
        <w:t xml:space="preserve"> HTTP </w:t>
      </w:r>
      <w:r w:rsidR="00324B22" w:rsidRPr="00324B22">
        <w:rPr>
          <w:rFonts w:hint="eastAsia"/>
        </w:rPr>
        <w:t>模块提供</w:t>
      </w:r>
      <w:r w:rsidR="00324B22" w:rsidRPr="00324B22">
        <w:rPr>
          <w:rFonts w:hint="eastAsia"/>
        </w:rPr>
        <w:t xml:space="preserve"> HTTP </w:t>
      </w:r>
      <w:r w:rsidR="00324B22" w:rsidRPr="00324B22">
        <w:rPr>
          <w:rFonts w:hint="eastAsia"/>
        </w:rPr>
        <w:t>协议解析相关的功能，如：端口配置、网页编码设置、</w:t>
      </w:r>
      <w:r w:rsidR="00324B22" w:rsidRPr="00324B22">
        <w:rPr>
          <w:rFonts w:hint="eastAsia"/>
        </w:rPr>
        <w:t xml:space="preserve">HTTP </w:t>
      </w:r>
      <w:r w:rsidR="00324B22">
        <w:rPr>
          <w:rFonts w:hint="eastAsia"/>
        </w:rPr>
        <w:t>响应</w:t>
      </w:r>
      <w:proofErr w:type="gramStart"/>
      <w:r w:rsidR="00324B22">
        <w:rPr>
          <w:rFonts w:hint="eastAsia"/>
        </w:rPr>
        <w:t>头设置</w:t>
      </w:r>
      <w:proofErr w:type="gramEnd"/>
      <w:r w:rsidR="00324B22">
        <w:rPr>
          <w:rFonts w:hint="eastAsia"/>
        </w:rPr>
        <w:t>等；</w:t>
      </w:r>
      <w:r w:rsidR="00324B22" w:rsidRPr="00324B22">
        <w:rPr>
          <w:rFonts w:hint="eastAsia"/>
        </w:rPr>
        <w:t>可选</w:t>
      </w:r>
      <w:r w:rsidR="00324B22" w:rsidRPr="00324B22">
        <w:rPr>
          <w:rFonts w:hint="eastAsia"/>
        </w:rPr>
        <w:t xml:space="preserve"> HTTP </w:t>
      </w:r>
      <w:r w:rsidR="00324B22" w:rsidRPr="00324B22">
        <w:rPr>
          <w:rFonts w:hint="eastAsia"/>
        </w:rPr>
        <w:t>模块主要用于扩展标准的</w:t>
      </w:r>
      <w:r w:rsidR="00324B22" w:rsidRPr="00324B22">
        <w:rPr>
          <w:rFonts w:hint="eastAsia"/>
        </w:rPr>
        <w:t xml:space="preserve"> HTTP </w:t>
      </w:r>
      <w:r w:rsidR="00324B22" w:rsidRPr="00324B22">
        <w:rPr>
          <w:rFonts w:hint="eastAsia"/>
        </w:rPr>
        <w:t>功能，让</w:t>
      </w:r>
      <w:r w:rsidR="00324B22" w:rsidRPr="00324B22">
        <w:rPr>
          <w:rFonts w:hint="eastAsia"/>
        </w:rPr>
        <w:t xml:space="preserve"> Nginx </w:t>
      </w:r>
      <w:r w:rsidR="00324B22" w:rsidRPr="00324B22">
        <w:rPr>
          <w:rFonts w:hint="eastAsia"/>
        </w:rPr>
        <w:t>能处理一些特殊的服务，如：</w:t>
      </w:r>
      <w:r w:rsidR="00324B22" w:rsidRPr="00324B22">
        <w:rPr>
          <w:rFonts w:hint="eastAsia"/>
        </w:rPr>
        <w:t xml:space="preserve">Flash </w:t>
      </w:r>
      <w:r w:rsidR="00324B22" w:rsidRPr="00324B22">
        <w:rPr>
          <w:rFonts w:hint="eastAsia"/>
        </w:rPr>
        <w:t>多媒体传输、解析</w:t>
      </w:r>
      <w:r w:rsidR="00324B22" w:rsidRPr="00324B22">
        <w:rPr>
          <w:rFonts w:hint="eastAsia"/>
        </w:rPr>
        <w:t xml:space="preserve"> GeoIP </w:t>
      </w:r>
      <w:r w:rsidR="00324B22" w:rsidRPr="00324B22">
        <w:rPr>
          <w:rFonts w:hint="eastAsia"/>
        </w:rPr>
        <w:t>请求、</w:t>
      </w:r>
      <w:r w:rsidR="00324B22" w:rsidRPr="00324B22">
        <w:rPr>
          <w:rFonts w:hint="eastAsia"/>
        </w:rPr>
        <w:t xml:space="preserve">SSL </w:t>
      </w:r>
      <w:r w:rsidR="00324B22" w:rsidRPr="00324B22">
        <w:rPr>
          <w:rFonts w:hint="eastAsia"/>
        </w:rPr>
        <w:t>支持等。</w:t>
      </w:r>
    </w:p>
    <w:p w14:paraId="3A63A1C2" w14:textId="49BDD627" w:rsidR="006309E8" w:rsidRDefault="00FC253A" w:rsidP="00E80BD8">
      <w:pPr>
        <w:pStyle w:val="a6"/>
        <w:spacing w:line="400" w:lineRule="exact"/>
        <w:ind w:firstLineChars="0"/>
      </w:pPr>
      <w:r>
        <w:rPr>
          <w:rFonts w:hint="eastAsia"/>
        </w:rPr>
        <w:t>本系统</w:t>
      </w:r>
      <w:r w:rsidR="00F46865">
        <w:t>开发了一个</w:t>
      </w:r>
      <w:r w:rsidR="00F46865">
        <w:rPr>
          <w:rFonts w:hint="eastAsia"/>
        </w:rPr>
        <w:t>第三方模块，</w:t>
      </w:r>
      <w:r w:rsidR="00F46865">
        <w:t>在</w:t>
      </w:r>
      <w:r w:rsidR="00E3561A">
        <w:rPr>
          <w:rFonts w:hint="eastAsia"/>
        </w:rPr>
        <w:t>该模块的</w:t>
      </w:r>
      <w:r w:rsidR="00F46865">
        <w:t>开发中使用了</w:t>
      </w:r>
      <w:r w:rsidR="00F46865">
        <w:rPr>
          <w:rFonts w:hint="eastAsia"/>
        </w:rPr>
        <w:t>Nginx</w:t>
      </w:r>
      <w:r w:rsidR="004E2648">
        <w:rPr>
          <w:rFonts w:hint="eastAsia"/>
        </w:rPr>
        <w:t>基本的</w:t>
      </w:r>
      <w:r>
        <w:rPr>
          <w:rFonts w:hint="eastAsia"/>
        </w:rPr>
        <w:t>s</w:t>
      </w:r>
      <w:r>
        <w:t>ubrequest</w:t>
      </w:r>
      <w:r>
        <w:t>，</w:t>
      </w:r>
      <w:r>
        <w:t>proxy</w:t>
      </w:r>
      <w:r w:rsidR="00CD2A01">
        <w:rPr>
          <w:rFonts w:hint="eastAsia"/>
        </w:rPr>
        <w:t>，</w:t>
      </w:r>
      <w:r w:rsidR="00CD2A01">
        <w:t>slab</w:t>
      </w:r>
      <w:r w:rsidR="00F46865">
        <w:rPr>
          <w:rFonts w:hint="eastAsia"/>
        </w:rPr>
        <w:t>等</w:t>
      </w:r>
      <w:r>
        <w:t>模块。</w:t>
      </w:r>
      <w:r w:rsidR="00CD2A01">
        <w:rPr>
          <w:rFonts w:hint="eastAsia"/>
        </w:rPr>
        <w:t>过程中</w:t>
      </w:r>
      <w:r w:rsidR="00635CA3">
        <w:rPr>
          <w:rFonts w:hint="eastAsia"/>
        </w:rPr>
        <w:t>运用</w:t>
      </w:r>
      <w:r w:rsidR="00635CA3">
        <w:t>Nginx</w:t>
      </w:r>
      <w:r w:rsidR="00635CA3">
        <w:rPr>
          <w:rFonts w:hint="eastAsia"/>
        </w:rPr>
        <w:t>基本</w:t>
      </w:r>
      <w:r w:rsidR="00635CA3">
        <w:t>数据结构</w:t>
      </w:r>
      <w:r w:rsidR="00CD2A01">
        <w:rPr>
          <w:rFonts w:hint="eastAsia"/>
        </w:rPr>
        <w:t>知识</w:t>
      </w:r>
      <w:r w:rsidR="00635CA3">
        <w:rPr>
          <w:rFonts w:hint="eastAsia"/>
        </w:rPr>
        <w:t>，</w:t>
      </w:r>
      <w:r w:rsidR="00635CA3">
        <w:t>模块结构</w:t>
      </w:r>
      <w:r w:rsidR="00CD2A01">
        <w:rPr>
          <w:rFonts w:hint="eastAsia"/>
        </w:rPr>
        <w:t>知识</w:t>
      </w:r>
      <w:r w:rsidR="00635CA3">
        <w:t>，</w:t>
      </w:r>
      <w:r w:rsidR="00635CA3">
        <w:rPr>
          <w:rFonts w:hint="eastAsia"/>
        </w:rPr>
        <w:t>事件处理方式，</w:t>
      </w:r>
      <w:r w:rsidR="00635CA3">
        <w:t>共</w:t>
      </w:r>
      <w:r w:rsidR="00635CA3">
        <w:rPr>
          <w:rFonts w:hint="eastAsia"/>
        </w:rPr>
        <w:t>享</w:t>
      </w:r>
      <w:r w:rsidR="00635CA3">
        <w:t>内存管理</w:t>
      </w:r>
      <w:r w:rsidR="00BC7BAB">
        <w:rPr>
          <w:rFonts w:hint="eastAsia"/>
        </w:rPr>
        <w:t>和</w:t>
      </w:r>
      <w:r w:rsidR="00180DCF">
        <w:rPr>
          <w:rFonts w:hint="eastAsia"/>
        </w:rPr>
        <w:t>模块内</w:t>
      </w:r>
      <w:r w:rsidR="00BC7BAB">
        <w:t>引用库</w:t>
      </w:r>
      <w:r w:rsidR="00180DCF">
        <w:rPr>
          <w:rFonts w:hint="eastAsia"/>
        </w:rPr>
        <w:t>等</w:t>
      </w:r>
      <w:r w:rsidR="00BC7BAB">
        <w:t>技术</w:t>
      </w:r>
      <w:r w:rsidR="00635CA3">
        <w:t>进行模块开发。</w:t>
      </w:r>
    </w:p>
    <w:p w14:paraId="1B416978" w14:textId="75F23EAE" w:rsidR="00987C32" w:rsidRPr="00C25564" w:rsidRDefault="00C25564">
      <w:pPr>
        <w:pStyle w:val="-2"/>
        <w:spacing w:before="0" w:after="0" w:line="400" w:lineRule="exact"/>
        <w:ind w:firstLine="560"/>
        <w:rPr>
          <w:rFonts w:eastAsia="黑体"/>
          <w:rPrChange w:id="192" w:author="dadi" w:date="2019-04-28T22:53:00Z">
            <w:rPr/>
          </w:rPrChange>
        </w:rPr>
        <w:pPrChange w:id="193" w:author="dadi" w:date="2019-04-28T22:53:00Z">
          <w:pPr>
            <w:pStyle w:val="a6"/>
            <w:numPr>
              <w:numId w:val="4"/>
            </w:numPr>
            <w:tabs>
              <w:tab w:val="num" w:pos="312"/>
            </w:tabs>
            <w:spacing w:line="400" w:lineRule="exact"/>
          </w:pPr>
        </w:pPrChange>
      </w:pPr>
      <w:ins w:id="194" w:author="dadi" w:date="2019-04-28T22:54:00Z">
        <w:r>
          <w:rPr>
            <w:rFonts w:eastAsia="黑体"/>
            <w:b w:val="0"/>
          </w:rPr>
          <w:t xml:space="preserve">2.2 </w:t>
        </w:r>
      </w:ins>
      <w:r w:rsidR="00050138" w:rsidRPr="00C25564">
        <w:rPr>
          <w:rFonts w:eastAsia="黑体"/>
          <w:b w:val="0"/>
          <w:rPrChange w:id="195" w:author="dadi" w:date="2019-04-28T22:53:00Z">
            <w:rPr/>
          </w:rPrChange>
        </w:rPr>
        <w:t>Gumbo</w:t>
      </w:r>
      <w:ins w:id="196" w:author="dadi" w:date="2019-04-28T22:54:00Z">
        <w:r>
          <w:rPr>
            <w:rFonts w:eastAsia="黑体" w:hint="eastAsia"/>
            <w:b w:val="0"/>
          </w:rPr>
          <w:t>解析库</w:t>
        </w:r>
      </w:ins>
    </w:p>
    <w:p w14:paraId="3777D9D7" w14:textId="767C5D79" w:rsidR="0066474F" w:rsidRDefault="005F2AC9" w:rsidP="00EE3615">
      <w:pPr>
        <w:pStyle w:val="a6"/>
        <w:spacing w:line="400" w:lineRule="exact"/>
      </w:pPr>
      <w:r w:rsidRPr="005F2AC9">
        <w:rPr>
          <w:rFonts w:hint="eastAsia"/>
        </w:rPr>
        <w:t>Gumbo</w:t>
      </w:r>
      <w:r w:rsidRPr="005F2AC9">
        <w:rPr>
          <w:rFonts w:hint="eastAsia"/>
        </w:rPr>
        <w:t>提供一个轻量级的</w:t>
      </w:r>
      <w:r w:rsidRPr="005F2AC9">
        <w:rPr>
          <w:rFonts w:hint="eastAsia"/>
        </w:rPr>
        <w:t xml:space="preserve"> HTML </w:t>
      </w:r>
      <w:proofErr w:type="gramStart"/>
      <w:r w:rsidR="00154921">
        <w:rPr>
          <w:rFonts w:hint="eastAsia"/>
        </w:rPr>
        <w:t>解析库</w:t>
      </w:r>
      <w:r w:rsidR="00822BEA">
        <w:rPr>
          <w:rFonts w:hint="eastAsia"/>
        </w:rPr>
        <w:t>给</w:t>
      </w:r>
      <w:r w:rsidR="00822BEA" w:rsidRPr="005F2AC9">
        <w:rPr>
          <w:rFonts w:hint="eastAsia"/>
        </w:rPr>
        <w:t>开发</w:t>
      </w:r>
      <w:proofErr w:type="gramEnd"/>
      <w:r w:rsidR="00822BEA" w:rsidRPr="005F2AC9">
        <w:rPr>
          <w:rFonts w:hint="eastAsia"/>
        </w:rPr>
        <w:t>人员</w:t>
      </w:r>
      <w:r w:rsidR="00154921">
        <w:rPr>
          <w:rFonts w:hint="eastAsia"/>
        </w:rPr>
        <w:t>，它没有外部依赖，</w:t>
      </w:r>
      <w:r>
        <w:rPr>
          <w:rFonts w:hint="eastAsia"/>
        </w:rPr>
        <w:t>大多数语言都可调用它</w:t>
      </w:r>
      <w:r w:rsidRPr="005F2AC9">
        <w:rPr>
          <w:rFonts w:hint="eastAsia"/>
        </w:rPr>
        <w:t>。</w:t>
      </w:r>
      <w:r w:rsidR="00EE3615">
        <w:rPr>
          <w:rFonts w:hint="eastAsia"/>
        </w:rPr>
        <w:t>它遵循</w:t>
      </w:r>
      <w:r w:rsidR="00EE3615">
        <w:rPr>
          <w:rFonts w:hint="eastAsia"/>
        </w:rPr>
        <w:t xml:space="preserve"> HTML5 </w:t>
      </w:r>
      <w:r w:rsidR="00EE3615">
        <w:rPr>
          <w:rFonts w:hint="eastAsia"/>
        </w:rPr>
        <w:t>规范，</w:t>
      </w:r>
      <w:r w:rsidRPr="005F2AC9">
        <w:rPr>
          <w:rFonts w:hint="eastAsia"/>
        </w:rPr>
        <w:t>符合</w:t>
      </w:r>
      <w:r w:rsidRPr="005F2AC9">
        <w:rPr>
          <w:rFonts w:hint="eastAsia"/>
        </w:rPr>
        <w:t xml:space="preserve">HTML </w:t>
      </w:r>
      <w:r w:rsidRPr="005F2AC9">
        <w:rPr>
          <w:rFonts w:hint="eastAsia"/>
        </w:rPr>
        <w:t>解析算法标准，它通过了所有的</w:t>
      </w:r>
      <w:r w:rsidRPr="005F2AC9">
        <w:rPr>
          <w:rFonts w:hint="eastAsia"/>
        </w:rPr>
        <w:t>html5lib-0.95</w:t>
      </w:r>
      <w:r w:rsidRPr="005F2AC9">
        <w:rPr>
          <w:rFonts w:hint="eastAsia"/>
        </w:rPr>
        <w:t>测试，并且已经在</w:t>
      </w:r>
      <w:r w:rsidRPr="005F2AC9">
        <w:rPr>
          <w:rFonts w:hint="eastAsia"/>
        </w:rPr>
        <w:t xml:space="preserve"> Google </w:t>
      </w:r>
      <w:r w:rsidRPr="005F2AC9">
        <w:rPr>
          <w:rFonts w:hint="eastAsia"/>
        </w:rPr>
        <w:t>索引的</w:t>
      </w:r>
      <w:r w:rsidRPr="005F2AC9">
        <w:rPr>
          <w:rFonts w:hint="eastAsia"/>
        </w:rPr>
        <w:t xml:space="preserve"> 25 </w:t>
      </w:r>
      <w:r w:rsidRPr="005F2AC9">
        <w:rPr>
          <w:rFonts w:hint="eastAsia"/>
        </w:rPr>
        <w:t>亿个网页上进行过测试</w:t>
      </w:r>
      <w:r w:rsidR="00CB346E">
        <w:rPr>
          <w:rFonts w:hint="eastAsia"/>
        </w:rPr>
        <w:t>。</w:t>
      </w:r>
      <w:r w:rsidR="00EE3615">
        <w:rPr>
          <w:rFonts w:hint="eastAsia"/>
        </w:rPr>
        <w:t>并且</w:t>
      </w:r>
      <w:r w:rsidR="00EE3615">
        <w:t>Gumbo</w:t>
      </w:r>
      <w:r w:rsidR="00EE3615" w:rsidRPr="00EE3615">
        <w:rPr>
          <w:rFonts w:hint="eastAsia"/>
        </w:rPr>
        <w:t>功能强大，可处理一些不规范的</w:t>
      </w:r>
      <w:r w:rsidR="00EE3615" w:rsidRPr="00EE3615">
        <w:rPr>
          <w:rFonts w:hint="eastAsia"/>
        </w:rPr>
        <w:t xml:space="preserve"> HTML </w:t>
      </w:r>
      <w:r w:rsidR="00EE3615">
        <w:rPr>
          <w:rFonts w:hint="eastAsia"/>
        </w:rPr>
        <w:t>标签。</w:t>
      </w:r>
      <w:r w:rsidR="0064088C" w:rsidRPr="005F2AC9">
        <w:rPr>
          <w:rFonts w:hint="eastAsia"/>
        </w:rPr>
        <w:t xml:space="preserve">Google </w:t>
      </w:r>
      <w:r w:rsidR="0064088C">
        <w:rPr>
          <w:rFonts w:hint="eastAsia"/>
        </w:rPr>
        <w:t>开放</w:t>
      </w:r>
      <w:r w:rsidR="00FB1385">
        <w:rPr>
          <w:rFonts w:hint="eastAsia"/>
        </w:rPr>
        <w:t>了</w:t>
      </w:r>
      <w:r w:rsidR="0064088C" w:rsidRPr="005F2AC9">
        <w:rPr>
          <w:rFonts w:hint="eastAsia"/>
        </w:rPr>
        <w:t>Gumbo</w:t>
      </w:r>
      <w:r w:rsidR="0064088C">
        <w:rPr>
          <w:rFonts w:hint="eastAsia"/>
        </w:rPr>
        <w:t>的源代码</w:t>
      </w:r>
      <w:r w:rsidR="0064088C" w:rsidRPr="005F2AC9">
        <w:rPr>
          <w:rFonts w:hint="eastAsia"/>
        </w:rPr>
        <w:t>。</w:t>
      </w:r>
    </w:p>
    <w:p w14:paraId="0BECDE42" w14:textId="78507F12" w:rsidR="00987C32" w:rsidRDefault="00CB346E" w:rsidP="00987C32">
      <w:pPr>
        <w:pStyle w:val="a6"/>
        <w:spacing w:line="400" w:lineRule="exact"/>
      </w:pPr>
      <w:r>
        <w:t>本系统</w:t>
      </w:r>
      <w:r w:rsidR="00E11547">
        <w:t>在</w:t>
      </w:r>
      <w:r w:rsidR="000C659C">
        <w:rPr>
          <w:rFonts w:hint="eastAsia"/>
        </w:rPr>
        <w:t>反向代理转发</w:t>
      </w:r>
      <w:r>
        <w:t>目标网站页面内容</w:t>
      </w:r>
      <w:r w:rsidR="00473054">
        <w:rPr>
          <w:rFonts w:hint="eastAsia"/>
        </w:rPr>
        <w:t>时</w:t>
      </w:r>
      <w:r w:rsidR="00473054">
        <w:t>，</w:t>
      </w:r>
      <w:r w:rsidR="005A3488">
        <w:rPr>
          <w:rFonts w:hint="eastAsia"/>
        </w:rPr>
        <w:t>使用</w:t>
      </w:r>
      <w:r w:rsidR="005A3488">
        <w:t>Gumbo</w:t>
      </w:r>
      <w:r w:rsidR="005A3488">
        <w:t>进行</w:t>
      </w:r>
      <w:r w:rsidR="005A3488">
        <w:t>HTML</w:t>
      </w:r>
      <w:r w:rsidR="005A3488">
        <w:t>解析</w:t>
      </w:r>
      <w:r w:rsidR="005A3488">
        <w:rPr>
          <w:rFonts w:hint="eastAsia"/>
        </w:rPr>
        <w:t>，</w:t>
      </w:r>
      <w:r w:rsidR="00473054">
        <w:t>寻找</w:t>
      </w:r>
      <w:r w:rsidR="00473054">
        <w:t>ID</w:t>
      </w:r>
      <w:r>
        <w:t>的</w:t>
      </w:r>
      <w:r w:rsidR="008678C8">
        <w:rPr>
          <w:rFonts w:hint="eastAsia"/>
        </w:rPr>
        <w:t>注</w:t>
      </w:r>
      <w:r>
        <w:t>入点。</w:t>
      </w:r>
    </w:p>
    <w:p w14:paraId="19173297" w14:textId="65228B74" w:rsidR="00987C32" w:rsidRPr="00C25564" w:rsidRDefault="00C25564">
      <w:pPr>
        <w:pStyle w:val="-2"/>
        <w:spacing w:before="0" w:after="0" w:line="400" w:lineRule="exact"/>
        <w:ind w:firstLine="560"/>
        <w:rPr>
          <w:rFonts w:eastAsia="黑体"/>
          <w:rPrChange w:id="197" w:author="dadi" w:date="2019-04-28T22:54:00Z">
            <w:rPr/>
          </w:rPrChange>
        </w:rPr>
        <w:pPrChange w:id="198" w:author="dadi" w:date="2019-04-28T22:54:00Z">
          <w:pPr>
            <w:pStyle w:val="a6"/>
            <w:numPr>
              <w:numId w:val="4"/>
            </w:numPr>
            <w:tabs>
              <w:tab w:val="num" w:pos="312"/>
            </w:tabs>
            <w:spacing w:line="400" w:lineRule="exact"/>
          </w:pPr>
        </w:pPrChange>
      </w:pPr>
      <w:ins w:id="199" w:author="dadi" w:date="2019-04-28T22:54:00Z">
        <w:r>
          <w:rPr>
            <w:rFonts w:eastAsia="黑体"/>
            <w:b w:val="0"/>
          </w:rPr>
          <w:t xml:space="preserve">2.3 </w:t>
        </w:r>
      </w:ins>
      <w:r w:rsidR="00050138" w:rsidRPr="00C25564">
        <w:rPr>
          <w:rFonts w:eastAsia="黑体"/>
          <w:b w:val="0"/>
          <w:rPrChange w:id="200" w:author="dadi" w:date="2019-04-28T22:54:00Z">
            <w:rPr/>
          </w:rPrChange>
        </w:rPr>
        <w:t>Duktape</w:t>
      </w:r>
      <w:ins w:id="201" w:author="dadi" w:date="2019-04-28T22:54:00Z">
        <w:r>
          <w:rPr>
            <w:rFonts w:hint="eastAsia"/>
          </w:rPr>
          <w:t>引擎</w:t>
        </w:r>
      </w:ins>
    </w:p>
    <w:p w14:paraId="10A961E6" w14:textId="77777777" w:rsidR="00AD0089" w:rsidRDefault="007231C1" w:rsidP="000E3703">
      <w:pPr>
        <w:pStyle w:val="a6"/>
        <w:spacing w:line="400" w:lineRule="exact"/>
      </w:pPr>
      <w:r>
        <w:rPr>
          <w:rFonts w:hint="eastAsia"/>
        </w:rPr>
        <w:t>Duktape</w:t>
      </w:r>
      <w:r w:rsidRPr="00F77F58">
        <w:rPr>
          <w:rFonts w:hint="eastAsia"/>
        </w:rPr>
        <w:t>是一个轻量级的嵌入式</w:t>
      </w:r>
      <w:r w:rsidRPr="00F77F58">
        <w:rPr>
          <w:rFonts w:hint="eastAsia"/>
        </w:rPr>
        <w:t xml:space="preserve"> JavaScript </w:t>
      </w:r>
      <w:r>
        <w:rPr>
          <w:rFonts w:hint="eastAsia"/>
        </w:rPr>
        <w:t>引擎</w:t>
      </w:r>
      <w:r w:rsidR="002F4050">
        <w:rPr>
          <w:rFonts w:hint="eastAsia"/>
        </w:rPr>
        <w:t>，</w:t>
      </w:r>
      <w:r w:rsidR="007927FF">
        <w:rPr>
          <w:rFonts w:hint="eastAsia"/>
        </w:rPr>
        <w:t>专注</w:t>
      </w:r>
      <w:r w:rsidR="007927FF" w:rsidRPr="007927FF">
        <w:rPr>
          <w:rFonts w:hint="eastAsia"/>
        </w:rPr>
        <w:t>可移植性和减少内存占用</w:t>
      </w:r>
      <w:r w:rsidR="00EB6BEF">
        <w:rPr>
          <w:rFonts w:hint="eastAsia"/>
        </w:rPr>
        <w:t>，有</w:t>
      </w:r>
      <w:r w:rsidR="00EB6BEF" w:rsidRPr="00EB6BEF">
        <w:rPr>
          <w:rFonts w:hint="eastAsia"/>
        </w:rPr>
        <w:t>最小的平台依赖</w:t>
      </w:r>
      <w:r w:rsidR="007927FF">
        <w:rPr>
          <w:rFonts w:hint="eastAsia"/>
        </w:rPr>
        <w:t>。</w:t>
      </w:r>
      <w:r w:rsidR="002F291D" w:rsidRPr="002F291D">
        <w:rPr>
          <w:rFonts w:hint="eastAsia"/>
        </w:rPr>
        <w:t>遵循</w:t>
      </w:r>
      <w:r w:rsidR="002F291D" w:rsidRPr="002F291D">
        <w:rPr>
          <w:rFonts w:hint="eastAsia"/>
        </w:rPr>
        <w:t xml:space="preserve"> Ecmascript E5/E5.1</w:t>
      </w:r>
      <w:r w:rsidR="002F291D">
        <w:rPr>
          <w:rFonts w:hint="eastAsia"/>
        </w:rPr>
        <w:t>，</w:t>
      </w:r>
      <w:r w:rsidR="002F4050" w:rsidRPr="002F4050">
        <w:rPr>
          <w:rFonts w:hint="eastAsia"/>
        </w:rPr>
        <w:t>对</w:t>
      </w:r>
      <w:r w:rsidR="002F4050" w:rsidRPr="002F4050">
        <w:rPr>
          <w:rFonts w:hint="eastAsia"/>
        </w:rPr>
        <w:t>ECMAScript</w:t>
      </w:r>
      <w:r w:rsidR="002F4050" w:rsidRPr="002F4050">
        <w:rPr>
          <w:rFonts w:hint="eastAsia"/>
        </w:rPr>
        <w:t>兼容性较好</w:t>
      </w:r>
      <w:r>
        <w:rPr>
          <w:rFonts w:hint="eastAsia"/>
        </w:rPr>
        <w:t>。</w:t>
      </w:r>
      <w:r w:rsidR="00CB346E">
        <w:rPr>
          <w:rFonts w:hint="eastAsia"/>
        </w:rPr>
        <w:t>Duktape</w:t>
      </w:r>
      <w:r w:rsidR="002F291D">
        <w:rPr>
          <w:rFonts w:hint="eastAsia"/>
        </w:rPr>
        <w:t>专注于可移植性和低占用率。</w:t>
      </w:r>
      <w:r w:rsidR="00CB346E">
        <w:rPr>
          <w:rFonts w:hint="eastAsia"/>
        </w:rPr>
        <w:t>可以被轻松地</w:t>
      </w:r>
      <w:proofErr w:type="gramStart"/>
      <w:r w:rsidR="00CB346E">
        <w:rPr>
          <w:rFonts w:hint="eastAsia"/>
        </w:rPr>
        <w:t>集成进</w:t>
      </w:r>
      <w:proofErr w:type="gramEnd"/>
      <w:r w:rsidR="00CB346E">
        <w:rPr>
          <w:rFonts w:hint="eastAsia"/>
        </w:rPr>
        <w:t>一个</w:t>
      </w:r>
      <w:r w:rsidR="00CB346E">
        <w:rPr>
          <w:rFonts w:hint="eastAsia"/>
        </w:rPr>
        <w:t xml:space="preserve"> C/C++ </w:t>
      </w:r>
      <w:r w:rsidR="00571375">
        <w:rPr>
          <w:rFonts w:hint="eastAsia"/>
        </w:rPr>
        <w:t>项目中，</w:t>
      </w:r>
      <w:r w:rsidR="00571375">
        <w:t>在使用时，只需添加</w:t>
      </w:r>
      <w:r w:rsidR="00571375" w:rsidRPr="00571375">
        <w:rPr>
          <w:rFonts w:hint="eastAsia"/>
        </w:rPr>
        <w:t xml:space="preserve">duktape.c </w:t>
      </w:r>
      <w:r w:rsidR="00571375" w:rsidRPr="00571375">
        <w:rPr>
          <w:rFonts w:hint="eastAsia"/>
        </w:rPr>
        <w:t>和</w:t>
      </w:r>
      <w:r w:rsidR="00571375" w:rsidRPr="00571375">
        <w:rPr>
          <w:rFonts w:hint="eastAsia"/>
        </w:rPr>
        <w:t xml:space="preserve"> duktape.h</w:t>
      </w:r>
      <w:r w:rsidR="00571375">
        <w:rPr>
          <w:rFonts w:hint="eastAsia"/>
        </w:rPr>
        <w:t>文件到项目中</w:t>
      </w:r>
      <w:r w:rsidR="00571375">
        <w:t>就可以使用</w:t>
      </w:r>
      <w:r w:rsidR="00571375">
        <w:rPr>
          <w:rFonts w:hint="eastAsia"/>
        </w:rPr>
        <w:t>。</w:t>
      </w:r>
      <w:r w:rsidR="00AD0089">
        <w:rPr>
          <w:rFonts w:hint="eastAsia"/>
        </w:rPr>
        <w:t>D</w:t>
      </w:r>
      <w:r w:rsidR="00AD0089">
        <w:t>uktape</w:t>
      </w:r>
      <w:r w:rsidR="00AD0089">
        <w:rPr>
          <w:rFonts w:hint="eastAsia"/>
        </w:rPr>
        <w:t>有着</w:t>
      </w:r>
      <w:r w:rsidR="00AD0089">
        <w:t>丰富的文档资料，</w:t>
      </w:r>
      <w:r w:rsidR="00AD0089">
        <w:rPr>
          <w:rFonts w:hint="eastAsia"/>
        </w:rPr>
        <w:t>社区良好</w:t>
      </w:r>
      <w:r w:rsidR="00AD0089">
        <w:t>，</w:t>
      </w:r>
      <w:r w:rsidR="00AD0089">
        <w:rPr>
          <w:rFonts w:hint="eastAsia"/>
        </w:rPr>
        <w:t>帮助开发人员使用</w:t>
      </w:r>
      <w:r w:rsidR="00AD0089">
        <w:t>。它</w:t>
      </w:r>
      <w:r w:rsidR="00AD0089">
        <w:rPr>
          <w:rFonts w:hint="eastAsia"/>
        </w:rPr>
        <w:t>构建一个</w:t>
      </w:r>
      <w:proofErr w:type="gramStart"/>
      <w:r w:rsidR="00AD0089">
        <w:t>栈式环境</w:t>
      </w:r>
      <w:proofErr w:type="gramEnd"/>
      <w:r w:rsidR="00AD0089">
        <w:t>来进行操作</w:t>
      </w:r>
      <w:r w:rsidR="00AD0089">
        <w:rPr>
          <w:rFonts w:hint="eastAsia"/>
        </w:rPr>
        <w:t>，开发</w:t>
      </w:r>
      <w:r w:rsidR="00AD0089" w:rsidRPr="002F2C84">
        <w:rPr>
          <w:rFonts w:hint="eastAsia"/>
        </w:rPr>
        <w:t>需要</w:t>
      </w:r>
      <w:r w:rsidR="00AD0089">
        <w:rPr>
          <w:rFonts w:hint="eastAsia"/>
        </w:rPr>
        <w:t>着重关注</w:t>
      </w:r>
      <w:r w:rsidR="00AD0089" w:rsidRPr="002F2C84">
        <w:rPr>
          <w:rFonts w:hint="eastAsia"/>
        </w:rPr>
        <w:t>计算堆栈入</w:t>
      </w:r>
      <w:r w:rsidR="00AD0089">
        <w:rPr>
          <w:rFonts w:hint="eastAsia"/>
        </w:rPr>
        <w:t>的次数</w:t>
      </w:r>
      <w:r w:rsidR="00AD0089" w:rsidRPr="002F2C84">
        <w:rPr>
          <w:rFonts w:hint="eastAsia"/>
        </w:rPr>
        <w:t>，出</w:t>
      </w:r>
      <w:r w:rsidR="00AD0089">
        <w:rPr>
          <w:rFonts w:hint="eastAsia"/>
        </w:rPr>
        <w:t>的次数；</w:t>
      </w:r>
      <w:r w:rsidR="00AD0089">
        <w:rPr>
          <w:rFonts w:hint="eastAsia"/>
        </w:rPr>
        <w:t>Duktape</w:t>
      </w:r>
      <w:r w:rsidR="00AD0089">
        <w:t>的</w:t>
      </w:r>
      <w:r w:rsidR="00AD0089">
        <w:rPr>
          <w:rFonts w:hint="eastAsia"/>
        </w:rPr>
        <w:t>作者开发能力</w:t>
      </w:r>
      <w:r w:rsidR="00AD0089" w:rsidRPr="002F2C84">
        <w:rPr>
          <w:rFonts w:hint="eastAsia"/>
        </w:rPr>
        <w:t>强</w:t>
      </w:r>
      <w:r w:rsidR="00AD0089">
        <w:rPr>
          <w:rFonts w:hint="eastAsia"/>
        </w:rPr>
        <w:t>，对开发和维护</w:t>
      </w:r>
      <w:r w:rsidR="00AD0089" w:rsidRPr="002F2C84">
        <w:rPr>
          <w:rFonts w:hint="eastAsia"/>
        </w:rPr>
        <w:t>积极，</w:t>
      </w:r>
      <w:r w:rsidR="00AD0089">
        <w:rPr>
          <w:rFonts w:hint="eastAsia"/>
        </w:rPr>
        <w:t>并陆续在</w:t>
      </w:r>
      <w:r w:rsidR="00AD0089">
        <w:t>添加</w:t>
      </w:r>
      <w:r w:rsidR="00AD0089">
        <w:rPr>
          <w:rFonts w:hint="eastAsia"/>
        </w:rPr>
        <w:t>一些实用的</w:t>
      </w:r>
      <w:r w:rsidR="00AD0089">
        <w:t>特性。</w:t>
      </w:r>
    </w:p>
    <w:p w14:paraId="6FDF4701" w14:textId="4D1D6EB3" w:rsidR="00571375" w:rsidRDefault="00571375" w:rsidP="000E3703">
      <w:pPr>
        <w:pStyle w:val="a6"/>
        <w:spacing w:line="400" w:lineRule="exact"/>
      </w:pPr>
      <w:r>
        <w:rPr>
          <w:rFonts w:hint="eastAsia"/>
        </w:rPr>
        <w:t>在</w:t>
      </w:r>
      <w:r>
        <w:t>本系统开发中，针对</w:t>
      </w:r>
      <w:r>
        <w:t>Nginx</w:t>
      </w:r>
      <w:r>
        <w:t>模块</w:t>
      </w:r>
      <w:r>
        <w:rPr>
          <w:rFonts w:hint="eastAsia"/>
        </w:rPr>
        <w:t>编译</w:t>
      </w:r>
      <w:r>
        <w:t>的特殊性，将</w:t>
      </w:r>
      <w:r>
        <w:t>Duktape</w:t>
      </w:r>
      <w:r>
        <w:rPr>
          <w:rFonts w:hint="eastAsia"/>
        </w:rPr>
        <w:t>生成</w:t>
      </w:r>
      <w:r>
        <w:t>静态库</w:t>
      </w:r>
      <w:r>
        <w:rPr>
          <w:rFonts w:hint="eastAsia"/>
        </w:rPr>
        <w:t>，使</w:t>
      </w:r>
      <w:r>
        <w:t>用语法</w:t>
      </w:r>
      <w:r>
        <w:rPr>
          <w:rFonts w:hint="eastAsia"/>
        </w:rPr>
        <w:t>集成到本</w:t>
      </w:r>
      <w:r>
        <w:t>模块中</w:t>
      </w:r>
      <w:r>
        <w:rPr>
          <w:rFonts w:hint="eastAsia"/>
        </w:rPr>
        <w:t>。</w:t>
      </w:r>
    </w:p>
    <w:p w14:paraId="591C76CE" w14:textId="6BFBF038" w:rsidR="000E3703" w:rsidRDefault="000E3703" w:rsidP="000E3703">
      <w:pPr>
        <w:pStyle w:val="a6"/>
        <w:spacing w:line="400" w:lineRule="exact"/>
      </w:pPr>
      <w:r>
        <w:rPr>
          <w:rFonts w:hint="eastAsia"/>
        </w:rPr>
        <w:t>本系统</w:t>
      </w:r>
      <w:r w:rsidR="00571375">
        <w:rPr>
          <w:rFonts w:hint="eastAsia"/>
        </w:rPr>
        <w:t>在实现</w:t>
      </w:r>
      <w:r w:rsidR="00571375">
        <w:t>混淆</w:t>
      </w:r>
      <w:r w:rsidR="00571375">
        <w:t>JavaScrip</w:t>
      </w:r>
      <w:r w:rsidR="00571375">
        <w:rPr>
          <w:rFonts w:hint="eastAsia"/>
        </w:rPr>
        <w:t>t</w:t>
      </w:r>
      <w:r w:rsidR="00571375">
        <w:t>脚本的</w:t>
      </w:r>
      <w:r w:rsidR="00571375">
        <w:rPr>
          <w:rFonts w:hint="eastAsia"/>
        </w:rPr>
        <w:t>开发</w:t>
      </w:r>
      <w:r w:rsidR="00571375">
        <w:t>中</w:t>
      </w:r>
      <w:r w:rsidR="00571375">
        <w:rPr>
          <w:rFonts w:hint="eastAsia"/>
        </w:rPr>
        <w:t>，</w:t>
      </w:r>
      <w:r>
        <w:rPr>
          <w:rFonts w:hint="eastAsia"/>
        </w:rPr>
        <w:t>使用</w:t>
      </w:r>
      <w:r>
        <w:t>JavaScript</w:t>
      </w:r>
      <w:r>
        <w:rPr>
          <w:rFonts w:hint="eastAsia"/>
        </w:rPr>
        <w:t>程序代码</w:t>
      </w:r>
      <w:r w:rsidR="00FB0180">
        <w:rPr>
          <w:rFonts w:hint="eastAsia"/>
        </w:rPr>
        <w:t>来</w:t>
      </w:r>
      <w:r w:rsidR="003A027E">
        <w:rPr>
          <w:rFonts w:hint="eastAsia"/>
        </w:rPr>
        <w:t>实现混淆</w:t>
      </w:r>
      <w:r w:rsidR="003A027E">
        <w:t>算法</w:t>
      </w:r>
      <w:r w:rsidR="003A027E">
        <w:rPr>
          <w:rFonts w:hint="eastAsia"/>
        </w:rPr>
        <w:t>，</w:t>
      </w:r>
      <w:r>
        <w:t>混淆</w:t>
      </w:r>
      <w:r>
        <w:rPr>
          <w:rFonts w:hint="eastAsia"/>
        </w:rPr>
        <w:t>受保护站点</w:t>
      </w:r>
      <w:r w:rsidR="003A027E">
        <w:rPr>
          <w:rFonts w:hint="eastAsia"/>
        </w:rPr>
        <w:t>的</w:t>
      </w:r>
      <w:r>
        <w:t>JavaScript</w:t>
      </w:r>
      <w:r>
        <w:rPr>
          <w:rFonts w:hint="eastAsia"/>
        </w:rPr>
        <w:t>脚本文件</w:t>
      </w:r>
      <w:r w:rsidR="003A027E">
        <w:rPr>
          <w:rFonts w:hint="eastAsia"/>
        </w:rPr>
        <w:t>。</w:t>
      </w:r>
      <w:r w:rsidR="003A027E">
        <w:t>因此</w:t>
      </w:r>
      <w:r w:rsidR="003A027E">
        <w:rPr>
          <w:rFonts w:hint="eastAsia"/>
        </w:rPr>
        <w:t>，</w:t>
      </w:r>
      <w:r>
        <w:t>使用</w:t>
      </w:r>
      <w:r>
        <w:t>Duktape</w:t>
      </w:r>
      <w:r w:rsidR="005E6384">
        <w:rPr>
          <w:rFonts w:hint="eastAsia"/>
        </w:rPr>
        <w:t>来</w:t>
      </w:r>
      <w:r>
        <w:t>执行</w:t>
      </w:r>
      <w:r w:rsidR="003A027E">
        <w:rPr>
          <w:rFonts w:hint="eastAsia"/>
        </w:rPr>
        <w:t>实现</w:t>
      </w:r>
      <w:r w:rsidR="003A027E">
        <w:t>混淆算法的</w:t>
      </w:r>
      <w:r w:rsidR="003A027E">
        <w:t>JavaScript</w:t>
      </w:r>
      <w:r w:rsidR="003A027E">
        <w:t>代码。</w:t>
      </w:r>
    </w:p>
    <w:p w14:paraId="3406A177" w14:textId="475E200E" w:rsidR="00987C32" w:rsidRDefault="00987C32" w:rsidP="000E3703">
      <w:pPr>
        <w:pStyle w:val="a6"/>
        <w:spacing w:line="400" w:lineRule="exact"/>
      </w:pPr>
    </w:p>
    <w:p w14:paraId="7D6D29E5" w14:textId="0B94425C" w:rsidR="00987C32" w:rsidRPr="00C25564" w:rsidRDefault="00C25564">
      <w:pPr>
        <w:pStyle w:val="-2"/>
        <w:spacing w:before="0" w:after="0" w:line="400" w:lineRule="exact"/>
        <w:ind w:firstLine="560"/>
        <w:rPr>
          <w:rFonts w:eastAsia="黑体"/>
          <w:rPrChange w:id="202" w:author="dadi" w:date="2019-04-28T22:54:00Z">
            <w:rPr/>
          </w:rPrChange>
        </w:rPr>
        <w:pPrChange w:id="203" w:author="dadi" w:date="2019-04-28T22:54:00Z">
          <w:pPr>
            <w:pStyle w:val="a6"/>
            <w:numPr>
              <w:numId w:val="4"/>
            </w:numPr>
            <w:tabs>
              <w:tab w:val="num" w:pos="312"/>
            </w:tabs>
            <w:spacing w:line="400" w:lineRule="exact"/>
          </w:pPr>
        </w:pPrChange>
      </w:pPr>
      <w:ins w:id="204" w:author="dadi" w:date="2019-04-28T22:54:00Z">
        <w:r>
          <w:rPr>
            <w:rFonts w:eastAsia="黑体"/>
            <w:b w:val="0"/>
          </w:rPr>
          <w:t xml:space="preserve">2.4 </w:t>
        </w:r>
      </w:ins>
      <w:r w:rsidR="00050138" w:rsidRPr="00C25564">
        <w:rPr>
          <w:rFonts w:eastAsia="黑体"/>
          <w:b w:val="0"/>
          <w:rPrChange w:id="205" w:author="dadi" w:date="2019-04-28T22:54:00Z">
            <w:rPr/>
          </w:rPrChange>
        </w:rPr>
        <w:t>Chrome Extension</w:t>
      </w:r>
      <w:ins w:id="206" w:author="dadi" w:date="2019-04-28T22:54:00Z">
        <w:r>
          <w:rPr>
            <w:rFonts w:eastAsia="黑体" w:hint="eastAsia"/>
            <w:b w:val="0"/>
          </w:rPr>
          <w:t>插件</w:t>
        </w:r>
      </w:ins>
    </w:p>
    <w:p w14:paraId="06C7181E" w14:textId="77777777" w:rsidR="00C91849" w:rsidRDefault="00C91849" w:rsidP="00C91849">
      <w:pPr>
        <w:pStyle w:val="a6"/>
        <w:spacing w:line="400" w:lineRule="exact"/>
        <w:ind w:firstLineChars="0"/>
      </w:pPr>
      <w:r w:rsidRPr="00083A5F">
        <w:t>Chrome Extension</w:t>
      </w:r>
      <w:r>
        <w:rPr>
          <w:rFonts w:hint="eastAsia"/>
        </w:rPr>
        <w:t>扩展浏览器的功能，例如</w:t>
      </w:r>
      <w:r w:rsidRPr="00083A5F">
        <w:rPr>
          <w:rFonts w:hint="eastAsia"/>
        </w:rPr>
        <w:t>：捕捉特定网页的内容，捕捉</w:t>
      </w:r>
      <w:r w:rsidRPr="00083A5F">
        <w:rPr>
          <w:rFonts w:hint="eastAsia"/>
        </w:rPr>
        <w:t>HTTP</w:t>
      </w:r>
      <w:r w:rsidRPr="00083A5F">
        <w:rPr>
          <w:rFonts w:hint="eastAsia"/>
        </w:rPr>
        <w:t>报文，捕捉用户浏览动作，改变浏览器地址栏</w:t>
      </w:r>
      <w:r w:rsidRPr="00083A5F">
        <w:rPr>
          <w:rFonts w:hint="eastAsia"/>
        </w:rPr>
        <w:t>/</w:t>
      </w:r>
      <w:r w:rsidRPr="00083A5F">
        <w:rPr>
          <w:rFonts w:hint="eastAsia"/>
        </w:rPr>
        <w:t>起始页</w:t>
      </w:r>
      <w:r w:rsidRPr="00083A5F">
        <w:rPr>
          <w:rFonts w:hint="eastAsia"/>
        </w:rPr>
        <w:t>/</w:t>
      </w:r>
      <w:r w:rsidRPr="00083A5F">
        <w:rPr>
          <w:rFonts w:hint="eastAsia"/>
        </w:rPr>
        <w:t>书签</w:t>
      </w:r>
      <w:r w:rsidRPr="00083A5F">
        <w:rPr>
          <w:rFonts w:hint="eastAsia"/>
        </w:rPr>
        <w:t>/Tab</w:t>
      </w:r>
      <w:r>
        <w:rPr>
          <w:rFonts w:hint="eastAsia"/>
        </w:rPr>
        <w:t>等界面元素的行为，与别的站点通信，修改网页内容等</w:t>
      </w:r>
      <w:r>
        <w:t>。</w:t>
      </w:r>
    </w:p>
    <w:p w14:paraId="0CFFBC23" w14:textId="2B1D2EE3" w:rsidR="00C9372C" w:rsidRDefault="00336CED" w:rsidP="00336CED">
      <w:pPr>
        <w:pStyle w:val="a6"/>
        <w:spacing w:line="400" w:lineRule="exact"/>
      </w:pPr>
      <w:r>
        <w:rPr>
          <w:rFonts w:hint="eastAsia"/>
        </w:rPr>
        <w:t>相比起</w:t>
      </w:r>
      <w:r>
        <w:rPr>
          <w:rFonts w:hint="eastAsia"/>
        </w:rPr>
        <w:t>Firefox</w:t>
      </w:r>
      <w:r w:rsidR="00C9372C">
        <w:rPr>
          <w:rFonts w:hint="eastAsia"/>
        </w:rPr>
        <w:t>：</w:t>
      </w:r>
    </w:p>
    <w:p w14:paraId="199C7EA7" w14:textId="666714FC" w:rsidR="00C9372C" w:rsidRDefault="00336CED" w:rsidP="00336CED">
      <w:pPr>
        <w:pStyle w:val="a6"/>
        <w:spacing w:line="400" w:lineRule="exact"/>
      </w:pPr>
      <w:r>
        <w:rPr>
          <w:rFonts w:hint="eastAsia"/>
        </w:rPr>
        <w:t>Chrome</w:t>
      </w:r>
      <w:r>
        <w:rPr>
          <w:rFonts w:hint="eastAsia"/>
        </w:rPr>
        <w:t>占有率更高</w:t>
      </w:r>
      <w:r w:rsidR="00D1680C">
        <w:rPr>
          <w:rFonts w:hint="eastAsia"/>
        </w:rPr>
        <w:t>，根据</w:t>
      </w:r>
      <w:r w:rsidR="00D1680C">
        <w:t>StatCounter</w:t>
      </w:r>
      <w:r w:rsidR="00D1680C">
        <w:rPr>
          <w:rFonts w:hint="eastAsia"/>
        </w:rPr>
        <w:t>公布的</w:t>
      </w:r>
      <w:r w:rsidR="00D1680C">
        <w:t>2019</w:t>
      </w:r>
      <w:r w:rsidR="00D1680C">
        <w:rPr>
          <w:rFonts w:hint="eastAsia"/>
        </w:rPr>
        <w:t>年</w:t>
      </w:r>
      <w:r w:rsidR="00D1680C">
        <w:rPr>
          <w:rFonts w:hint="eastAsia"/>
        </w:rPr>
        <w:t>3</w:t>
      </w:r>
      <w:r w:rsidR="00D1680C">
        <w:rPr>
          <w:rFonts w:hint="eastAsia"/>
        </w:rPr>
        <w:t>月份</w:t>
      </w:r>
      <w:r w:rsidR="00D1680C" w:rsidRPr="00D1680C">
        <w:rPr>
          <w:rFonts w:hint="eastAsia"/>
        </w:rPr>
        <w:t>全球浏览器市场份额数据</w:t>
      </w:r>
      <w:r w:rsidR="00D1680C">
        <w:rPr>
          <w:rFonts w:hint="eastAsia"/>
        </w:rPr>
        <w:t>，</w:t>
      </w:r>
      <w:r w:rsidR="00D1680C" w:rsidRPr="00D1680C">
        <w:rPr>
          <w:rFonts w:hint="eastAsia"/>
        </w:rPr>
        <w:t>Chrome</w:t>
      </w:r>
      <w:r w:rsidR="00D1680C" w:rsidRPr="00D1680C">
        <w:rPr>
          <w:rFonts w:hint="eastAsia"/>
        </w:rPr>
        <w:t>浏览器以</w:t>
      </w:r>
      <w:r w:rsidR="00D1680C">
        <w:rPr>
          <w:rFonts w:hint="eastAsia"/>
        </w:rPr>
        <w:t xml:space="preserve"> 62.63</w:t>
      </w:r>
      <w:r w:rsidR="00D1680C" w:rsidRPr="00D1680C">
        <w:rPr>
          <w:rFonts w:hint="eastAsia"/>
        </w:rPr>
        <w:t xml:space="preserve">% </w:t>
      </w:r>
      <w:r w:rsidR="00D1680C" w:rsidRPr="00D1680C">
        <w:rPr>
          <w:rFonts w:hint="eastAsia"/>
        </w:rPr>
        <w:t>的市场占有率</w:t>
      </w:r>
      <w:r w:rsidR="007102A7">
        <w:rPr>
          <w:rFonts w:hint="eastAsia"/>
        </w:rPr>
        <w:t>位于</w:t>
      </w:r>
      <w:r w:rsidR="00D1680C" w:rsidRPr="00D1680C">
        <w:rPr>
          <w:rFonts w:hint="eastAsia"/>
        </w:rPr>
        <w:t>第一</w:t>
      </w:r>
      <w:r w:rsidR="00D1680C">
        <w:rPr>
          <w:rFonts w:hint="eastAsia"/>
        </w:rPr>
        <w:t>；</w:t>
      </w:r>
      <w:r w:rsidR="00205BF6" w:rsidRPr="00205BF6">
        <w:rPr>
          <w:vertAlign w:val="superscript"/>
        </w:rPr>
        <w:fldChar w:fldCharType="begin"/>
      </w:r>
      <w:r w:rsidR="00205BF6" w:rsidRPr="00205BF6">
        <w:rPr>
          <w:vertAlign w:val="superscript"/>
        </w:rPr>
        <w:instrText xml:space="preserve"> </w:instrText>
      </w:r>
      <w:r w:rsidR="00205BF6" w:rsidRPr="00205BF6">
        <w:rPr>
          <w:rFonts w:hint="eastAsia"/>
          <w:vertAlign w:val="superscript"/>
        </w:rPr>
        <w:instrText>REF _Ref7247468 \r \h</w:instrText>
      </w:r>
      <w:r w:rsidR="00205BF6" w:rsidRPr="00205BF6">
        <w:rPr>
          <w:vertAlign w:val="superscript"/>
        </w:rPr>
        <w:instrText xml:space="preserve">  \* MERGEFORMAT </w:instrText>
      </w:r>
      <w:r w:rsidR="00205BF6" w:rsidRPr="00205BF6">
        <w:rPr>
          <w:vertAlign w:val="superscript"/>
        </w:rPr>
      </w:r>
      <w:r w:rsidR="00205BF6" w:rsidRPr="00205BF6">
        <w:rPr>
          <w:vertAlign w:val="superscript"/>
        </w:rPr>
        <w:fldChar w:fldCharType="separate"/>
      </w:r>
      <w:r w:rsidR="00205BF6" w:rsidRPr="00205BF6">
        <w:rPr>
          <w:vertAlign w:val="superscript"/>
        </w:rPr>
        <w:t>[5]</w:t>
      </w:r>
      <w:r w:rsidR="00205BF6" w:rsidRPr="00205BF6">
        <w:rPr>
          <w:vertAlign w:val="superscript"/>
        </w:rPr>
        <w:fldChar w:fldCharType="end"/>
      </w:r>
      <w:r w:rsidR="00AC4A65">
        <w:t xml:space="preserve"> </w:t>
      </w:r>
    </w:p>
    <w:p w14:paraId="06DE36DF" w14:textId="35428E84" w:rsidR="00336CED" w:rsidRDefault="00336CED" w:rsidP="00336CED">
      <w:pPr>
        <w:pStyle w:val="a6"/>
        <w:spacing w:line="400" w:lineRule="exact"/>
      </w:pPr>
      <w:r>
        <w:rPr>
          <w:rFonts w:hint="eastAsia"/>
        </w:rPr>
        <w:t>应用场景更广泛，</w:t>
      </w:r>
      <w:r>
        <w:rPr>
          <w:rFonts w:hint="eastAsia"/>
        </w:rPr>
        <w:t>Firefox</w:t>
      </w:r>
      <w:r>
        <w:rPr>
          <w:rFonts w:hint="eastAsia"/>
        </w:rPr>
        <w:t>插件只能运行在</w:t>
      </w:r>
      <w:r>
        <w:rPr>
          <w:rFonts w:hint="eastAsia"/>
        </w:rPr>
        <w:t>Firefox</w:t>
      </w:r>
      <w:r>
        <w:rPr>
          <w:rFonts w:hint="eastAsia"/>
        </w:rPr>
        <w:t>上，而</w:t>
      </w:r>
      <w:r>
        <w:rPr>
          <w:rFonts w:hint="eastAsia"/>
        </w:rPr>
        <w:t>Chrome</w:t>
      </w:r>
      <w:r>
        <w:rPr>
          <w:rFonts w:hint="eastAsia"/>
        </w:rPr>
        <w:t>除了</w:t>
      </w:r>
      <w:r>
        <w:rPr>
          <w:rFonts w:hint="eastAsia"/>
        </w:rPr>
        <w:t>Chrome</w:t>
      </w:r>
      <w:r>
        <w:rPr>
          <w:rFonts w:hint="eastAsia"/>
        </w:rPr>
        <w:t>浏览器之外，还可以运行在所有</w:t>
      </w:r>
      <w:r w:rsidR="0088790D">
        <w:t>W</w:t>
      </w:r>
      <w:r>
        <w:rPr>
          <w:rFonts w:hint="eastAsia"/>
        </w:rPr>
        <w:t>ebkit</w:t>
      </w:r>
      <w:r>
        <w:rPr>
          <w:rFonts w:hint="eastAsia"/>
        </w:rPr>
        <w:t>内核的国产浏览器，比如</w:t>
      </w:r>
      <w:r>
        <w:rPr>
          <w:rFonts w:hint="eastAsia"/>
        </w:rPr>
        <w:t>360</w:t>
      </w:r>
      <w:proofErr w:type="gramStart"/>
      <w:r>
        <w:rPr>
          <w:rFonts w:hint="eastAsia"/>
        </w:rPr>
        <w:t>极</w:t>
      </w:r>
      <w:proofErr w:type="gramEnd"/>
      <w:r>
        <w:rPr>
          <w:rFonts w:hint="eastAsia"/>
        </w:rPr>
        <w:t>速浏览器、</w:t>
      </w:r>
      <w:r>
        <w:rPr>
          <w:rFonts w:hint="eastAsia"/>
        </w:rPr>
        <w:t>360</w:t>
      </w:r>
      <w:r>
        <w:rPr>
          <w:rFonts w:hint="eastAsia"/>
        </w:rPr>
        <w:t>安全浏览器、</w:t>
      </w:r>
      <w:proofErr w:type="gramStart"/>
      <w:r>
        <w:rPr>
          <w:rFonts w:hint="eastAsia"/>
        </w:rPr>
        <w:t>搜狗浏览器</w:t>
      </w:r>
      <w:proofErr w:type="gramEnd"/>
      <w:r>
        <w:rPr>
          <w:rFonts w:hint="eastAsia"/>
        </w:rPr>
        <w:t>、</w:t>
      </w:r>
      <w:r>
        <w:rPr>
          <w:rFonts w:hint="eastAsia"/>
        </w:rPr>
        <w:t>QQ</w:t>
      </w:r>
      <w:r>
        <w:rPr>
          <w:rFonts w:hint="eastAsia"/>
        </w:rPr>
        <w:t>浏览器等等；除此之外，</w:t>
      </w:r>
      <w:r w:rsidR="008423B0" w:rsidRPr="008423B0">
        <w:rPr>
          <w:rFonts w:hint="eastAsia"/>
        </w:rPr>
        <w:t>WebExtension API</w:t>
      </w:r>
      <w:r w:rsidR="008423B0" w:rsidRPr="008423B0">
        <w:rPr>
          <w:rFonts w:hint="eastAsia"/>
        </w:rPr>
        <w:t>作为新附加组件的开发标准，并且可以大部分兼容</w:t>
      </w:r>
      <w:r w:rsidR="008423B0" w:rsidRPr="008423B0">
        <w:rPr>
          <w:rFonts w:hint="eastAsia"/>
        </w:rPr>
        <w:t>chrome</w:t>
      </w:r>
      <w:r w:rsidR="008423B0" w:rsidRPr="008423B0">
        <w:rPr>
          <w:rFonts w:hint="eastAsia"/>
        </w:rPr>
        <w:t>的</w:t>
      </w:r>
      <w:r w:rsidR="008423B0" w:rsidRPr="008423B0">
        <w:rPr>
          <w:rFonts w:hint="eastAsia"/>
        </w:rPr>
        <w:t>crx</w:t>
      </w:r>
      <w:r w:rsidR="008423B0" w:rsidRPr="008423B0">
        <w:rPr>
          <w:rFonts w:hint="eastAsia"/>
        </w:rPr>
        <w:t>扩展</w:t>
      </w:r>
      <w:r w:rsidR="008423B0">
        <w:rPr>
          <w:rFonts w:hint="eastAsia"/>
        </w:rPr>
        <w:t>。</w:t>
      </w:r>
    </w:p>
    <w:p w14:paraId="1EF4DCAA" w14:textId="14ED9D1F" w:rsidR="00C91849" w:rsidRDefault="00C91849" w:rsidP="00C91849">
      <w:pPr>
        <w:pStyle w:val="a6"/>
        <w:spacing w:line="400" w:lineRule="exact"/>
        <w:ind w:firstLineChars="0"/>
      </w:pPr>
      <w:r w:rsidRPr="00083A5F">
        <w:t>Chrome Extension</w:t>
      </w:r>
      <w:r>
        <w:rPr>
          <w:rFonts w:hint="eastAsia"/>
        </w:rPr>
        <w:t>开发涉及到</w:t>
      </w:r>
      <w:r>
        <w:t>HTML</w:t>
      </w:r>
      <w:r>
        <w:t>，</w:t>
      </w:r>
      <w:r>
        <w:t>JavaScript</w:t>
      </w:r>
      <w:r>
        <w:rPr>
          <w:rFonts w:hint="eastAsia"/>
        </w:rPr>
        <w:t>和</w:t>
      </w:r>
      <w:r>
        <w:t>CSS</w:t>
      </w:r>
      <w:r>
        <w:rPr>
          <w:rFonts w:hint="eastAsia"/>
        </w:rPr>
        <w:t>技术点。浏览器扩展</w:t>
      </w:r>
      <w:r>
        <w:t>拥有一定高度的权限</w:t>
      </w:r>
      <w:r>
        <w:rPr>
          <w:rFonts w:hint="eastAsia"/>
        </w:rPr>
        <w:t>，在实现</w:t>
      </w:r>
      <w:r>
        <w:t>“</w:t>
      </w:r>
      <w:r>
        <w:rPr>
          <w:rFonts w:hint="eastAsia"/>
        </w:rPr>
        <w:t>捕获</w:t>
      </w:r>
      <w:r>
        <w:t>页面发出的</w:t>
      </w:r>
      <w:r>
        <w:t>HTTP</w:t>
      </w:r>
      <w:r>
        <w:rPr>
          <w:rFonts w:hint="eastAsia"/>
        </w:rPr>
        <w:t>请求</w:t>
      </w:r>
      <w:r>
        <w:t>请在</w:t>
      </w:r>
      <w:r w:rsidR="00A0062A">
        <w:t>URL</w:t>
      </w:r>
      <w:r>
        <w:t>上缀加</w:t>
      </w:r>
      <w:r>
        <w:t>ID”</w:t>
      </w:r>
      <w:r>
        <w:rPr>
          <w:rFonts w:hint="eastAsia"/>
        </w:rPr>
        <w:t>这一目标过程中</w:t>
      </w:r>
      <w:r>
        <w:t>，使用浏览器扩展是开发变得清晰明朗，避开了包括解析</w:t>
      </w:r>
      <w:r>
        <w:t>HTML</w:t>
      </w:r>
      <w:proofErr w:type="gramStart"/>
      <w:r>
        <w:t>页面</w:t>
      </w:r>
      <w:r>
        <w:rPr>
          <w:rFonts w:hint="eastAsia"/>
        </w:rPr>
        <w:t>超链接</w:t>
      </w:r>
      <w:proofErr w:type="gramEnd"/>
      <w:r>
        <w:t>，文件引用</w:t>
      </w:r>
      <w:r>
        <w:rPr>
          <w:rFonts w:hint="eastAsia"/>
        </w:rPr>
        <w:t>和</w:t>
      </w:r>
      <w:r>
        <w:t>JavaScript</w:t>
      </w:r>
      <w:r>
        <w:t>函数</w:t>
      </w:r>
      <w:r>
        <w:rPr>
          <w:rFonts w:hint="eastAsia"/>
        </w:rPr>
        <w:t>覆盖</w:t>
      </w:r>
      <w:r>
        <w:t>等一系列复杂</w:t>
      </w:r>
      <w:r>
        <w:rPr>
          <w:rFonts w:hint="eastAsia"/>
        </w:rPr>
        <w:t>的实现</w:t>
      </w:r>
      <w:r>
        <w:t>。</w:t>
      </w:r>
    </w:p>
    <w:p w14:paraId="23491456" w14:textId="5E73C042" w:rsidR="00C91849" w:rsidRPr="00C91849" w:rsidRDefault="00C91849" w:rsidP="00C91849">
      <w:pPr>
        <w:pStyle w:val="a6"/>
        <w:spacing w:line="400" w:lineRule="exact"/>
        <w:ind w:firstLineChars="0"/>
      </w:pPr>
      <w:r>
        <w:rPr>
          <w:rFonts w:hint="eastAsia"/>
        </w:rPr>
        <w:t>在本系统中</w:t>
      </w:r>
      <w:r>
        <w:t>，</w:t>
      </w:r>
      <w:r>
        <w:t>N</w:t>
      </w:r>
      <w:r>
        <w:rPr>
          <w:rFonts w:hint="eastAsia"/>
        </w:rPr>
        <w:t>ginx</w:t>
      </w:r>
      <w:r>
        <w:t>模块</w:t>
      </w:r>
      <w:r>
        <w:rPr>
          <w:rFonts w:hint="eastAsia"/>
        </w:rPr>
        <w:t>在</w:t>
      </w:r>
      <w:r>
        <w:t>转发目标站点的响应到浏览器的过程中向</w:t>
      </w:r>
      <w:r>
        <w:rPr>
          <w:rFonts w:hint="eastAsia"/>
        </w:rPr>
        <w:t>响应</w:t>
      </w:r>
      <w:r>
        <w:t>页面注入</w:t>
      </w:r>
      <w:r>
        <w:t>ID</w:t>
      </w:r>
      <w:r>
        <w:t>，</w:t>
      </w:r>
      <w:r>
        <w:rPr>
          <w:rFonts w:hint="eastAsia"/>
        </w:rPr>
        <w:t>然后</w:t>
      </w:r>
      <w:r>
        <w:t>浏览器扩展</w:t>
      </w:r>
      <w:r>
        <w:rPr>
          <w:rFonts w:hint="eastAsia"/>
        </w:rPr>
        <w:t>从</w:t>
      </w:r>
      <w:r>
        <w:t>页面捕捉</w:t>
      </w:r>
      <w:r>
        <w:rPr>
          <w:rFonts w:hint="eastAsia"/>
        </w:rPr>
        <w:t>到</w:t>
      </w:r>
      <w:r>
        <w:t>ID</w:t>
      </w:r>
      <w:r>
        <w:rPr>
          <w:rFonts w:hint="eastAsia"/>
        </w:rPr>
        <w:t>。实现了</w:t>
      </w:r>
      <w:r>
        <w:t>ID</w:t>
      </w:r>
      <w:r>
        <w:t>验证机制的前后端配合。</w:t>
      </w:r>
    </w:p>
    <w:p w14:paraId="00C63BBB" w14:textId="76AE83BB" w:rsidR="00C91849" w:rsidRPr="00C25564" w:rsidRDefault="00C25564">
      <w:pPr>
        <w:pStyle w:val="-2"/>
        <w:spacing w:before="0" w:after="0" w:line="400" w:lineRule="exact"/>
        <w:ind w:firstLine="560"/>
        <w:rPr>
          <w:rFonts w:eastAsia="黑体"/>
          <w:rPrChange w:id="207" w:author="dadi" w:date="2019-04-28T22:55:00Z">
            <w:rPr/>
          </w:rPrChange>
        </w:rPr>
        <w:pPrChange w:id="208" w:author="dadi" w:date="2019-04-28T22:55:00Z">
          <w:pPr>
            <w:pStyle w:val="a6"/>
            <w:numPr>
              <w:numId w:val="4"/>
            </w:numPr>
            <w:tabs>
              <w:tab w:val="num" w:pos="312"/>
            </w:tabs>
            <w:spacing w:line="400" w:lineRule="exact"/>
          </w:pPr>
        </w:pPrChange>
      </w:pPr>
      <w:ins w:id="209" w:author="dadi" w:date="2019-04-28T22:55:00Z">
        <w:r>
          <w:rPr>
            <w:rFonts w:eastAsia="黑体"/>
            <w:b w:val="0"/>
          </w:rPr>
          <w:t xml:space="preserve">2.5 </w:t>
        </w:r>
      </w:ins>
      <w:r w:rsidR="00C91849" w:rsidRPr="00C25564">
        <w:rPr>
          <w:rFonts w:eastAsia="黑体"/>
          <w:b w:val="0"/>
          <w:rPrChange w:id="210" w:author="dadi" w:date="2019-04-28T22:55:00Z">
            <w:rPr/>
          </w:rPrChange>
        </w:rPr>
        <w:t>AugularJS</w:t>
      </w:r>
      <w:ins w:id="211" w:author="dadi" w:date="2019-04-28T22:55:00Z">
        <w:r>
          <w:rPr>
            <w:rFonts w:eastAsia="黑体" w:hint="eastAsia"/>
            <w:b w:val="0"/>
          </w:rPr>
          <w:t>框架</w:t>
        </w:r>
      </w:ins>
    </w:p>
    <w:p w14:paraId="44877103" w14:textId="07D7D979" w:rsidR="00AD2175" w:rsidRPr="00EA5B4D" w:rsidRDefault="00AD2175">
      <w:pPr>
        <w:pStyle w:val="a6"/>
        <w:spacing w:line="400" w:lineRule="exact"/>
        <w:pPrChange w:id="212" w:author="dadi" w:date="2019-04-28T22:53:00Z">
          <w:pPr>
            <w:pStyle w:val="a8"/>
            <w:ind w:firstLine="420"/>
          </w:pPr>
        </w:pPrChange>
      </w:pPr>
      <w:r w:rsidRPr="00EA5B4D">
        <w:rPr>
          <w:rFonts w:hint="eastAsia"/>
        </w:rPr>
        <w:t xml:space="preserve">AngularJS </w:t>
      </w:r>
      <w:r w:rsidR="00D70829" w:rsidRPr="00D70829">
        <w:rPr>
          <w:rFonts w:hint="eastAsia"/>
        </w:rPr>
        <w:t>是一款为了克服</w:t>
      </w:r>
      <w:r w:rsidR="00D70829" w:rsidRPr="00D70829">
        <w:rPr>
          <w:rFonts w:hint="eastAsia"/>
        </w:rPr>
        <w:t>HTML</w:t>
      </w:r>
      <w:r w:rsidR="00D70829" w:rsidRPr="00D70829">
        <w:rPr>
          <w:rFonts w:hint="eastAsia"/>
        </w:rPr>
        <w:t>在构建应用上的不足而设计的优秀的前端</w:t>
      </w:r>
      <w:r w:rsidR="00D70829" w:rsidRPr="00D70829">
        <w:rPr>
          <w:rFonts w:hint="eastAsia"/>
        </w:rPr>
        <w:t>JS</w:t>
      </w:r>
      <w:r w:rsidR="00863E9A">
        <w:rPr>
          <w:rFonts w:hint="eastAsia"/>
        </w:rPr>
        <w:t>框架，</w:t>
      </w:r>
      <w:r w:rsidR="00D70829" w:rsidRPr="00EA5B4D">
        <w:rPr>
          <w:rFonts w:hint="eastAsia"/>
        </w:rPr>
        <w:t>是</w:t>
      </w:r>
      <w:r w:rsidR="00863E9A" w:rsidRPr="00EA5B4D">
        <w:rPr>
          <w:rFonts w:hint="eastAsia"/>
        </w:rPr>
        <w:t>以一</w:t>
      </w:r>
      <w:commentRangeStart w:id="213"/>
      <w:r w:rsidR="00863E9A" w:rsidRPr="00EA5B4D">
        <w:rPr>
          <w:rFonts w:hint="eastAsia"/>
        </w:rPr>
        <w:t>个</w:t>
      </w:r>
      <w:commentRangeEnd w:id="213"/>
      <w:r w:rsidR="00574F67">
        <w:rPr>
          <w:rStyle w:val="a5"/>
        </w:rPr>
        <w:commentReference w:id="213"/>
      </w:r>
      <w:del w:id="214" w:author="dadi" w:date="2019-04-28T22:55:00Z">
        <w:r w:rsidR="00863E9A" w:rsidRPr="00EA5B4D" w:rsidDel="00574F67">
          <w:rPr>
            <w:rFonts w:hint="eastAsia"/>
          </w:rPr>
          <w:delText xml:space="preserve"> </w:delText>
        </w:r>
      </w:del>
      <w:r w:rsidR="00863E9A" w:rsidRPr="00EA5B4D">
        <w:rPr>
          <w:rFonts w:hint="eastAsia"/>
        </w:rPr>
        <w:t xml:space="preserve">JavaScript </w:t>
      </w:r>
      <w:r w:rsidR="00863E9A" w:rsidRPr="00EA5B4D">
        <w:rPr>
          <w:rFonts w:hint="eastAsia"/>
        </w:rPr>
        <w:t>文件形式发布的</w:t>
      </w:r>
      <w:r w:rsidR="00D70829" w:rsidRPr="00EA5B4D">
        <w:rPr>
          <w:rFonts w:hint="eastAsia"/>
        </w:rPr>
        <w:t xml:space="preserve">JavaScript </w:t>
      </w:r>
      <w:r w:rsidR="000279A9">
        <w:rPr>
          <w:rFonts w:hint="eastAsia"/>
        </w:rPr>
        <w:t>编写的库，</w:t>
      </w:r>
      <w:r w:rsidR="00D70829" w:rsidRPr="00EA5B4D">
        <w:rPr>
          <w:rFonts w:hint="eastAsia"/>
        </w:rPr>
        <w:t>可通过</w:t>
      </w:r>
      <w:r w:rsidR="00D70829" w:rsidRPr="00EA5B4D">
        <w:rPr>
          <w:rFonts w:hint="eastAsia"/>
        </w:rPr>
        <w:t xml:space="preserve"> script </w:t>
      </w:r>
      <w:r w:rsidR="00D70829" w:rsidRPr="00EA5B4D">
        <w:rPr>
          <w:rFonts w:hint="eastAsia"/>
        </w:rPr>
        <w:t>标签添加到网页中。</w:t>
      </w:r>
      <w:r w:rsidR="00D70829" w:rsidRPr="00D70829">
        <w:rPr>
          <w:rFonts w:hint="eastAsia"/>
        </w:rPr>
        <w:t>AngularJS</w:t>
      </w:r>
      <w:r w:rsidR="00D70829" w:rsidRPr="00D70829">
        <w:rPr>
          <w:rFonts w:hint="eastAsia"/>
        </w:rPr>
        <w:t>有着诸多特性，最为核心的是：</w:t>
      </w:r>
      <w:r w:rsidR="00D70829" w:rsidRPr="00D70829">
        <w:rPr>
          <w:rFonts w:hint="eastAsia"/>
        </w:rPr>
        <w:t>MVC</w:t>
      </w:r>
      <w:r w:rsidR="00D70829" w:rsidRPr="00D70829">
        <w:rPr>
          <w:rFonts w:hint="eastAsia"/>
        </w:rPr>
        <w:t>、模块化、自动化双向数据绑定、语义化标签、依赖注入等等。</w:t>
      </w:r>
      <w:r w:rsidRPr="00EA5B4D">
        <w:rPr>
          <w:rFonts w:hint="eastAsia"/>
        </w:rPr>
        <w:t>它通过指令扩展了</w:t>
      </w:r>
      <w:r w:rsidRPr="00EA5B4D">
        <w:rPr>
          <w:rFonts w:hint="eastAsia"/>
        </w:rPr>
        <w:t xml:space="preserve"> HTML</w:t>
      </w:r>
      <w:r w:rsidRPr="00EA5B4D">
        <w:rPr>
          <w:rFonts w:hint="eastAsia"/>
        </w:rPr>
        <w:t>，且通过表达式绑定数据到</w:t>
      </w:r>
      <w:r w:rsidRPr="00EA5B4D">
        <w:rPr>
          <w:rFonts w:hint="eastAsia"/>
        </w:rPr>
        <w:t xml:space="preserve"> HTML</w:t>
      </w:r>
      <w:r w:rsidRPr="00EA5B4D">
        <w:rPr>
          <w:rFonts w:hint="eastAsia"/>
        </w:rPr>
        <w:t>。</w:t>
      </w:r>
    </w:p>
    <w:p w14:paraId="07E01E62" w14:textId="1B076BFD" w:rsidR="00AD2175" w:rsidRDefault="00AD2175">
      <w:pPr>
        <w:pStyle w:val="a6"/>
        <w:spacing w:line="400" w:lineRule="exact"/>
        <w:pPrChange w:id="215" w:author="dadi" w:date="2019-04-28T22:53:00Z">
          <w:pPr>
            <w:pStyle w:val="a8"/>
            <w:ind w:firstLine="420"/>
          </w:pPr>
        </w:pPrChange>
      </w:pPr>
      <w:r w:rsidRPr="00EA5B4D">
        <w:rPr>
          <w:rFonts w:hint="eastAsia"/>
        </w:rPr>
        <w:t>在本系统的浏览器插件“</w:t>
      </w:r>
      <w:r w:rsidRPr="00EA5B4D">
        <w:rPr>
          <w:rFonts w:hint="eastAsia"/>
        </w:rPr>
        <w:t>protect</w:t>
      </w:r>
      <w:r w:rsidRPr="00EA5B4D">
        <w:rPr>
          <w:rFonts w:hint="eastAsia"/>
        </w:rPr>
        <w:t>”的开发中，使用了</w:t>
      </w:r>
      <w:r w:rsidRPr="00EA5B4D">
        <w:rPr>
          <w:rFonts w:hint="eastAsia"/>
        </w:rPr>
        <w:t xml:space="preserve">ng-app </w:t>
      </w:r>
      <w:r w:rsidRPr="00EA5B4D">
        <w:rPr>
          <w:rFonts w:hint="eastAsia"/>
        </w:rPr>
        <w:t>指令定义一个</w:t>
      </w:r>
      <w:r w:rsidRPr="00EA5B4D">
        <w:rPr>
          <w:rFonts w:hint="eastAsia"/>
        </w:rPr>
        <w:t xml:space="preserve"> AngularJS </w:t>
      </w:r>
      <w:r w:rsidRPr="00EA5B4D">
        <w:rPr>
          <w:rFonts w:hint="eastAsia"/>
        </w:rPr>
        <w:t>应用程序。</w:t>
      </w:r>
      <w:r w:rsidRPr="00EA5B4D">
        <w:rPr>
          <w:rFonts w:hint="eastAsia"/>
        </w:rPr>
        <w:t xml:space="preserve">ng-model </w:t>
      </w:r>
      <w:r w:rsidRPr="00EA5B4D">
        <w:rPr>
          <w:rFonts w:hint="eastAsia"/>
        </w:rPr>
        <w:t>指令把元素值（比如输入域的值）绑定到应用程序</w:t>
      </w:r>
      <w:r>
        <w:rPr>
          <w:rFonts w:hint="eastAsia"/>
        </w:rPr>
        <w:t>。</w:t>
      </w:r>
    </w:p>
    <w:p w14:paraId="6831025D" w14:textId="3562D080" w:rsidR="00AD2175" w:rsidRPr="00C25564" w:rsidRDefault="00C25564">
      <w:pPr>
        <w:pStyle w:val="-2"/>
        <w:spacing w:before="0" w:after="0" w:line="400" w:lineRule="exact"/>
        <w:ind w:firstLine="560"/>
        <w:rPr>
          <w:rFonts w:eastAsia="黑体"/>
          <w:rPrChange w:id="216" w:author="dadi" w:date="2019-04-28T22:55:00Z">
            <w:rPr/>
          </w:rPrChange>
        </w:rPr>
        <w:pPrChange w:id="217" w:author="dadi" w:date="2019-04-28T22:55:00Z">
          <w:pPr>
            <w:pStyle w:val="a6"/>
            <w:numPr>
              <w:numId w:val="4"/>
            </w:numPr>
            <w:tabs>
              <w:tab w:val="num" w:pos="312"/>
            </w:tabs>
            <w:spacing w:line="400" w:lineRule="exact"/>
          </w:pPr>
        </w:pPrChange>
      </w:pPr>
      <w:ins w:id="218" w:author="dadi" w:date="2019-04-28T22:55:00Z">
        <w:r>
          <w:rPr>
            <w:rFonts w:eastAsia="黑体"/>
            <w:b w:val="0"/>
          </w:rPr>
          <w:t xml:space="preserve">2.6 </w:t>
        </w:r>
      </w:ins>
      <w:r w:rsidR="00AD2175" w:rsidRPr="00C25564">
        <w:rPr>
          <w:rFonts w:eastAsia="黑体"/>
          <w:b w:val="0"/>
          <w:rPrChange w:id="219" w:author="dadi" w:date="2019-04-28T22:55:00Z">
            <w:rPr/>
          </w:rPrChange>
        </w:rPr>
        <w:t>JavaScript</w:t>
      </w:r>
      <w:del w:id="220" w:author="dadi" w:date="2019-04-28T22:55:00Z">
        <w:r w:rsidR="00AD2175" w:rsidRPr="00C25564" w:rsidDel="00C25564">
          <w:rPr>
            <w:rFonts w:eastAsia="黑体"/>
            <w:b w:val="0"/>
            <w:rPrChange w:id="221" w:author="dadi" w:date="2019-04-28T22:55:00Z">
              <w:rPr/>
            </w:rPrChange>
          </w:rPr>
          <w:delText xml:space="preserve"> </w:delText>
        </w:r>
      </w:del>
    </w:p>
    <w:p w14:paraId="7202D88C" w14:textId="4D0268F2" w:rsidR="00AD2175" w:rsidRDefault="00156148" w:rsidP="00AD2175">
      <w:pPr>
        <w:pStyle w:val="a6"/>
        <w:spacing w:line="400" w:lineRule="exact"/>
      </w:pPr>
      <w:r>
        <w:rPr>
          <w:rFonts w:hint="eastAsia"/>
        </w:rPr>
        <w:t>JavaScript</w:t>
      </w:r>
      <w:r>
        <w:rPr>
          <w:rFonts w:hint="eastAsia"/>
        </w:rPr>
        <w:t>是因特网上最流行的</w:t>
      </w:r>
      <w:r>
        <w:t>脚本语言。</w:t>
      </w:r>
      <w:commentRangeStart w:id="222"/>
      <w:r w:rsidR="00B66241">
        <w:rPr>
          <w:rFonts w:hint="eastAsia"/>
        </w:rPr>
        <w:t>[]</w:t>
      </w:r>
      <w:commentRangeEnd w:id="222"/>
      <w:r w:rsidR="00C25564">
        <w:rPr>
          <w:rStyle w:val="a5"/>
        </w:rPr>
        <w:commentReference w:id="222"/>
      </w:r>
      <w:r w:rsidR="00F91252">
        <w:rPr>
          <w:rFonts w:hint="eastAsia"/>
        </w:rPr>
        <w:t>一种直译式脚本语言，</w:t>
      </w:r>
      <w:r w:rsidR="00F91252" w:rsidRPr="00F91252">
        <w:rPr>
          <w:rFonts w:hint="eastAsia"/>
        </w:rPr>
        <w:t>一种动态类型、弱类型、基于原型的语言，内置支持类型。它的解释器被称为</w:t>
      </w:r>
      <w:r w:rsidR="00F91252" w:rsidRPr="00F91252">
        <w:rPr>
          <w:rFonts w:hint="eastAsia"/>
        </w:rPr>
        <w:t>JavaScript</w:t>
      </w:r>
      <w:r w:rsidR="00F91252" w:rsidRPr="00F91252">
        <w:rPr>
          <w:rFonts w:hint="eastAsia"/>
        </w:rPr>
        <w:t>引擎，为浏览器的一部分，广泛用于客户端的脚本语言，最早是在</w:t>
      </w:r>
      <w:r w:rsidR="00F91252" w:rsidRPr="00F91252">
        <w:rPr>
          <w:rFonts w:hint="eastAsia"/>
        </w:rPr>
        <w:t>HTML</w:t>
      </w:r>
      <w:r w:rsidR="00F91252" w:rsidRPr="00F91252">
        <w:rPr>
          <w:rFonts w:hint="eastAsia"/>
        </w:rPr>
        <w:t>（标准通用标记语言下的一个应用）网页上使用，用来给</w:t>
      </w:r>
      <w:r w:rsidR="00F91252" w:rsidRPr="00F91252">
        <w:rPr>
          <w:rFonts w:hint="eastAsia"/>
        </w:rPr>
        <w:t>HTML</w:t>
      </w:r>
      <w:r w:rsidR="00F91252" w:rsidRPr="00F91252">
        <w:rPr>
          <w:rFonts w:hint="eastAsia"/>
        </w:rPr>
        <w:t>网页增加动态功能。</w:t>
      </w:r>
      <w:r w:rsidR="00205BF6" w:rsidRPr="00205BF6">
        <w:rPr>
          <w:vertAlign w:val="superscript"/>
        </w:rPr>
        <w:fldChar w:fldCharType="begin"/>
      </w:r>
      <w:r w:rsidR="00205BF6" w:rsidRPr="00205BF6">
        <w:rPr>
          <w:vertAlign w:val="superscript"/>
        </w:rPr>
        <w:instrText xml:space="preserve"> </w:instrText>
      </w:r>
      <w:r w:rsidR="00205BF6" w:rsidRPr="00205BF6">
        <w:rPr>
          <w:rFonts w:hint="eastAsia"/>
          <w:vertAlign w:val="superscript"/>
        </w:rPr>
        <w:instrText>REF _Ref7247499 \r \h</w:instrText>
      </w:r>
      <w:r w:rsidR="00205BF6" w:rsidRPr="00205BF6">
        <w:rPr>
          <w:vertAlign w:val="superscript"/>
        </w:rPr>
        <w:instrText xml:space="preserve"> </w:instrText>
      </w:r>
      <w:r w:rsidR="00205BF6">
        <w:rPr>
          <w:vertAlign w:val="superscript"/>
        </w:rPr>
        <w:instrText xml:space="preserve"> \* MERGEFORMAT </w:instrText>
      </w:r>
      <w:r w:rsidR="00205BF6" w:rsidRPr="00205BF6">
        <w:rPr>
          <w:vertAlign w:val="superscript"/>
        </w:rPr>
      </w:r>
      <w:r w:rsidR="00205BF6" w:rsidRPr="00205BF6">
        <w:rPr>
          <w:vertAlign w:val="superscript"/>
        </w:rPr>
        <w:fldChar w:fldCharType="separate"/>
      </w:r>
      <w:r w:rsidR="00205BF6" w:rsidRPr="00205BF6">
        <w:rPr>
          <w:vertAlign w:val="superscript"/>
        </w:rPr>
        <w:t>[6]</w:t>
      </w:r>
      <w:r w:rsidR="00205BF6" w:rsidRPr="00205BF6">
        <w:rPr>
          <w:vertAlign w:val="superscript"/>
        </w:rPr>
        <w:fldChar w:fldCharType="end"/>
      </w:r>
    </w:p>
    <w:p w14:paraId="5D079DC9" w14:textId="68AE3BEE" w:rsidR="00AD2175" w:rsidRPr="00AD2175" w:rsidRDefault="00AD2175" w:rsidP="00AD2175">
      <w:pPr>
        <w:pStyle w:val="a6"/>
        <w:spacing w:line="400" w:lineRule="exact"/>
        <w:ind w:firstLineChars="0" w:firstLine="0"/>
      </w:pPr>
    </w:p>
    <w:p w14:paraId="7DBDB595" w14:textId="5D9D48C1" w:rsidR="00987C32" w:rsidRDefault="00987C32" w:rsidP="00987C32">
      <w:pPr>
        <w:pStyle w:val="-2"/>
        <w:spacing w:before="0" w:after="0" w:line="400" w:lineRule="exact"/>
        <w:ind w:firstLine="560"/>
        <w:rPr>
          <w:rFonts w:eastAsia="黑体"/>
          <w:b w:val="0"/>
        </w:rPr>
      </w:pPr>
      <w:bookmarkStart w:id="223" w:name="_Toc514845418"/>
      <w:bookmarkStart w:id="224" w:name="_Toc514534596"/>
      <w:bookmarkStart w:id="225" w:name="_Toc24505"/>
      <w:bookmarkStart w:id="226" w:name="_Toc7254170"/>
      <w:r>
        <w:rPr>
          <w:rFonts w:eastAsia="黑体" w:hint="eastAsia"/>
          <w:b w:val="0"/>
        </w:rPr>
        <w:t>2.</w:t>
      </w:r>
      <w:del w:id="227" w:author="dadi" w:date="2019-04-28T22:56:00Z">
        <w:r w:rsidDel="00574F67">
          <w:rPr>
            <w:rFonts w:eastAsia="黑体" w:hint="eastAsia"/>
            <w:b w:val="0"/>
          </w:rPr>
          <w:delText>2</w:delText>
        </w:r>
      </w:del>
      <w:bookmarkEnd w:id="223"/>
      <w:bookmarkEnd w:id="224"/>
      <w:ins w:id="228" w:author="dadi" w:date="2019-04-28T22:56:00Z">
        <w:r w:rsidR="00574F67">
          <w:rPr>
            <w:rFonts w:eastAsia="黑体"/>
            <w:b w:val="0"/>
          </w:rPr>
          <w:t xml:space="preserve">7 </w:t>
        </w:r>
      </w:ins>
      <w:commentRangeStart w:id="229"/>
      <w:r>
        <w:rPr>
          <w:rFonts w:eastAsia="黑体" w:hint="eastAsia"/>
          <w:b w:val="0"/>
        </w:rPr>
        <w:t>小结</w:t>
      </w:r>
      <w:bookmarkEnd w:id="225"/>
      <w:bookmarkEnd w:id="226"/>
      <w:commentRangeEnd w:id="229"/>
      <w:r w:rsidR="00574F67">
        <w:rPr>
          <w:rStyle w:val="a5"/>
          <w:b w:val="0"/>
          <w:bCs w:val="0"/>
        </w:rPr>
        <w:commentReference w:id="229"/>
      </w:r>
    </w:p>
    <w:p w14:paraId="71EC08E4" w14:textId="77777777" w:rsidR="00987C32" w:rsidRDefault="00987C32" w:rsidP="00987C32">
      <w:pPr>
        <w:pStyle w:val="a6"/>
        <w:spacing w:line="400" w:lineRule="exact"/>
      </w:pPr>
      <w:r>
        <w:t>本章</w:t>
      </w:r>
      <w:r>
        <w:rPr>
          <w:rFonts w:hint="eastAsia"/>
        </w:rPr>
        <w:t>主要描述了开发</w:t>
      </w:r>
      <w:r w:rsidR="0047443E">
        <w:rPr>
          <w:rFonts w:hint="eastAsia"/>
        </w:rPr>
        <w:t>基于代码混淆的</w:t>
      </w:r>
      <w:r w:rsidR="0047443E">
        <w:t>Web</w:t>
      </w:r>
      <w:r w:rsidR="0047443E">
        <w:t>站点动态防御系统</w:t>
      </w:r>
      <w:r>
        <w:rPr>
          <w:rFonts w:hint="eastAsia"/>
        </w:rPr>
        <w:t>所需要的预备技术和</w:t>
      </w:r>
      <w:r>
        <w:t>知识。主要</w:t>
      </w:r>
      <w:r w:rsidR="0076413E">
        <w:rPr>
          <w:rFonts w:hint="eastAsia"/>
        </w:rPr>
        <w:t>介绍使用到的</w:t>
      </w:r>
      <w:r w:rsidR="0076413E">
        <w:rPr>
          <w:rFonts w:hint="eastAsia"/>
        </w:rPr>
        <w:t>Nginx</w:t>
      </w:r>
      <w:r w:rsidR="0076413E">
        <w:t>项目</w:t>
      </w:r>
      <w:r w:rsidR="0076413E">
        <w:rPr>
          <w:rFonts w:hint="eastAsia"/>
        </w:rPr>
        <w:t>知识</w:t>
      </w:r>
      <w:r w:rsidR="0076413E">
        <w:t>，包括模块</w:t>
      </w:r>
      <w:r w:rsidR="0076413E">
        <w:rPr>
          <w:rFonts w:hint="eastAsia"/>
        </w:rPr>
        <w:t>结构</w:t>
      </w:r>
      <w:r w:rsidR="0076413E">
        <w:t>，</w:t>
      </w:r>
      <w:r w:rsidR="0076413E">
        <w:rPr>
          <w:rFonts w:hint="eastAsia"/>
        </w:rPr>
        <w:t>如何</w:t>
      </w:r>
      <w:r w:rsidR="0076413E">
        <w:t>引用库到</w:t>
      </w:r>
      <w:r w:rsidR="0076413E">
        <w:t>Nginx</w:t>
      </w:r>
      <w:r w:rsidR="0076413E">
        <w:t>项目中</w:t>
      </w:r>
      <w:r w:rsidR="0076413E">
        <w:rPr>
          <w:rFonts w:hint="eastAsia"/>
        </w:rPr>
        <w:t>，以及</w:t>
      </w:r>
      <w:r w:rsidR="0076413E">
        <w:t>引用的</w:t>
      </w:r>
      <w:r w:rsidR="0076413E">
        <w:t>Gumbo</w:t>
      </w:r>
      <w:r w:rsidR="0076413E">
        <w:rPr>
          <w:rFonts w:hint="eastAsia"/>
        </w:rPr>
        <w:t>库</w:t>
      </w:r>
      <w:r w:rsidR="0076413E">
        <w:t>和</w:t>
      </w:r>
      <w:r w:rsidR="0076413E">
        <w:rPr>
          <w:rFonts w:hint="eastAsia"/>
        </w:rPr>
        <w:t>Duktape</w:t>
      </w:r>
      <w:r w:rsidR="0076413E">
        <w:t>库</w:t>
      </w:r>
      <w:r>
        <w:rPr>
          <w:rFonts w:hint="eastAsia"/>
        </w:rPr>
        <w:t>，并简单描述了</w:t>
      </w:r>
      <w:r w:rsidR="00C8430D">
        <w:rPr>
          <w:rFonts w:hint="eastAsia"/>
        </w:rPr>
        <w:t>基于代码混淆的</w:t>
      </w:r>
      <w:r w:rsidR="00C8430D">
        <w:t>Web</w:t>
      </w:r>
      <w:r w:rsidR="00C8430D">
        <w:t>站点动态防御系统</w:t>
      </w:r>
      <w:r>
        <w:rPr>
          <w:rFonts w:hint="eastAsia"/>
        </w:rPr>
        <w:t>如何将这些技术引用其中。</w:t>
      </w:r>
    </w:p>
    <w:p w14:paraId="071E0519" w14:textId="77777777" w:rsidR="00C412CF" w:rsidRDefault="00C412CF">
      <w:pPr>
        <w:ind w:firstLine="480"/>
      </w:pPr>
      <w:r>
        <w:br w:type="page"/>
      </w:r>
    </w:p>
    <w:p w14:paraId="25B643B6" w14:textId="77777777" w:rsidR="00710C39" w:rsidRPr="00710C39" w:rsidRDefault="00710C39" w:rsidP="00710C39">
      <w:pPr>
        <w:spacing w:line="400" w:lineRule="exact"/>
        <w:ind w:firstLineChars="200" w:firstLine="560"/>
        <w:rPr>
          <w:rFonts w:eastAsia="宋体" w:cs="Times New Roman"/>
          <w:sz w:val="28"/>
          <w:szCs w:val="28"/>
        </w:rPr>
      </w:pPr>
      <w:bookmarkStart w:id="230" w:name="_Toc514845420"/>
      <w:bookmarkStart w:id="231" w:name="_Toc514534598"/>
      <w:bookmarkStart w:id="232" w:name="_Toc512648832"/>
    </w:p>
    <w:p w14:paraId="5C50565C" w14:textId="77777777" w:rsidR="00710C39" w:rsidRPr="00710C39" w:rsidRDefault="00710C39" w:rsidP="00710C39">
      <w:pPr>
        <w:keepNext/>
        <w:keepLines/>
        <w:spacing w:line="400" w:lineRule="exact"/>
        <w:ind w:firstLine="600"/>
        <w:jc w:val="center"/>
        <w:outlineLvl w:val="0"/>
        <w:rPr>
          <w:rFonts w:eastAsia="黑体" w:cs="Times New Roman"/>
          <w:bCs/>
          <w:kern w:val="44"/>
          <w:sz w:val="30"/>
          <w:szCs w:val="44"/>
        </w:rPr>
      </w:pPr>
      <w:bookmarkStart w:id="233" w:name="_Toc5605"/>
      <w:bookmarkStart w:id="234" w:name="_Toc7254171"/>
      <w:r w:rsidRPr="00710C39">
        <w:rPr>
          <w:rFonts w:eastAsia="黑体" w:cs="Times New Roman" w:hint="eastAsia"/>
          <w:bCs/>
          <w:kern w:val="44"/>
          <w:sz w:val="30"/>
          <w:szCs w:val="44"/>
        </w:rPr>
        <w:t>第三章</w:t>
      </w:r>
      <w:r w:rsidRPr="00710C39">
        <w:rPr>
          <w:rFonts w:eastAsia="黑体" w:cs="Times New Roman" w:hint="eastAsia"/>
          <w:bCs/>
          <w:kern w:val="44"/>
          <w:sz w:val="30"/>
          <w:szCs w:val="44"/>
        </w:rPr>
        <w:t xml:space="preserve"> </w:t>
      </w:r>
      <w:r w:rsidRPr="00710C39">
        <w:rPr>
          <w:rFonts w:eastAsia="黑体" w:cs="Times New Roman" w:hint="eastAsia"/>
          <w:bCs/>
          <w:kern w:val="44"/>
          <w:sz w:val="30"/>
          <w:szCs w:val="44"/>
        </w:rPr>
        <w:t>系统分析</w:t>
      </w:r>
      <w:bookmarkEnd w:id="230"/>
      <w:bookmarkEnd w:id="231"/>
      <w:bookmarkEnd w:id="232"/>
      <w:bookmarkEnd w:id="233"/>
      <w:bookmarkEnd w:id="234"/>
    </w:p>
    <w:p w14:paraId="110DFEF0" w14:textId="77777777" w:rsidR="00710C39" w:rsidRPr="00710C39" w:rsidRDefault="00710C39" w:rsidP="00710C39">
      <w:pPr>
        <w:keepNext/>
        <w:keepLines/>
        <w:spacing w:line="400" w:lineRule="exact"/>
        <w:ind w:firstLine="560"/>
        <w:outlineLvl w:val="1"/>
        <w:rPr>
          <w:rFonts w:eastAsia="黑体" w:cs="Times New Roman"/>
          <w:bCs/>
          <w:sz w:val="28"/>
          <w:szCs w:val="32"/>
        </w:rPr>
      </w:pPr>
      <w:bookmarkStart w:id="235" w:name="_Toc512648833"/>
      <w:bookmarkStart w:id="236" w:name="_Toc514845421"/>
      <w:bookmarkStart w:id="237" w:name="_Toc514534599"/>
      <w:bookmarkStart w:id="238" w:name="_Toc7435"/>
      <w:bookmarkStart w:id="239" w:name="_Toc7254172"/>
      <w:r w:rsidRPr="00710C39">
        <w:rPr>
          <w:rFonts w:eastAsia="黑体" w:cs="Times New Roman"/>
          <w:bCs/>
          <w:sz w:val="28"/>
          <w:szCs w:val="32"/>
        </w:rPr>
        <w:t xml:space="preserve">3.1 </w:t>
      </w:r>
      <w:r w:rsidRPr="00710C39">
        <w:rPr>
          <w:rFonts w:eastAsia="黑体" w:cs="Times New Roman" w:hint="eastAsia"/>
          <w:bCs/>
          <w:sz w:val="28"/>
          <w:szCs w:val="32"/>
        </w:rPr>
        <w:t>需求分析</w:t>
      </w:r>
      <w:bookmarkEnd w:id="235"/>
      <w:bookmarkEnd w:id="236"/>
      <w:bookmarkEnd w:id="237"/>
      <w:bookmarkEnd w:id="238"/>
      <w:bookmarkEnd w:id="239"/>
    </w:p>
    <w:p w14:paraId="253F4F57" w14:textId="766FA335" w:rsidR="00A6297C" w:rsidRDefault="00710C39" w:rsidP="00710C39">
      <w:pPr>
        <w:spacing w:line="400" w:lineRule="exact"/>
        <w:ind w:firstLineChars="200" w:firstLine="480"/>
        <w:rPr>
          <w:rFonts w:eastAsia="宋体" w:cs="Times New Roman"/>
          <w:bCs/>
          <w:szCs w:val="24"/>
        </w:rPr>
      </w:pPr>
      <w:r>
        <w:rPr>
          <w:rFonts w:eastAsia="宋体" w:cs="Times New Roman" w:hint="eastAsia"/>
          <w:bCs/>
          <w:szCs w:val="24"/>
        </w:rPr>
        <w:t>基于代码混淆的</w:t>
      </w:r>
      <w:r>
        <w:rPr>
          <w:rFonts w:eastAsia="宋体" w:cs="Times New Roman" w:hint="eastAsia"/>
          <w:bCs/>
          <w:szCs w:val="24"/>
        </w:rPr>
        <w:t>web</w:t>
      </w:r>
      <w:r>
        <w:rPr>
          <w:rFonts w:eastAsia="宋体" w:cs="Times New Roman" w:hint="eastAsia"/>
          <w:bCs/>
          <w:szCs w:val="24"/>
        </w:rPr>
        <w:t>站点动态防御</w:t>
      </w:r>
      <w:r w:rsidR="00664A08">
        <w:rPr>
          <w:rFonts w:eastAsia="宋体" w:cs="Times New Roman" w:hint="eastAsia"/>
          <w:bCs/>
          <w:szCs w:val="24"/>
        </w:rPr>
        <w:t>系统的需求从前后端</w:t>
      </w:r>
      <w:r w:rsidR="00664A08">
        <w:rPr>
          <w:rFonts w:eastAsia="宋体" w:cs="Times New Roman"/>
          <w:bCs/>
          <w:szCs w:val="24"/>
        </w:rPr>
        <w:t>两个方面来分析</w:t>
      </w:r>
    </w:p>
    <w:p w14:paraId="6DF1AE2E" w14:textId="78854EF9" w:rsidR="00710C39" w:rsidRDefault="00710C39" w:rsidP="00710C39">
      <w:pPr>
        <w:spacing w:line="400" w:lineRule="exact"/>
        <w:ind w:firstLineChars="200" w:firstLine="480"/>
        <w:rPr>
          <w:rFonts w:eastAsia="宋体" w:cs="Times New Roman"/>
          <w:bCs/>
          <w:szCs w:val="24"/>
        </w:rPr>
      </w:pPr>
      <w:r>
        <w:rPr>
          <w:rFonts w:eastAsia="宋体" w:cs="Times New Roman" w:hint="eastAsia"/>
          <w:bCs/>
          <w:szCs w:val="24"/>
        </w:rPr>
        <w:t>Chrome</w:t>
      </w:r>
      <w:r>
        <w:rPr>
          <w:rFonts w:eastAsia="宋体" w:cs="Times New Roman"/>
          <w:bCs/>
          <w:szCs w:val="24"/>
        </w:rPr>
        <w:t xml:space="preserve"> Extension </w:t>
      </w:r>
      <w:commentRangeStart w:id="240"/>
      <w:r>
        <w:rPr>
          <w:rFonts w:eastAsia="宋体" w:cs="Times New Roman"/>
          <w:bCs/>
          <w:szCs w:val="24"/>
        </w:rPr>
        <w:t>“</w:t>
      </w:r>
      <w:commentRangeEnd w:id="240"/>
      <w:r w:rsidR="00574F67">
        <w:rPr>
          <w:rStyle w:val="a5"/>
          <w:rFonts w:eastAsia="宋体" w:cs="Times New Roman"/>
        </w:rPr>
        <w:commentReference w:id="240"/>
      </w:r>
      <w:r>
        <w:rPr>
          <w:rFonts w:eastAsia="宋体" w:cs="Times New Roman"/>
          <w:bCs/>
          <w:szCs w:val="24"/>
        </w:rPr>
        <w:t>protect”</w:t>
      </w:r>
      <w:r>
        <w:rPr>
          <w:rFonts w:eastAsia="宋体" w:cs="Times New Roman" w:hint="eastAsia"/>
          <w:bCs/>
          <w:szCs w:val="24"/>
        </w:rPr>
        <w:t>能够</w:t>
      </w:r>
      <w:r>
        <w:rPr>
          <w:rFonts w:eastAsia="宋体" w:cs="Times New Roman"/>
          <w:bCs/>
          <w:szCs w:val="24"/>
        </w:rPr>
        <w:t>接</w:t>
      </w:r>
      <w:r>
        <w:rPr>
          <w:rFonts w:eastAsia="宋体" w:cs="Times New Roman" w:hint="eastAsia"/>
          <w:bCs/>
          <w:szCs w:val="24"/>
        </w:rPr>
        <w:t>收</w:t>
      </w:r>
      <w:r w:rsidR="004515D0">
        <w:rPr>
          <w:rFonts w:eastAsia="宋体" w:cs="Times New Roman" w:hint="eastAsia"/>
          <w:bCs/>
          <w:szCs w:val="24"/>
        </w:rPr>
        <w:t>并</w:t>
      </w:r>
      <w:r w:rsidR="004515D0">
        <w:rPr>
          <w:rFonts w:eastAsia="宋体" w:cs="Times New Roman"/>
          <w:bCs/>
          <w:szCs w:val="24"/>
        </w:rPr>
        <w:t>存储</w:t>
      </w:r>
      <w:r>
        <w:rPr>
          <w:rFonts w:eastAsia="宋体" w:cs="Times New Roman"/>
          <w:bCs/>
          <w:szCs w:val="24"/>
        </w:rPr>
        <w:t>用户设置</w:t>
      </w:r>
      <w:r w:rsidR="00C90864">
        <w:rPr>
          <w:rFonts w:eastAsia="宋体" w:cs="Times New Roman" w:hint="eastAsia"/>
          <w:bCs/>
          <w:szCs w:val="24"/>
        </w:rPr>
        <w:t>的</w:t>
      </w:r>
      <w:r>
        <w:rPr>
          <w:rFonts w:eastAsia="宋体" w:cs="Times New Roman"/>
          <w:bCs/>
          <w:szCs w:val="24"/>
        </w:rPr>
        <w:t>要作用的网页</w:t>
      </w:r>
      <w:r w:rsidR="00C90864">
        <w:rPr>
          <w:rFonts w:eastAsia="宋体" w:cs="Times New Roman" w:hint="eastAsia"/>
          <w:bCs/>
          <w:szCs w:val="24"/>
        </w:rPr>
        <w:t>的一类</w:t>
      </w:r>
      <w:r w:rsidR="00C90864">
        <w:rPr>
          <w:rFonts w:eastAsia="宋体" w:cs="Times New Roman"/>
          <w:bCs/>
          <w:szCs w:val="24"/>
        </w:rPr>
        <w:t>网址的</w:t>
      </w:r>
      <w:r w:rsidR="00E257EC">
        <w:rPr>
          <w:rFonts w:eastAsia="宋体" w:cs="Times New Roman"/>
          <w:bCs/>
          <w:szCs w:val="24"/>
        </w:rPr>
        <w:t>一个</w:t>
      </w:r>
      <w:r w:rsidR="00E257EC">
        <w:rPr>
          <w:rFonts w:eastAsia="宋体" w:cs="Times New Roman" w:hint="eastAsia"/>
          <w:bCs/>
          <w:szCs w:val="24"/>
        </w:rPr>
        <w:t>通配</w:t>
      </w:r>
      <w:r w:rsidR="00E257EC">
        <w:rPr>
          <w:rFonts w:eastAsia="宋体" w:cs="Times New Roman"/>
          <w:bCs/>
          <w:szCs w:val="24"/>
        </w:rPr>
        <w:t>-pattern</w:t>
      </w:r>
      <w:r w:rsidR="003028CC">
        <w:rPr>
          <w:rFonts w:eastAsia="宋体" w:cs="Times New Roman" w:hint="eastAsia"/>
          <w:bCs/>
          <w:szCs w:val="24"/>
        </w:rPr>
        <w:t>；</w:t>
      </w:r>
      <w:r>
        <w:rPr>
          <w:rFonts w:eastAsia="宋体" w:cs="Times New Roman" w:hint="eastAsia"/>
          <w:bCs/>
          <w:szCs w:val="24"/>
        </w:rPr>
        <w:t>抓取</w:t>
      </w:r>
      <w:r w:rsidR="005017DA">
        <w:rPr>
          <w:rFonts w:eastAsia="宋体" w:cs="Times New Roman" w:hint="eastAsia"/>
          <w:bCs/>
          <w:szCs w:val="24"/>
        </w:rPr>
        <w:t>浏览器中</w:t>
      </w:r>
      <w:r w:rsidR="006F11BA">
        <w:rPr>
          <w:rFonts w:eastAsia="宋体" w:cs="Times New Roman" w:hint="eastAsia"/>
          <w:bCs/>
          <w:szCs w:val="24"/>
        </w:rPr>
        <w:t>网址符合该</w:t>
      </w:r>
      <w:r w:rsidR="006F11BA">
        <w:rPr>
          <w:rFonts w:eastAsia="宋体" w:cs="Times New Roman"/>
          <w:bCs/>
          <w:szCs w:val="24"/>
        </w:rPr>
        <w:t>pattern</w:t>
      </w:r>
      <w:r w:rsidR="006F11BA">
        <w:rPr>
          <w:rFonts w:eastAsia="宋体" w:cs="Times New Roman"/>
          <w:bCs/>
          <w:szCs w:val="24"/>
        </w:rPr>
        <w:t>的</w:t>
      </w:r>
      <w:r w:rsidR="00864910">
        <w:rPr>
          <w:rFonts w:eastAsia="宋体" w:cs="Times New Roman"/>
          <w:bCs/>
          <w:szCs w:val="24"/>
        </w:rPr>
        <w:t>网页页面中</w:t>
      </w:r>
      <w:r>
        <w:rPr>
          <w:rFonts w:eastAsia="宋体" w:cs="Times New Roman" w:hint="eastAsia"/>
          <w:bCs/>
          <w:szCs w:val="24"/>
        </w:rPr>
        <w:t>id</w:t>
      </w:r>
      <w:r w:rsidR="00385CDF">
        <w:rPr>
          <w:rFonts w:eastAsia="宋体" w:cs="Times New Roman" w:hint="eastAsia"/>
          <w:bCs/>
          <w:szCs w:val="24"/>
        </w:rPr>
        <w:t>属性</w:t>
      </w:r>
      <w:r>
        <w:rPr>
          <w:rFonts w:eastAsia="宋体" w:cs="Times New Roman" w:hint="eastAsia"/>
          <w:bCs/>
          <w:szCs w:val="24"/>
        </w:rPr>
        <w:t>为</w:t>
      </w:r>
      <w:proofErr w:type="gramStart"/>
      <w:r w:rsidR="00AE5A5D">
        <w:rPr>
          <w:rFonts w:eastAsia="宋体" w:cs="Times New Roman"/>
          <w:bCs/>
          <w:szCs w:val="24"/>
        </w:rPr>
        <w:t>”</w:t>
      </w:r>
      <w:proofErr w:type="gramEnd"/>
      <w:r w:rsidR="00AE5A5D" w:rsidRPr="00AE5A5D">
        <w:rPr>
          <w:rFonts w:eastAsia="宋体" w:cs="Times New Roman"/>
          <w:bCs/>
          <w:szCs w:val="24"/>
        </w:rPr>
        <w:t xml:space="preserve"> </w:t>
      </w:r>
      <w:r w:rsidR="00AE5A5D">
        <w:rPr>
          <w:rFonts w:eastAsia="宋体" w:cs="Times New Roman"/>
          <w:bCs/>
          <w:szCs w:val="24"/>
        </w:rPr>
        <w:t>hxID</w:t>
      </w:r>
      <w:proofErr w:type="gramStart"/>
      <w:r w:rsidR="00AE5A5D">
        <w:rPr>
          <w:rFonts w:eastAsia="宋体" w:cs="Times New Roman"/>
          <w:bCs/>
          <w:szCs w:val="24"/>
        </w:rPr>
        <w:t>”</w:t>
      </w:r>
      <w:proofErr w:type="gramEnd"/>
      <w:r>
        <w:rPr>
          <w:rFonts w:eastAsia="宋体" w:cs="Times New Roman" w:hint="eastAsia"/>
          <w:bCs/>
          <w:szCs w:val="24"/>
        </w:rPr>
        <w:t>的</w:t>
      </w:r>
      <w:r>
        <w:rPr>
          <w:rFonts w:eastAsia="宋体" w:cs="Times New Roman"/>
          <w:bCs/>
          <w:szCs w:val="24"/>
        </w:rPr>
        <w:t>“input”</w:t>
      </w:r>
      <w:r>
        <w:rPr>
          <w:rFonts w:eastAsia="宋体" w:cs="Times New Roman" w:hint="eastAsia"/>
          <w:bCs/>
          <w:szCs w:val="24"/>
        </w:rPr>
        <w:t>元素</w:t>
      </w:r>
      <w:r w:rsidR="006F11BA">
        <w:rPr>
          <w:rFonts w:eastAsia="宋体" w:cs="Times New Roman" w:hint="eastAsia"/>
          <w:bCs/>
          <w:szCs w:val="24"/>
        </w:rPr>
        <w:t>的</w:t>
      </w:r>
      <w:r w:rsidR="006F11BA">
        <w:rPr>
          <w:rFonts w:eastAsia="宋体" w:cs="Times New Roman"/>
          <w:bCs/>
          <w:szCs w:val="24"/>
        </w:rPr>
        <w:t>“value”</w:t>
      </w:r>
      <w:r w:rsidR="006F11BA">
        <w:rPr>
          <w:rFonts w:eastAsia="宋体" w:cs="Times New Roman" w:hint="eastAsia"/>
          <w:bCs/>
          <w:szCs w:val="24"/>
        </w:rPr>
        <w:t>属性</w:t>
      </w:r>
      <w:r>
        <w:rPr>
          <w:rFonts w:eastAsia="宋体" w:cs="Times New Roman"/>
          <w:bCs/>
          <w:szCs w:val="24"/>
        </w:rPr>
        <w:t>获得</w:t>
      </w:r>
      <w:r>
        <w:rPr>
          <w:rFonts w:eastAsia="宋体" w:cs="Times New Roman"/>
          <w:bCs/>
          <w:szCs w:val="24"/>
        </w:rPr>
        <w:t>ID</w:t>
      </w:r>
      <w:r w:rsidR="00E257EC">
        <w:rPr>
          <w:rFonts w:eastAsia="宋体" w:cs="Times New Roman"/>
          <w:bCs/>
          <w:szCs w:val="24"/>
        </w:rPr>
        <w:t>值</w:t>
      </w:r>
      <w:r w:rsidR="00E257EC">
        <w:rPr>
          <w:rFonts w:eastAsia="宋体" w:cs="Times New Roman"/>
          <w:bCs/>
          <w:szCs w:val="24"/>
        </w:rPr>
        <w:t>;</w:t>
      </w:r>
      <w:r w:rsidR="00E257EC">
        <w:rPr>
          <w:rFonts w:eastAsia="宋体" w:cs="Times New Roman" w:hint="eastAsia"/>
          <w:bCs/>
          <w:szCs w:val="24"/>
        </w:rPr>
        <w:t>截获</w:t>
      </w:r>
      <w:r w:rsidR="00E257EC">
        <w:rPr>
          <w:rFonts w:eastAsia="宋体" w:cs="Times New Roman"/>
          <w:bCs/>
          <w:szCs w:val="24"/>
        </w:rPr>
        <w:t>浏览器发往</w:t>
      </w:r>
      <w:r w:rsidR="00E257EC">
        <w:rPr>
          <w:rFonts w:eastAsia="宋体" w:cs="Times New Roman" w:hint="eastAsia"/>
          <w:bCs/>
          <w:szCs w:val="24"/>
        </w:rPr>
        <w:t>网址符合</w:t>
      </w:r>
      <w:r w:rsidR="00E257EC">
        <w:rPr>
          <w:rFonts w:eastAsia="宋体" w:cs="Times New Roman"/>
          <w:bCs/>
          <w:szCs w:val="24"/>
        </w:rPr>
        <w:t>pattern</w:t>
      </w:r>
      <w:r w:rsidR="00E257EC">
        <w:rPr>
          <w:rFonts w:eastAsia="宋体" w:cs="Times New Roman"/>
          <w:bCs/>
          <w:szCs w:val="24"/>
        </w:rPr>
        <w:t>的</w:t>
      </w:r>
      <w:r w:rsidR="00E257EC">
        <w:rPr>
          <w:rFonts w:eastAsia="宋体" w:cs="Times New Roman"/>
          <w:bCs/>
          <w:szCs w:val="24"/>
        </w:rPr>
        <w:t>HTTP</w:t>
      </w:r>
      <w:r w:rsidR="00E257EC">
        <w:rPr>
          <w:rFonts w:eastAsia="宋体" w:cs="Times New Roman"/>
          <w:bCs/>
          <w:szCs w:val="24"/>
        </w:rPr>
        <w:t>请求，</w:t>
      </w:r>
      <w:r w:rsidR="00E361E1">
        <w:rPr>
          <w:rFonts w:eastAsia="宋体" w:cs="Times New Roman" w:hint="eastAsia"/>
          <w:bCs/>
          <w:szCs w:val="24"/>
        </w:rPr>
        <w:t>在</w:t>
      </w:r>
      <w:r w:rsidR="00E257EC">
        <w:rPr>
          <w:rFonts w:eastAsia="宋体" w:cs="Times New Roman"/>
          <w:bCs/>
          <w:szCs w:val="24"/>
        </w:rPr>
        <w:t>添加</w:t>
      </w:r>
      <w:r w:rsidR="00E257EC">
        <w:rPr>
          <w:rFonts w:eastAsia="宋体" w:cs="Times New Roman"/>
          <w:bCs/>
          <w:szCs w:val="24"/>
        </w:rPr>
        <w:t>ID</w:t>
      </w:r>
      <w:r w:rsidR="00E257EC">
        <w:rPr>
          <w:rFonts w:eastAsia="宋体" w:cs="Times New Roman"/>
          <w:bCs/>
          <w:szCs w:val="24"/>
        </w:rPr>
        <w:t>后</w:t>
      </w:r>
      <w:r w:rsidR="00E257EC">
        <w:rPr>
          <w:rFonts w:eastAsia="宋体" w:cs="Times New Roman" w:hint="eastAsia"/>
          <w:bCs/>
          <w:szCs w:val="24"/>
        </w:rPr>
        <w:t>再</w:t>
      </w:r>
      <w:r w:rsidR="00E257EC">
        <w:rPr>
          <w:rFonts w:eastAsia="宋体" w:cs="Times New Roman"/>
          <w:bCs/>
          <w:szCs w:val="24"/>
        </w:rPr>
        <w:t>前往该网址。</w:t>
      </w:r>
    </w:p>
    <w:p w14:paraId="3750CFD2" w14:textId="446B39D8" w:rsidR="00A6297C" w:rsidRPr="00710C39" w:rsidRDefault="00A6297C" w:rsidP="00710C39">
      <w:pPr>
        <w:spacing w:line="400" w:lineRule="exact"/>
        <w:ind w:firstLineChars="200" w:firstLine="480"/>
        <w:rPr>
          <w:rFonts w:eastAsia="宋体" w:cs="Times New Roman"/>
          <w:bCs/>
          <w:szCs w:val="24"/>
        </w:rPr>
      </w:pPr>
      <w:r>
        <w:rPr>
          <w:rFonts w:eastAsia="宋体" w:cs="Times New Roman"/>
          <w:bCs/>
          <w:szCs w:val="24"/>
        </w:rPr>
        <w:t>N</w:t>
      </w:r>
      <w:r>
        <w:rPr>
          <w:rFonts w:eastAsia="宋体" w:cs="Times New Roman" w:hint="eastAsia"/>
          <w:bCs/>
          <w:szCs w:val="24"/>
        </w:rPr>
        <w:t>ginx</w:t>
      </w:r>
      <w:r>
        <w:rPr>
          <w:rFonts w:eastAsia="宋体" w:cs="Times New Roman" w:hint="eastAsia"/>
          <w:bCs/>
          <w:szCs w:val="24"/>
        </w:rPr>
        <w:t>第三方模块</w:t>
      </w:r>
      <w:r>
        <w:rPr>
          <w:rFonts w:eastAsia="宋体" w:cs="Times New Roman" w:hint="eastAsia"/>
          <w:bCs/>
          <w:szCs w:val="24"/>
        </w:rPr>
        <w:t>ngx_http_</w:t>
      </w:r>
      <w:r>
        <w:rPr>
          <w:rFonts w:eastAsia="宋体" w:cs="Times New Roman"/>
          <w:bCs/>
          <w:szCs w:val="24"/>
        </w:rPr>
        <w:t>ipslab_module</w:t>
      </w:r>
      <w:r w:rsidR="004515D0">
        <w:rPr>
          <w:rFonts w:eastAsia="宋体" w:cs="Times New Roman" w:hint="eastAsia"/>
          <w:bCs/>
          <w:szCs w:val="24"/>
        </w:rPr>
        <w:t>能够管理（</w:t>
      </w:r>
      <w:r w:rsidR="004515D0">
        <w:rPr>
          <w:rFonts w:eastAsia="宋体" w:cs="Times New Roman" w:hint="eastAsia"/>
          <w:bCs/>
          <w:szCs w:val="24"/>
        </w:rPr>
        <w:t>IP</w:t>
      </w:r>
      <w:r w:rsidR="004515D0">
        <w:rPr>
          <w:rFonts w:eastAsia="宋体" w:cs="Times New Roman"/>
          <w:bCs/>
          <w:szCs w:val="24"/>
        </w:rPr>
        <w:t>，</w:t>
      </w:r>
      <w:r w:rsidR="004515D0">
        <w:rPr>
          <w:rFonts w:eastAsia="宋体" w:cs="Times New Roman"/>
          <w:bCs/>
          <w:szCs w:val="24"/>
        </w:rPr>
        <w:t>ID</w:t>
      </w:r>
      <w:r w:rsidR="004515D0">
        <w:rPr>
          <w:rFonts w:eastAsia="宋体" w:cs="Times New Roman" w:hint="eastAsia"/>
          <w:bCs/>
          <w:szCs w:val="24"/>
        </w:rPr>
        <w:t>）对</w:t>
      </w:r>
      <w:r w:rsidR="004515D0">
        <w:rPr>
          <w:rFonts w:eastAsia="宋体" w:cs="Times New Roman"/>
          <w:bCs/>
          <w:szCs w:val="24"/>
        </w:rPr>
        <w:t>，包括</w:t>
      </w:r>
      <w:r w:rsidR="004515D0">
        <w:rPr>
          <w:rFonts w:eastAsia="宋体" w:cs="Times New Roman" w:hint="eastAsia"/>
          <w:bCs/>
          <w:szCs w:val="24"/>
        </w:rPr>
        <w:t>给</w:t>
      </w:r>
      <w:r w:rsidR="00BE3CBA">
        <w:rPr>
          <w:rFonts w:eastAsia="宋体" w:cs="Times New Roman"/>
          <w:bCs/>
          <w:szCs w:val="24"/>
        </w:rPr>
        <w:t>新访问</w:t>
      </w:r>
      <w:r w:rsidR="00BE3CBA">
        <w:rPr>
          <w:rFonts w:eastAsia="宋体" w:cs="Times New Roman" w:hint="eastAsia"/>
          <w:bCs/>
          <w:szCs w:val="24"/>
        </w:rPr>
        <w:t>新增</w:t>
      </w:r>
      <w:r w:rsidR="004515D0">
        <w:rPr>
          <w:rFonts w:eastAsia="宋体" w:cs="Times New Roman"/>
          <w:bCs/>
          <w:szCs w:val="24"/>
        </w:rPr>
        <w:t>（</w:t>
      </w:r>
      <w:r w:rsidR="004515D0">
        <w:rPr>
          <w:rFonts w:eastAsia="宋体" w:cs="Times New Roman" w:hint="eastAsia"/>
          <w:bCs/>
          <w:szCs w:val="24"/>
        </w:rPr>
        <w:t>IP</w:t>
      </w:r>
      <w:r w:rsidR="004515D0">
        <w:rPr>
          <w:rFonts w:eastAsia="宋体" w:cs="Times New Roman"/>
          <w:bCs/>
          <w:szCs w:val="24"/>
        </w:rPr>
        <w:t>，</w:t>
      </w:r>
      <w:r w:rsidR="004515D0">
        <w:rPr>
          <w:rFonts w:eastAsia="宋体" w:cs="Times New Roman"/>
          <w:bCs/>
          <w:szCs w:val="24"/>
        </w:rPr>
        <w:t>ID</w:t>
      </w:r>
      <w:r w:rsidR="004515D0">
        <w:rPr>
          <w:rFonts w:eastAsia="宋体" w:cs="Times New Roman"/>
          <w:bCs/>
          <w:szCs w:val="24"/>
        </w:rPr>
        <w:t>）</w:t>
      </w:r>
      <w:r w:rsidR="004515D0">
        <w:rPr>
          <w:rFonts w:eastAsia="宋体" w:cs="Times New Roman" w:hint="eastAsia"/>
          <w:bCs/>
          <w:szCs w:val="24"/>
        </w:rPr>
        <w:t>，</w:t>
      </w:r>
      <w:r w:rsidR="004515D0">
        <w:rPr>
          <w:rFonts w:eastAsia="宋体" w:cs="Times New Roman"/>
          <w:bCs/>
          <w:szCs w:val="24"/>
        </w:rPr>
        <w:t>根据</w:t>
      </w:r>
      <w:r w:rsidR="004515D0">
        <w:rPr>
          <w:rFonts w:eastAsia="宋体" w:cs="Times New Roman"/>
          <w:bCs/>
          <w:szCs w:val="24"/>
        </w:rPr>
        <w:t>IP</w:t>
      </w:r>
      <w:r w:rsidR="004515D0">
        <w:rPr>
          <w:rFonts w:eastAsia="宋体" w:cs="Times New Roman" w:hint="eastAsia"/>
          <w:bCs/>
          <w:szCs w:val="24"/>
        </w:rPr>
        <w:t>查找</w:t>
      </w:r>
      <w:r w:rsidR="004515D0">
        <w:rPr>
          <w:rFonts w:eastAsia="宋体" w:cs="Times New Roman"/>
          <w:bCs/>
          <w:szCs w:val="24"/>
        </w:rPr>
        <w:t>（</w:t>
      </w:r>
      <w:r w:rsidR="004515D0">
        <w:rPr>
          <w:rFonts w:eastAsia="宋体" w:cs="Times New Roman" w:hint="eastAsia"/>
          <w:bCs/>
          <w:szCs w:val="24"/>
        </w:rPr>
        <w:t>IP</w:t>
      </w:r>
      <w:r w:rsidR="004515D0">
        <w:rPr>
          <w:rFonts w:eastAsia="宋体" w:cs="Times New Roman"/>
          <w:bCs/>
          <w:szCs w:val="24"/>
        </w:rPr>
        <w:t>，</w:t>
      </w:r>
      <w:r w:rsidR="004515D0">
        <w:rPr>
          <w:rFonts w:eastAsia="宋体" w:cs="Times New Roman"/>
          <w:bCs/>
          <w:szCs w:val="24"/>
        </w:rPr>
        <w:t>ID</w:t>
      </w:r>
      <w:r w:rsidR="004515D0">
        <w:rPr>
          <w:rFonts w:eastAsia="宋体" w:cs="Times New Roman"/>
          <w:bCs/>
          <w:szCs w:val="24"/>
        </w:rPr>
        <w:t>）</w:t>
      </w:r>
      <w:r w:rsidR="004515D0">
        <w:rPr>
          <w:rFonts w:eastAsia="宋体" w:cs="Times New Roman" w:hint="eastAsia"/>
          <w:bCs/>
          <w:szCs w:val="24"/>
        </w:rPr>
        <w:t>，</w:t>
      </w:r>
      <w:r w:rsidR="004515D0">
        <w:rPr>
          <w:rFonts w:eastAsia="宋体" w:cs="Times New Roman"/>
          <w:bCs/>
          <w:szCs w:val="24"/>
        </w:rPr>
        <w:t>更新（</w:t>
      </w:r>
      <w:r w:rsidR="004515D0">
        <w:rPr>
          <w:rFonts w:eastAsia="宋体" w:cs="Times New Roman" w:hint="eastAsia"/>
          <w:bCs/>
          <w:szCs w:val="24"/>
        </w:rPr>
        <w:t>IP</w:t>
      </w:r>
      <w:r w:rsidR="004515D0">
        <w:rPr>
          <w:rFonts w:eastAsia="宋体" w:cs="Times New Roman"/>
          <w:bCs/>
          <w:szCs w:val="24"/>
        </w:rPr>
        <w:t>，</w:t>
      </w:r>
      <w:r w:rsidR="004515D0">
        <w:rPr>
          <w:rFonts w:eastAsia="宋体" w:cs="Times New Roman"/>
          <w:bCs/>
          <w:szCs w:val="24"/>
        </w:rPr>
        <w:t>ID</w:t>
      </w:r>
      <w:r w:rsidR="004515D0">
        <w:rPr>
          <w:rFonts w:eastAsia="宋体" w:cs="Times New Roman"/>
          <w:bCs/>
          <w:szCs w:val="24"/>
        </w:rPr>
        <w:t>）</w:t>
      </w:r>
      <w:r w:rsidR="00BE3CBA">
        <w:rPr>
          <w:rFonts w:eastAsia="宋体" w:cs="Times New Roman" w:hint="eastAsia"/>
          <w:bCs/>
          <w:szCs w:val="24"/>
        </w:rPr>
        <w:t>，</w:t>
      </w:r>
      <w:r w:rsidR="00BE3CBA">
        <w:rPr>
          <w:rFonts w:eastAsia="宋体" w:cs="Times New Roman"/>
          <w:bCs/>
          <w:szCs w:val="24"/>
        </w:rPr>
        <w:t>删除（</w:t>
      </w:r>
      <w:r w:rsidR="00BE3CBA">
        <w:rPr>
          <w:rFonts w:eastAsia="宋体" w:cs="Times New Roman" w:hint="eastAsia"/>
          <w:bCs/>
          <w:szCs w:val="24"/>
        </w:rPr>
        <w:t>IP</w:t>
      </w:r>
      <w:r w:rsidR="00BE3CBA">
        <w:rPr>
          <w:rFonts w:eastAsia="宋体" w:cs="Times New Roman"/>
          <w:bCs/>
          <w:szCs w:val="24"/>
        </w:rPr>
        <w:t>，</w:t>
      </w:r>
      <w:r w:rsidR="00BE3CBA">
        <w:rPr>
          <w:rFonts w:eastAsia="宋体" w:cs="Times New Roman"/>
          <w:bCs/>
          <w:szCs w:val="24"/>
        </w:rPr>
        <w:t>ID</w:t>
      </w:r>
      <w:r w:rsidR="00BE3CBA">
        <w:rPr>
          <w:rFonts w:eastAsia="宋体" w:cs="Times New Roman"/>
          <w:bCs/>
          <w:szCs w:val="24"/>
        </w:rPr>
        <w:t>）</w:t>
      </w:r>
      <w:r w:rsidR="004515D0">
        <w:rPr>
          <w:rFonts w:eastAsia="宋体" w:cs="Times New Roman" w:hint="eastAsia"/>
          <w:bCs/>
          <w:szCs w:val="24"/>
        </w:rPr>
        <w:t>；</w:t>
      </w:r>
      <w:r w:rsidR="004515D0">
        <w:rPr>
          <w:rFonts w:eastAsia="宋体" w:cs="Times New Roman"/>
          <w:bCs/>
          <w:szCs w:val="24"/>
        </w:rPr>
        <w:t>能够</w:t>
      </w:r>
      <w:r w:rsidR="00406B77">
        <w:rPr>
          <w:rFonts w:eastAsia="宋体" w:cs="Times New Roman" w:hint="eastAsia"/>
          <w:bCs/>
          <w:szCs w:val="24"/>
        </w:rPr>
        <w:t>转发</w:t>
      </w:r>
      <w:r w:rsidR="00406B77">
        <w:rPr>
          <w:rFonts w:eastAsia="宋体" w:cs="Times New Roman"/>
          <w:bCs/>
          <w:szCs w:val="24"/>
        </w:rPr>
        <w:t>浏览器请求</w:t>
      </w:r>
      <w:r w:rsidR="00406B77">
        <w:rPr>
          <w:rFonts w:eastAsia="宋体" w:cs="Times New Roman" w:hint="eastAsia"/>
          <w:bCs/>
          <w:szCs w:val="24"/>
        </w:rPr>
        <w:t>；</w:t>
      </w:r>
      <w:r w:rsidR="00406B77">
        <w:rPr>
          <w:rFonts w:eastAsia="宋体" w:cs="Times New Roman"/>
          <w:bCs/>
          <w:szCs w:val="24"/>
        </w:rPr>
        <w:t>转发目标服务器响应</w:t>
      </w:r>
      <w:r w:rsidR="00406B77">
        <w:rPr>
          <w:rFonts w:eastAsia="宋体" w:cs="Times New Roman" w:hint="eastAsia"/>
          <w:bCs/>
          <w:szCs w:val="24"/>
        </w:rPr>
        <w:t>；</w:t>
      </w:r>
      <w:r w:rsidR="00406B77">
        <w:rPr>
          <w:rFonts w:eastAsia="宋体" w:cs="Times New Roman"/>
          <w:bCs/>
          <w:szCs w:val="24"/>
        </w:rPr>
        <w:t>能够</w:t>
      </w:r>
      <w:r w:rsidR="00406B77">
        <w:rPr>
          <w:rFonts w:eastAsia="宋体" w:cs="Times New Roman" w:hint="eastAsia"/>
          <w:bCs/>
          <w:szCs w:val="24"/>
        </w:rPr>
        <w:t>向</w:t>
      </w:r>
      <w:r w:rsidR="00406B77">
        <w:rPr>
          <w:rFonts w:eastAsia="宋体" w:cs="Times New Roman"/>
          <w:bCs/>
          <w:szCs w:val="24"/>
        </w:rPr>
        <w:t>所转发的响应内容中注入</w:t>
      </w:r>
      <w:r w:rsidR="00406B77">
        <w:rPr>
          <w:rFonts w:eastAsia="宋体" w:cs="Times New Roman"/>
          <w:bCs/>
          <w:szCs w:val="24"/>
        </w:rPr>
        <w:t>ID</w:t>
      </w:r>
      <w:r w:rsidR="00406B77">
        <w:rPr>
          <w:rFonts w:eastAsia="宋体" w:cs="Times New Roman"/>
          <w:bCs/>
          <w:szCs w:val="24"/>
        </w:rPr>
        <w:t>相关信息</w:t>
      </w:r>
      <w:r w:rsidR="00406B77">
        <w:rPr>
          <w:rFonts w:eastAsia="宋体" w:cs="Times New Roman" w:hint="eastAsia"/>
          <w:bCs/>
          <w:szCs w:val="24"/>
        </w:rPr>
        <w:t>；</w:t>
      </w:r>
      <w:r w:rsidR="00406B77">
        <w:rPr>
          <w:rFonts w:eastAsia="宋体" w:cs="Times New Roman"/>
          <w:bCs/>
          <w:szCs w:val="24"/>
        </w:rPr>
        <w:t>能够混淆</w:t>
      </w:r>
      <w:r w:rsidR="00406B77">
        <w:rPr>
          <w:rFonts w:eastAsia="宋体" w:cs="Times New Roman"/>
          <w:bCs/>
          <w:szCs w:val="24"/>
        </w:rPr>
        <w:t>JavaScript</w:t>
      </w:r>
      <w:r w:rsidR="00406B77">
        <w:rPr>
          <w:rFonts w:eastAsia="宋体" w:cs="Times New Roman" w:hint="eastAsia"/>
          <w:bCs/>
          <w:szCs w:val="24"/>
        </w:rPr>
        <w:t>代码</w:t>
      </w:r>
      <w:r w:rsidR="00406B77">
        <w:rPr>
          <w:rFonts w:eastAsia="宋体" w:cs="Times New Roman"/>
          <w:bCs/>
          <w:szCs w:val="24"/>
        </w:rPr>
        <w:t>。</w:t>
      </w:r>
    </w:p>
    <w:p w14:paraId="6BB40A34" w14:textId="77777777" w:rsidR="00710C39" w:rsidRPr="00710C39" w:rsidRDefault="00710C39" w:rsidP="00710C39">
      <w:pPr>
        <w:spacing w:line="400" w:lineRule="exact"/>
        <w:ind w:firstLineChars="200" w:firstLine="480"/>
        <w:rPr>
          <w:rFonts w:eastAsia="宋体" w:cs="Times New Roman"/>
          <w:bCs/>
          <w:szCs w:val="24"/>
        </w:rPr>
      </w:pPr>
    </w:p>
    <w:p w14:paraId="74F85184" w14:textId="77777777" w:rsidR="00710C39" w:rsidRPr="00710C39" w:rsidRDefault="00710C39" w:rsidP="00710C39">
      <w:pPr>
        <w:keepNext/>
        <w:keepLines/>
        <w:spacing w:line="400" w:lineRule="exact"/>
        <w:ind w:firstLine="480"/>
        <w:outlineLvl w:val="2"/>
        <w:rPr>
          <w:rFonts w:eastAsia="黑体" w:cs="Times New Roman"/>
          <w:bCs/>
          <w:szCs w:val="32"/>
        </w:rPr>
      </w:pPr>
      <w:bookmarkStart w:id="241" w:name="_Toc512648835"/>
      <w:bookmarkStart w:id="242" w:name="_Toc514845422"/>
      <w:bookmarkStart w:id="243" w:name="_Toc514534600"/>
      <w:bookmarkStart w:id="244" w:name="_Toc31046"/>
      <w:r w:rsidRPr="00710C39">
        <w:rPr>
          <w:rFonts w:eastAsia="黑体" w:cs="Times New Roman" w:hint="eastAsia"/>
          <w:bCs/>
          <w:szCs w:val="32"/>
        </w:rPr>
        <w:t xml:space="preserve">3.1.1 </w:t>
      </w:r>
      <w:r w:rsidRPr="00710C39">
        <w:rPr>
          <w:rFonts w:eastAsia="黑体" w:cs="Times New Roman" w:hint="eastAsia"/>
          <w:bCs/>
          <w:szCs w:val="32"/>
        </w:rPr>
        <w:t>数据分析</w:t>
      </w:r>
      <w:bookmarkEnd w:id="241"/>
      <w:bookmarkEnd w:id="242"/>
      <w:bookmarkEnd w:id="243"/>
      <w:bookmarkEnd w:id="244"/>
    </w:p>
    <w:p w14:paraId="755C330E" w14:textId="1D001F05" w:rsidR="00710C39" w:rsidRPr="00710C39" w:rsidRDefault="00A037C6">
      <w:pPr>
        <w:spacing w:line="400" w:lineRule="exact"/>
        <w:ind w:firstLineChars="200" w:firstLine="480"/>
        <w:rPr>
          <w:rFonts w:eastAsia="宋体" w:cs="Times New Roman"/>
          <w:bCs/>
          <w:szCs w:val="24"/>
        </w:rPr>
        <w:pPrChange w:id="245" w:author="dadi" w:date="2019-04-28T22:56:00Z">
          <w:pPr>
            <w:spacing w:line="400" w:lineRule="exact"/>
            <w:ind w:left="480"/>
          </w:pPr>
        </w:pPrChange>
      </w:pPr>
      <w:r>
        <w:rPr>
          <w:rFonts w:eastAsia="宋体" w:cs="Times New Roman" w:hint="eastAsia"/>
          <w:bCs/>
          <w:szCs w:val="24"/>
        </w:rPr>
        <w:t>基于代码混淆的</w:t>
      </w:r>
      <w:r w:rsidR="00A72DA7">
        <w:rPr>
          <w:rFonts w:eastAsia="宋体" w:cs="Times New Roman"/>
          <w:bCs/>
          <w:szCs w:val="24"/>
        </w:rPr>
        <w:t>W</w:t>
      </w:r>
      <w:r>
        <w:rPr>
          <w:rFonts w:eastAsia="宋体" w:cs="Times New Roman" w:hint="eastAsia"/>
          <w:bCs/>
          <w:szCs w:val="24"/>
        </w:rPr>
        <w:t>eb</w:t>
      </w:r>
      <w:r>
        <w:rPr>
          <w:rFonts w:eastAsia="宋体" w:cs="Times New Roman" w:hint="eastAsia"/>
          <w:bCs/>
          <w:szCs w:val="24"/>
        </w:rPr>
        <w:t>站点动态防御系统</w:t>
      </w:r>
      <w:r w:rsidR="00CF7ECC">
        <w:rPr>
          <w:rFonts w:eastAsia="宋体" w:cs="Times New Roman" w:hint="eastAsia"/>
          <w:bCs/>
          <w:szCs w:val="24"/>
        </w:rPr>
        <w:t>可以</w:t>
      </w:r>
      <w:r w:rsidR="000072BE">
        <w:rPr>
          <w:rFonts w:eastAsia="宋体" w:cs="Times New Roman" w:hint="eastAsia"/>
          <w:bCs/>
          <w:szCs w:val="24"/>
        </w:rPr>
        <w:t>从</w:t>
      </w:r>
      <w:r w:rsidR="000072BE">
        <w:rPr>
          <w:rFonts w:eastAsia="宋体" w:cs="Times New Roman"/>
          <w:bCs/>
          <w:szCs w:val="24"/>
        </w:rPr>
        <w:t>S</w:t>
      </w:r>
      <w:r w:rsidR="000072BE">
        <w:rPr>
          <w:rFonts w:eastAsia="宋体" w:cs="Times New Roman" w:hint="eastAsia"/>
          <w:bCs/>
          <w:szCs w:val="24"/>
        </w:rPr>
        <w:t>lab</w:t>
      </w:r>
      <w:r w:rsidR="000072BE">
        <w:rPr>
          <w:rFonts w:eastAsia="宋体" w:cs="Times New Roman" w:hint="eastAsia"/>
          <w:bCs/>
          <w:szCs w:val="24"/>
        </w:rPr>
        <w:t>共享</w:t>
      </w:r>
      <w:r w:rsidR="000072BE">
        <w:rPr>
          <w:rFonts w:eastAsia="宋体" w:cs="Times New Roman"/>
          <w:bCs/>
          <w:szCs w:val="24"/>
        </w:rPr>
        <w:t>内存中的数据</w:t>
      </w:r>
      <w:r w:rsidR="000072BE">
        <w:rPr>
          <w:rFonts w:eastAsia="宋体" w:cs="Times New Roman" w:hint="eastAsia"/>
          <w:bCs/>
          <w:szCs w:val="24"/>
        </w:rPr>
        <w:t>和</w:t>
      </w:r>
      <w:r w:rsidR="000072BE">
        <w:rPr>
          <w:rFonts w:eastAsia="宋体" w:cs="Times New Roman"/>
          <w:bCs/>
          <w:szCs w:val="24"/>
        </w:rPr>
        <w:t>内部交互</w:t>
      </w:r>
      <w:r w:rsidR="000072BE">
        <w:rPr>
          <w:rFonts w:eastAsia="宋体" w:cs="Times New Roman" w:hint="eastAsia"/>
          <w:bCs/>
          <w:szCs w:val="24"/>
        </w:rPr>
        <w:t>，</w:t>
      </w:r>
      <w:r w:rsidR="000072BE">
        <w:rPr>
          <w:rFonts w:eastAsia="宋体" w:cs="Times New Roman" w:hint="eastAsia"/>
          <w:bCs/>
          <w:szCs w:val="24"/>
        </w:rPr>
        <w:t>Chrome</w:t>
      </w:r>
      <w:r w:rsidR="000072BE">
        <w:rPr>
          <w:rFonts w:eastAsia="宋体" w:cs="Times New Roman"/>
          <w:bCs/>
          <w:szCs w:val="24"/>
        </w:rPr>
        <w:t xml:space="preserve"> Extension </w:t>
      </w:r>
      <w:r w:rsidR="000072BE">
        <w:rPr>
          <w:rFonts w:eastAsia="宋体" w:cs="Times New Roman" w:hint="eastAsia"/>
          <w:bCs/>
          <w:szCs w:val="24"/>
        </w:rPr>
        <w:t>中的</w:t>
      </w:r>
      <w:r w:rsidR="000072BE">
        <w:rPr>
          <w:rFonts w:eastAsia="宋体" w:cs="Times New Roman"/>
          <w:bCs/>
          <w:szCs w:val="24"/>
        </w:rPr>
        <w:t>数据</w:t>
      </w:r>
      <w:r w:rsidR="000072BE">
        <w:rPr>
          <w:rFonts w:eastAsia="宋体" w:cs="Times New Roman" w:hint="eastAsia"/>
          <w:bCs/>
          <w:szCs w:val="24"/>
        </w:rPr>
        <w:t>和</w:t>
      </w:r>
      <w:r w:rsidR="000072BE">
        <w:rPr>
          <w:rFonts w:eastAsia="宋体" w:cs="Times New Roman"/>
          <w:bCs/>
          <w:szCs w:val="24"/>
        </w:rPr>
        <w:t>内部交互</w:t>
      </w:r>
      <w:r w:rsidR="000072BE">
        <w:rPr>
          <w:rFonts w:eastAsia="宋体" w:cs="Times New Roman" w:hint="eastAsia"/>
          <w:bCs/>
          <w:szCs w:val="24"/>
        </w:rPr>
        <w:t>以及二者之间</w:t>
      </w:r>
      <w:r w:rsidR="000072BE">
        <w:rPr>
          <w:rFonts w:eastAsia="宋体" w:cs="Times New Roman"/>
          <w:bCs/>
          <w:szCs w:val="24"/>
        </w:rPr>
        <w:t>的</w:t>
      </w:r>
      <w:proofErr w:type="gramStart"/>
      <w:r w:rsidR="000072BE">
        <w:rPr>
          <w:rFonts w:eastAsia="宋体" w:cs="Times New Roman"/>
          <w:bCs/>
          <w:szCs w:val="24"/>
        </w:rPr>
        <w:t>交互</w:t>
      </w:r>
      <w:r w:rsidR="000072BE">
        <w:rPr>
          <w:rFonts w:eastAsia="宋体" w:cs="Times New Roman" w:hint="eastAsia"/>
          <w:bCs/>
          <w:szCs w:val="24"/>
        </w:rPr>
        <w:t>这</w:t>
      </w:r>
      <w:proofErr w:type="gramEnd"/>
      <w:r w:rsidR="000072BE">
        <w:rPr>
          <w:rFonts w:eastAsia="宋体" w:cs="Times New Roman"/>
          <w:bCs/>
          <w:szCs w:val="24"/>
        </w:rPr>
        <w:t>三方面</w:t>
      </w:r>
      <w:r w:rsidR="006E6258">
        <w:rPr>
          <w:rFonts w:eastAsia="宋体" w:cs="Times New Roman" w:hint="eastAsia"/>
          <w:bCs/>
          <w:szCs w:val="24"/>
        </w:rPr>
        <w:t>来进行</w:t>
      </w:r>
      <w:commentRangeStart w:id="246"/>
      <w:r w:rsidR="006E6258">
        <w:rPr>
          <w:rFonts w:eastAsia="宋体" w:cs="Times New Roman" w:hint="eastAsia"/>
          <w:bCs/>
          <w:szCs w:val="24"/>
        </w:rPr>
        <w:t>分析</w:t>
      </w:r>
      <w:commentRangeEnd w:id="246"/>
      <w:r w:rsidR="00574F67">
        <w:rPr>
          <w:rStyle w:val="a5"/>
          <w:rFonts w:eastAsia="宋体" w:cs="Times New Roman"/>
        </w:rPr>
        <w:commentReference w:id="246"/>
      </w:r>
      <w:r w:rsidR="00710C39" w:rsidRPr="00710C39">
        <w:rPr>
          <w:rFonts w:eastAsia="宋体" w:cs="Times New Roman" w:hint="eastAsia"/>
          <w:bCs/>
          <w:szCs w:val="24"/>
        </w:rPr>
        <w:t>。</w:t>
      </w:r>
    </w:p>
    <w:p w14:paraId="6D1F94E6" w14:textId="7D8FB10B" w:rsidR="00710C39" w:rsidRPr="00710C39" w:rsidRDefault="005B0B82" w:rsidP="00710C39">
      <w:pPr>
        <w:numPr>
          <w:ilvl w:val="0"/>
          <w:numId w:val="6"/>
        </w:numPr>
        <w:spacing w:line="400" w:lineRule="exact"/>
        <w:ind w:firstLineChars="200" w:firstLine="480"/>
        <w:rPr>
          <w:rFonts w:eastAsia="宋体" w:cs="Times New Roman"/>
          <w:bCs/>
          <w:szCs w:val="24"/>
        </w:rPr>
      </w:pPr>
      <w:r>
        <w:rPr>
          <w:rFonts w:eastAsia="宋体" w:cs="Times New Roman"/>
          <w:bCs/>
          <w:szCs w:val="24"/>
        </w:rPr>
        <w:t>Nginx</w:t>
      </w:r>
      <w:r>
        <w:rPr>
          <w:rFonts w:eastAsia="宋体" w:cs="Times New Roman" w:hint="eastAsia"/>
          <w:bCs/>
          <w:szCs w:val="24"/>
        </w:rPr>
        <w:t>模块</w:t>
      </w:r>
      <w:r>
        <w:rPr>
          <w:rFonts w:eastAsia="宋体" w:cs="Times New Roman" w:hint="eastAsia"/>
          <w:bCs/>
          <w:szCs w:val="24"/>
        </w:rPr>
        <w:t>ngx_</w:t>
      </w:r>
      <w:r>
        <w:rPr>
          <w:rFonts w:eastAsia="宋体" w:cs="Times New Roman"/>
          <w:bCs/>
          <w:szCs w:val="24"/>
        </w:rPr>
        <w:t>http_ipslab_module</w:t>
      </w:r>
      <w:r>
        <w:rPr>
          <w:rFonts w:eastAsia="宋体" w:cs="Times New Roman" w:hint="eastAsia"/>
          <w:bCs/>
          <w:szCs w:val="24"/>
        </w:rPr>
        <w:t>中的</w:t>
      </w:r>
      <w:r w:rsidR="000072BE">
        <w:rPr>
          <w:rFonts w:eastAsia="宋体" w:cs="Times New Roman"/>
          <w:bCs/>
          <w:szCs w:val="24"/>
        </w:rPr>
        <w:t>数据</w:t>
      </w:r>
      <w:r w:rsidR="000072BE">
        <w:rPr>
          <w:rFonts w:eastAsia="宋体" w:cs="Times New Roman" w:hint="eastAsia"/>
          <w:bCs/>
          <w:szCs w:val="24"/>
        </w:rPr>
        <w:t>及</w:t>
      </w:r>
      <w:r w:rsidR="000072BE">
        <w:rPr>
          <w:rFonts w:eastAsia="宋体" w:cs="Times New Roman"/>
          <w:bCs/>
          <w:szCs w:val="24"/>
        </w:rPr>
        <w:t>内部交互</w:t>
      </w:r>
    </w:p>
    <w:p w14:paraId="6FA01C49" w14:textId="52887D5E" w:rsidR="00710C39" w:rsidRDefault="003A023B" w:rsidP="00710C39">
      <w:pPr>
        <w:spacing w:line="400" w:lineRule="exact"/>
        <w:ind w:firstLineChars="200" w:firstLine="480"/>
        <w:rPr>
          <w:rFonts w:eastAsia="宋体" w:cs="Times New Roman"/>
          <w:bCs/>
          <w:szCs w:val="24"/>
        </w:rPr>
      </w:pPr>
      <w:r>
        <w:rPr>
          <w:rFonts w:eastAsia="宋体" w:cs="Times New Roman" w:hint="eastAsia"/>
          <w:bCs/>
          <w:szCs w:val="24"/>
        </w:rPr>
        <w:t>使用</w:t>
      </w:r>
      <w:r>
        <w:rPr>
          <w:rFonts w:eastAsia="宋体" w:cs="Times New Roman"/>
          <w:bCs/>
          <w:szCs w:val="24"/>
        </w:rPr>
        <w:t>红黑树存储（</w:t>
      </w:r>
      <w:r>
        <w:rPr>
          <w:rFonts w:eastAsia="宋体" w:cs="Times New Roman" w:hint="eastAsia"/>
          <w:bCs/>
          <w:szCs w:val="24"/>
        </w:rPr>
        <w:t>IP</w:t>
      </w:r>
      <w:r>
        <w:rPr>
          <w:rFonts w:eastAsia="宋体" w:cs="Times New Roman"/>
          <w:bCs/>
          <w:szCs w:val="24"/>
        </w:rPr>
        <w:t>，</w:t>
      </w:r>
      <w:r>
        <w:rPr>
          <w:rFonts w:eastAsia="宋体" w:cs="Times New Roman"/>
          <w:bCs/>
          <w:szCs w:val="24"/>
        </w:rPr>
        <w:t>ID</w:t>
      </w:r>
      <w:r>
        <w:rPr>
          <w:rFonts w:eastAsia="宋体" w:cs="Times New Roman"/>
          <w:bCs/>
          <w:szCs w:val="24"/>
        </w:rPr>
        <w:t>）</w:t>
      </w:r>
      <w:r>
        <w:rPr>
          <w:rFonts w:eastAsia="宋体" w:cs="Times New Roman" w:hint="eastAsia"/>
          <w:bCs/>
          <w:szCs w:val="24"/>
        </w:rPr>
        <w:t>对；节点数据结构</w:t>
      </w:r>
      <w:r w:rsidR="005D348A">
        <w:rPr>
          <w:rFonts w:eastAsia="宋体" w:cs="Times New Roman" w:hint="eastAsia"/>
          <w:bCs/>
          <w:szCs w:val="24"/>
        </w:rPr>
        <w:t>以</w:t>
      </w:r>
      <w:r w:rsidR="005D348A">
        <w:rPr>
          <w:rFonts w:eastAsia="宋体" w:cs="Times New Roman"/>
          <w:bCs/>
          <w:szCs w:val="24"/>
        </w:rPr>
        <w:t>IP</w:t>
      </w:r>
      <w:proofErr w:type="gramStart"/>
      <w:r w:rsidR="005D348A">
        <w:rPr>
          <w:rFonts w:eastAsia="宋体" w:cs="Times New Roman"/>
          <w:bCs/>
          <w:szCs w:val="24"/>
        </w:rPr>
        <w:t>为键值</w:t>
      </w:r>
      <w:proofErr w:type="gramEnd"/>
      <w:r w:rsidR="005D348A">
        <w:rPr>
          <w:rFonts w:eastAsia="宋体" w:cs="Times New Roman"/>
          <w:bCs/>
          <w:szCs w:val="24"/>
        </w:rPr>
        <w:t>，</w:t>
      </w:r>
      <w:r w:rsidR="005D348A">
        <w:rPr>
          <w:rFonts w:eastAsia="宋体" w:cs="Times New Roman" w:hint="eastAsia"/>
          <w:bCs/>
          <w:szCs w:val="24"/>
        </w:rPr>
        <w:t>包括在</w:t>
      </w:r>
      <w:r w:rsidR="00EE4385">
        <w:rPr>
          <w:rFonts w:eastAsia="宋体" w:cs="Times New Roman" w:hint="eastAsia"/>
          <w:bCs/>
          <w:szCs w:val="24"/>
        </w:rPr>
        <w:t>红黑</w:t>
      </w:r>
      <w:r w:rsidR="005D348A">
        <w:rPr>
          <w:rFonts w:eastAsia="宋体" w:cs="Times New Roman"/>
          <w:bCs/>
          <w:szCs w:val="24"/>
        </w:rPr>
        <w:t>树结构上的增</w:t>
      </w:r>
      <w:r w:rsidR="00EE4385">
        <w:rPr>
          <w:rFonts w:eastAsia="宋体" w:cs="Times New Roman" w:hint="eastAsia"/>
          <w:bCs/>
          <w:szCs w:val="24"/>
        </w:rPr>
        <w:t>加</w:t>
      </w:r>
      <w:r w:rsidR="00EE4385">
        <w:rPr>
          <w:rFonts w:eastAsia="宋体" w:cs="Times New Roman"/>
          <w:bCs/>
          <w:szCs w:val="24"/>
        </w:rPr>
        <w:t>，</w:t>
      </w:r>
      <w:r w:rsidR="005D348A">
        <w:rPr>
          <w:rFonts w:eastAsia="宋体" w:cs="Times New Roman"/>
          <w:bCs/>
          <w:szCs w:val="24"/>
        </w:rPr>
        <w:t>删</w:t>
      </w:r>
      <w:r w:rsidR="00EE4385">
        <w:rPr>
          <w:rFonts w:eastAsia="宋体" w:cs="Times New Roman" w:hint="eastAsia"/>
          <w:bCs/>
          <w:szCs w:val="24"/>
        </w:rPr>
        <w:t>除</w:t>
      </w:r>
      <w:r w:rsidR="00EE4385">
        <w:rPr>
          <w:rFonts w:eastAsia="宋体" w:cs="Times New Roman"/>
          <w:bCs/>
          <w:szCs w:val="24"/>
        </w:rPr>
        <w:t>，</w:t>
      </w:r>
      <w:r w:rsidR="005D348A">
        <w:rPr>
          <w:rFonts w:eastAsia="宋体" w:cs="Times New Roman"/>
          <w:bCs/>
          <w:szCs w:val="24"/>
        </w:rPr>
        <w:t>查</w:t>
      </w:r>
      <w:r w:rsidR="00EE4385">
        <w:rPr>
          <w:rFonts w:eastAsia="宋体" w:cs="Times New Roman" w:hint="eastAsia"/>
          <w:bCs/>
          <w:szCs w:val="24"/>
        </w:rPr>
        <w:t>找，修</w:t>
      </w:r>
      <w:r w:rsidR="005D348A">
        <w:rPr>
          <w:rFonts w:eastAsia="宋体" w:cs="Times New Roman"/>
          <w:bCs/>
          <w:szCs w:val="24"/>
        </w:rPr>
        <w:t>改操作。</w:t>
      </w:r>
    </w:p>
    <w:p w14:paraId="70CA7925" w14:textId="77777777" w:rsidR="002C669F" w:rsidRDefault="00F46B44" w:rsidP="002C669F">
      <w:pPr>
        <w:keepNext/>
        <w:ind w:firstLine="480"/>
        <w:jc w:val="center"/>
      </w:pPr>
      <w:r>
        <w:rPr>
          <w:rFonts w:eastAsia="宋体" w:cs="Times New Roman" w:hint="eastAsia"/>
          <w:bCs/>
          <w:noProof/>
          <w:szCs w:val="24"/>
        </w:rPr>
        <w:drawing>
          <wp:inline distT="0" distB="0" distL="0" distR="0" wp14:anchorId="02799ED0" wp14:editId="74018164">
            <wp:extent cx="2933700" cy="33752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gnx处理ID流程图.png"/>
                    <pic:cNvPicPr/>
                  </pic:nvPicPr>
                  <pic:blipFill>
                    <a:blip r:embed="rId16">
                      <a:extLst>
                        <a:ext uri="{28A0092B-C50C-407E-A947-70E740481C1C}">
                          <a14:useLocalDpi xmlns:a14="http://schemas.microsoft.com/office/drawing/2010/main" val="0"/>
                        </a:ext>
                      </a:extLst>
                    </a:blip>
                    <a:stretch>
                      <a:fillRect/>
                    </a:stretch>
                  </pic:blipFill>
                  <pic:spPr>
                    <a:xfrm>
                      <a:off x="0" y="0"/>
                      <a:ext cx="2972655" cy="3420095"/>
                    </a:xfrm>
                    <a:prstGeom prst="rect">
                      <a:avLst/>
                    </a:prstGeom>
                  </pic:spPr>
                </pic:pic>
              </a:graphicData>
            </a:graphic>
          </wp:inline>
        </w:drawing>
      </w:r>
    </w:p>
    <w:p w14:paraId="5D605C09" w14:textId="56AA8FB1" w:rsidR="00F46B44" w:rsidRPr="00710C39" w:rsidRDefault="002C669F" w:rsidP="002C669F">
      <w:pPr>
        <w:pStyle w:val="af0"/>
        <w:ind w:firstLine="400"/>
        <w:jc w:val="center"/>
        <w:rPr>
          <w:rFonts w:ascii="Times New Roman" w:eastAsia="宋体" w:hAnsi="Times New Roman" w:cs="Times New Roman"/>
          <w:bCs/>
          <w:szCs w:val="24"/>
        </w:rPr>
      </w:pPr>
      <w:r>
        <w:rPr>
          <w:rFonts w:hint="eastAsia"/>
        </w:rPr>
        <w:t>图</w:t>
      </w:r>
      <w:del w:id="247" w:author="dadi" w:date="2019-04-28T22:57:00Z">
        <w:r w:rsidRPr="00574F67" w:rsidDel="00574F67">
          <w:rPr>
            <w:rFonts w:ascii="Times New Roman" w:hAnsi="Times New Roman" w:cs="Times New Roman"/>
            <w:rPrChange w:id="248" w:author="dadi" w:date="2019-04-28T22:57:00Z">
              <w:rPr/>
            </w:rPrChange>
          </w:rPr>
          <w:delText xml:space="preserve"> </w:delText>
        </w:r>
      </w:del>
      <w:r w:rsidRPr="00574F67">
        <w:rPr>
          <w:rFonts w:ascii="Times New Roman" w:hAnsi="Times New Roman" w:cs="Times New Roman"/>
          <w:rPrChange w:id="249" w:author="dadi" w:date="2019-04-28T22:57:00Z">
            <w:rPr/>
          </w:rPrChange>
        </w:rPr>
        <w:t>3-</w:t>
      </w:r>
      <w:del w:id="250" w:author="dadi" w:date="2019-04-28T22:57:00Z">
        <w:r w:rsidRPr="00574F67" w:rsidDel="00574F67">
          <w:rPr>
            <w:rFonts w:ascii="Times New Roman" w:hAnsi="Times New Roman" w:cs="Times New Roman"/>
            <w:rPrChange w:id="251" w:author="dadi" w:date="2019-04-28T22:57:00Z">
              <w:rPr/>
            </w:rPrChange>
          </w:rPr>
          <w:delText xml:space="preserve"> </w:delText>
        </w:r>
      </w:del>
      <w:commentRangeStart w:id="252"/>
      <w:r w:rsidRPr="00574F67">
        <w:rPr>
          <w:rFonts w:ascii="Times New Roman" w:hAnsi="Times New Roman" w:cs="Times New Roman"/>
          <w:rPrChange w:id="253" w:author="dadi" w:date="2019-04-28T22:57:00Z">
            <w:rPr/>
          </w:rPrChange>
        </w:rPr>
        <w:fldChar w:fldCharType="begin"/>
      </w:r>
      <w:r w:rsidRPr="00574F67">
        <w:rPr>
          <w:rFonts w:ascii="Times New Roman" w:hAnsi="Times New Roman" w:cs="Times New Roman"/>
          <w:rPrChange w:id="254" w:author="dadi" w:date="2019-04-28T22:57:00Z">
            <w:rPr/>
          </w:rPrChange>
        </w:rPr>
        <w:instrText xml:space="preserve"> SEQ </w:instrText>
      </w:r>
      <w:r w:rsidRPr="00574F67">
        <w:rPr>
          <w:rFonts w:ascii="Times New Roman" w:hAnsi="Times New Roman" w:cs="Times New Roman" w:hint="eastAsia"/>
          <w:rPrChange w:id="255" w:author="dadi" w:date="2019-04-28T22:57:00Z">
            <w:rPr>
              <w:rFonts w:hint="eastAsia"/>
            </w:rPr>
          </w:rPrChange>
        </w:rPr>
        <w:instrText>图</w:instrText>
      </w:r>
      <w:r w:rsidRPr="00574F67">
        <w:rPr>
          <w:rFonts w:ascii="Times New Roman" w:hAnsi="Times New Roman" w:cs="Times New Roman"/>
          <w:rPrChange w:id="256" w:author="dadi" w:date="2019-04-28T22:57:00Z">
            <w:rPr/>
          </w:rPrChange>
        </w:rPr>
        <w:instrText xml:space="preserve">_3- \* ARABIC </w:instrText>
      </w:r>
      <w:r w:rsidRPr="00574F67">
        <w:rPr>
          <w:rFonts w:ascii="Times New Roman" w:hAnsi="Times New Roman" w:cs="Times New Roman"/>
          <w:rPrChange w:id="257" w:author="dadi" w:date="2019-04-28T22:57:00Z">
            <w:rPr/>
          </w:rPrChange>
        </w:rPr>
        <w:fldChar w:fldCharType="separate"/>
      </w:r>
      <w:r w:rsidR="005E3F77" w:rsidRPr="00574F67">
        <w:rPr>
          <w:rFonts w:ascii="Times New Roman" w:hAnsi="Times New Roman" w:cs="Times New Roman"/>
          <w:noProof/>
          <w:rPrChange w:id="258" w:author="dadi" w:date="2019-04-28T22:57:00Z">
            <w:rPr>
              <w:noProof/>
            </w:rPr>
          </w:rPrChange>
        </w:rPr>
        <w:t>1</w:t>
      </w:r>
      <w:r w:rsidRPr="00574F67">
        <w:rPr>
          <w:rFonts w:ascii="Times New Roman" w:hAnsi="Times New Roman" w:cs="Times New Roman"/>
          <w:rPrChange w:id="259" w:author="dadi" w:date="2019-04-28T22:57:00Z">
            <w:rPr/>
          </w:rPrChange>
        </w:rPr>
        <w:fldChar w:fldCharType="end"/>
      </w:r>
      <w:commentRangeEnd w:id="252"/>
      <w:r w:rsidR="00574F67">
        <w:rPr>
          <w:rStyle w:val="a5"/>
          <w:rFonts w:ascii="Times New Roman" w:eastAsia="宋体" w:hAnsi="Times New Roman" w:cs="Times New Roman"/>
        </w:rPr>
        <w:commentReference w:id="252"/>
      </w:r>
      <w:r>
        <w:t xml:space="preserve"> </w:t>
      </w:r>
      <w:r>
        <w:rPr>
          <w:rFonts w:hint="eastAsia"/>
        </w:rPr>
        <w:t>动态</w:t>
      </w:r>
      <w:r>
        <w:t>ID</w:t>
      </w:r>
      <w:r>
        <w:t>模块服务器端</w:t>
      </w:r>
      <w:r>
        <w:rPr>
          <w:rFonts w:hint="eastAsia"/>
        </w:rPr>
        <w:t>对</w:t>
      </w:r>
      <w:r>
        <w:t>收到的请求进行验证和</w:t>
      </w:r>
      <w:r>
        <w:rPr>
          <w:rFonts w:hint="eastAsia"/>
        </w:rPr>
        <w:t>对应</w:t>
      </w:r>
      <w:r>
        <w:t>响应</w:t>
      </w:r>
    </w:p>
    <w:p w14:paraId="6C6A098A" w14:textId="22EADA36" w:rsidR="00710C39" w:rsidRDefault="000072BE" w:rsidP="00710C39">
      <w:pPr>
        <w:numPr>
          <w:ilvl w:val="0"/>
          <w:numId w:val="6"/>
        </w:numPr>
        <w:spacing w:line="400" w:lineRule="exact"/>
        <w:ind w:firstLineChars="200" w:firstLine="480"/>
        <w:rPr>
          <w:rFonts w:eastAsia="宋体" w:cs="Times New Roman"/>
          <w:bCs/>
          <w:szCs w:val="24"/>
        </w:rPr>
      </w:pPr>
      <w:r>
        <w:rPr>
          <w:rFonts w:eastAsia="宋体" w:cs="Times New Roman" w:hint="eastAsia"/>
          <w:bCs/>
          <w:szCs w:val="24"/>
        </w:rPr>
        <w:t>Chrome</w:t>
      </w:r>
      <w:r>
        <w:rPr>
          <w:rFonts w:eastAsia="宋体" w:cs="Times New Roman"/>
          <w:bCs/>
          <w:szCs w:val="24"/>
        </w:rPr>
        <w:t xml:space="preserve"> Extension </w:t>
      </w:r>
      <w:r>
        <w:rPr>
          <w:rFonts w:eastAsia="宋体" w:cs="Times New Roman" w:hint="eastAsia"/>
          <w:bCs/>
          <w:szCs w:val="24"/>
        </w:rPr>
        <w:t>中的</w:t>
      </w:r>
      <w:r>
        <w:rPr>
          <w:rFonts w:eastAsia="宋体" w:cs="Times New Roman"/>
          <w:bCs/>
          <w:szCs w:val="24"/>
        </w:rPr>
        <w:t>数据</w:t>
      </w:r>
      <w:r>
        <w:rPr>
          <w:rFonts w:eastAsia="宋体" w:cs="Times New Roman" w:hint="eastAsia"/>
          <w:bCs/>
          <w:szCs w:val="24"/>
        </w:rPr>
        <w:t>及内部交互</w:t>
      </w:r>
    </w:p>
    <w:p w14:paraId="463A1556" w14:textId="7E831893" w:rsidR="006F7957" w:rsidRPr="005D348A" w:rsidRDefault="006E71DA" w:rsidP="000F11C9">
      <w:pPr>
        <w:spacing w:line="400" w:lineRule="exact"/>
        <w:ind w:left="480" w:firstLine="480"/>
        <w:rPr>
          <w:rFonts w:eastAsia="宋体" w:cs="Times New Roman"/>
          <w:bCs/>
          <w:szCs w:val="24"/>
        </w:rPr>
      </w:pPr>
      <w:r w:rsidRPr="006E71DA">
        <w:rPr>
          <w:rFonts w:eastAsia="宋体" w:cs="Times New Roman" w:hint="eastAsia"/>
          <w:bCs/>
          <w:szCs w:val="24"/>
        </w:rPr>
        <w:t>扩展</w:t>
      </w:r>
      <w:commentRangeStart w:id="260"/>
      <w:r w:rsidRPr="006E71DA">
        <w:rPr>
          <w:rFonts w:eastAsia="宋体" w:cs="Times New Roman" w:hint="eastAsia"/>
          <w:bCs/>
          <w:szCs w:val="24"/>
        </w:rPr>
        <w:t>程序</w:t>
      </w:r>
      <w:commentRangeEnd w:id="260"/>
      <w:r w:rsidR="00574F67">
        <w:rPr>
          <w:rStyle w:val="a5"/>
          <w:rFonts w:eastAsia="宋体" w:cs="Times New Roman"/>
        </w:rPr>
        <w:commentReference w:id="260"/>
      </w:r>
      <w:r w:rsidRPr="006E71DA">
        <w:rPr>
          <w:rFonts w:eastAsia="宋体" w:cs="Times New Roman" w:hint="eastAsia"/>
          <w:bCs/>
          <w:szCs w:val="24"/>
        </w:rPr>
        <w:t>储存用户数据</w:t>
      </w:r>
      <w:r>
        <w:rPr>
          <w:rFonts w:eastAsia="宋体" w:cs="Times New Roman" w:hint="eastAsia"/>
          <w:bCs/>
          <w:szCs w:val="24"/>
        </w:rPr>
        <w:t>，</w:t>
      </w:r>
      <w:r>
        <w:rPr>
          <w:rFonts w:eastAsia="宋体" w:cs="Times New Roman"/>
          <w:bCs/>
          <w:szCs w:val="24"/>
        </w:rPr>
        <w:t>即用户输入的要作用的网址模式。在</w:t>
      </w:r>
      <w:r>
        <w:rPr>
          <w:rFonts w:eastAsia="宋体" w:cs="Times New Roman" w:hint="eastAsia"/>
          <w:bCs/>
          <w:szCs w:val="24"/>
        </w:rPr>
        <w:t>加载到相应</w:t>
      </w:r>
      <w:r>
        <w:rPr>
          <w:rFonts w:eastAsia="宋体" w:cs="Times New Roman"/>
          <w:bCs/>
          <w:szCs w:val="24"/>
        </w:rPr>
        <w:t>网站的网页页面后，抓取</w:t>
      </w:r>
      <w:r>
        <w:rPr>
          <w:rFonts w:eastAsia="宋体" w:cs="Times New Roman" w:hint="eastAsia"/>
          <w:bCs/>
          <w:szCs w:val="24"/>
        </w:rPr>
        <w:t>携带在</w:t>
      </w:r>
      <w:r>
        <w:rPr>
          <w:rFonts w:eastAsia="宋体" w:cs="Times New Roman"/>
          <w:bCs/>
          <w:szCs w:val="24"/>
        </w:rPr>
        <w:t>网页页面中的</w:t>
      </w:r>
      <w:r>
        <w:rPr>
          <w:rFonts w:eastAsia="宋体" w:cs="Times New Roman"/>
          <w:bCs/>
          <w:szCs w:val="24"/>
        </w:rPr>
        <w:t>ID</w:t>
      </w:r>
      <w:r>
        <w:rPr>
          <w:rFonts w:eastAsia="宋体" w:cs="Times New Roman"/>
          <w:bCs/>
          <w:szCs w:val="24"/>
        </w:rPr>
        <w:t>并临时存储，在用户操作使浏览器发起符合网址模式的请求时，</w:t>
      </w:r>
      <w:r>
        <w:rPr>
          <w:rFonts w:eastAsia="宋体" w:cs="Times New Roman" w:hint="eastAsia"/>
          <w:bCs/>
          <w:szCs w:val="24"/>
        </w:rPr>
        <w:t>依据</w:t>
      </w:r>
      <w:r>
        <w:rPr>
          <w:rFonts w:eastAsia="宋体" w:cs="Times New Roman"/>
          <w:bCs/>
          <w:szCs w:val="24"/>
        </w:rPr>
        <w:t>ID</w:t>
      </w:r>
      <w:r>
        <w:rPr>
          <w:rFonts w:eastAsia="宋体" w:cs="Times New Roman"/>
          <w:bCs/>
          <w:szCs w:val="24"/>
        </w:rPr>
        <w:t>生成新的</w:t>
      </w:r>
      <w:r>
        <w:rPr>
          <w:rFonts w:eastAsia="宋体" w:cs="Times New Roman" w:hint="eastAsia"/>
          <w:bCs/>
          <w:szCs w:val="24"/>
        </w:rPr>
        <w:t>newID</w:t>
      </w:r>
      <w:r>
        <w:rPr>
          <w:rFonts w:eastAsia="宋体" w:cs="Times New Roman" w:hint="eastAsia"/>
          <w:bCs/>
          <w:szCs w:val="24"/>
        </w:rPr>
        <w:t>，</w:t>
      </w:r>
      <w:r>
        <w:rPr>
          <w:rFonts w:eastAsia="宋体" w:cs="Times New Roman"/>
          <w:bCs/>
          <w:szCs w:val="24"/>
        </w:rPr>
        <w:t>携带在请求中发出。</w:t>
      </w:r>
    </w:p>
    <w:p w14:paraId="10F9AB11" w14:textId="69A66FCD" w:rsidR="00710C39" w:rsidRDefault="005E362E" w:rsidP="00710C39">
      <w:pPr>
        <w:numPr>
          <w:ilvl w:val="0"/>
          <w:numId w:val="6"/>
        </w:numPr>
        <w:spacing w:line="400" w:lineRule="exact"/>
        <w:ind w:firstLineChars="200" w:firstLine="480"/>
        <w:rPr>
          <w:rFonts w:eastAsia="宋体" w:cs="Times New Roman"/>
          <w:bCs/>
          <w:szCs w:val="24"/>
        </w:rPr>
      </w:pPr>
      <w:r>
        <w:rPr>
          <w:rFonts w:eastAsia="宋体" w:cs="Times New Roman" w:hint="eastAsia"/>
          <w:bCs/>
          <w:szCs w:val="24"/>
        </w:rPr>
        <w:t>前后端数据交互</w:t>
      </w:r>
    </w:p>
    <w:p w14:paraId="1D91902D" w14:textId="7A03CAAC" w:rsidR="00365561" w:rsidRDefault="000E7E01" w:rsidP="000E7E01">
      <w:pPr>
        <w:spacing w:line="400" w:lineRule="exact"/>
        <w:ind w:firstLine="480"/>
        <w:rPr>
          <w:rFonts w:eastAsia="宋体" w:cs="Times New Roman"/>
          <w:bCs/>
          <w:szCs w:val="24"/>
        </w:rPr>
      </w:pPr>
      <w:r>
        <w:rPr>
          <w:rFonts w:eastAsia="宋体" w:cs="Times New Roman" w:hint="eastAsia"/>
          <w:bCs/>
          <w:szCs w:val="24"/>
        </w:rPr>
        <w:t xml:space="preserve">    </w:t>
      </w:r>
      <w:r w:rsidR="00365561">
        <w:rPr>
          <w:rFonts w:eastAsia="宋体" w:cs="Times New Roman" w:hint="eastAsia"/>
          <w:bCs/>
          <w:szCs w:val="24"/>
        </w:rPr>
        <w:t>对于针对</w:t>
      </w:r>
      <w:r w:rsidR="00365561">
        <w:rPr>
          <w:rFonts w:eastAsia="宋体" w:cs="Times New Roman"/>
          <w:bCs/>
          <w:szCs w:val="24"/>
        </w:rPr>
        <w:t>某一个</w:t>
      </w:r>
      <w:r w:rsidR="00365561">
        <w:rPr>
          <w:rFonts w:eastAsia="宋体" w:cs="Times New Roman"/>
          <w:bCs/>
          <w:szCs w:val="24"/>
        </w:rPr>
        <w:t>IP</w:t>
      </w:r>
      <w:r w:rsidR="00365561">
        <w:rPr>
          <w:rFonts w:eastAsia="宋体" w:cs="Times New Roman"/>
          <w:bCs/>
          <w:szCs w:val="24"/>
        </w:rPr>
        <w:t>产生的</w:t>
      </w:r>
      <w:r w:rsidR="00365561">
        <w:rPr>
          <w:rFonts w:eastAsia="宋体" w:cs="Times New Roman"/>
          <w:bCs/>
          <w:szCs w:val="24"/>
        </w:rPr>
        <w:t>ID</w:t>
      </w:r>
      <w:r w:rsidR="00365561">
        <w:rPr>
          <w:rFonts w:eastAsia="宋体" w:cs="Times New Roman"/>
          <w:bCs/>
          <w:szCs w:val="24"/>
        </w:rPr>
        <w:t>，我们将它下发给浏览器</w:t>
      </w:r>
      <w:r w:rsidR="00365561">
        <w:rPr>
          <w:rFonts w:eastAsia="宋体" w:cs="Times New Roman" w:hint="eastAsia"/>
          <w:bCs/>
          <w:szCs w:val="24"/>
        </w:rPr>
        <w:t>，</w:t>
      </w:r>
      <w:r w:rsidR="00365561">
        <w:rPr>
          <w:rFonts w:eastAsia="宋体" w:cs="Times New Roman"/>
          <w:bCs/>
          <w:szCs w:val="24"/>
        </w:rPr>
        <w:t>同时存储到</w:t>
      </w:r>
      <w:r w:rsidR="00B57B6D">
        <w:rPr>
          <w:rFonts w:eastAsia="宋体" w:cs="Times New Roman" w:hint="eastAsia"/>
          <w:bCs/>
          <w:szCs w:val="24"/>
        </w:rPr>
        <w:t>服务器的</w:t>
      </w:r>
      <w:r w:rsidR="000F11C9">
        <w:rPr>
          <w:rFonts w:eastAsia="宋体" w:cs="Times New Roman" w:hint="eastAsia"/>
          <w:bCs/>
          <w:szCs w:val="24"/>
        </w:rPr>
        <w:t>数据库</w:t>
      </w:r>
      <w:r w:rsidR="000F11C9">
        <w:rPr>
          <w:rFonts w:eastAsia="宋体" w:cs="Times New Roman" w:hint="eastAsia"/>
          <w:bCs/>
          <w:szCs w:val="24"/>
        </w:rPr>
        <w:t>s</w:t>
      </w:r>
      <w:r w:rsidR="00365561">
        <w:rPr>
          <w:rFonts w:eastAsia="宋体" w:cs="Times New Roman"/>
          <w:bCs/>
          <w:szCs w:val="24"/>
        </w:rPr>
        <w:t>lab,</w:t>
      </w:r>
      <w:r w:rsidR="00365561">
        <w:rPr>
          <w:rFonts w:eastAsia="宋体" w:cs="Times New Roman" w:hint="eastAsia"/>
          <w:bCs/>
          <w:szCs w:val="24"/>
        </w:rPr>
        <w:t>为方便区分</w:t>
      </w:r>
      <w:r w:rsidR="00365561">
        <w:rPr>
          <w:rFonts w:eastAsia="宋体" w:cs="Times New Roman"/>
          <w:bCs/>
          <w:szCs w:val="24"/>
        </w:rPr>
        <w:t>,</w:t>
      </w:r>
      <w:r w:rsidR="00365561">
        <w:rPr>
          <w:rFonts w:eastAsia="宋体" w:cs="Times New Roman" w:hint="eastAsia"/>
          <w:bCs/>
          <w:szCs w:val="24"/>
        </w:rPr>
        <w:t>分别称它们</w:t>
      </w:r>
      <w:r w:rsidR="00365561">
        <w:rPr>
          <w:rFonts w:eastAsia="宋体" w:cs="Times New Roman"/>
          <w:bCs/>
          <w:szCs w:val="24"/>
        </w:rPr>
        <w:t>为</w:t>
      </w:r>
      <w:r w:rsidR="00365561">
        <w:rPr>
          <w:rFonts w:eastAsia="宋体" w:cs="Times New Roman"/>
          <w:bCs/>
          <w:szCs w:val="24"/>
        </w:rPr>
        <w:t>ID1</w:t>
      </w:r>
      <w:r w:rsidR="00365561">
        <w:rPr>
          <w:rFonts w:eastAsia="宋体" w:cs="Times New Roman" w:hint="eastAsia"/>
          <w:bCs/>
          <w:szCs w:val="24"/>
        </w:rPr>
        <w:t>和</w:t>
      </w:r>
      <w:r w:rsidR="00365561">
        <w:rPr>
          <w:rFonts w:eastAsia="宋体" w:cs="Times New Roman"/>
          <w:bCs/>
          <w:szCs w:val="24"/>
        </w:rPr>
        <w:t>ID1</w:t>
      </w:r>
      <w:proofErr w:type="gramStart"/>
      <w:r w:rsidR="00365561">
        <w:rPr>
          <w:rFonts w:eastAsia="宋体" w:cs="Times New Roman"/>
          <w:bCs/>
          <w:szCs w:val="24"/>
        </w:rPr>
        <w:t>’</w:t>
      </w:r>
      <w:proofErr w:type="gramEnd"/>
      <w:r w:rsidR="00365561">
        <w:rPr>
          <w:rFonts w:eastAsia="宋体" w:cs="Times New Roman" w:hint="eastAsia"/>
          <w:bCs/>
          <w:szCs w:val="24"/>
        </w:rPr>
        <w:t>。</w:t>
      </w:r>
    </w:p>
    <w:p w14:paraId="02010138" w14:textId="7CC8E35A" w:rsidR="000E7E01" w:rsidRDefault="000E7E01" w:rsidP="00365561">
      <w:pPr>
        <w:spacing w:line="400" w:lineRule="exact"/>
        <w:ind w:left="480" w:firstLine="480"/>
        <w:rPr>
          <w:rFonts w:eastAsia="宋体" w:cs="Times New Roman"/>
          <w:bCs/>
          <w:szCs w:val="24"/>
        </w:rPr>
      </w:pPr>
      <w:r>
        <w:rPr>
          <w:rFonts w:eastAsia="宋体" w:cs="Times New Roman" w:hint="eastAsia"/>
          <w:bCs/>
          <w:szCs w:val="24"/>
        </w:rPr>
        <w:t>当</w:t>
      </w:r>
      <w:r>
        <w:rPr>
          <w:rFonts w:eastAsia="宋体" w:cs="Times New Roman"/>
          <w:bCs/>
          <w:szCs w:val="24"/>
        </w:rPr>
        <w:t>浏览器根据</w:t>
      </w:r>
      <w:r>
        <w:rPr>
          <w:rFonts w:eastAsia="宋体" w:cs="Times New Roman"/>
          <w:bCs/>
          <w:szCs w:val="24"/>
        </w:rPr>
        <w:t>ID1</w:t>
      </w:r>
      <w:r>
        <w:rPr>
          <w:rFonts w:eastAsia="宋体" w:cs="Times New Roman" w:hint="eastAsia"/>
          <w:bCs/>
          <w:szCs w:val="24"/>
        </w:rPr>
        <w:t>生成</w:t>
      </w:r>
      <w:r>
        <w:rPr>
          <w:rFonts w:eastAsia="宋体" w:cs="Times New Roman"/>
          <w:bCs/>
          <w:szCs w:val="24"/>
        </w:rPr>
        <w:t>ID2</w:t>
      </w:r>
      <w:r>
        <w:rPr>
          <w:rFonts w:eastAsia="宋体" w:cs="Times New Roman" w:hint="eastAsia"/>
          <w:bCs/>
          <w:szCs w:val="24"/>
        </w:rPr>
        <w:t>，</w:t>
      </w:r>
      <w:r>
        <w:rPr>
          <w:rFonts w:eastAsia="宋体" w:cs="Times New Roman"/>
          <w:bCs/>
          <w:szCs w:val="24"/>
        </w:rPr>
        <w:t>再次发起请求时，</w:t>
      </w:r>
      <w:r>
        <w:rPr>
          <w:rFonts w:eastAsia="宋体" w:cs="Times New Roman" w:hint="eastAsia"/>
          <w:bCs/>
          <w:szCs w:val="24"/>
        </w:rPr>
        <w:t>携带</w:t>
      </w:r>
      <w:r>
        <w:rPr>
          <w:rFonts w:eastAsia="宋体" w:cs="Times New Roman"/>
          <w:bCs/>
          <w:szCs w:val="24"/>
        </w:rPr>
        <w:t>ID2</w:t>
      </w:r>
      <w:r>
        <w:rPr>
          <w:rFonts w:eastAsia="宋体" w:cs="Times New Roman"/>
          <w:bCs/>
          <w:szCs w:val="24"/>
        </w:rPr>
        <w:t>。</w:t>
      </w:r>
    </w:p>
    <w:p w14:paraId="41C6FA1E" w14:textId="348C18F9" w:rsidR="000E7E01" w:rsidRDefault="000E7E01" w:rsidP="00365561">
      <w:pPr>
        <w:spacing w:line="400" w:lineRule="exact"/>
        <w:ind w:left="480" w:firstLine="480"/>
        <w:rPr>
          <w:rFonts w:eastAsia="宋体" w:cs="Times New Roman"/>
          <w:bCs/>
          <w:szCs w:val="24"/>
        </w:rPr>
      </w:pPr>
      <w:r>
        <w:rPr>
          <w:rFonts w:eastAsia="宋体" w:cs="Times New Roman"/>
          <w:bCs/>
          <w:szCs w:val="24"/>
        </w:rPr>
        <w:t>Nginx</w:t>
      </w:r>
      <w:r>
        <w:rPr>
          <w:rFonts w:eastAsia="宋体" w:cs="Times New Roman"/>
          <w:bCs/>
          <w:szCs w:val="24"/>
        </w:rPr>
        <w:t>反向代理接收到请求，后根据</w:t>
      </w:r>
      <w:r>
        <w:rPr>
          <w:rFonts w:eastAsia="宋体" w:cs="Times New Roman"/>
          <w:bCs/>
          <w:szCs w:val="24"/>
        </w:rPr>
        <w:t>IP</w:t>
      </w:r>
      <w:r>
        <w:rPr>
          <w:rFonts w:eastAsia="宋体" w:cs="Times New Roman"/>
          <w:bCs/>
          <w:szCs w:val="24"/>
        </w:rPr>
        <w:t>从</w:t>
      </w:r>
      <w:r>
        <w:rPr>
          <w:rFonts w:eastAsia="宋体" w:cs="Times New Roman"/>
          <w:bCs/>
          <w:szCs w:val="24"/>
        </w:rPr>
        <w:t>slab</w:t>
      </w:r>
      <w:r>
        <w:rPr>
          <w:rFonts w:eastAsia="宋体" w:cs="Times New Roman"/>
          <w:bCs/>
          <w:szCs w:val="24"/>
        </w:rPr>
        <w:t>中</w:t>
      </w:r>
      <w:r>
        <w:rPr>
          <w:rFonts w:eastAsia="宋体" w:cs="Times New Roman" w:hint="eastAsia"/>
          <w:bCs/>
          <w:szCs w:val="24"/>
        </w:rPr>
        <w:t>找到</w:t>
      </w:r>
      <w:r>
        <w:rPr>
          <w:rFonts w:eastAsia="宋体" w:cs="Times New Roman"/>
          <w:bCs/>
          <w:szCs w:val="24"/>
        </w:rPr>
        <w:t>ID1</w:t>
      </w:r>
      <w:proofErr w:type="gramStart"/>
      <w:r>
        <w:rPr>
          <w:rFonts w:eastAsia="宋体" w:cs="Times New Roman"/>
          <w:bCs/>
          <w:szCs w:val="24"/>
        </w:rPr>
        <w:t>’</w:t>
      </w:r>
      <w:proofErr w:type="gramEnd"/>
      <w:r>
        <w:rPr>
          <w:rFonts w:eastAsia="宋体" w:cs="Times New Roman"/>
          <w:bCs/>
          <w:szCs w:val="24"/>
        </w:rPr>
        <w:t>,</w:t>
      </w:r>
      <w:r>
        <w:rPr>
          <w:rFonts w:eastAsia="宋体" w:cs="Times New Roman" w:hint="eastAsia"/>
          <w:bCs/>
          <w:szCs w:val="24"/>
        </w:rPr>
        <w:t>并</w:t>
      </w:r>
      <w:r>
        <w:rPr>
          <w:rFonts w:eastAsia="宋体" w:cs="Times New Roman"/>
          <w:bCs/>
          <w:szCs w:val="24"/>
        </w:rPr>
        <w:t>随</w:t>
      </w:r>
      <w:r>
        <w:rPr>
          <w:rFonts w:eastAsia="宋体" w:cs="Times New Roman" w:hint="eastAsia"/>
          <w:bCs/>
          <w:szCs w:val="24"/>
        </w:rPr>
        <w:t>即</w:t>
      </w:r>
      <w:r>
        <w:rPr>
          <w:rFonts w:eastAsia="宋体" w:cs="Times New Roman"/>
          <w:bCs/>
          <w:szCs w:val="24"/>
        </w:rPr>
        <w:t>生成</w:t>
      </w:r>
      <w:r>
        <w:rPr>
          <w:rFonts w:eastAsia="宋体" w:cs="Times New Roman"/>
          <w:bCs/>
          <w:szCs w:val="24"/>
        </w:rPr>
        <w:t>ID2</w:t>
      </w:r>
      <w:proofErr w:type="gramStart"/>
      <w:r>
        <w:rPr>
          <w:rFonts w:eastAsia="宋体" w:cs="Times New Roman"/>
          <w:bCs/>
          <w:szCs w:val="24"/>
        </w:rPr>
        <w:t>‘</w:t>
      </w:r>
      <w:proofErr w:type="gramEnd"/>
      <w:r>
        <w:rPr>
          <w:rFonts w:eastAsia="宋体" w:cs="Times New Roman" w:hint="eastAsia"/>
          <w:bCs/>
          <w:szCs w:val="24"/>
        </w:rPr>
        <w:t>。</w:t>
      </w:r>
    </w:p>
    <w:p w14:paraId="7DA6D70E" w14:textId="309C329F" w:rsidR="000E7E01" w:rsidRPr="000E7E01" w:rsidRDefault="000E7E01" w:rsidP="00365561">
      <w:pPr>
        <w:spacing w:line="400" w:lineRule="exact"/>
        <w:ind w:left="480" w:firstLine="480"/>
        <w:rPr>
          <w:rFonts w:eastAsia="宋体" w:cs="Times New Roman"/>
          <w:bCs/>
          <w:szCs w:val="24"/>
        </w:rPr>
      </w:pPr>
      <w:r>
        <w:rPr>
          <w:rFonts w:eastAsia="宋体" w:cs="Times New Roman" w:hint="eastAsia"/>
          <w:bCs/>
          <w:szCs w:val="24"/>
        </w:rPr>
        <w:t>比较</w:t>
      </w:r>
      <w:r>
        <w:rPr>
          <w:rFonts w:eastAsia="宋体" w:cs="Times New Roman"/>
          <w:bCs/>
          <w:szCs w:val="24"/>
        </w:rPr>
        <w:t>ID2</w:t>
      </w:r>
      <w:r>
        <w:rPr>
          <w:rFonts w:eastAsia="宋体" w:cs="Times New Roman" w:hint="eastAsia"/>
          <w:bCs/>
          <w:szCs w:val="24"/>
        </w:rPr>
        <w:t>与</w:t>
      </w:r>
      <w:r>
        <w:rPr>
          <w:rFonts w:eastAsia="宋体" w:cs="Times New Roman"/>
          <w:bCs/>
          <w:szCs w:val="24"/>
        </w:rPr>
        <w:t>ID2</w:t>
      </w:r>
      <w:proofErr w:type="gramStart"/>
      <w:r>
        <w:rPr>
          <w:rFonts w:eastAsia="宋体" w:cs="Times New Roman"/>
          <w:bCs/>
          <w:szCs w:val="24"/>
        </w:rPr>
        <w:t>‘</w:t>
      </w:r>
      <w:proofErr w:type="gramEnd"/>
      <w:r>
        <w:rPr>
          <w:rFonts w:eastAsia="宋体" w:cs="Times New Roman" w:hint="eastAsia"/>
          <w:bCs/>
          <w:szCs w:val="24"/>
        </w:rPr>
        <w:t>来</w:t>
      </w:r>
      <w:r>
        <w:rPr>
          <w:rFonts w:eastAsia="宋体" w:cs="Times New Roman"/>
          <w:bCs/>
          <w:szCs w:val="24"/>
        </w:rPr>
        <w:t>确定是否是合法请求。</w:t>
      </w:r>
    </w:p>
    <w:p w14:paraId="17348523" w14:textId="77777777" w:rsidR="009373E9" w:rsidRDefault="005658F7" w:rsidP="009373E9">
      <w:pPr>
        <w:keepNext/>
        <w:ind w:firstLine="480"/>
        <w:jc w:val="center"/>
      </w:pPr>
      <w:r>
        <w:rPr>
          <w:rFonts w:eastAsia="宋体" w:cs="Times New Roman" w:hint="eastAsia"/>
          <w:bCs/>
          <w:noProof/>
          <w:szCs w:val="24"/>
        </w:rPr>
        <w:drawing>
          <wp:inline distT="0" distB="0" distL="0" distR="0" wp14:anchorId="2D4036E5" wp14:editId="433DB566">
            <wp:extent cx="4123958" cy="2734080"/>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前后端数据交互.png"/>
                    <pic:cNvPicPr/>
                  </pic:nvPicPr>
                  <pic:blipFill>
                    <a:blip r:embed="rId17">
                      <a:extLst>
                        <a:ext uri="{28A0092B-C50C-407E-A947-70E740481C1C}">
                          <a14:useLocalDpi xmlns:a14="http://schemas.microsoft.com/office/drawing/2010/main" val="0"/>
                        </a:ext>
                      </a:extLst>
                    </a:blip>
                    <a:stretch>
                      <a:fillRect/>
                    </a:stretch>
                  </pic:blipFill>
                  <pic:spPr>
                    <a:xfrm>
                      <a:off x="0" y="0"/>
                      <a:ext cx="4123958" cy="2734080"/>
                    </a:xfrm>
                    <a:prstGeom prst="rect">
                      <a:avLst/>
                    </a:prstGeom>
                  </pic:spPr>
                </pic:pic>
              </a:graphicData>
            </a:graphic>
          </wp:inline>
        </w:drawing>
      </w:r>
    </w:p>
    <w:p w14:paraId="2ECFB654" w14:textId="2F8201FB" w:rsidR="00710C39" w:rsidRPr="00710C39" w:rsidRDefault="009373E9" w:rsidP="009373E9">
      <w:pPr>
        <w:pStyle w:val="af0"/>
        <w:ind w:firstLine="400"/>
        <w:jc w:val="center"/>
        <w:rPr>
          <w:rFonts w:ascii="Times New Roman" w:eastAsia="宋体" w:hAnsi="Times New Roman" w:cs="Times New Roman"/>
          <w:bCs/>
          <w:szCs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2</w:t>
      </w:r>
      <w:r>
        <w:fldChar w:fldCharType="end"/>
      </w:r>
      <w:r>
        <w:t xml:space="preserve"> </w:t>
      </w:r>
      <w:r>
        <w:rPr>
          <w:rFonts w:hint="eastAsia"/>
        </w:rPr>
        <w:t>客户端和</w:t>
      </w:r>
      <w:r>
        <w:t>服务器就</w:t>
      </w:r>
      <w:r>
        <w:t>ID</w:t>
      </w:r>
      <w:r>
        <w:t>的交互</w:t>
      </w:r>
    </w:p>
    <w:p w14:paraId="63245E6A" w14:textId="77777777" w:rsidR="00710C39" w:rsidRPr="00710C39" w:rsidRDefault="00710C39" w:rsidP="00710C39">
      <w:pPr>
        <w:spacing w:line="400" w:lineRule="exact"/>
        <w:ind w:firstLine="480"/>
        <w:rPr>
          <w:rFonts w:eastAsia="宋体" w:cs="Times New Roman"/>
          <w:szCs w:val="24"/>
        </w:rPr>
      </w:pPr>
    </w:p>
    <w:p w14:paraId="0546F95B" w14:textId="77777777" w:rsidR="00710C39" w:rsidRPr="00710C39" w:rsidRDefault="00710C39" w:rsidP="00710C39">
      <w:pPr>
        <w:keepNext/>
        <w:keepLines/>
        <w:spacing w:line="400" w:lineRule="exact"/>
        <w:ind w:firstLine="480"/>
        <w:outlineLvl w:val="2"/>
        <w:rPr>
          <w:rFonts w:eastAsia="黑体" w:cs="Times New Roman"/>
          <w:bCs/>
          <w:szCs w:val="32"/>
        </w:rPr>
      </w:pPr>
      <w:bookmarkStart w:id="261" w:name="_Toc514534601"/>
      <w:bookmarkStart w:id="262" w:name="_Toc514845423"/>
      <w:bookmarkStart w:id="263" w:name="_Toc512648836"/>
      <w:bookmarkStart w:id="264" w:name="_Toc896"/>
      <w:r w:rsidRPr="00710C39">
        <w:rPr>
          <w:rFonts w:eastAsia="黑体" w:cs="Times New Roman" w:hint="eastAsia"/>
          <w:bCs/>
          <w:szCs w:val="32"/>
        </w:rPr>
        <w:t xml:space="preserve">3.1.2 </w:t>
      </w:r>
      <w:r w:rsidRPr="00710C39">
        <w:rPr>
          <w:rFonts w:eastAsia="黑体" w:cs="Times New Roman" w:hint="eastAsia"/>
          <w:bCs/>
          <w:szCs w:val="32"/>
        </w:rPr>
        <w:t>功能分析</w:t>
      </w:r>
      <w:bookmarkEnd w:id="261"/>
      <w:bookmarkEnd w:id="262"/>
      <w:bookmarkEnd w:id="263"/>
      <w:bookmarkEnd w:id="264"/>
    </w:p>
    <w:p w14:paraId="0ED8BA4E" w14:textId="5B183E58" w:rsidR="00710C39" w:rsidRPr="00710C39" w:rsidRDefault="006F7957" w:rsidP="00710C39">
      <w:pPr>
        <w:spacing w:line="400" w:lineRule="exact"/>
        <w:ind w:firstLineChars="200" w:firstLine="480"/>
        <w:rPr>
          <w:rFonts w:eastAsia="宋体" w:cs="Times New Roman"/>
          <w:bCs/>
          <w:szCs w:val="24"/>
        </w:rPr>
      </w:pPr>
      <w:r>
        <w:rPr>
          <w:rFonts w:eastAsia="宋体" w:cs="Times New Roman" w:hint="eastAsia"/>
          <w:bCs/>
          <w:szCs w:val="24"/>
        </w:rPr>
        <w:t>基于代码混淆</w:t>
      </w:r>
      <w:r>
        <w:rPr>
          <w:rFonts w:eastAsia="宋体" w:cs="Times New Roman"/>
          <w:bCs/>
          <w:szCs w:val="24"/>
        </w:rPr>
        <w:t>的</w:t>
      </w:r>
      <w:r>
        <w:rPr>
          <w:rFonts w:eastAsia="宋体" w:cs="Times New Roman"/>
          <w:bCs/>
          <w:szCs w:val="24"/>
        </w:rPr>
        <w:t>Web</w:t>
      </w:r>
      <w:r>
        <w:rPr>
          <w:rFonts w:eastAsia="宋体" w:cs="Times New Roman"/>
          <w:bCs/>
          <w:szCs w:val="24"/>
        </w:rPr>
        <w:t>站点动态防御</w:t>
      </w:r>
      <w:r w:rsidR="00710C39" w:rsidRPr="00710C39">
        <w:rPr>
          <w:rFonts w:eastAsia="宋体" w:cs="Times New Roman"/>
          <w:bCs/>
          <w:szCs w:val="24"/>
        </w:rPr>
        <w:t>系统使用的用户是</w:t>
      </w:r>
      <w:r w:rsidR="00473211">
        <w:rPr>
          <w:rFonts w:eastAsia="宋体" w:cs="Times New Roman" w:hint="eastAsia"/>
          <w:bCs/>
          <w:szCs w:val="24"/>
        </w:rPr>
        <w:t>为自己的</w:t>
      </w:r>
      <w:r w:rsidR="00473211">
        <w:rPr>
          <w:rFonts w:eastAsia="宋体" w:cs="Times New Roman"/>
          <w:bCs/>
          <w:szCs w:val="24"/>
        </w:rPr>
        <w:t>网站部署</w:t>
      </w:r>
      <w:r w:rsidR="00473211">
        <w:rPr>
          <w:rFonts w:eastAsia="宋体" w:cs="Times New Roman" w:hint="eastAsia"/>
          <w:bCs/>
          <w:szCs w:val="24"/>
        </w:rPr>
        <w:t>Nginx</w:t>
      </w:r>
      <w:r w:rsidR="00473211">
        <w:rPr>
          <w:rFonts w:eastAsia="宋体" w:cs="Times New Roman" w:hint="eastAsia"/>
          <w:bCs/>
          <w:szCs w:val="24"/>
        </w:rPr>
        <w:t>反向代理来</w:t>
      </w:r>
      <w:r w:rsidR="00473211">
        <w:rPr>
          <w:rFonts w:eastAsia="宋体" w:cs="Times New Roman"/>
          <w:bCs/>
          <w:szCs w:val="24"/>
        </w:rPr>
        <w:t>增加</w:t>
      </w:r>
      <w:r w:rsidR="00473211">
        <w:rPr>
          <w:rFonts w:eastAsia="宋体" w:cs="Times New Roman" w:hint="eastAsia"/>
          <w:bCs/>
          <w:szCs w:val="24"/>
        </w:rPr>
        <w:t>安全</w:t>
      </w:r>
      <w:r w:rsidR="00473211">
        <w:rPr>
          <w:rFonts w:eastAsia="宋体" w:cs="Times New Roman"/>
          <w:bCs/>
          <w:szCs w:val="24"/>
        </w:rPr>
        <w:t>，提高性能的网站技术人员</w:t>
      </w:r>
      <w:r w:rsidR="00710C39" w:rsidRPr="00710C39">
        <w:rPr>
          <w:rFonts w:eastAsia="宋体" w:cs="Times New Roman"/>
          <w:bCs/>
          <w:szCs w:val="24"/>
        </w:rPr>
        <w:t>。</w:t>
      </w:r>
      <w:r w:rsidR="00473211">
        <w:rPr>
          <w:rFonts w:eastAsia="宋体" w:cs="Times New Roman" w:hint="eastAsia"/>
          <w:bCs/>
          <w:szCs w:val="24"/>
        </w:rPr>
        <w:t>在</w:t>
      </w:r>
      <w:r w:rsidR="00473211">
        <w:rPr>
          <w:rFonts w:eastAsia="宋体" w:cs="Times New Roman"/>
          <w:bCs/>
          <w:szCs w:val="24"/>
        </w:rPr>
        <w:t>选</w:t>
      </w:r>
      <w:r w:rsidR="00473211">
        <w:rPr>
          <w:rFonts w:eastAsia="宋体" w:cs="Times New Roman" w:hint="eastAsia"/>
          <w:bCs/>
          <w:szCs w:val="24"/>
        </w:rPr>
        <w:t>取</w:t>
      </w:r>
      <w:r w:rsidR="00473211">
        <w:rPr>
          <w:rFonts w:eastAsia="宋体" w:cs="Times New Roman"/>
          <w:bCs/>
          <w:szCs w:val="24"/>
        </w:rPr>
        <w:t>Nginx</w:t>
      </w:r>
      <w:r w:rsidR="00473211">
        <w:rPr>
          <w:rFonts w:eastAsia="宋体" w:cs="Times New Roman"/>
          <w:bCs/>
          <w:szCs w:val="24"/>
        </w:rPr>
        <w:t>提供的</w:t>
      </w:r>
      <w:r w:rsidR="00473211">
        <w:rPr>
          <w:rFonts w:eastAsia="宋体" w:cs="Times New Roman" w:hint="eastAsia"/>
          <w:bCs/>
          <w:szCs w:val="24"/>
        </w:rPr>
        <w:t>服务时</w:t>
      </w:r>
      <w:r w:rsidR="00710C39" w:rsidRPr="00710C39">
        <w:rPr>
          <w:rFonts w:eastAsia="宋体" w:cs="Times New Roman"/>
          <w:bCs/>
          <w:szCs w:val="24"/>
        </w:rPr>
        <w:t>，用户可以</w:t>
      </w:r>
      <w:r w:rsidR="00473211">
        <w:rPr>
          <w:rFonts w:eastAsia="宋体" w:cs="Times New Roman" w:hint="eastAsia"/>
          <w:bCs/>
          <w:szCs w:val="24"/>
        </w:rPr>
        <w:t>添加</w:t>
      </w:r>
      <w:r w:rsidR="00473211">
        <w:rPr>
          <w:rFonts w:eastAsia="宋体" w:cs="Times New Roman"/>
          <w:bCs/>
          <w:szCs w:val="24"/>
        </w:rPr>
        <w:t>部署</w:t>
      </w:r>
      <w:r w:rsidR="00473211">
        <w:rPr>
          <w:rFonts w:eastAsia="宋体" w:cs="Times New Roman" w:hint="eastAsia"/>
          <w:bCs/>
          <w:szCs w:val="24"/>
        </w:rPr>
        <w:t>本模块</w:t>
      </w:r>
      <w:r w:rsidR="00473211">
        <w:rPr>
          <w:rFonts w:eastAsia="宋体" w:cs="Times New Roman"/>
          <w:bCs/>
          <w:szCs w:val="24"/>
        </w:rPr>
        <w:t>来过滤掉一些自动化攻击</w:t>
      </w:r>
      <w:r w:rsidR="00473211">
        <w:rPr>
          <w:rFonts w:eastAsia="宋体" w:cs="Times New Roman" w:hint="eastAsia"/>
          <w:bCs/>
          <w:szCs w:val="24"/>
        </w:rPr>
        <w:t>，在一定程度上</w:t>
      </w:r>
      <w:r w:rsidR="00473211">
        <w:rPr>
          <w:rFonts w:eastAsia="宋体" w:cs="Times New Roman"/>
          <w:bCs/>
          <w:szCs w:val="24"/>
        </w:rPr>
        <w:t>增加网站防御</w:t>
      </w:r>
      <w:r w:rsidR="00473211">
        <w:rPr>
          <w:rFonts w:eastAsia="宋体" w:cs="Times New Roman" w:hint="eastAsia"/>
          <w:bCs/>
          <w:szCs w:val="24"/>
        </w:rPr>
        <w:t>系数</w:t>
      </w:r>
      <w:r w:rsidR="00710C39" w:rsidRPr="00710C39">
        <w:rPr>
          <w:rFonts w:eastAsia="宋体" w:cs="Times New Roman"/>
          <w:bCs/>
          <w:szCs w:val="24"/>
        </w:rPr>
        <w:t>。为了实现</w:t>
      </w:r>
      <w:r w:rsidR="00473211">
        <w:rPr>
          <w:rFonts w:eastAsia="宋体" w:cs="Times New Roman" w:hint="eastAsia"/>
          <w:bCs/>
          <w:szCs w:val="24"/>
        </w:rPr>
        <w:t>过滤掉</w:t>
      </w:r>
      <w:r w:rsidR="00473211">
        <w:rPr>
          <w:rFonts w:eastAsia="宋体" w:cs="Times New Roman"/>
          <w:bCs/>
          <w:szCs w:val="24"/>
        </w:rPr>
        <w:t>一些自动化攻击的功能</w:t>
      </w:r>
      <w:r w:rsidR="00473211">
        <w:rPr>
          <w:rFonts w:eastAsia="宋体" w:cs="Times New Roman" w:hint="eastAsia"/>
          <w:bCs/>
          <w:szCs w:val="24"/>
        </w:rPr>
        <w:t>，</w:t>
      </w:r>
      <w:r w:rsidR="00473211">
        <w:rPr>
          <w:rFonts w:eastAsia="宋体" w:cs="Times New Roman"/>
          <w:bCs/>
          <w:szCs w:val="24"/>
        </w:rPr>
        <w:t>将</w:t>
      </w:r>
      <w:r w:rsidR="00473211">
        <w:rPr>
          <w:rFonts w:eastAsia="宋体" w:cs="Times New Roman" w:hint="eastAsia"/>
          <w:bCs/>
          <w:szCs w:val="24"/>
        </w:rPr>
        <w:t>基于代码混淆</w:t>
      </w:r>
      <w:r w:rsidR="00473211">
        <w:rPr>
          <w:rFonts w:eastAsia="宋体" w:cs="Times New Roman"/>
          <w:bCs/>
          <w:szCs w:val="24"/>
        </w:rPr>
        <w:t>的</w:t>
      </w:r>
      <w:r w:rsidR="00473211">
        <w:rPr>
          <w:rFonts w:eastAsia="宋体" w:cs="Times New Roman"/>
          <w:bCs/>
          <w:szCs w:val="24"/>
        </w:rPr>
        <w:t>Web</w:t>
      </w:r>
      <w:r w:rsidR="00473211">
        <w:rPr>
          <w:rFonts w:eastAsia="宋体" w:cs="Times New Roman"/>
          <w:bCs/>
          <w:szCs w:val="24"/>
        </w:rPr>
        <w:t>站点动态防御</w:t>
      </w:r>
      <w:r w:rsidR="00473211" w:rsidRPr="00710C39">
        <w:rPr>
          <w:rFonts w:eastAsia="宋体" w:cs="Times New Roman"/>
          <w:bCs/>
          <w:szCs w:val="24"/>
        </w:rPr>
        <w:t>系统</w:t>
      </w:r>
      <w:r w:rsidR="00710C39" w:rsidRPr="00710C39">
        <w:rPr>
          <w:rFonts w:eastAsia="宋体" w:cs="Times New Roman"/>
          <w:bCs/>
          <w:szCs w:val="24"/>
        </w:rPr>
        <w:t>主要分为两个部分：</w:t>
      </w:r>
      <w:r w:rsidR="00287F74">
        <w:rPr>
          <w:rFonts w:eastAsia="宋体" w:cs="Times New Roman" w:hint="eastAsia"/>
          <w:bCs/>
          <w:szCs w:val="24"/>
        </w:rPr>
        <w:t>ID</w:t>
      </w:r>
      <w:r w:rsidR="00287F74">
        <w:rPr>
          <w:rFonts w:eastAsia="宋体" w:cs="Times New Roman" w:hint="eastAsia"/>
          <w:bCs/>
          <w:szCs w:val="24"/>
        </w:rPr>
        <w:t>验证</w:t>
      </w:r>
      <w:r w:rsidR="00287F74">
        <w:rPr>
          <w:rFonts w:eastAsia="宋体" w:cs="Times New Roman"/>
          <w:bCs/>
          <w:szCs w:val="24"/>
        </w:rPr>
        <w:t>模块</w:t>
      </w:r>
      <w:r w:rsidR="00287F74">
        <w:rPr>
          <w:rFonts w:eastAsia="宋体" w:cs="Times New Roman" w:hint="eastAsia"/>
          <w:bCs/>
          <w:szCs w:val="24"/>
        </w:rPr>
        <w:t>和混淆保护</w:t>
      </w:r>
      <w:r w:rsidR="00710C39" w:rsidRPr="00710C39">
        <w:rPr>
          <w:rFonts w:eastAsia="宋体" w:cs="Times New Roman" w:hint="eastAsia"/>
          <w:bCs/>
          <w:szCs w:val="24"/>
        </w:rPr>
        <w:t>模块</w:t>
      </w:r>
      <w:r w:rsidR="00710C39" w:rsidRPr="00710C39">
        <w:rPr>
          <w:rFonts w:eastAsia="宋体" w:cs="Times New Roman"/>
          <w:bCs/>
          <w:szCs w:val="24"/>
        </w:rPr>
        <w:t>，</w:t>
      </w:r>
      <w:r w:rsidR="00287F74">
        <w:rPr>
          <w:rFonts w:eastAsia="宋体" w:cs="Times New Roman" w:hint="eastAsia"/>
          <w:bCs/>
          <w:szCs w:val="24"/>
        </w:rPr>
        <w:t>其中</w:t>
      </w:r>
      <w:r w:rsidR="00287F74">
        <w:rPr>
          <w:rFonts w:eastAsia="宋体" w:cs="Times New Roman"/>
          <w:bCs/>
          <w:szCs w:val="24"/>
        </w:rPr>
        <w:t>ID</w:t>
      </w:r>
      <w:r w:rsidR="00287F74">
        <w:rPr>
          <w:rFonts w:eastAsia="宋体" w:cs="Times New Roman"/>
          <w:bCs/>
          <w:szCs w:val="24"/>
        </w:rPr>
        <w:t>验证模块又</w:t>
      </w:r>
      <w:r w:rsidR="00287F74">
        <w:rPr>
          <w:rFonts w:eastAsia="宋体" w:cs="Times New Roman" w:hint="eastAsia"/>
          <w:bCs/>
          <w:szCs w:val="24"/>
        </w:rPr>
        <w:t>包括</w:t>
      </w:r>
      <w:r w:rsidR="00287F74">
        <w:rPr>
          <w:rFonts w:eastAsia="宋体" w:cs="Times New Roman"/>
          <w:bCs/>
          <w:szCs w:val="24"/>
        </w:rPr>
        <w:t>浏览</w:t>
      </w:r>
      <w:r w:rsidR="00287F74">
        <w:rPr>
          <w:rFonts w:eastAsia="宋体" w:cs="Times New Roman" w:hint="eastAsia"/>
          <w:bCs/>
          <w:szCs w:val="24"/>
        </w:rPr>
        <w:t>器</w:t>
      </w:r>
      <w:r w:rsidR="00287F74">
        <w:rPr>
          <w:rFonts w:eastAsia="宋体" w:cs="Times New Roman"/>
          <w:bCs/>
          <w:szCs w:val="24"/>
        </w:rPr>
        <w:t>扩展和</w:t>
      </w:r>
      <w:r w:rsidR="00287F74">
        <w:rPr>
          <w:rFonts w:eastAsia="宋体" w:cs="Times New Roman" w:hint="eastAsia"/>
          <w:bCs/>
          <w:szCs w:val="24"/>
        </w:rPr>
        <w:t>Nginx</w:t>
      </w:r>
      <w:r w:rsidR="00287F74">
        <w:rPr>
          <w:rFonts w:eastAsia="宋体" w:cs="Times New Roman"/>
          <w:bCs/>
          <w:szCs w:val="24"/>
        </w:rPr>
        <w:t>后端验证</w:t>
      </w:r>
      <w:r w:rsidR="00B83C00">
        <w:rPr>
          <w:rFonts w:eastAsia="宋体" w:cs="Times New Roman" w:hint="eastAsia"/>
          <w:bCs/>
          <w:szCs w:val="24"/>
        </w:rPr>
        <w:t>两部分相互</w:t>
      </w:r>
      <w:r w:rsidR="00B83C00">
        <w:rPr>
          <w:rFonts w:eastAsia="宋体" w:cs="Times New Roman"/>
          <w:bCs/>
          <w:szCs w:val="24"/>
        </w:rPr>
        <w:t>配合来实现</w:t>
      </w:r>
      <w:r w:rsidR="00287F74">
        <w:rPr>
          <w:rFonts w:eastAsia="宋体" w:cs="Times New Roman"/>
          <w:bCs/>
          <w:szCs w:val="24"/>
        </w:rPr>
        <w:t>。</w:t>
      </w:r>
    </w:p>
    <w:p w14:paraId="2B6FF630" w14:textId="77777777" w:rsidR="00710C39" w:rsidRPr="00287F74" w:rsidRDefault="00710C39" w:rsidP="001B616A">
      <w:pPr>
        <w:spacing w:line="400" w:lineRule="exact"/>
        <w:ind w:firstLine="480"/>
        <w:rPr>
          <w:rFonts w:eastAsia="宋体" w:cs="Times New Roman"/>
          <w:bCs/>
          <w:szCs w:val="24"/>
        </w:rPr>
      </w:pPr>
    </w:p>
    <w:p w14:paraId="7F98B752" w14:textId="20BDC8F7" w:rsidR="0092467C" w:rsidRDefault="00710C39" w:rsidP="00473211">
      <w:pPr>
        <w:keepNext/>
        <w:keepLines/>
        <w:spacing w:before="40" w:after="50" w:line="400" w:lineRule="exact"/>
        <w:ind w:firstLine="480"/>
        <w:outlineLvl w:val="3"/>
        <w:rPr>
          <w:rFonts w:eastAsia="黑体" w:cs="Times New Roman"/>
          <w:bCs/>
          <w:szCs w:val="28"/>
        </w:rPr>
      </w:pPr>
      <w:r w:rsidRPr="00710C39">
        <w:rPr>
          <w:rFonts w:eastAsia="黑体" w:cs="Times New Roman"/>
          <w:bCs/>
          <w:szCs w:val="28"/>
        </w:rPr>
        <w:t>3.1.2.1</w:t>
      </w:r>
      <w:r w:rsidRPr="00710C39">
        <w:rPr>
          <w:rFonts w:eastAsia="黑体" w:cs="Times New Roman" w:hint="eastAsia"/>
          <w:bCs/>
          <w:szCs w:val="28"/>
        </w:rPr>
        <w:t xml:space="preserve"> </w:t>
      </w:r>
      <w:r w:rsidR="0092467C" w:rsidRPr="0092467C">
        <w:rPr>
          <w:rFonts w:eastAsia="黑体" w:cs="Times New Roman" w:hint="eastAsia"/>
          <w:bCs/>
          <w:szCs w:val="28"/>
        </w:rPr>
        <w:t>动态</w:t>
      </w:r>
      <w:r w:rsidR="0092467C" w:rsidRPr="0092467C">
        <w:rPr>
          <w:rFonts w:eastAsia="黑体" w:cs="Times New Roman" w:hint="eastAsia"/>
          <w:bCs/>
          <w:szCs w:val="28"/>
        </w:rPr>
        <w:t>ID</w:t>
      </w:r>
      <w:r w:rsidR="0092467C" w:rsidRPr="0092467C">
        <w:rPr>
          <w:rFonts w:eastAsia="黑体" w:cs="Times New Roman" w:hint="eastAsia"/>
          <w:bCs/>
          <w:szCs w:val="28"/>
        </w:rPr>
        <w:t>匹配进行人机识别</w:t>
      </w:r>
    </w:p>
    <w:p w14:paraId="4DDC3C6D" w14:textId="77777777" w:rsidR="007D1BDC" w:rsidRDefault="007D1BDC" w:rsidP="000E55A5">
      <w:pPr>
        <w:ind w:firstLineChars="200" w:firstLine="480"/>
      </w:pPr>
      <w:r>
        <w:rPr>
          <w:rFonts w:hint="eastAsia"/>
        </w:rPr>
        <w:t>在</w:t>
      </w:r>
      <w:r>
        <w:rPr>
          <w:rFonts w:hint="eastAsia"/>
        </w:rPr>
        <w:t>slab</w:t>
      </w:r>
      <w:r>
        <w:rPr>
          <w:rFonts w:hint="eastAsia"/>
        </w:rPr>
        <w:t>共享内存中</w:t>
      </w:r>
      <w:r>
        <w:rPr>
          <w:rFonts w:hint="eastAsia"/>
        </w:rPr>
        <w:t>ID</w:t>
      </w:r>
      <w:r>
        <w:rPr>
          <w:rFonts w:hint="eastAsia"/>
        </w:rPr>
        <w:t>的更新，存储，修改，</w:t>
      </w:r>
      <w:commentRangeStart w:id="265"/>
      <w:r>
        <w:rPr>
          <w:rFonts w:hint="eastAsia"/>
        </w:rPr>
        <w:t>查看</w:t>
      </w:r>
      <w:commentRangeEnd w:id="265"/>
      <w:r w:rsidR="00574F67">
        <w:rPr>
          <w:rStyle w:val="a5"/>
          <w:rFonts w:eastAsia="宋体" w:cs="Times New Roman"/>
        </w:rPr>
        <w:commentReference w:id="265"/>
      </w:r>
    </w:p>
    <w:p w14:paraId="2BD36F18" w14:textId="40E6178E" w:rsidR="0092467C" w:rsidRDefault="007D1BDC" w:rsidP="000E55A5">
      <w:pPr>
        <w:ind w:firstLineChars="200" w:firstLine="480"/>
      </w:pPr>
      <w:r>
        <w:rPr>
          <w:rFonts w:hint="eastAsia"/>
        </w:rPr>
        <w:t>浏览器与代理服务器之间</w:t>
      </w:r>
      <w:r>
        <w:rPr>
          <w:rFonts w:hint="eastAsia"/>
        </w:rPr>
        <w:t>ID</w:t>
      </w:r>
      <w:r>
        <w:rPr>
          <w:rFonts w:hint="eastAsia"/>
        </w:rPr>
        <w:t>交流的逻辑功能</w:t>
      </w:r>
    </w:p>
    <w:p w14:paraId="53179F1F" w14:textId="77777777" w:rsidR="00073A6E" w:rsidRPr="0092467C" w:rsidRDefault="00073A6E" w:rsidP="007D1BDC">
      <w:pPr>
        <w:ind w:firstLine="480"/>
      </w:pPr>
    </w:p>
    <w:p w14:paraId="75B98643" w14:textId="6FEB04C2" w:rsidR="00473211" w:rsidRPr="00710C39" w:rsidRDefault="00795636" w:rsidP="00473211">
      <w:pPr>
        <w:keepNext/>
        <w:keepLines/>
        <w:spacing w:before="40" w:after="50" w:line="400" w:lineRule="exact"/>
        <w:ind w:firstLine="480"/>
        <w:outlineLvl w:val="3"/>
        <w:rPr>
          <w:rFonts w:eastAsia="宋体" w:cs="Times New Roman"/>
          <w:bCs/>
          <w:szCs w:val="24"/>
        </w:rPr>
      </w:pPr>
      <w:r>
        <w:rPr>
          <w:rFonts w:eastAsia="宋体" w:cs="Times New Roman" w:hint="eastAsia"/>
          <w:bCs/>
          <w:szCs w:val="24"/>
        </w:rPr>
        <w:t>3.1.2.2</w:t>
      </w:r>
      <w:r w:rsidRPr="00795636">
        <w:rPr>
          <w:rFonts w:ascii="黑体" w:eastAsia="黑体" w:hAnsi="黑体" w:cs="Times New Roman" w:hint="eastAsia"/>
          <w:bCs/>
          <w:szCs w:val="24"/>
        </w:rPr>
        <w:t xml:space="preserve"> 混淆功能</w:t>
      </w:r>
    </w:p>
    <w:p w14:paraId="3F395D0C" w14:textId="3E0E59E8" w:rsidR="00710C39" w:rsidRPr="00710C39" w:rsidRDefault="000E55A5" w:rsidP="000E55A5">
      <w:pPr>
        <w:spacing w:line="400" w:lineRule="atLeast"/>
        <w:ind w:firstLineChars="200" w:firstLine="480"/>
        <w:rPr>
          <w:rFonts w:ascii="宋体" w:eastAsia="宋体" w:hAnsi="宋体" w:cs="宋体"/>
          <w:szCs w:val="24"/>
        </w:rPr>
      </w:pPr>
      <w:r w:rsidRPr="000E55A5">
        <w:rPr>
          <w:rFonts w:ascii="宋体" w:eastAsia="宋体" w:hAnsi="宋体" w:cs="宋体" w:hint="eastAsia"/>
          <w:szCs w:val="24"/>
        </w:rPr>
        <w:t>在返回目标服务器的响应内容前，</w:t>
      </w:r>
      <w:del w:id="266" w:author="dadi" w:date="2019-04-28T22:59:00Z">
        <w:r w:rsidRPr="000E55A5" w:rsidDel="00574F67">
          <w:rPr>
            <w:rFonts w:ascii="宋体" w:eastAsia="宋体" w:hAnsi="宋体" w:cs="宋体" w:hint="eastAsia"/>
            <w:szCs w:val="24"/>
          </w:rPr>
          <w:delText xml:space="preserve"> </w:delText>
        </w:r>
      </w:del>
      <w:r w:rsidRPr="000E55A5">
        <w:rPr>
          <w:rFonts w:ascii="宋体" w:eastAsia="宋体" w:hAnsi="宋体" w:cs="宋体" w:hint="eastAsia"/>
          <w:szCs w:val="24"/>
        </w:rPr>
        <w:t>对发给用户的文件进行混淆操作。混淆使用随机代码混淆技术对受保护站点页面关键元素和客户端ID</w:t>
      </w:r>
      <w:r w:rsidR="00815B92">
        <w:rPr>
          <w:rFonts w:ascii="宋体" w:eastAsia="宋体" w:hAnsi="宋体" w:cs="宋体" w:hint="eastAsia"/>
          <w:szCs w:val="24"/>
        </w:rPr>
        <w:t>生成算法进行随混淆处理，增加</w:t>
      </w:r>
      <w:r w:rsidRPr="000E55A5">
        <w:rPr>
          <w:rFonts w:ascii="宋体" w:eastAsia="宋体" w:hAnsi="宋体" w:cs="宋体" w:hint="eastAsia"/>
          <w:szCs w:val="24"/>
        </w:rPr>
        <w:t>攻击者对网页的逆向分析</w:t>
      </w:r>
      <w:r w:rsidR="00815B92">
        <w:rPr>
          <w:rFonts w:ascii="宋体" w:eastAsia="宋体" w:hAnsi="宋体" w:cs="宋体" w:hint="eastAsia"/>
          <w:szCs w:val="24"/>
        </w:rPr>
        <w:t>的</w:t>
      </w:r>
      <w:r w:rsidR="00815B92">
        <w:rPr>
          <w:rFonts w:ascii="宋体" w:eastAsia="宋体" w:hAnsi="宋体" w:cs="宋体"/>
          <w:szCs w:val="24"/>
        </w:rPr>
        <w:t>成本</w:t>
      </w:r>
      <w:r w:rsidRPr="000E55A5">
        <w:rPr>
          <w:rFonts w:ascii="宋体" w:eastAsia="宋体" w:hAnsi="宋体" w:cs="宋体" w:hint="eastAsia"/>
          <w:szCs w:val="24"/>
        </w:rPr>
        <w:t>。</w:t>
      </w:r>
    </w:p>
    <w:p w14:paraId="16B3622A" w14:textId="77777777" w:rsidR="00710C39" w:rsidRPr="00710C39" w:rsidRDefault="00710C39" w:rsidP="00710C39">
      <w:pPr>
        <w:keepNext/>
        <w:keepLines/>
        <w:spacing w:line="400" w:lineRule="exact"/>
        <w:ind w:firstLine="480"/>
        <w:outlineLvl w:val="2"/>
        <w:rPr>
          <w:rFonts w:eastAsia="黑体" w:cs="Times New Roman"/>
          <w:bCs/>
          <w:szCs w:val="32"/>
        </w:rPr>
      </w:pPr>
      <w:bookmarkStart w:id="267" w:name="_Toc514534602"/>
      <w:bookmarkStart w:id="268" w:name="_Toc514845424"/>
      <w:bookmarkStart w:id="269" w:name="_Toc512648837"/>
      <w:bookmarkStart w:id="270" w:name="_Toc27713"/>
      <w:r w:rsidRPr="00710C39">
        <w:rPr>
          <w:rFonts w:eastAsia="黑体" w:cs="Times New Roman" w:hint="eastAsia"/>
          <w:bCs/>
          <w:szCs w:val="32"/>
        </w:rPr>
        <w:t xml:space="preserve">3.1.3 </w:t>
      </w:r>
      <w:r w:rsidRPr="00710C39">
        <w:rPr>
          <w:rFonts w:eastAsia="黑体" w:cs="Times New Roman" w:hint="eastAsia"/>
          <w:bCs/>
          <w:szCs w:val="32"/>
        </w:rPr>
        <w:t>性能分析</w:t>
      </w:r>
      <w:bookmarkEnd w:id="267"/>
      <w:bookmarkEnd w:id="268"/>
      <w:bookmarkEnd w:id="269"/>
      <w:bookmarkEnd w:id="270"/>
    </w:p>
    <w:p w14:paraId="7AC99FB3" w14:textId="74B7F37A" w:rsidR="00710C39" w:rsidRPr="00710C39" w:rsidRDefault="00795636" w:rsidP="00710C39">
      <w:pPr>
        <w:spacing w:line="400" w:lineRule="exact"/>
        <w:ind w:firstLineChars="200" w:firstLine="480"/>
        <w:rPr>
          <w:rFonts w:eastAsia="宋体" w:cs="Times New Roman"/>
          <w:szCs w:val="24"/>
        </w:rPr>
      </w:pPr>
      <w:r>
        <w:rPr>
          <w:rFonts w:eastAsia="宋体" w:cs="Times New Roman" w:hint="eastAsia"/>
          <w:szCs w:val="24"/>
        </w:rPr>
        <w:t>基于代码混淆的</w:t>
      </w:r>
      <w:r>
        <w:rPr>
          <w:rFonts w:eastAsia="宋体" w:cs="Times New Roman"/>
          <w:szCs w:val="24"/>
        </w:rPr>
        <w:t>W</w:t>
      </w:r>
      <w:r>
        <w:rPr>
          <w:rFonts w:eastAsia="宋体" w:cs="Times New Roman" w:hint="eastAsia"/>
          <w:szCs w:val="24"/>
        </w:rPr>
        <w:t>eb</w:t>
      </w:r>
      <w:r>
        <w:rPr>
          <w:rFonts w:eastAsia="宋体" w:cs="Times New Roman" w:hint="eastAsia"/>
          <w:szCs w:val="24"/>
        </w:rPr>
        <w:t>站点动态防御系统，结合实际</w:t>
      </w:r>
      <w:r>
        <w:rPr>
          <w:rFonts w:eastAsia="宋体" w:cs="Times New Roman"/>
          <w:szCs w:val="24"/>
        </w:rPr>
        <w:t>使用情况需要满足以下非功能性</w:t>
      </w:r>
      <w:r>
        <w:rPr>
          <w:rFonts w:eastAsia="宋体" w:cs="Times New Roman" w:hint="eastAsia"/>
          <w:szCs w:val="24"/>
        </w:rPr>
        <w:t>要求</w:t>
      </w:r>
      <w:r>
        <w:rPr>
          <w:rFonts w:eastAsia="宋体" w:cs="Times New Roman"/>
          <w:szCs w:val="24"/>
        </w:rPr>
        <w:t>。首先要保证可用性和性能。</w:t>
      </w:r>
    </w:p>
    <w:p w14:paraId="240089F2" w14:textId="563714D1" w:rsidR="00710C39" w:rsidRPr="00710C39" w:rsidRDefault="00795636" w:rsidP="00710C39">
      <w:pPr>
        <w:numPr>
          <w:ilvl w:val="0"/>
          <w:numId w:val="10"/>
        </w:numPr>
        <w:spacing w:line="400" w:lineRule="exact"/>
        <w:ind w:firstLineChars="200" w:firstLine="480"/>
        <w:rPr>
          <w:rFonts w:eastAsia="宋体" w:cs="Times New Roman"/>
          <w:szCs w:val="24"/>
        </w:rPr>
      </w:pPr>
      <w:r>
        <w:rPr>
          <w:rFonts w:eastAsia="宋体" w:cs="Times New Roman" w:hint="eastAsia"/>
          <w:szCs w:val="24"/>
        </w:rPr>
        <w:t>一定的透明性</w:t>
      </w:r>
    </w:p>
    <w:p w14:paraId="43B8BC64" w14:textId="65B56BEA" w:rsidR="00710C39" w:rsidRPr="00710C39" w:rsidRDefault="00795636" w:rsidP="00710C39">
      <w:pPr>
        <w:spacing w:line="400" w:lineRule="exact"/>
        <w:ind w:firstLineChars="200" w:firstLine="480"/>
        <w:rPr>
          <w:rFonts w:eastAsia="宋体" w:cs="Times New Roman"/>
          <w:szCs w:val="24"/>
        </w:rPr>
      </w:pPr>
      <w:r w:rsidRPr="00795636">
        <w:rPr>
          <w:rFonts w:ascii="宋体" w:eastAsia="宋体" w:hAnsi="宋体" w:cs="宋体" w:hint="eastAsia"/>
          <w:szCs w:val="24"/>
        </w:rPr>
        <w:t>作为以反向代理为基础的系统，要保证用户使用受保护网站提供的服务时通畅的。保证其完整性，本系</w:t>
      </w:r>
      <w:r>
        <w:rPr>
          <w:rFonts w:ascii="宋体" w:eastAsia="宋体" w:hAnsi="宋体" w:cs="宋体" w:hint="eastAsia"/>
          <w:szCs w:val="24"/>
        </w:rPr>
        <w:t>统开发的模块必须具有一定的透明性，对用户正常使用服务不造成影响</w:t>
      </w:r>
      <w:r w:rsidR="00710C39" w:rsidRPr="00710C39">
        <w:rPr>
          <w:rFonts w:eastAsia="宋体" w:cs="Times New Roman" w:hint="eastAsia"/>
          <w:szCs w:val="24"/>
        </w:rPr>
        <w:t>。</w:t>
      </w:r>
    </w:p>
    <w:p w14:paraId="21201A01" w14:textId="30002ABB" w:rsidR="00710C39" w:rsidRPr="00710C39" w:rsidRDefault="008314EE" w:rsidP="00710C39">
      <w:pPr>
        <w:numPr>
          <w:ilvl w:val="0"/>
          <w:numId w:val="10"/>
        </w:numPr>
        <w:spacing w:line="400" w:lineRule="exact"/>
        <w:ind w:firstLineChars="200" w:firstLine="480"/>
        <w:rPr>
          <w:rFonts w:eastAsia="宋体" w:cs="Times New Roman"/>
          <w:szCs w:val="24"/>
        </w:rPr>
      </w:pPr>
      <w:r>
        <w:rPr>
          <w:rFonts w:eastAsia="宋体" w:cs="Times New Roman" w:hint="eastAsia"/>
          <w:szCs w:val="24"/>
        </w:rPr>
        <w:t>性能</w:t>
      </w:r>
    </w:p>
    <w:p w14:paraId="67924B63" w14:textId="4FCFE605" w:rsidR="00710C39" w:rsidRPr="00710C39" w:rsidRDefault="008314EE" w:rsidP="00710C39">
      <w:pPr>
        <w:spacing w:line="400" w:lineRule="exact"/>
        <w:ind w:firstLineChars="200" w:firstLine="480"/>
        <w:rPr>
          <w:rFonts w:eastAsia="宋体" w:cs="Times New Roman"/>
          <w:szCs w:val="24"/>
        </w:rPr>
      </w:pPr>
      <w:r>
        <w:rPr>
          <w:rFonts w:eastAsia="宋体" w:cs="Times New Roman" w:hint="eastAsia"/>
          <w:szCs w:val="24"/>
        </w:rPr>
        <w:t>保证一定的性能，不能在反向代理处做无故的滞留影响响应速度</w:t>
      </w:r>
      <w:r w:rsidR="00710C39" w:rsidRPr="00710C39">
        <w:rPr>
          <w:rFonts w:eastAsia="宋体" w:cs="Times New Roman" w:hint="eastAsia"/>
          <w:szCs w:val="24"/>
        </w:rPr>
        <w:t>。</w:t>
      </w:r>
      <w:r>
        <w:rPr>
          <w:rFonts w:eastAsia="宋体" w:cs="Times New Roman" w:hint="eastAsia"/>
          <w:szCs w:val="24"/>
        </w:rPr>
        <w:t>具体度量</w:t>
      </w:r>
      <w:r>
        <w:rPr>
          <w:rFonts w:eastAsia="宋体" w:cs="Times New Roman"/>
          <w:szCs w:val="24"/>
        </w:rPr>
        <w:t>不超过原目标站点</w:t>
      </w:r>
      <w:r>
        <w:rPr>
          <w:rFonts w:eastAsia="宋体" w:cs="Times New Roman" w:hint="eastAsia"/>
          <w:szCs w:val="24"/>
        </w:rPr>
        <w:t>响应时间</w:t>
      </w:r>
      <w:r>
        <w:rPr>
          <w:rFonts w:eastAsia="宋体" w:cs="Times New Roman"/>
          <w:szCs w:val="24"/>
        </w:rPr>
        <w:t>的两倍。</w:t>
      </w:r>
    </w:p>
    <w:p w14:paraId="7263098D" w14:textId="2DB3CC73" w:rsidR="00710C39" w:rsidRPr="00710C39" w:rsidRDefault="008314EE" w:rsidP="00710C39">
      <w:pPr>
        <w:numPr>
          <w:ilvl w:val="0"/>
          <w:numId w:val="10"/>
        </w:numPr>
        <w:spacing w:line="400" w:lineRule="exact"/>
        <w:ind w:firstLineChars="200" w:firstLine="480"/>
        <w:rPr>
          <w:rFonts w:eastAsia="宋体" w:cs="Times New Roman"/>
          <w:szCs w:val="24"/>
        </w:rPr>
      </w:pPr>
      <w:r>
        <w:rPr>
          <w:rFonts w:eastAsia="宋体" w:cs="Times New Roman" w:hint="eastAsia"/>
          <w:szCs w:val="24"/>
        </w:rPr>
        <w:t>容错</w:t>
      </w:r>
      <w:r w:rsidR="00710C39" w:rsidRPr="00710C39">
        <w:rPr>
          <w:rFonts w:eastAsia="宋体" w:cs="Times New Roman" w:hint="eastAsia"/>
          <w:szCs w:val="24"/>
        </w:rPr>
        <w:t>性</w:t>
      </w:r>
    </w:p>
    <w:p w14:paraId="5C725856" w14:textId="7A6A2A42" w:rsidR="00710C39" w:rsidRPr="00710C39" w:rsidRDefault="008314EE" w:rsidP="00710C39">
      <w:pPr>
        <w:spacing w:line="400" w:lineRule="exact"/>
        <w:ind w:firstLineChars="200" w:firstLine="480"/>
        <w:rPr>
          <w:rFonts w:eastAsia="宋体" w:cs="Times New Roman"/>
          <w:szCs w:val="24"/>
        </w:rPr>
      </w:pPr>
      <w:r>
        <w:rPr>
          <w:rFonts w:eastAsia="宋体" w:cs="Times New Roman" w:hint="eastAsia"/>
          <w:szCs w:val="24"/>
        </w:rPr>
        <w:t>基于代码混淆的</w:t>
      </w:r>
      <w:r>
        <w:rPr>
          <w:rFonts w:eastAsia="宋体" w:cs="Times New Roman"/>
          <w:szCs w:val="24"/>
        </w:rPr>
        <w:t>W</w:t>
      </w:r>
      <w:r>
        <w:rPr>
          <w:rFonts w:eastAsia="宋体" w:cs="Times New Roman" w:hint="eastAsia"/>
          <w:szCs w:val="24"/>
        </w:rPr>
        <w:t>eb</w:t>
      </w:r>
      <w:r>
        <w:rPr>
          <w:rFonts w:eastAsia="宋体" w:cs="Times New Roman" w:hint="eastAsia"/>
          <w:szCs w:val="24"/>
        </w:rPr>
        <w:t>站点动态防御系统，对一些开发</w:t>
      </w:r>
      <w:r>
        <w:rPr>
          <w:rFonts w:eastAsia="宋体" w:cs="Times New Roman"/>
          <w:szCs w:val="24"/>
        </w:rPr>
        <w:t>中</w:t>
      </w:r>
      <w:r>
        <w:rPr>
          <w:rFonts w:eastAsia="宋体" w:cs="Times New Roman" w:hint="eastAsia"/>
          <w:szCs w:val="24"/>
        </w:rPr>
        <w:t>无法预料的请求</w:t>
      </w:r>
      <w:r>
        <w:rPr>
          <w:rFonts w:eastAsia="宋体" w:cs="Times New Roman"/>
          <w:szCs w:val="24"/>
        </w:rPr>
        <w:t>可能会在使用中出现并影响到用户正常使用的情况</w:t>
      </w:r>
      <w:r>
        <w:rPr>
          <w:rFonts w:eastAsia="宋体" w:cs="Times New Roman" w:hint="eastAsia"/>
          <w:szCs w:val="24"/>
        </w:rPr>
        <w:t>，</w:t>
      </w:r>
      <w:r>
        <w:rPr>
          <w:rFonts w:eastAsia="宋体" w:cs="Times New Roman"/>
          <w:szCs w:val="24"/>
        </w:rPr>
        <w:t>需提供一种</w:t>
      </w:r>
      <w:r>
        <w:rPr>
          <w:rFonts w:eastAsia="宋体" w:cs="Times New Roman" w:hint="eastAsia"/>
          <w:szCs w:val="24"/>
        </w:rPr>
        <w:t>容错的补充</w:t>
      </w:r>
      <w:r>
        <w:rPr>
          <w:rFonts w:eastAsia="宋体" w:cs="Times New Roman"/>
          <w:szCs w:val="24"/>
        </w:rPr>
        <w:t>方案，一定保证</w:t>
      </w:r>
      <w:r>
        <w:rPr>
          <w:rFonts w:eastAsia="宋体" w:cs="Times New Roman" w:hint="eastAsia"/>
          <w:szCs w:val="24"/>
        </w:rPr>
        <w:t>受保护</w:t>
      </w:r>
      <w:r>
        <w:rPr>
          <w:rFonts w:eastAsia="宋体" w:cs="Times New Roman"/>
          <w:szCs w:val="24"/>
        </w:rPr>
        <w:t>站点</w:t>
      </w:r>
      <w:r>
        <w:rPr>
          <w:rFonts w:eastAsia="宋体" w:cs="Times New Roman" w:hint="eastAsia"/>
          <w:szCs w:val="24"/>
        </w:rPr>
        <w:t>业务服务可以提供</w:t>
      </w:r>
      <w:r w:rsidR="00405AF7">
        <w:rPr>
          <w:rFonts w:eastAsia="宋体" w:cs="Times New Roman" w:hint="eastAsia"/>
          <w:szCs w:val="24"/>
        </w:rPr>
        <w:t>给用</w:t>
      </w:r>
      <w:r w:rsidR="00405AF7">
        <w:rPr>
          <w:rFonts w:eastAsia="宋体" w:cs="Times New Roman"/>
          <w:szCs w:val="24"/>
        </w:rPr>
        <w:t>户</w:t>
      </w:r>
      <w:r w:rsidR="00710C39" w:rsidRPr="00710C39">
        <w:rPr>
          <w:rFonts w:eastAsia="宋体" w:cs="Times New Roman" w:hint="eastAsia"/>
          <w:szCs w:val="24"/>
        </w:rPr>
        <w:t>。</w:t>
      </w:r>
    </w:p>
    <w:p w14:paraId="29B3CDA9" w14:textId="77777777" w:rsidR="00710C39" w:rsidRPr="00710C39" w:rsidRDefault="00710C39" w:rsidP="00710C39">
      <w:pPr>
        <w:numPr>
          <w:ilvl w:val="0"/>
          <w:numId w:val="10"/>
        </w:numPr>
        <w:spacing w:line="400" w:lineRule="exact"/>
        <w:ind w:firstLineChars="200" w:firstLine="480"/>
        <w:rPr>
          <w:rFonts w:eastAsia="宋体" w:cs="Times New Roman"/>
          <w:szCs w:val="24"/>
        </w:rPr>
      </w:pPr>
      <w:r w:rsidRPr="00710C39">
        <w:rPr>
          <w:rFonts w:eastAsia="宋体" w:cs="Times New Roman" w:hint="eastAsia"/>
          <w:szCs w:val="24"/>
        </w:rPr>
        <w:t>可用性</w:t>
      </w:r>
    </w:p>
    <w:p w14:paraId="5F11E0AC" w14:textId="77777777" w:rsidR="002C6921" w:rsidRDefault="002408A1" w:rsidP="00710C39">
      <w:pPr>
        <w:spacing w:line="400" w:lineRule="exact"/>
        <w:ind w:firstLineChars="200" w:firstLine="480"/>
        <w:rPr>
          <w:rFonts w:eastAsia="宋体" w:cs="Times New Roman"/>
          <w:szCs w:val="24"/>
        </w:rPr>
      </w:pPr>
      <w:r>
        <w:rPr>
          <w:rFonts w:eastAsia="宋体" w:cs="Times New Roman" w:hint="eastAsia"/>
          <w:szCs w:val="24"/>
        </w:rPr>
        <w:t>对于供浏览器用户</w:t>
      </w:r>
      <w:r>
        <w:rPr>
          <w:rFonts w:eastAsia="宋体" w:cs="Times New Roman"/>
          <w:szCs w:val="24"/>
        </w:rPr>
        <w:t>使用</w:t>
      </w:r>
      <w:r>
        <w:rPr>
          <w:rFonts w:eastAsia="宋体" w:cs="Times New Roman" w:hint="eastAsia"/>
          <w:szCs w:val="24"/>
        </w:rPr>
        <w:t>的</w:t>
      </w:r>
      <w:r>
        <w:rPr>
          <w:rFonts w:eastAsia="宋体" w:cs="Times New Roman"/>
          <w:szCs w:val="24"/>
        </w:rPr>
        <w:t>Chrome Extension“protect”</w:t>
      </w:r>
      <w:r>
        <w:rPr>
          <w:rFonts w:eastAsia="宋体" w:cs="Times New Roman" w:hint="eastAsia"/>
          <w:szCs w:val="24"/>
        </w:rPr>
        <w:t>需要简洁清楚</w:t>
      </w:r>
      <w:r>
        <w:rPr>
          <w:rFonts w:eastAsia="宋体" w:cs="Times New Roman"/>
          <w:szCs w:val="24"/>
        </w:rPr>
        <w:t>的界面，</w:t>
      </w:r>
      <w:r>
        <w:rPr>
          <w:rFonts w:eastAsia="宋体" w:cs="Times New Roman" w:hint="eastAsia"/>
          <w:szCs w:val="24"/>
        </w:rPr>
        <w:t>需要</w:t>
      </w:r>
      <w:r>
        <w:rPr>
          <w:rFonts w:eastAsia="宋体" w:cs="Times New Roman"/>
          <w:szCs w:val="24"/>
        </w:rPr>
        <w:t>给出</w:t>
      </w:r>
      <w:r>
        <w:rPr>
          <w:rFonts w:eastAsia="宋体" w:cs="Times New Roman" w:hint="eastAsia"/>
          <w:szCs w:val="24"/>
        </w:rPr>
        <w:t>操作成功的</w:t>
      </w:r>
      <w:r>
        <w:rPr>
          <w:rFonts w:eastAsia="宋体" w:cs="Times New Roman"/>
          <w:szCs w:val="24"/>
        </w:rPr>
        <w:t>提示信息</w:t>
      </w:r>
      <w:r>
        <w:rPr>
          <w:rFonts w:eastAsia="宋体" w:cs="Times New Roman" w:hint="eastAsia"/>
          <w:szCs w:val="24"/>
        </w:rPr>
        <w:t>和错误操作的</w:t>
      </w:r>
      <w:r>
        <w:rPr>
          <w:rFonts w:eastAsia="宋体" w:cs="Times New Roman"/>
          <w:szCs w:val="24"/>
        </w:rPr>
        <w:t>出错详细信息</w:t>
      </w:r>
      <w:r w:rsidR="00FE1633">
        <w:rPr>
          <w:rFonts w:eastAsia="宋体" w:cs="Times New Roman" w:hint="eastAsia"/>
          <w:szCs w:val="24"/>
        </w:rPr>
        <w:t>，</w:t>
      </w:r>
      <w:r w:rsidR="00FE1633">
        <w:rPr>
          <w:rFonts w:eastAsia="宋体" w:cs="Times New Roman"/>
          <w:szCs w:val="24"/>
        </w:rPr>
        <w:t>对用户有</w:t>
      </w:r>
      <w:r w:rsidR="00FE1633">
        <w:rPr>
          <w:rFonts w:eastAsia="宋体" w:cs="Times New Roman" w:hint="eastAsia"/>
          <w:szCs w:val="24"/>
        </w:rPr>
        <w:t>指导</w:t>
      </w:r>
      <w:r w:rsidR="00FE1633">
        <w:rPr>
          <w:rFonts w:eastAsia="宋体" w:cs="Times New Roman"/>
          <w:szCs w:val="24"/>
        </w:rPr>
        <w:t>作用，提供给用户的步骤</w:t>
      </w:r>
      <w:r w:rsidR="00FE1633">
        <w:rPr>
          <w:rFonts w:eastAsia="宋体" w:cs="Times New Roman" w:hint="eastAsia"/>
          <w:szCs w:val="24"/>
        </w:rPr>
        <w:t>要</w:t>
      </w:r>
      <w:r w:rsidR="00FE1633">
        <w:rPr>
          <w:rFonts w:eastAsia="宋体" w:cs="Times New Roman"/>
          <w:szCs w:val="24"/>
        </w:rPr>
        <w:t>简单</w:t>
      </w:r>
      <w:r w:rsidR="00FE1633">
        <w:rPr>
          <w:rFonts w:eastAsia="宋体" w:cs="Times New Roman" w:hint="eastAsia"/>
          <w:szCs w:val="24"/>
        </w:rPr>
        <w:t>单调</w:t>
      </w:r>
      <w:r w:rsidR="00FE1633">
        <w:rPr>
          <w:rFonts w:eastAsia="宋体" w:cs="Times New Roman"/>
          <w:szCs w:val="24"/>
        </w:rPr>
        <w:t>，</w:t>
      </w:r>
      <w:r w:rsidR="00C565E3">
        <w:rPr>
          <w:rFonts w:eastAsia="宋体" w:cs="Times New Roman"/>
          <w:szCs w:val="24"/>
        </w:rPr>
        <w:t>提高可用性</w:t>
      </w:r>
      <w:r>
        <w:rPr>
          <w:rFonts w:eastAsia="宋体" w:cs="Times New Roman" w:hint="eastAsia"/>
          <w:szCs w:val="24"/>
        </w:rPr>
        <w:t>。</w:t>
      </w:r>
    </w:p>
    <w:p w14:paraId="71E58DE1" w14:textId="31D75485" w:rsidR="00710C39" w:rsidRPr="00710C39" w:rsidRDefault="00C565E3" w:rsidP="00710C39">
      <w:pPr>
        <w:spacing w:line="400" w:lineRule="exact"/>
        <w:ind w:firstLineChars="200" w:firstLine="480"/>
        <w:rPr>
          <w:rFonts w:eastAsia="宋体" w:cs="Times New Roman"/>
          <w:szCs w:val="24"/>
        </w:rPr>
      </w:pPr>
      <w:r>
        <w:rPr>
          <w:rFonts w:eastAsia="宋体" w:cs="Times New Roman" w:hint="eastAsia"/>
          <w:szCs w:val="24"/>
        </w:rPr>
        <w:t>对于</w:t>
      </w:r>
      <w:r w:rsidR="002408A1">
        <w:rPr>
          <w:rFonts w:eastAsia="宋体" w:cs="Times New Roman" w:hint="eastAsia"/>
          <w:szCs w:val="24"/>
        </w:rPr>
        <w:t>供</w:t>
      </w:r>
      <w:r w:rsidR="002408A1">
        <w:rPr>
          <w:rFonts w:eastAsia="宋体" w:cs="Times New Roman"/>
          <w:szCs w:val="24"/>
        </w:rPr>
        <w:t>网站部署人员</w:t>
      </w:r>
      <w:r w:rsidR="002C6921">
        <w:rPr>
          <w:rFonts w:eastAsia="宋体" w:cs="Times New Roman" w:hint="eastAsia"/>
          <w:szCs w:val="24"/>
        </w:rPr>
        <w:t>，</w:t>
      </w:r>
      <w:r w:rsidR="002408A1">
        <w:rPr>
          <w:rFonts w:eastAsia="宋体" w:cs="Times New Roman"/>
          <w:szCs w:val="24"/>
        </w:rPr>
        <w:t>本</w:t>
      </w:r>
      <w:r w:rsidR="002C6921">
        <w:rPr>
          <w:rFonts w:eastAsia="宋体" w:cs="Times New Roman" w:hint="eastAsia"/>
          <w:szCs w:val="24"/>
        </w:rPr>
        <w:t>系统</w:t>
      </w:r>
      <w:r w:rsidR="002C6921">
        <w:rPr>
          <w:rFonts w:eastAsia="宋体" w:cs="Times New Roman"/>
          <w:szCs w:val="24"/>
        </w:rPr>
        <w:t>提供的</w:t>
      </w:r>
      <w:r w:rsidR="002C6921">
        <w:rPr>
          <w:rFonts w:eastAsia="宋体" w:cs="Times New Roman"/>
          <w:szCs w:val="24"/>
        </w:rPr>
        <w:t>Nginx</w:t>
      </w:r>
      <w:r w:rsidR="002C6921">
        <w:rPr>
          <w:rFonts w:eastAsia="宋体" w:cs="Times New Roman"/>
          <w:szCs w:val="24"/>
        </w:rPr>
        <w:t>第三方</w:t>
      </w:r>
      <w:r w:rsidR="002408A1">
        <w:rPr>
          <w:rFonts w:eastAsia="宋体" w:cs="Times New Roman"/>
          <w:szCs w:val="24"/>
        </w:rPr>
        <w:t>模块</w:t>
      </w:r>
      <w:r>
        <w:rPr>
          <w:rFonts w:eastAsia="宋体" w:cs="Times New Roman"/>
          <w:szCs w:val="24"/>
        </w:rPr>
        <w:t>ngx_http_ipslab_modul</w:t>
      </w:r>
      <w:r w:rsidR="002C6921">
        <w:rPr>
          <w:rFonts w:eastAsia="宋体" w:cs="Times New Roman" w:hint="eastAsia"/>
          <w:szCs w:val="24"/>
        </w:rPr>
        <w:t>是通过</w:t>
      </w:r>
      <w:r w:rsidR="002C6921">
        <w:rPr>
          <w:rFonts w:eastAsia="宋体" w:cs="Times New Roman"/>
          <w:szCs w:val="24"/>
        </w:rPr>
        <w:t>指令配置的方法来使用。</w:t>
      </w:r>
      <w:r w:rsidR="009D3B17">
        <w:rPr>
          <w:rFonts w:eastAsia="宋体" w:cs="Times New Roman" w:hint="eastAsia"/>
          <w:szCs w:val="24"/>
        </w:rPr>
        <w:t>为网站</w:t>
      </w:r>
      <w:r w:rsidR="009D3B17">
        <w:rPr>
          <w:rFonts w:eastAsia="宋体" w:cs="Times New Roman"/>
          <w:szCs w:val="24"/>
        </w:rPr>
        <w:t>部署人员</w:t>
      </w:r>
      <w:r w:rsidR="009D3B17">
        <w:rPr>
          <w:rFonts w:eastAsia="宋体" w:cs="Times New Roman" w:hint="eastAsia"/>
          <w:szCs w:val="24"/>
        </w:rPr>
        <w:t>提供</w:t>
      </w:r>
      <w:r>
        <w:rPr>
          <w:rFonts w:eastAsia="宋体" w:cs="Times New Roman"/>
          <w:szCs w:val="24"/>
        </w:rPr>
        <w:t>详细的</w:t>
      </w:r>
      <w:r>
        <w:rPr>
          <w:rFonts w:eastAsia="宋体" w:cs="Times New Roman" w:hint="eastAsia"/>
          <w:szCs w:val="24"/>
        </w:rPr>
        <w:t>指令介绍</w:t>
      </w:r>
      <w:r>
        <w:rPr>
          <w:rFonts w:eastAsia="宋体" w:cs="Times New Roman"/>
          <w:szCs w:val="24"/>
        </w:rPr>
        <w:t>，</w:t>
      </w:r>
      <w:r w:rsidR="0053037E">
        <w:rPr>
          <w:rFonts w:eastAsia="宋体" w:cs="Times New Roman" w:hint="eastAsia"/>
          <w:szCs w:val="24"/>
        </w:rPr>
        <w:t>配合</w:t>
      </w:r>
      <w:r>
        <w:rPr>
          <w:rFonts w:eastAsia="宋体" w:cs="Times New Roman" w:hint="eastAsia"/>
          <w:szCs w:val="24"/>
        </w:rPr>
        <w:t>在日志中输出详细的操作信息</w:t>
      </w:r>
      <w:r w:rsidR="0053037E">
        <w:rPr>
          <w:rFonts w:eastAsia="宋体" w:cs="Times New Roman" w:hint="eastAsia"/>
          <w:szCs w:val="24"/>
        </w:rPr>
        <w:t>来</w:t>
      </w:r>
      <w:r w:rsidR="0053037E">
        <w:rPr>
          <w:rFonts w:eastAsia="宋体" w:cs="Times New Roman"/>
          <w:szCs w:val="24"/>
        </w:rPr>
        <w:t>让</w:t>
      </w:r>
      <w:r>
        <w:rPr>
          <w:rFonts w:eastAsia="宋体" w:cs="Times New Roman" w:hint="eastAsia"/>
          <w:szCs w:val="24"/>
        </w:rPr>
        <w:t>网站部署人员</w:t>
      </w:r>
      <w:r w:rsidR="0053037E">
        <w:rPr>
          <w:rFonts w:eastAsia="宋体" w:cs="Times New Roman" w:hint="eastAsia"/>
          <w:szCs w:val="24"/>
        </w:rPr>
        <w:t>更深入了解</w:t>
      </w:r>
      <w:r w:rsidR="0053037E">
        <w:rPr>
          <w:rFonts w:eastAsia="宋体" w:cs="Times New Roman"/>
          <w:szCs w:val="24"/>
        </w:rPr>
        <w:t>本系统</w:t>
      </w:r>
      <w:r w:rsidR="00FE1633">
        <w:rPr>
          <w:rFonts w:eastAsia="宋体" w:cs="Times New Roman"/>
          <w:szCs w:val="24"/>
        </w:rPr>
        <w:t>。</w:t>
      </w:r>
    </w:p>
    <w:p w14:paraId="0E80E781" w14:textId="77777777" w:rsidR="00710C39" w:rsidRPr="00710C39" w:rsidRDefault="00710C39" w:rsidP="00710C39">
      <w:pPr>
        <w:ind w:firstLine="480"/>
        <w:rPr>
          <w:rFonts w:eastAsia="宋体" w:cs="Times New Roman"/>
          <w:szCs w:val="24"/>
        </w:rPr>
      </w:pPr>
    </w:p>
    <w:p w14:paraId="023DEF99" w14:textId="77777777" w:rsidR="00710C39" w:rsidRPr="00710C39" w:rsidRDefault="00710C39" w:rsidP="00710C39">
      <w:pPr>
        <w:keepNext/>
        <w:keepLines/>
        <w:spacing w:line="400" w:lineRule="exact"/>
        <w:ind w:firstLine="560"/>
        <w:outlineLvl w:val="1"/>
        <w:rPr>
          <w:rFonts w:eastAsia="黑体" w:cs="Times New Roman"/>
          <w:bCs/>
          <w:sz w:val="28"/>
          <w:szCs w:val="32"/>
        </w:rPr>
      </w:pPr>
      <w:bookmarkStart w:id="271" w:name="_Toc514845425"/>
      <w:bookmarkStart w:id="272" w:name="_Toc514534603"/>
      <w:bookmarkStart w:id="273" w:name="_Toc512648839"/>
      <w:bookmarkStart w:id="274" w:name="_Toc12066"/>
      <w:bookmarkStart w:id="275" w:name="_Toc7254173"/>
      <w:r w:rsidRPr="00710C39">
        <w:rPr>
          <w:rFonts w:eastAsia="黑体" w:cs="Times New Roman"/>
          <w:bCs/>
          <w:sz w:val="28"/>
          <w:szCs w:val="32"/>
        </w:rPr>
        <w:t xml:space="preserve">3.2 </w:t>
      </w:r>
      <w:r w:rsidRPr="00710C39">
        <w:rPr>
          <w:rFonts w:eastAsia="黑体" w:cs="Times New Roman"/>
          <w:bCs/>
          <w:sz w:val="28"/>
          <w:szCs w:val="32"/>
        </w:rPr>
        <w:t>系统设计</w:t>
      </w:r>
      <w:bookmarkEnd w:id="271"/>
      <w:bookmarkEnd w:id="272"/>
      <w:bookmarkEnd w:id="273"/>
      <w:bookmarkEnd w:id="274"/>
      <w:bookmarkEnd w:id="275"/>
    </w:p>
    <w:p w14:paraId="1D1D68BF" w14:textId="0796E714" w:rsidR="00710C39" w:rsidDel="00574F67" w:rsidRDefault="00B134DC" w:rsidP="00710C39">
      <w:pPr>
        <w:spacing w:line="400" w:lineRule="exact"/>
        <w:ind w:firstLineChars="200" w:firstLine="480"/>
        <w:rPr>
          <w:del w:id="276" w:author="dadi" w:date="2019-04-28T22:59:00Z"/>
          <w:rFonts w:eastAsia="宋体" w:cs="Times New Roman"/>
          <w:szCs w:val="24"/>
        </w:rPr>
      </w:pPr>
      <w:r>
        <w:rPr>
          <w:rFonts w:eastAsia="宋体" w:cs="Times New Roman" w:hint="eastAsia"/>
          <w:szCs w:val="24"/>
        </w:rPr>
        <w:t>基于代码混淆的</w:t>
      </w:r>
      <w:r>
        <w:rPr>
          <w:rFonts w:eastAsia="宋体" w:cs="Times New Roman"/>
          <w:szCs w:val="24"/>
        </w:rPr>
        <w:t>W</w:t>
      </w:r>
      <w:r>
        <w:rPr>
          <w:rFonts w:eastAsia="宋体" w:cs="Times New Roman" w:hint="eastAsia"/>
          <w:szCs w:val="24"/>
        </w:rPr>
        <w:t>eb</w:t>
      </w:r>
      <w:r>
        <w:rPr>
          <w:rFonts w:eastAsia="宋体" w:cs="Times New Roman" w:hint="eastAsia"/>
          <w:szCs w:val="24"/>
        </w:rPr>
        <w:t>站点动态防御系统</w:t>
      </w:r>
      <w:r w:rsidR="00710C39" w:rsidRPr="00710C39">
        <w:rPr>
          <w:rFonts w:eastAsia="宋体" w:cs="Times New Roman" w:hint="eastAsia"/>
          <w:szCs w:val="24"/>
        </w:rPr>
        <w:t>。</w:t>
      </w:r>
    </w:p>
    <w:p w14:paraId="66B8E3EA" w14:textId="1AECBBE8" w:rsidR="003B0FF9" w:rsidRDefault="003B0FF9" w:rsidP="00710C39">
      <w:pPr>
        <w:spacing w:line="400" w:lineRule="exact"/>
        <w:ind w:firstLineChars="200" w:firstLine="480"/>
        <w:rPr>
          <w:rFonts w:eastAsia="宋体" w:cs="Times New Roman"/>
          <w:szCs w:val="24"/>
        </w:rPr>
      </w:pPr>
      <w:r>
        <w:rPr>
          <w:rFonts w:eastAsia="宋体" w:cs="Times New Roman" w:hint="eastAsia"/>
          <w:szCs w:val="24"/>
        </w:rPr>
        <w:t>如下图</w:t>
      </w:r>
      <w:r>
        <w:rPr>
          <w:rFonts w:eastAsia="宋体" w:cs="Times New Roman"/>
          <w:szCs w:val="24"/>
        </w:rPr>
        <w:t>是反向代理服务器的作</w:t>
      </w:r>
      <w:r>
        <w:rPr>
          <w:rFonts w:eastAsia="宋体" w:cs="Times New Roman" w:hint="eastAsia"/>
          <w:szCs w:val="24"/>
        </w:rPr>
        <w:t>用</w:t>
      </w:r>
      <w:r>
        <w:rPr>
          <w:rFonts w:eastAsia="宋体" w:cs="Times New Roman"/>
          <w:szCs w:val="24"/>
        </w:rPr>
        <w:t>结构：</w:t>
      </w:r>
    </w:p>
    <w:p w14:paraId="6FDB825D" w14:textId="77777777" w:rsidR="003B0FF9" w:rsidRDefault="003B0FF9" w:rsidP="003B0FF9">
      <w:pPr>
        <w:keepNext/>
        <w:ind w:firstLine="480"/>
        <w:jc w:val="center"/>
      </w:pPr>
      <w:r>
        <w:object w:dxaOrig="12390" w:dyaOrig="1785" w14:anchorId="1E8755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pt;height:49.3pt" o:ole="">
            <v:imagedata r:id="rId18" o:title=""/>
          </v:shape>
          <o:OLEObject Type="Embed" ProgID="Visio.Drawing.15" ShapeID="_x0000_i1025" DrawAspect="Content" ObjectID="_1618261777" r:id="rId19"/>
        </w:object>
      </w:r>
    </w:p>
    <w:p w14:paraId="06F169C2" w14:textId="0CB73BD9" w:rsidR="003B0FF9" w:rsidRPr="003B0FF9" w:rsidRDefault="003B0FF9" w:rsidP="003B0FF9">
      <w:pPr>
        <w:pStyle w:val="af0"/>
        <w:ind w:firstLine="400"/>
        <w:jc w:val="center"/>
        <w:rPr>
          <w:rFonts w:ascii="Times New Roman" w:eastAsia="宋体" w:hAnsi="Times New Roman" w:cs="Times New Roman"/>
          <w:szCs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3</w:t>
      </w:r>
      <w:r>
        <w:fldChar w:fldCharType="end"/>
      </w:r>
      <w:r>
        <w:t xml:space="preserve"> </w:t>
      </w:r>
      <w:r>
        <w:rPr>
          <w:rFonts w:hint="eastAsia"/>
        </w:rPr>
        <w:t>反向</w:t>
      </w:r>
      <w:proofErr w:type="gramStart"/>
      <w:r>
        <w:rPr>
          <w:rFonts w:hint="eastAsia"/>
        </w:rPr>
        <w:t>代理器</w:t>
      </w:r>
      <w:proofErr w:type="gramEnd"/>
      <w:r>
        <w:t>代理</w:t>
      </w:r>
      <w:commentRangeStart w:id="277"/>
      <w:r>
        <w:t>服务</w:t>
      </w:r>
      <w:commentRangeEnd w:id="277"/>
      <w:r w:rsidR="00FE63EA">
        <w:rPr>
          <w:rStyle w:val="a5"/>
          <w:rFonts w:ascii="Times New Roman" w:eastAsia="宋体" w:hAnsi="Times New Roman" w:cs="Times New Roman"/>
        </w:rPr>
        <w:commentReference w:id="277"/>
      </w:r>
    </w:p>
    <w:p w14:paraId="0C4828A8" w14:textId="77777777" w:rsidR="00710C39" w:rsidRDefault="00710C39" w:rsidP="001B616A">
      <w:pPr>
        <w:spacing w:line="400" w:lineRule="exact"/>
        <w:ind w:firstLine="480"/>
        <w:rPr>
          <w:rFonts w:eastAsia="宋体" w:cs="Times New Roman"/>
          <w:szCs w:val="24"/>
        </w:rPr>
      </w:pPr>
    </w:p>
    <w:p w14:paraId="1F6E3B97" w14:textId="4609F77C" w:rsidR="00DE768B" w:rsidRPr="00710C39" w:rsidRDefault="00DE768B">
      <w:pPr>
        <w:spacing w:line="400" w:lineRule="exact"/>
        <w:ind w:firstLine="480"/>
        <w:rPr>
          <w:rFonts w:eastAsia="宋体" w:cs="Times New Roman"/>
          <w:szCs w:val="24"/>
        </w:rPr>
        <w:pPrChange w:id="278" w:author="dadi" w:date="2019-04-28T22:59:00Z">
          <w:pPr>
            <w:spacing w:line="400" w:lineRule="exact"/>
          </w:pPr>
        </w:pPrChange>
      </w:pPr>
      <w:r>
        <w:rPr>
          <w:rFonts w:eastAsia="宋体" w:cs="Times New Roman" w:hint="eastAsia"/>
          <w:szCs w:val="24"/>
        </w:rPr>
        <w:t>动态</w:t>
      </w:r>
      <w:r>
        <w:rPr>
          <w:rFonts w:eastAsia="宋体" w:cs="Times New Roman"/>
          <w:szCs w:val="24"/>
        </w:rPr>
        <w:t>ID</w:t>
      </w:r>
      <w:r>
        <w:rPr>
          <w:rFonts w:eastAsia="宋体" w:cs="Times New Roman"/>
          <w:szCs w:val="24"/>
        </w:rPr>
        <w:t>模块将集成到</w:t>
      </w:r>
      <w:r>
        <w:rPr>
          <w:rFonts w:eastAsia="宋体" w:cs="Times New Roman" w:hint="eastAsia"/>
          <w:szCs w:val="24"/>
        </w:rPr>
        <w:t>Nginx</w:t>
      </w:r>
      <w:r>
        <w:rPr>
          <w:rFonts w:eastAsia="宋体" w:cs="Times New Roman" w:hint="eastAsia"/>
          <w:szCs w:val="24"/>
        </w:rPr>
        <w:t>中。</w:t>
      </w:r>
    </w:p>
    <w:p w14:paraId="474C612A" w14:textId="77777777" w:rsidR="00710C39" w:rsidRDefault="00710C39" w:rsidP="00710C39">
      <w:pPr>
        <w:keepNext/>
        <w:keepLines/>
        <w:spacing w:line="400" w:lineRule="exact"/>
        <w:ind w:firstLine="480"/>
        <w:outlineLvl w:val="2"/>
        <w:rPr>
          <w:rFonts w:eastAsia="黑体" w:cs="Times New Roman"/>
          <w:bCs/>
          <w:szCs w:val="32"/>
        </w:rPr>
      </w:pPr>
      <w:bookmarkStart w:id="279" w:name="_Toc512648842"/>
      <w:bookmarkStart w:id="280" w:name="_Toc514534605"/>
      <w:bookmarkStart w:id="281" w:name="_Toc514845427"/>
      <w:bookmarkStart w:id="282" w:name="_Toc29888"/>
      <w:r w:rsidRPr="00710C39">
        <w:rPr>
          <w:rFonts w:eastAsia="黑体" w:cs="Times New Roman"/>
          <w:bCs/>
          <w:szCs w:val="32"/>
        </w:rPr>
        <w:t>3.2.</w:t>
      </w:r>
      <w:r w:rsidRPr="00710C39">
        <w:rPr>
          <w:rFonts w:eastAsia="黑体" w:cs="Times New Roman" w:hint="eastAsia"/>
          <w:bCs/>
          <w:szCs w:val="32"/>
        </w:rPr>
        <w:t xml:space="preserve">1 </w:t>
      </w:r>
      <w:r w:rsidRPr="00710C39">
        <w:rPr>
          <w:rFonts w:eastAsia="黑体" w:cs="Times New Roman" w:hint="eastAsia"/>
          <w:bCs/>
          <w:szCs w:val="32"/>
        </w:rPr>
        <w:t>架构</w:t>
      </w:r>
      <w:bookmarkEnd w:id="279"/>
      <w:bookmarkEnd w:id="280"/>
      <w:bookmarkEnd w:id="281"/>
      <w:r w:rsidRPr="00710C39">
        <w:rPr>
          <w:rFonts w:eastAsia="黑体" w:cs="Times New Roman" w:hint="eastAsia"/>
          <w:bCs/>
          <w:szCs w:val="32"/>
        </w:rPr>
        <w:t>设计</w:t>
      </w:r>
      <w:bookmarkEnd w:id="282"/>
    </w:p>
    <w:p w14:paraId="206D048E" w14:textId="02933F65" w:rsidR="00DE768B" w:rsidRDefault="00492440" w:rsidP="00DE768B">
      <w:pPr>
        <w:pStyle w:val="a8"/>
        <w:ind w:firstLine="420"/>
      </w:pPr>
      <w:r>
        <w:rPr>
          <w:rFonts w:hint="eastAsia"/>
        </w:rPr>
        <w:t>系统</w:t>
      </w:r>
      <w:commentRangeStart w:id="283"/>
      <w:r>
        <w:t>架构</w:t>
      </w:r>
      <w:commentRangeEnd w:id="283"/>
      <w:r w:rsidR="00F3734E">
        <w:rPr>
          <w:rStyle w:val="a5"/>
        </w:rPr>
        <w:commentReference w:id="283"/>
      </w:r>
      <w:commentRangeStart w:id="284"/>
      <w:r>
        <w:t>如下</w:t>
      </w:r>
      <w:commentRangeEnd w:id="284"/>
      <w:r w:rsidR="00574F67">
        <w:rPr>
          <w:rStyle w:val="a5"/>
        </w:rPr>
        <w:commentReference w:id="284"/>
      </w:r>
      <w:r>
        <w:t>：</w:t>
      </w:r>
    </w:p>
    <w:p w14:paraId="0C9B49D7" w14:textId="77777777" w:rsidR="00C354C2" w:rsidRDefault="00C354C2" w:rsidP="00C354C2">
      <w:pPr>
        <w:pStyle w:val="a8"/>
        <w:keepNext/>
        <w:ind w:firstLineChars="0" w:firstLine="0"/>
        <w:jc w:val="center"/>
      </w:pPr>
      <w:r>
        <w:rPr>
          <w:noProof/>
        </w:rPr>
        <w:drawing>
          <wp:inline distT="0" distB="0" distL="0" distR="0" wp14:anchorId="7EFB4DDE" wp14:editId="085C1903">
            <wp:extent cx="4320000" cy="2862000"/>
            <wp:effectExtent l="0" t="0" r="4445" b="0"/>
            <wp:docPr id="20" name="图片 20"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862000"/>
                    </a:xfrm>
                    <a:prstGeom prst="rect">
                      <a:avLst/>
                    </a:prstGeom>
                    <a:noFill/>
                    <a:ln>
                      <a:noFill/>
                    </a:ln>
                  </pic:spPr>
                </pic:pic>
              </a:graphicData>
            </a:graphic>
          </wp:inline>
        </w:drawing>
      </w:r>
    </w:p>
    <w:p w14:paraId="65F3ABD4" w14:textId="6249C3FE" w:rsidR="00492440" w:rsidRPr="00492440" w:rsidRDefault="00C354C2" w:rsidP="00C354C2">
      <w:pPr>
        <w:pStyle w:val="af0"/>
        <w:ind w:firstLine="400"/>
        <w:jc w:val="cente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4</w:t>
      </w:r>
      <w:r>
        <w:fldChar w:fldCharType="end"/>
      </w:r>
      <w:r>
        <w:t xml:space="preserve"> </w:t>
      </w:r>
      <w:r>
        <w:rPr>
          <w:rFonts w:hint="eastAsia"/>
        </w:rPr>
        <w:t>系统架构图</w:t>
      </w:r>
    </w:p>
    <w:p w14:paraId="24004247" w14:textId="07F37BB4" w:rsidR="003D6FCC" w:rsidRDefault="003D6FCC" w:rsidP="003D6FCC">
      <w:pPr>
        <w:pStyle w:val="a8"/>
        <w:numPr>
          <w:ilvl w:val="0"/>
          <w:numId w:val="13"/>
        </w:numPr>
        <w:ind w:firstLineChars="0"/>
      </w:pPr>
      <w:r>
        <w:rPr>
          <w:rFonts w:hint="eastAsia"/>
        </w:rPr>
        <w:t>动态</w:t>
      </w:r>
      <w:r>
        <w:t>ID</w:t>
      </w:r>
      <w:commentRangeStart w:id="285"/>
      <w:r>
        <w:t>模块</w:t>
      </w:r>
      <w:commentRangeEnd w:id="285"/>
      <w:r w:rsidR="00574F67">
        <w:rPr>
          <w:rStyle w:val="a5"/>
        </w:rPr>
        <w:commentReference w:id="285"/>
      </w:r>
    </w:p>
    <w:p w14:paraId="6F96D197" w14:textId="5DC3B7C1" w:rsidR="003D6FCC" w:rsidRDefault="003D6FCC" w:rsidP="003D6FCC">
      <w:pPr>
        <w:pStyle w:val="a8"/>
        <w:ind w:left="785" w:firstLineChars="0" w:firstLine="0"/>
      </w:pPr>
      <w:r>
        <w:rPr>
          <w:rFonts w:hint="eastAsia"/>
        </w:rPr>
        <w:t>动态</w:t>
      </w:r>
      <w:r>
        <w:rPr>
          <w:rFonts w:hint="eastAsia"/>
        </w:rPr>
        <w:t>ID</w:t>
      </w:r>
      <w:r>
        <w:rPr>
          <w:rFonts w:hint="eastAsia"/>
        </w:rPr>
        <w:t>模块</w:t>
      </w:r>
      <w:r>
        <w:t>整体设计方案</w:t>
      </w:r>
    </w:p>
    <w:p w14:paraId="48FA7B86" w14:textId="77777777" w:rsidR="003D6FCC" w:rsidRDefault="003D6FCC" w:rsidP="003D6FCC">
      <w:pPr>
        <w:pStyle w:val="a8"/>
        <w:keepNext/>
        <w:ind w:firstLineChars="0" w:firstLine="0"/>
        <w:jc w:val="center"/>
      </w:pPr>
      <w:r w:rsidRPr="00D67C68">
        <w:rPr>
          <w:b/>
          <w:bCs/>
          <w:noProof/>
        </w:rPr>
        <w:drawing>
          <wp:inline distT="0" distB="0" distL="114300" distR="114300" wp14:anchorId="6ABD9343" wp14:editId="05C760C3">
            <wp:extent cx="4916805" cy="1456690"/>
            <wp:effectExtent l="0" t="0" r="0" b="0"/>
            <wp:docPr id="14" name="图片 1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2"/>
                    <pic:cNvPicPr>
                      <a:picLocks noChangeAspect="1"/>
                    </pic:cNvPicPr>
                  </pic:nvPicPr>
                  <pic:blipFill>
                    <a:blip r:embed="rId21"/>
                    <a:stretch>
                      <a:fillRect/>
                    </a:stretch>
                  </pic:blipFill>
                  <pic:spPr>
                    <a:xfrm>
                      <a:off x="0" y="0"/>
                      <a:ext cx="4916805" cy="1456690"/>
                    </a:xfrm>
                    <a:prstGeom prst="rect">
                      <a:avLst/>
                    </a:prstGeom>
                  </pic:spPr>
                </pic:pic>
              </a:graphicData>
            </a:graphic>
          </wp:inline>
        </w:drawing>
      </w:r>
    </w:p>
    <w:p w14:paraId="386D57A8" w14:textId="181E16AA" w:rsidR="003D6FCC" w:rsidRPr="003D6FCC" w:rsidRDefault="003D6FCC" w:rsidP="003D6FCC">
      <w:pPr>
        <w:pStyle w:val="af0"/>
        <w:ind w:firstLine="400"/>
        <w:jc w:val="cente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5</w:t>
      </w:r>
      <w:r>
        <w:fldChar w:fldCharType="end"/>
      </w:r>
      <w:r>
        <w:t xml:space="preserve"> </w:t>
      </w:r>
      <w:r>
        <w:rPr>
          <w:rFonts w:hint="eastAsia"/>
        </w:rPr>
        <w:t>动态</w:t>
      </w:r>
      <w:r>
        <w:rPr>
          <w:rFonts w:hint="eastAsia"/>
        </w:rPr>
        <w:t>ID</w:t>
      </w:r>
      <w:r>
        <w:t>模块</w:t>
      </w:r>
    </w:p>
    <w:p w14:paraId="1C025A66" w14:textId="2844B9C0" w:rsidR="00B134DC" w:rsidRPr="003D6FCC" w:rsidRDefault="00B134DC" w:rsidP="003D6FCC">
      <w:pPr>
        <w:numPr>
          <w:ilvl w:val="1"/>
          <w:numId w:val="13"/>
        </w:numPr>
        <w:spacing w:line="400" w:lineRule="exact"/>
        <w:ind w:firstLineChars="200" w:firstLine="480"/>
        <w:rPr>
          <w:rFonts w:eastAsia="宋体" w:cs="Times New Roman"/>
          <w:szCs w:val="24"/>
        </w:rPr>
      </w:pPr>
      <w:r w:rsidRPr="00B134DC">
        <w:rPr>
          <w:rFonts w:eastAsia="宋体" w:cs="Times New Roman" w:hint="eastAsia"/>
          <w:szCs w:val="24"/>
        </w:rPr>
        <w:t>客户端算法：在发起请求时</w:t>
      </w:r>
      <w:r w:rsidRPr="00B134DC">
        <w:rPr>
          <w:rFonts w:eastAsia="宋体" w:cs="Times New Roman"/>
          <w:szCs w:val="24"/>
        </w:rPr>
        <w:t>，</w:t>
      </w:r>
      <w:r w:rsidRPr="00B134DC">
        <w:rPr>
          <w:rFonts w:eastAsia="宋体" w:cs="Times New Roman" w:hint="eastAsia"/>
          <w:szCs w:val="24"/>
        </w:rPr>
        <w:t>使用之前服务器下发的</w:t>
      </w:r>
      <w:r w:rsidRPr="00B134DC">
        <w:rPr>
          <w:rFonts w:eastAsia="宋体" w:cs="Times New Roman" w:hint="eastAsia"/>
          <w:szCs w:val="24"/>
        </w:rPr>
        <w:t>ID</w:t>
      </w:r>
      <w:r w:rsidRPr="00B134DC">
        <w:rPr>
          <w:rFonts w:eastAsia="宋体" w:cs="Times New Roman" w:hint="eastAsia"/>
          <w:szCs w:val="24"/>
        </w:rPr>
        <w:t>生成新的</w:t>
      </w:r>
      <w:r w:rsidRPr="00B134DC">
        <w:rPr>
          <w:rFonts w:eastAsia="宋体" w:cs="Times New Roman" w:hint="eastAsia"/>
          <w:szCs w:val="24"/>
        </w:rPr>
        <w:t>newID,</w:t>
      </w:r>
      <w:r w:rsidRPr="00B134DC">
        <w:rPr>
          <w:rFonts w:eastAsia="宋体" w:cs="Times New Roman" w:hint="eastAsia"/>
          <w:szCs w:val="24"/>
        </w:rPr>
        <w:t>并</w:t>
      </w:r>
      <w:r w:rsidRPr="00B134DC">
        <w:rPr>
          <w:rFonts w:eastAsia="宋体" w:cs="Times New Roman"/>
          <w:szCs w:val="24"/>
        </w:rPr>
        <w:t>附加</w:t>
      </w:r>
      <w:r w:rsidRPr="00B134DC">
        <w:rPr>
          <w:rFonts w:eastAsia="宋体" w:cs="Times New Roman" w:hint="eastAsia"/>
          <w:szCs w:val="24"/>
        </w:rPr>
        <w:t>newID</w:t>
      </w:r>
      <w:r w:rsidRPr="00B134DC">
        <w:rPr>
          <w:rFonts w:eastAsia="宋体" w:cs="Times New Roman" w:hint="eastAsia"/>
          <w:szCs w:val="24"/>
        </w:rPr>
        <w:t>到请求中。</w:t>
      </w:r>
    </w:p>
    <w:p w14:paraId="18688319" w14:textId="77777777" w:rsidR="00B134DC" w:rsidRPr="00B134DC" w:rsidRDefault="00B134DC" w:rsidP="00B134DC">
      <w:pPr>
        <w:spacing w:line="400" w:lineRule="exact"/>
        <w:ind w:left="1549" w:firstLine="480"/>
        <w:rPr>
          <w:rFonts w:eastAsia="宋体" w:cs="Times New Roman"/>
          <w:szCs w:val="24"/>
        </w:rPr>
      </w:pPr>
    </w:p>
    <w:p w14:paraId="25ADCC11" w14:textId="77777777" w:rsidR="00B134DC" w:rsidRPr="00B134DC" w:rsidRDefault="00B134DC" w:rsidP="00B134DC">
      <w:pPr>
        <w:numPr>
          <w:ilvl w:val="1"/>
          <w:numId w:val="13"/>
        </w:numPr>
        <w:spacing w:line="400" w:lineRule="exact"/>
        <w:ind w:firstLineChars="200" w:firstLine="480"/>
        <w:rPr>
          <w:rFonts w:eastAsia="宋体" w:cs="Times New Roman"/>
          <w:szCs w:val="24"/>
        </w:rPr>
      </w:pPr>
      <w:commentRangeStart w:id="286"/>
      <w:r w:rsidRPr="00B134DC">
        <w:rPr>
          <w:rFonts w:eastAsia="宋体" w:cs="Times New Roman" w:hint="eastAsia"/>
          <w:szCs w:val="24"/>
        </w:rPr>
        <w:t>服务器</w:t>
      </w:r>
      <w:commentRangeEnd w:id="286"/>
      <w:r w:rsidR="00F3734E">
        <w:rPr>
          <w:rStyle w:val="a5"/>
          <w:rFonts w:eastAsia="宋体" w:cs="Times New Roman"/>
        </w:rPr>
        <w:commentReference w:id="286"/>
      </w:r>
      <w:r w:rsidRPr="00B134DC">
        <w:rPr>
          <w:rFonts w:eastAsia="宋体" w:cs="Times New Roman" w:hint="eastAsia"/>
          <w:szCs w:val="24"/>
        </w:rPr>
        <w:t>端算法流程：</w:t>
      </w:r>
    </w:p>
    <w:p w14:paraId="177A7B33" w14:textId="77777777" w:rsidR="00B134DC" w:rsidRPr="00B134DC" w:rsidRDefault="00B134DC" w:rsidP="00B134DC">
      <w:pPr>
        <w:numPr>
          <w:ilvl w:val="0"/>
          <w:numId w:val="14"/>
        </w:numPr>
        <w:spacing w:line="400" w:lineRule="exact"/>
        <w:ind w:firstLineChars="200" w:firstLine="480"/>
        <w:rPr>
          <w:rFonts w:eastAsia="宋体" w:cs="Times New Roman"/>
          <w:szCs w:val="24"/>
        </w:rPr>
      </w:pPr>
      <w:r w:rsidRPr="00B134DC">
        <w:rPr>
          <w:rFonts w:eastAsia="宋体" w:cs="Times New Roman" w:hint="eastAsia"/>
          <w:szCs w:val="24"/>
        </w:rPr>
        <w:t>存储</w:t>
      </w:r>
      <w:r w:rsidRPr="00B134DC">
        <w:rPr>
          <w:rFonts w:eastAsia="宋体" w:cs="Times New Roman"/>
          <w:szCs w:val="24"/>
        </w:rPr>
        <w:t>下发给</w:t>
      </w:r>
      <w:r w:rsidRPr="00B134DC">
        <w:rPr>
          <w:rFonts w:eastAsia="宋体" w:cs="Times New Roman"/>
          <w:szCs w:val="24"/>
        </w:rPr>
        <w:t>IP</w:t>
      </w:r>
      <w:r w:rsidRPr="00B134DC">
        <w:rPr>
          <w:rFonts w:eastAsia="宋体" w:cs="Times New Roman"/>
          <w:szCs w:val="24"/>
        </w:rPr>
        <w:t>的</w:t>
      </w:r>
      <w:r w:rsidRPr="00B134DC">
        <w:rPr>
          <w:rFonts w:eastAsia="宋体" w:cs="Times New Roman"/>
          <w:szCs w:val="24"/>
        </w:rPr>
        <w:t>ID</w:t>
      </w:r>
      <w:r w:rsidRPr="00B134DC">
        <w:rPr>
          <w:rFonts w:eastAsia="宋体" w:cs="Times New Roman" w:hint="eastAsia"/>
          <w:szCs w:val="24"/>
        </w:rPr>
        <w:t>即（</w:t>
      </w:r>
      <w:r w:rsidRPr="00B134DC">
        <w:rPr>
          <w:rFonts w:eastAsia="宋体" w:cs="Times New Roman" w:hint="eastAsia"/>
          <w:szCs w:val="24"/>
        </w:rPr>
        <w:t>IP</w:t>
      </w:r>
      <w:r w:rsidRPr="00B134DC">
        <w:rPr>
          <w:rFonts w:eastAsia="宋体" w:cs="Times New Roman" w:hint="eastAsia"/>
          <w:szCs w:val="24"/>
        </w:rPr>
        <w:t>，</w:t>
      </w:r>
      <w:r w:rsidRPr="00B134DC">
        <w:rPr>
          <w:rFonts w:eastAsia="宋体" w:cs="Times New Roman" w:hint="eastAsia"/>
          <w:szCs w:val="24"/>
        </w:rPr>
        <w:t>ID</w:t>
      </w:r>
      <w:r w:rsidRPr="00B134DC">
        <w:rPr>
          <w:rFonts w:eastAsia="宋体" w:cs="Times New Roman" w:hint="eastAsia"/>
          <w:szCs w:val="24"/>
        </w:rPr>
        <w:t>）记录。</w:t>
      </w:r>
    </w:p>
    <w:p w14:paraId="50D510E5" w14:textId="77777777" w:rsidR="00B134DC" w:rsidRPr="00B134DC" w:rsidRDefault="00B134DC" w:rsidP="00B134DC">
      <w:pPr>
        <w:numPr>
          <w:ilvl w:val="0"/>
          <w:numId w:val="14"/>
        </w:numPr>
        <w:spacing w:line="400" w:lineRule="exact"/>
        <w:ind w:firstLineChars="200" w:firstLine="480"/>
        <w:rPr>
          <w:rFonts w:eastAsia="宋体" w:cs="Times New Roman"/>
          <w:szCs w:val="24"/>
        </w:rPr>
      </w:pPr>
      <w:r w:rsidRPr="00B134DC">
        <w:rPr>
          <w:rFonts w:eastAsia="宋体" w:cs="Times New Roman" w:hint="eastAsia"/>
          <w:szCs w:val="24"/>
        </w:rPr>
        <w:t>接收请求</w:t>
      </w:r>
      <w:r w:rsidRPr="00B134DC">
        <w:rPr>
          <w:rFonts w:eastAsia="宋体" w:cs="Times New Roman"/>
          <w:szCs w:val="24"/>
        </w:rPr>
        <w:t>，</w:t>
      </w:r>
      <w:r w:rsidRPr="00B134DC">
        <w:rPr>
          <w:rFonts w:eastAsia="宋体" w:cs="Times New Roman" w:hint="eastAsia"/>
          <w:szCs w:val="24"/>
        </w:rPr>
        <w:t>进入自动化</w:t>
      </w:r>
      <w:r w:rsidRPr="00B134DC">
        <w:rPr>
          <w:rFonts w:eastAsia="宋体" w:cs="Times New Roman"/>
          <w:szCs w:val="24"/>
        </w:rPr>
        <w:t>请求过滤环节。通过进入</w:t>
      </w:r>
      <w:r w:rsidRPr="00B134DC">
        <w:rPr>
          <w:rFonts w:eastAsia="宋体" w:cs="Times New Roman" w:hint="eastAsia"/>
          <w:szCs w:val="24"/>
        </w:rPr>
        <w:t>④，</w:t>
      </w:r>
      <w:r w:rsidRPr="00B134DC">
        <w:rPr>
          <w:rFonts w:eastAsia="宋体" w:cs="Times New Roman"/>
          <w:szCs w:val="24"/>
        </w:rPr>
        <w:t>未通过进入</w:t>
      </w:r>
      <w:r w:rsidRPr="00B134DC">
        <w:rPr>
          <w:rFonts w:eastAsia="宋体" w:cs="Times New Roman" w:hint="eastAsia"/>
          <w:szCs w:val="24"/>
        </w:rPr>
        <w:t>③。</w:t>
      </w:r>
    </w:p>
    <w:p w14:paraId="18F5F1F8" w14:textId="77777777" w:rsidR="00B134DC" w:rsidRPr="00B134DC" w:rsidRDefault="00B134DC" w:rsidP="00B134DC">
      <w:pPr>
        <w:numPr>
          <w:ilvl w:val="0"/>
          <w:numId w:val="14"/>
        </w:numPr>
        <w:spacing w:line="400" w:lineRule="exact"/>
        <w:ind w:firstLineChars="200" w:firstLine="480"/>
        <w:rPr>
          <w:rFonts w:eastAsia="宋体" w:cs="Times New Roman"/>
          <w:szCs w:val="24"/>
        </w:rPr>
      </w:pPr>
      <w:r w:rsidRPr="00B134DC">
        <w:rPr>
          <w:rFonts w:eastAsia="宋体" w:cs="Times New Roman" w:hint="eastAsia"/>
          <w:szCs w:val="24"/>
        </w:rPr>
        <w:t>对于</w:t>
      </w:r>
      <w:r w:rsidRPr="00B134DC">
        <w:rPr>
          <w:rFonts w:eastAsia="宋体" w:cs="Times New Roman"/>
          <w:szCs w:val="24"/>
        </w:rPr>
        <w:t>ID</w:t>
      </w:r>
      <w:r w:rsidRPr="00B134DC">
        <w:rPr>
          <w:rFonts w:eastAsia="宋体" w:cs="Times New Roman"/>
          <w:szCs w:val="24"/>
        </w:rPr>
        <w:t>不匹配的</w:t>
      </w:r>
      <w:r w:rsidRPr="00B134DC">
        <w:rPr>
          <w:rFonts w:eastAsia="宋体" w:cs="Times New Roman" w:hint="eastAsia"/>
          <w:szCs w:val="24"/>
        </w:rPr>
        <w:t>IP</w:t>
      </w:r>
      <w:r w:rsidRPr="00B134DC">
        <w:rPr>
          <w:rFonts w:eastAsia="宋体" w:cs="Times New Roman"/>
          <w:szCs w:val="24"/>
        </w:rPr>
        <w:t>请求</w:t>
      </w:r>
      <w:r w:rsidRPr="00B134DC">
        <w:rPr>
          <w:rFonts w:eastAsia="宋体" w:cs="Times New Roman" w:hint="eastAsia"/>
          <w:szCs w:val="24"/>
        </w:rPr>
        <w:t>更新（</w:t>
      </w:r>
      <w:r w:rsidRPr="00B134DC">
        <w:rPr>
          <w:rFonts w:eastAsia="宋体" w:cs="Times New Roman" w:hint="eastAsia"/>
          <w:szCs w:val="24"/>
        </w:rPr>
        <w:t>IP</w:t>
      </w:r>
      <w:r w:rsidRPr="00B134DC">
        <w:rPr>
          <w:rFonts w:eastAsia="宋体" w:cs="Times New Roman" w:hint="eastAsia"/>
          <w:szCs w:val="24"/>
        </w:rPr>
        <w:t>，</w:t>
      </w:r>
      <w:r w:rsidRPr="00B134DC">
        <w:rPr>
          <w:rFonts w:eastAsia="宋体" w:cs="Times New Roman" w:hint="eastAsia"/>
          <w:szCs w:val="24"/>
        </w:rPr>
        <w:t>ID</w:t>
      </w:r>
      <w:r w:rsidRPr="00B134DC">
        <w:rPr>
          <w:rFonts w:eastAsia="宋体" w:cs="Times New Roman" w:hint="eastAsia"/>
          <w:szCs w:val="24"/>
        </w:rPr>
        <w:t>）记录，对于没有</w:t>
      </w:r>
      <w:r w:rsidRPr="00B134DC">
        <w:rPr>
          <w:rFonts w:eastAsia="宋体" w:cs="Times New Roman"/>
          <w:szCs w:val="24"/>
        </w:rPr>
        <w:t>ID</w:t>
      </w:r>
      <w:r w:rsidRPr="00B134DC">
        <w:rPr>
          <w:rFonts w:eastAsia="宋体" w:cs="Times New Roman" w:hint="eastAsia"/>
          <w:szCs w:val="24"/>
        </w:rPr>
        <w:t>记录的</w:t>
      </w:r>
      <w:r w:rsidRPr="00B134DC">
        <w:rPr>
          <w:rFonts w:eastAsia="宋体" w:cs="Times New Roman" w:hint="eastAsia"/>
          <w:szCs w:val="24"/>
        </w:rPr>
        <w:t>IP</w:t>
      </w:r>
      <w:r w:rsidRPr="00B134DC">
        <w:rPr>
          <w:rFonts w:eastAsia="宋体" w:cs="Times New Roman"/>
          <w:szCs w:val="24"/>
        </w:rPr>
        <w:t>请求</w:t>
      </w:r>
      <w:r w:rsidRPr="00B134DC">
        <w:rPr>
          <w:rFonts w:eastAsia="宋体" w:cs="Times New Roman" w:hint="eastAsia"/>
          <w:szCs w:val="24"/>
        </w:rPr>
        <w:t>添加（</w:t>
      </w:r>
      <w:r w:rsidRPr="00B134DC">
        <w:rPr>
          <w:rFonts w:eastAsia="宋体" w:cs="Times New Roman" w:hint="eastAsia"/>
          <w:szCs w:val="24"/>
        </w:rPr>
        <w:t>IP</w:t>
      </w:r>
      <w:r w:rsidRPr="00B134DC">
        <w:rPr>
          <w:rFonts w:eastAsia="宋体" w:cs="Times New Roman" w:hint="eastAsia"/>
          <w:szCs w:val="24"/>
        </w:rPr>
        <w:t>，</w:t>
      </w:r>
      <w:r w:rsidRPr="00B134DC">
        <w:rPr>
          <w:rFonts w:eastAsia="宋体" w:cs="Times New Roman" w:hint="eastAsia"/>
          <w:szCs w:val="24"/>
        </w:rPr>
        <w:t>ID</w:t>
      </w:r>
      <w:r w:rsidRPr="00B134DC">
        <w:rPr>
          <w:rFonts w:eastAsia="宋体" w:cs="Times New Roman" w:hint="eastAsia"/>
          <w:szCs w:val="24"/>
        </w:rPr>
        <w:t>）记录到</w:t>
      </w:r>
      <w:r w:rsidRPr="00B134DC">
        <w:rPr>
          <w:rFonts w:eastAsia="宋体" w:cs="Times New Roman"/>
          <w:szCs w:val="24"/>
        </w:rPr>
        <w:t>存储库中</w:t>
      </w:r>
      <w:r w:rsidRPr="00B134DC">
        <w:rPr>
          <w:rFonts w:eastAsia="宋体" w:cs="Times New Roman" w:hint="eastAsia"/>
          <w:szCs w:val="24"/>
        </w:rPr>
        <w:t>，不转发</w:t>
      </w:r>
      <w:r w:rsidRPr="00B134DC">
        <w:rPr>
          <w:rFonts w:eastAsia="宋体" w:cs="Times New Roman"/>
          <w:szCs w:val="24"/>
        </w:rPr>
        <w:t>用户请求</w:t>
      </w:r>
      <w:r w:rsidRPr="00B134DC">
        <w:rPr>
          <w:rFonts w:eastAsia="宋体" w:cs="Times New Roman" w:hint="eastAsia"/>
          <w:szCs w:val="24"/>
        </w:rPr>
        <w:t>到</w:t>
      </w:r>
      <w:r w:rsidRPr="00B134DC">
        <w:rPr>
          <w:rFonts w:eastAsia="宋体" w:cs="Times New Roman"/>
          <w:szCs w:val="24"/>
        </w:rPr>
        <w:t>第三方服务器，</w:t>
      </w:r>
      <w:r w:rsidRPr="00B134DC">
        <w:rPr>
          <w:rFonts w:eastAsia="宋体" w:cs="Times New Roman" w:hint="eastAsia"/>
          <w:szCs w:val="24"/>
        </w:rPr>
        <w:t>同时响应</w:t>
      </w:r>
      <w:r w:rsidRPr="00B134DC">
        <w:rPr>
          <w:rFonts w:eastAsia="宋体" w:cs="Times New Roman"/>
          <w:szCs w:val="24"/>
        </w:rPr>
        <w:t>用户</w:t>
      </w:r>
      <w:r w:rsidRPr="00B134DC">
        <w:rPr>
          <w:rFonts w:eastAsia="宋体" w:cs="Times New Roman" w:hint="eastAsia"/>
          <w:szCs w:val="24"/>
        </w:rPr>
        <w:t>一个特殊</w:t>
      </w:r>
      <w:r w:rsidRPr="00B134DC">
        <w:rPr>
          <w:rFonts w:eastAsia="宋体" w:cs="Times New Roman"/>
          <w:szCs w:val="24"/>
        </w:rPr>
        <w:t>构造的</w:t>
      </w:r>
      <w:r w:rsidRPr="00B134DC">
        <w:rPr>
          <w:rFonts w:eastAsia="宋体" w:cs="Times New Roman"/>
          <w:szCs w:val="24"/>
        </w:rPr>
        <w:t>HTML</w:t>
      </w:r>
      <w:r w:rsidRPr="00B134DC">
        <w:rPr>
          <w:rFonts w:eastAsia="宋体" w:cs="Times New Roman"/>
          <w:szCs w:val="24"/>
        </w:rPr>
        <w:t>页面，该</w:t>
      </w:r>
      <w:r w:rsidRPr="00B134DC">
        <w:rPr>
          <w:rFonts w:eastAsia="宋体" w:cs="Times New Roman"/>
          <w:szCs w:val="24"/>
        </w:rPr>
        <w:t>HTML</w:t>
      </w:r>
      <w:r w:rsidRPr="00B134DC">
        <w:rPr>
          <w:rFonts w:eastAsia="宋体" w:cs="Times New Roman" w:hint="eastAsia"/>
          <w:szCs w:val="24"/>
        </w:rPr>
        <w:t>页面</w:t>
      </w:r>
      <w:r w:rsidRPr="00B134DC">
        <w:rPr>
          <w:rFonts w:eastAsia="宋体" w:cs="Times New Roman"/>
          <w:szCs w:val="24"/>
        </w:rPr>
        <w:t>保留了用户</w:t>
      </w:r>
      <w:r w:rsidRPr="00B134DC">
        <w:rPr>
          <w:rFonts w:eastAsia="宋体" w:cs="Times New Roman" w:hint="eastAsia"/>
          <w:szCs w:val="24"/>
        </w:rPr>
        <w:t>未通过的请求信息以及</w:t>
      </w:r>
      <w:r w:rsidRPr="00B134DC">
        <w:rPr>
          <w:rFonts w:eastAsia="宋体" w:cs="Times New Roman"/>
          <w:szCs w:val="24"/>
        </w:rPr>
        <w:t>ID</w:t>
      </w:r>
      <w:r w:rsidRPr="00B134DC">
        <w:rPr>
          <w:rFonts w:eastAsia="宋体" w:cs="Times New Roman"/>
          <w:szCs w:val="24"/>
        </w:rPr>
        <w:t>相关内容，以便用户再次</w:t>
      </w:r>
      <w:r w:rsidRPr="00B134DC">
        <w:rPr>
          <w:rFonts w:eastAsia="宋体" w:cs="Times New Roman" w:hint="eastAsia"/>
          <w:szCs w:val="24"/>
        </w:rPr>
        <w:t>发起</w:t>
      </w:r>
      <w:r w:rsidRPr="00B134DC">
        <w:rPr>
          <w:rFonts w:eastAsia="宋体" w:cs="Times New Roman"/>
          <w:szCs w:val="24"/>
        </w:rPr>
        <w:t>携带</w:t>
      </w:r>
      <w:r w:rsidRPr="00B134DC">
        <w:rPr>
          <w:rFonts w:eastAsia="宋体" w:cs="Times New Roman"/>
          <w:szCs w:val="24"/>
        </w:rPr>
        <w:t>ID</w:t>
      </w:r>
      <w:r w:rsidRPr="00B134DC">
        <w:rPr>
          <w:rFonts w:eastAsia="宋体" w:cs="Times New Roman"/>
          <w:szCs w:val="24"/>
        </w:rPr>
        <w:t>的请求</w:t>
      </w:r>
      <w:r w:rsidRPr="00B134DC">
        <w:rPr>
          <w:rFonts w:eastAsia="宋体" w:cs="Times New Roman" w:hint="eastAsia"/>
          <w:szCs w:val="24"/>
        </w:rPr>
        <w:t>。</w:t>
      </w:r>
    </w:p>
    <w:p w14:paraId="0B6F7CAC" w14:textId="066CA893" w:rsidR="00710C39" w:rsidRPr="00316ABB" w:rsidRDefault="00B134DC" w:rsidP="00316ABB">
      <w:pPr>
        <w:spacing w:line="400" w:lineRule="exact"/>
        <w:ind w:firstLineChars="200" w:firstLine="480"/>
        <w:rPr>
          <w:rFonts w:eastAsia="宋体" w:cs="Times New Roman"/>
          <w:szCs w:val="24"/>
        </w:rPr>
      </w:pPr>
      <w:r w:rsidRPr="00B134DC">
        <w:rPr>
          <w:rFonts w:eastAsia="宋体" w:cs="Times New Roman" w:hint="eastAsia"/>
          <w:szCs w:val="24"/>
        </w:rPr>
        <w:t>向第三方服务器发起</w:t>
      </w:r>
      <w:r w:rsidRPr="00B134DC">
        <w:rPr>
          <w:rFonts w:eastAsia="宋体" w:cs="Times New Roman"/>
          <w:szCs w:val="24"/>
        </w:rPr>
        <w:t>请求，</w:t>
      </w:r>
      <w:r w:rsidRPr="00B134DC">
        <w:rPr>
          <w:rFonts w:eastAsia="宋体" w:cs="Times New Roman" w:hint="eastAsia"/>
          <w:szCs w:val="24"/>
        </w:rPr>
        <w:t>得到</w:t>
      </w:r>
      <w:r w:rsidRPr="00B134DC">
        <w:rPr>
          <w:rFonts w:eastAsia="宋体" w:cs="Times New Roman"/>
          <w:szCs w:val="24"/>
        </w:rPr>
        <w:t>响应后，注入</w:t>
      </w:r>
      <w:r w:rsidRPr="00B134DC">
        <w:rPr>
          <w:rFonts w:eastAsia="宋体" w:cs="Times New Roman" w:hint="eastAsia"/>
          <w:szCs w:val="24"/>
        </w:rPr>
        <w:t>“检测自动化攻击”模块客户端需要的代码并</w:t>
      </w:r>
      <w:r w:rsidRPr="00B134DC">
        <w:rPr>
          <w:rFonts w:eastAsia="宋体" w:cs="Times New Roman"/>
          <w:szCs w:val="24"/>
        </w:rPr>
        <w:t>对网页代码</w:t>
      </w:r>
      <w:proofErr w:type="gramStart"/>
      <w:r w:rsidRPr="00B134DC">
        <w:rPr>
          <w:rFonts w:eastAsia="宋体" w:cs="Times New Roman"/>
          <w:szCs w:val="24"/>
        </w:rPr>
        <w:t>做保</w:t>
      </w:r>
      <w:proofErr w:type="gramEnd"/>
      <w:r w:rsidRPr="00B134DC">
        <w:rPr>
          <w:rFonts w:eastAsia="宋体" w:cs="Times New Roman"/>
          <w:szCs w:val="24"/>
        </w:rPr>
        <w:t>护后，转发给用户，更新</w:t>
      </w:r>
      <w:r w:rsidRPr="00B134DC">
        <w:rPr>
          <w:rFonts w:eastAsia="宋体" w:cs="Times New Roman" w:hint="eastAsia"/>
          <w:szCs w:val="24"/>
        </w:rPr>
        <w:t>（</w:t>
      </w:r>
      <w:r w:rsidRPr="00B134DC">
        <w:rPr>
          <w:rFonts w:eastAsia="宋体" w:cs="Times New Roman" w:hint="eastAsia"/>
          <w:szCs w:val="24"/>
        </w:rPr>
        <w:t>IP</w:t>
      </w:r>
      <w:r w:rsidRPr="00B134DC">
        <w:rPr>
          <w:rFonts w:eastAsia="宋体" w:cs="Times New Roman" w:hint="eastAsia"/>
          <w:szCs w:val="24"/>
        </w:rPr>
        <w:t>，</w:t>
      </w:r>
      <w:r w:rsidRPr="00B134DC">
        <w:rPr>
          <w:rFonts w:eastAsia="宋体" w:cs="Times New Roman" w:hint="eastAsia"/>
          <w:szCs w:val="24"/>
        </w:rPr>
        <w:t>ID</w:t>
      </w:r>
      <w:r w:rsidRPr="00B134DC">
        <w:rPr>
          <w:rFonts w:eastAsia="宋体" w:cs="Times New Roman" w:hint="eastAsia"/>
          <w:szCs w:val="24"/>
        </w:rPr>
        <w:t>）记录。</w:t>
      </w:r>
    </w:p>
    <w:p w14:paraId="1E74AB9C" w14:textId="074DBBF4" w:rsidR="00710C39" w:rsidRPr="00710C39" w:rsidRDefault="00710C39" w:rsidP="00710C39">
      <w:pPr>
        <w:ind w:firstLine="420"/>
        <w:jc w:val="center"/>
        <w:rPr>
          <w:rFonts w:eastAsia="宋体" w:cs="Times New Roman"/>
          <w:sz w:val="21"/>
          <w:szCs w:val="24"/>
        </w:rPr>
      </w:pPr>
    </w:p>
    <w:p w14:paraId="7CE83624" w14:textId="7D6285D3" w:rsidR="00710C39" w:rsidRDefault="001A1962" w:rsidP="00710C39">
      <w:pPr>
        <w:ind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系统</w:t>
      </w:r>
      <w:r>
        <w:rPr>
          <w:rFonts w:eastAsia="宋体" w:cs="Times New Roman"/>
          <w:szCs w:val="24"/>
        </w:rPr>
        <w:t>流程</w:t>
      </w:r>
      <w:r>
        <w:rPr>
          <w:rFonts w:eastAsia="宋体" w:cs="Times New Roman"/>
          <w:szCs w:val="24"/>
        </w:rPr>
        <w:t>-</w:t>
      </w:r>
      <w:r>
        <w:rPr>
          <w:rFonts w:eastAsia="宋体" w:cs="Times New Roman"/>
          <w:szCs w:val="24"/>
        </w:rPr>
        <w:t>各模块交互：</w:t>
      </w:r>
    </w:p>
    <w:p w14:paraId="0FE5A2E3" w14:textId="77777777" w:rsidR="001A1962" w:rsidRDefault="001A1962" w:rsidP="001A1962">
      <w:pPr>
        <w:keepNext/>
        <w:ind w:firstLine="480"/>
        <w:jc w:val="center"/>
      </w:pPr>
      <w:r>
        <w:rPr>
          <w:noProof/>
        </w:rPr>
        <w:drawing>
          <wp:inline distT="0" distB="0" distL="0" distR="0" wp14:anchorId="40622B6B" wp14:editId="11287D5E">
            <wp:extent cx="4324985" cy="2413635"/>
            <wp:effectExtent l="0" t="0" r="0" b="5715"/>
            <wp:docPr id="23" name="图片 23" descr="组长测试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组长测试设计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985" cy="2413635"/>
                    </a:xfrm>
                    <a:prstGeom prst="rect">
                      <a:avLst/>
                    </a:prstGeom>
                    <a:noFill/>
                    <a:ln>
                      <a:noFill/>
                    </a:ln>
                  </pic:spPr>
                </pic:pic>
              </a:graphicData>
            </a:graphic>
          </wp:inline>
        </w:drawing>
      </w:r>
    </w:p>
    <w:p w14:paraId="47B4DD92" w14:textId="387DEAD6" w:rsidR="001A1962" w:rsidRPr="00710C39" w:rsidRDefault="001A1962" w:rsidP="001A1962">
      <w:pPr>
        <w:pStyle w:val="af0"/>
        <w:ind w:firstLine="400"/>
        <w:jc w:val="center"/>
        <w:rPr>
          <w:rFonts w:ascii="Times New Roman" w:eastAsia="宋体" w:hAnsi="Times New Roman" w:cs="Times New Roman"/>
          <w:szCs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6</w:t>
      </w:r>
      <w:r>
        <w:fldChar w:fldCharType="end"/>
      </w:r>
      <w:r w:rsidR="009F78EA">
        <w:t xml:space="preserve"> </w:t>
      </w:r>
      <w:r w:rsidR="009F78EA">
        <w:rPr>
          <w:rFonts w:hint="eastAsia"/>
        </w:rPr>
        <w:t>解决方案</w:t>
      </w:r>
      <w:commentRangeStart w:id="287"/>
      <w:r w:rsidR="009F78EA">
        <w:rPr>
          <w:rFonts w:hint="eastAsia"/>
        </w:rPr>
        <w:t>流程图</w:t>
      </w:r>
      <w:commentRangeEnd w:id="287"/>
      <w:r w:rsidR="00F3734E">
        <w:rPr>
          <w:rStyle w:val="a5"/>
          <w:rFonts w:ascii="Times New Roman" w:eastAsia="宋体" w:hAnsi="Times New Roman" w:cs="Times New Roman"/>
        </w:rPr>
        <w:commentReference w:id="287"/>
      </w:r>
    </w:p>
    <w:p w14:paraId="7372054D" w14:textId="77777777" w:rsidR="00710C39" w:rsidRPr="00710C39" w:rsidRDefault="00710C39" w:rsidP="00710C39">
      <w:pPr>
        <w:keepNext/>
        <w:keepLines/>
        <w:spacing w:line="400" w:lineRule="exact"/>
        <w:ind w:firstLine="480"/>
        <w:outlineLvl w:val="2"/>
        <w:rPr>
          <w:rFonts w:eastAsia="黑体" w:cs="Times New Roman"/>
          <w:bCs/>
          <w:szCs w:val="32"/>
        </w:rPr>
      </w:pPr>
      <w:bookmarkStart w:id="288" w:name="_Toc10264"/>
      <w:r w:rsidRPr="00710C39">
        <w:rPr>
          <w:rFonts w:eastAsia="黑体" w:cs="Times New Roman"/>
          <w:bCs/>
          <w:szCs w:val="32"/>
        </w:rPr>
        <w:t>3.2.</w:t>
      </w:r>
      <w:r w:rsidRPr="00710C39">
        <w:rPr>
          <w:rFonts w:eastAsia="黑体" w:cs="Times New Roman" w:hint="eastAsia"/>
          <w:bCs/>
          <w:szCs w:val="32"/>
        </w:rPr>
        <w:t xml:space="preserve">2 </w:t>
      </w:r>
      <w:r w:rsidRPr="00710C39">
        <w:rPr>
          <w:rFonts w:eastAsia="黑体" w:cs="Times New Roman" w:hint="eastAsia"/>
          <w:bCs/>
          <w:szCs w:val="32"/>
        </w:rPr>
        <w:t>数据设计</w:t>
      </w:r>
      <w:bookmarkEnd w:id="288"/>
    </w:p>
    <w:p w14:paraId="3493959C" w14:textId="77777777" w:rsidR="00710C39" w:rsidRPr="00710C39" w:rsidRDefault="00710C39" w:rsidP="00710C39">
      <w:pPr>
        <w:spacing w:line="400" w:lineRule="exact"/>
        <w:ind w:firstLine="480"/>
        <w:rPr>
          <w:rFonts w:eastAsia="宋体" w:cs="Times New Roman"/>
          <w:szCs w:val="24"/>
        </w:rPr>
      </w:pPr>
    </w:p>
    <w:p w14:paraId="1CDF561E" w14:textId="6AEF3B24" w:rsidR="00710C39" w:rsidRPr="00710C39" w:rsidRDefault="001A4886" w:rsidP="00710C39">
      <w:pPr>
        <w:spacing w:line="400" w:lineRule="exact"/>
        <w:ind w:firstLineChars="200" w:firstLine="480"/>
        <w:rPr>
          <w:rFonts w:eastAsia="宋体" w:cs="Times New Roman"/>
          <w:szCs w:val="24"/>
        </w:rPr>
      </w:pPr>
      <w:r>
        <w:rPr>
          <w:rFonts w:eastAsia="宋体" w:cs="Times New Roman"/>
          <w:szCs w:val="24"/>
        </w:rPr>
        <w:t>ngx_http_ipslab_module</w:t>
      </w:r>
      <w:r>
        <w:rPr>
          <w:rFonts w:eastAsia="宋体" w:cs="Times New Roman" w:hint="eastAsia"/>
          <w:szCs w:val="24"/>
        </w:rPr>
        <w:t>模块内</w:t>
      </w:r>
      <w:r w:rsidR="00710C39" w:rsidRPr="00710C39">
        <w:rPr>
          <w:rFonts w:eastAsia="宋体" w:cs="Times New Roman" w:hint="eastAsia"/>
          <w:szCs w:val="24"/>
        </w:rPr>
        <w:t>的</w:t>
      </w:r>
      <w:r>
        <w:rPr>
          <w:rFonts w:eastAsia="宋体" w:cs="Times New Roman" w:hint="eastAsia"/>
          <w:szCs w:val="24"/>
        </w:rPr>
        <w:t>结构体</w:t>
      </w:r>
      <w:r w:rsidR="00710C39" w:rsidRPr="00710C39">
        <w:rPr>
          <w:rFonts w:eastAsia="宋体" w:cs="Times New Roman" w:hint="eastAsia"/>
          <w:szCs w:val="24"/>
        </w:rPr>
        <w:t>设计如下：</w:t>
      </w:r>
    </w:p>
    <w:p w14:paraId="3EF78B93" w14:textId="2BFA57F9" w:rsidR="00710C39" w:rsidRPr="00710C39" w:rsidRDefault="00710C39" w:rsidP="00710C39">
      <w:pPr>
        <w:spacing w:beforeLines="50" w:before="156"/>
        <w:ind w:firstLine="420"/>
        <w:jc w:val="center"/>
        <w:rPr>
          <w:rFonts w:eastAsia="黑体" w:cs="Times New Roman"/>
          <w:sz w:val="21"/>
          <w:szCs w:val="24"/>
        </w:rPr>
      </w:pPr>
      <w:r w:rsidRPr="00710C39">
        <w:rPr>
          <w:rFonts w:eastAsia="黑体" w:cs="Times New Roman" w:hint="eastAsia"/>
          <w:sz w:val="21"/>
          <w:szCs w:val="24"/>
        </w:rPr>
        <w:t>表</w:t>
      </w:r>
      <w:r w:rsidRPr="00710C39">
        <w:rPr>
          <w:rFonts w:eastAsia="黑体" w:cs="Times New Roman" w:hint="eastAsia"/>
          <w:sz w:val="21"/>
          <w:szCs w:val="24"/>
        </w:rPr>
        <w:t>3-1</w:t>
      </w:r>
      <w:r w:rsidRPr="00710C39">
        <w:rPr>
          <w:rFonts w:eastAsia="黑体" w:cs="Times New Roman" w:hint="eastAsia"/>
          <w:sz w:val="21"/>
          <w:szCs w:val="24"/>
        </w:rPr>
        <w:tab/>
      </w:r>
      <w:r w:rsidR="0034030A">
        <w:rPr>
          <w:rFonts w:eastAsia="黑体" w:cs="Times New Roman"/>
          <w:sz w:val="21"/>
          <w:szCs w:val="24"/>
        </w:rPr>
        <w:t>ngx_http_ipslab_module</w:t>
      </w:r>
      <w:r w:rsidR="0016090D">
        <w:rPr>
          <w:rFonts w:eastAsia="黑体" w:cs="Times New Roman" w:hint="eastAsia"/>
          <w:sz w:val="21"/>
          <w:szCs w:val="24"/>
        </w:rPr>
        <w:t>模块配置结构体</w:t>
      </w:r>
      <w:r w:rsidR="003A3B55" w:rsidRPr="003A3B55">
        <w:rPr>
          <w:rFonts w:eastAsia="黑体" w:cs="Times New Roman"/>
          <w:sz w:val="21"/>
          <w:szCs w:val="24"/>
        </w:rPr>
        <w:t>ngx_http_ipslab_conf_t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6"/>
        <w:gridCol w:w="2470"/>
        <w:gridCol w:w="3544"/>
      </w:tblGrid>
      <w:tr w:rsidR="00FC3914" w:rsidRPr="00710C39" w14:paraId="5F24385E" w14:textId="77777777" w:rsidTr="00873A72">
        <w:trPr>
          <w:trHeight w:hRule="exact" w:val="652"/>
          <w:jc w:val="center"/>
        </w:trPr>
        <w:tc>
          <w:tcPr>
            <w:tcW w:w="1636" w:type="dxa"/>
            <w:tcBorders>
              <w:top w:val="single" w:sz="4" w:space="0" w:color="auto"/>
              <w:left w:val="single" w:sz="4" w:space="0" w:color="auto"/>
              <w:bottom w:val="single" w:sz="4" w:space="0" w:color="auto"/>
              <w:right w:val="single" w:sz="4" w:space="0" w:color="auto"/>
            </w:tcBorders>
            <w:shd w:val="clear" w:color="auto" w:fill="CCCCCC"/>
            <w:vAlign w:val="center"/>
          </w:tcPr>
          <w:p w14:paraId="39B2559A" w14:textId="728477DC" w:rsidR="00FC3914" w:rsidRPr="00710C39" w:rsidRDefault="00FC3914" w:rsidP="00710C39">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hint="eastAsia"/>
                <w:b/>
                <w:bCs/>
                <w:color w:val="000000"/>
                <w:sz w:val="21"/>
                <w:szCs w:val="24"/>
              </w:rPr>
              <w:t>名称</w:t>
            </w:r>
          </w:p>
        </w:tc>
        <w:tc>
          <w:tcPr>
            <w:tcW w:w="2470" w:type="dxa"/>
            <w:tcBorders>
              <w:top w:val="single" w:sz="4" w:space="0" w:color="auto"/>
              <w:left w:val="single" w:sz="4" w:space="0" w:color="auto"/>
              <w:bottom w:val="single" w:sz="4" w:space="0" w:color="auto"/>
              <w:right w:val="single" w:sz="4" w:space="0" w:color="auto"/>
            </w:tcBorders>
            <w:shd w:val="clear" w:color="auto" w:fill="CCCCCC"/>
            <w:vAlign w:val="center"/>
          </w:tcPr>
          <w:p w14:paraId="098ACE90" w14:textId="4AEFF5B3" w:rsidR="00FC3914" w:rsidRPr="00710C39" w:rsidRDefault="00FC3914" w:rsidP="00710C39">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类型</w:t>
            </w:r>
          </w:p>
        </w:tc>
        <w:tc>
          <w:tcPr>
            <w:tcW w:w="3544" w:type="dxa"/>
            <w:tcBorders>
              <w:top w:val="single" w:sz="4" w:space="0" w:color="auto"/>
              <w:left w:val="single" w:sz="4" w:space="0" w:color="auto"/>
              <w:bottom w:val="single" w:sz="4" w:space="0" w:color="auto"/>
              <w:right w:val="single" w:sz="4" w:space="0" w:color="auto"/>
            </w:tcBorders>
            <w:shd w:val="clear" w:color="auto" w:fill="CCCCCC"/>
            <w:vAlign w:val="center"/>
          </w:tcPr>
          <w:p w14:paraId="459779B0" w14:textId="77777777" w:rsidR="00FC3914" w:rsidRPr="00710C39" w:rsidRDefault="00FC3914" w:rsidP="00710C39">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FC3914" w:rsidRPr="00710C39" w14:paraId="0AF44CC8"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0B93496A" w14:textId="3710946C"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shmsize_int</w:t>
            </w:r>
          </w:p>
        </w:tc>
        <w:tc>
          <w:tcPr>
            <w:tcW w:w="2470" w:type="dxa"/>
            <w:tcBorders>
              <w:top w:val="single" w:sz="4" w:space="0" w:color="auto"/>
              <w:left w:val="single" w:sz="4" w:space="0" w:color="auto"/>
              <w:bottom w:val="single" w:sz="4" w:space="0" w:color="auto"/>
              <w:right w:val="single" w:sz="4" w:space="0" w:color="auto"/>
            </w:tcBorders>
            <w:vAlign w:val="center"/>
          </w:tcPr>
          <w:p w14:paraId="2C742420" w14:textId="08CBC16D"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ngx_int_t</w:t>
            </w:r>
          </w:p>
        </w:tc>
        <w:tc>
          <w:tcPr>
            <w:tcW w:w="3544" w:type="dxa"/>
            <w:tcBorders>
              <w:top w:val="single" w:sz="4" w:space="0" w:color="auto"/>
              <w:left w:val="single" w:sz="4" w:space="0" w:color="auto"/>
              <w:bottom w:val="single" w:sz="4" w:space="0" w:color="auto"/>
              <w:right w:val="single" w:sz="4" w:space="0" w:color="auto"/>
            </w:tcBorders>
            <w:vAlign w:val="center"/>
          </w:tcPr>
          <w:p w14:paraId="48233D52" w14:textId="7A23D9DE" w:rsidR="00FC3914" w:rsidRPr="00710C39" w:rsidRDefault="00FC3914" w:rsidP="00FC3914">
            <w:pPr>
              <w:ind w:firstLine="420"/>
              <w:jc w:val="center"/>
              <w:rPr>
                <w:rFonts w:eastAsia="宋体" w:cs="Times New Roman"/>
                <w:bCs/>
                <w:color w:val="000000"/>
                <w:sz w:val="21"/>
                <w:szCs w:val="24"/>
              </w:rPr>
            </w:pPr>
            <w:r w:rsidRPr="00FC3914">
              <w:rPr>
                <w:rFonts w:eastAsia="宋体" w:cs="Times New Roman" w:hint="eastAsia"/>
                <w:bCs/>
                <w:color w:val="000000"/>
                <w:sz w:val="21"/>
                <w:szCs w:val="24"/>
              </w:rPr>
              <w:t>共享内存</w:t>
            </w:r>
            <w:r>
              <w:rPr>
                <w:rFonts w:eastAsia="宋体" w:cs="Times New Roman"/>
                <w:bCs/>
                <w:color w:val="000000"/>
                <w:sz w:val="21"/>
                <w:szCs w:val="24"/>
              </w:rPr>
              <w:t>的大小</w:t>
            </w:r>
            <w:r>
              <w:rPr>
                <w:rFonts w:eastAsia="宋体" w:cs="Times New Roman" w:hint="eastAsia"/>
                <w:bCs/>
                <w:color w:val="000000"/>
                <w:sz w:val="21"/>
                <w:szCs w:val="24"/>
              </w:rPr>
              <w:t>，以</w:t>
            </w:r>
            <w:r>
              <w:rPr>
                <w:rFonts w:eastAsia="宋体" w:cs="Times New Roman"/>
                <w:bCs/>
                <w:color w:val="000000"/>
                <w:sz w:val="21"/>
                <w:szCs w:val="24"/>
              </w:rPr>
              <w:t>pagesize=4096</w:t>
            </w:r>
            <w:r>
              <w:rPr>
                <w:rFonts w:eastAsia="宋体" w:cs="Times New Roman"/>
                <w:bCs/>
                <w:color w:val="000000"/>
                <w:sz w:val="21"/>
                <w:szCs w:val="24"/>
              </w:rPr>
              <w:t>为单位</w:t>
            </w:r>
            <w:r w:rsidRPr="00FC3914">
              <w:rPr>
                <w:rFonts w:eastAsia="宋体" w:cs="Times New Roman" w:hint="eastAsia"/>
                <w:bCs/>
                <w:color w:val="000000"/>
                <w:sz w:val="21"/>
                <w:szCs w:val="24"/>
              </w:rPr>
              <w:t>大小</w:t>
            </w:r>
          </w:p>
        </w:tc>
      </w:tr>
      <w:tr w:rsidR="00FC3914" w:rsidRPr="00710C39" w14:paraId="59D81FF0"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9324DE6" w14:textId="358C22F8"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shpool</w:t>
            </w:r>
          </w:p>
        </w:tc>
        <w:tc>
          <w:tcPr>
            <w:tcW w:w="2470" w:type="dxa"/>
            <w:tcBorders>
              <w:top w:val="single" w:sz="4" w:space="0" w:color="auto"/>
              <w:left w:val="single" w:sz="4" w:space="0" w:color="auto"/>
              <w:bottom w:val="single" w:sz="4" w:space="0" w:color="auto"/>
              <w:right w:val="single" w:sz="4" w:space="0" w:color="auto"/>
            </w:tcBorders>
            <w:vAlign w:val="center"/>
          </w:tcPr>
          <w:p w14:paraId="79E36810" w14:textId="12F2B94A"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ngx_slab_pool_t</w:t>
            </w:r>
          </w:p>
        </w:tc>
        <w:tc>
          <w:tcPr>
            <w:tcW w:w="3544" w:type="dxa"/>
            <w:tcBorders>
              <w:top w:val="single" w:sz="4" w:space="0" w:color="auto"/>
              <w:left w:val="single" w:sz="4" w:space="0" w:color="auto"/>
              <w:bottom w:val="single" w:sz="4" w:space="0" w:color="auto"/>
              <w:right w:val="single" w:sz="4" w:space="0" w:color="auto"/>
            </w:tcBorders>
            <w:vAlign w:val="center"/>
          </w:tcPr>
          <w:p w14:paraId="2A4CA80F" w14:textId="093A625F" w:rsidR="00FC3914" w:rsidRPr="00710C39" w:rsidRDefault="00FC3914" w:rsidP="00710C39">
            <w:pPr>
              <w:ind w:firstLine="420"/>
              <w:jc w:val="center"/>
              <w:rPr>
                <w:rFonts w:eastAsia="宋体" w:cs="Times New Roman"/>
                <w:bCs/>
                <w:color w:val="000000"/>
                <w:sz w:val="21"/>
                <w:szCs w:val="24"/>
              </w:rPr>
            </w:pPr>
            <w:r>
              <w:rPr>
                <w:rFonts w:eastAsia="宋体" w:cs="Times New Roman" w:hint="eastAsia"/>
                <w:bCs/>
                <w:color w:val="000000"/>
                <w:sz w:val="21"/>
                <w:szCs w:val="24"/>
              </w:rPr>
              <w:t>共享内存</w:t>
            </w:r>
            <w:r w:rsidRPr="00FC3914">
              <w:rPr>
                <w:rFonts w:eastAsia="宋体" w:cs="Times New Roman" w:hint="eastAsia"/>
                <w:bCs/>
                <w:color w:val="000000"/>
                <w:sz w:val="21"/>
                <w:szCs w:val="24"/>
              </w:rPr>
              <w:t>结构体</w:t>
            </w:r>
          </w:p>
        </w:tc>
      </w:tr>
      <w:tr w:rsidR="00FC3914" w:rsidRPr="00710C39" w14:paraId="296F3644"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34E27E2" w14:textId="7C3DB7FC" w:rsidR="00FC3914" w:rsidRPr="00710C39" w:rsidRDefault="00FC3914" w:rsidP="00710C39">
            <w:pPr>
              <w:ind w:firstLine="420"/>
              <w:jc w:val="center"/>
              <w:rPr>
                <w:rFonts w:eastAsia="宋体" w:cs="Times New Roman"/>
                <w:bCs/>
                <w:color w:val="000000"/>
                <w:sz w:val="21"/>
                <w:szCs w:val="24"/>
              </w:rPr>
            </w:pPr>
            <w:r w:rsidRPr="00FC3914">
              <w:rPr>
                <w:rFonts w:eastAsia="宋体" w:cs="Times New Roman"/>
                <w:bCs/>
                <w:color w:val="000000"/>
                <w:sz w:val="21"/>
                <w:szCs w:val="24"/>
              </w:rPr>
              <w:t>sh</w:t>
            </w:r>
          </w:p>
        </w:tc>
        <w:tc>
          <w:tcPr>
            <w:tcW w:w="2470" w:type="dxa"/>
            <w:tcBorders>
              <w:top w:val="single" w:sz="4" w:space="0" w:color="auto"/>
              <w:left w:val="single" w:sz="4" w:space="0" w:color="auto"/>
              <w:bottom w:val="single" w:sz="4" w:space="0" w:color="auto"/>
              <w:right w:val="single" w:sz="4" w:space="0" w:color="auto"/>
            </w:tcBorders>
            <w:vAlign w:val="center"/>
          </w:tcPr>
          <w:p w14:paraId="785CDFF1" w14:textId="68FDC600" w:rsidR="00FC3914" w:rsidRPr="00710C39" w:rsidRDefault="00FC3914" w:rsidP="00710C39">
            <w:pPr>
              <w:ind w:firstLine="420"/>
              <w:jc w:val="center"/>
              <w:rPr>
                <w:rFonts w:eastAsia="宋体" w:cs="Times New Roman"/>
                <w:bCs/>
                <w:color w:val="000000"/>
                <w:sz w:val="21"/>
                <w:szCs w:val="24"/>
              </w:rPr>
            </w:pPr>
            <w:r>
              <w:rPr>
                <w:rFonts w:eastAsia="宋体" w:cs="Times New Roman"/>
                <w:bCs/>
                <w:color w:val="000000"/>
                <w:sz w:val="21"/>
                <w:szCs w:val="24"/>
              </w:rPr>
              <w:t>ngx_http_ipslab_shm_t</w:t>
            </w:r>
          </w:p>
        </w:tc>
        <w:tc>
          <w:tcPr>
            <w:tcW w:w="3544" w:type="dxa"/>
            <w:tcBorders>
              <w:top w:val="single" w:sz="4" w:space="0" w:color="auto"/>
              <w:left w:val="single" w:sz="4" w:space="0" w:color="auto"/>
              <w:bottom w:val="single" w:sz="4" w:space="0" w:color="auto"/>
              <w:right w:val="single" w:sz="4" w:space="0" w:color="auto"/>
            </w:tcBorders>
            <w:vAlign w:val="center"/>
          </w:tcPr>
          <w:p w14:paraId="0583B97A" w14:textId="750FF2CB" w:rsidR="00FC3914" w:rsidRPr="00710C39" w:rsidRDefault="00AF7AFA" w:rsidP="00710C39">
            <w:pPr>
              <w:ind w:firstLine="420"/>
              <w:jc w:val="center"/>
              <w:rPr>
                <w:rFonts w:eastAsia="宋体" w:cs="Times New Roman"/>
                <w:bCs/>
                <w:color w:val="000000"/>
                <w:sz w:val="21"/>
                <w:szCs w:val="24"/>
              </w:rPr>
            </w:pPr>
            <w:r>
              <w:rPr>
                <w:rFonts w:eastAsia="宋体" w:cs="Times New Roman" w:hint="eastAsia"/>
                <w:bCs/>
                <w:color w:val="000000"/>
                <w:sz w:val="21"/>
                <w:szCs w:val="24"/>
              </w:rPr>
              <w:t>控制红黑树</w:t>
            </w:r>
            <w:r>
              <w:rPr>
                <w:rFonts w:eastAsia="宋体" w:cs="Times New Roman"/>
                <w:bCs/>
                <w:color w:val="000000"/>
                <w:sz w:val="21"/>
                <w:szCs w:val="24"/>
              </w:rPr>
              <w:t>和链表</w:t>
            </w:r>
          </w:p>
        </w:tc>
      </w:tr>
    </w:tbl>
    <w:p w14:paraId="4DA33682" w14:textId="77777777" w:rsidR="00710C39" w:rsidRPr="00710C39" w:rsidRDefault="00710C39" w:rsidP="00710C39">
      <w:pPr>
        <w:ind w:firstLine="420"/>
        <w:rPr>
          <w:rFonts w:ascii="宋体" w:eastAsia="宋体" w:hAnsi="Courier New" w:cs="Times New Roman"/>
          <w:sz w:val="21"/>
          <w:szCs w:val="24"/>
        </w:rPr>
      </w:pPr>
    </w:p>
    <w:p w14:paraId="096EFA43" w14:textId="38467A73" w:rsidR="00710C39" w:rsidRPr="00710C39" w:rsidRDefault="00710C39" w:rsidP="00710C39">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Pr="00710C39">
        <w:rPr>
          <w:rFonts w:eastAsia="黑体" w:cs="Times New Roman" w:hint="eastAsia"/>
          <w:sz w:val="21"/>
          <w:szCs w:val="24"/>
        </w:rPr>
        <w:t>3-2</w:t>
      </w:r>
      <w:r w:rsidRPr="00710C39">
        <w:rPr>
          <w:rFonts w:eastAsia="黑体" w:cs="Times New Roman" w:hint="eastAsia"/>
          <w:sz w:val="21"/>
          <w:szCs w:val="24"/>
        </w:rPr>
        <w:tab/>
      </w:r>
      <w:r w:rsidR="00DB0A22">
        <w:rPr>
          <w:rFonts w:eastAsia="黑体" w:cs="Times New Roman" w:hint="eastAsia"/>
          <w:sz w:val="21"/>
          <w:szCs w:val="24"/>
        </w:rPr>
        <w:t>存储</w:t>
      </w:r>
      <w:r w:rsidR="00DB0A22">
        <w:rPr>
          <w:rFonts w:eastAsia="黑体" w:cs="Times New Roman" w:hint="eastAsia"/>
          <w:sz w:val="21"/>
          <w:szCs w:val="24"/>
        </w:rPr>
        <w:t>(</w:t>
      </w:r>
      <w:r w:rsidR="00DB0A22">
        <w:rPr>
          <w:rFonts w:eastAsia="黑体" w:cs="Times New Roman"/>
          <w:sz w:val="21"/>
          <w:szCs w:val="24"/>
        </w:rPr>
        <w:t>IP,ID</w:t>
      </w:r>
      <w:r w:rsidR="00DB0A22">
        <w:rPr>
          <w:rFonts w:eastAsia="黑体" w:cs="Times New Roman" w:hint="eastAsia"/>
          <w:sz w:val="21"/>
          <w:szCs w:val="24"/>
        </w:rPr>
        <w:t>)</w:t>
      </w:r>
      <w:r w:rsidR="00DB0A22">
        <w:rPr>
          <w:rFonts w:eastAsia="黑体" w:cs="Times New Roman" w:hint="eastAsia"/>
          <w:sz w:val="21"/>
          <w:szCs w:val="24"/>
        </w:rPr>
        <w:t>对</w:t>
      </w:r>
      <w:r w:rsidR="00DB0A22">
        <w:rPr>
          <w:rFonts w:eastAsia="黑体" w:cs="Times New Roman"/>
          <w:sz w:val="21"/>
          <w:szCs w:val="24"/>
        </w:rPr>
        <w:t>的</w:t>
      </w:r>
      <w:r w:rsidR="004F241D">
        <w:rPr>
          <w:rFonts w:eastAsia="黑体" w:cs="Times New Roman" w:hint="eastAsia"/>
          <w:sz w:val="21"/>
          <w:szCs w:val="24"/>
        </w:rPr>
        <w:t>节点</w:t>
      </w:r>
      <w:r w:rsidR="004F241D" w:rsidRPr="004F241D">
        <w:rPr>
          <w:rFonts w:eastAsia="黑体" w:cs="Times New Roman"/>
          <w:sz w:val="21"/>
          <w:szCs w:val="24"/>
        </w:rPr>
        <w:t>ngx_http_ipslab_node_t</w:t>
      </w:r>
      <w:r w:rsidR="00DB0A22">
        <w:rPr>
          <w:rFonts w:eastAsia="黑体" w:cs="Times New Roman"/>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2256"/>
        <w:gridCol w:w="3686"/>
      </w:tblGrid>
      <w:tr w:rsidR="004F241D" w:rsidRPr="00710C39" w14:paraId="7EB0BC7A" w14:textId="77777777" w:rsidTr="00C95F7A">
        <w:trPr>
          <w:trHeight w:hRule="exact" w:val="600"/>
          <w:jc w:val="center"/>
        </w:trPr>
        <w:tc>
          <w:tcPr>
            <w:tcW w:w="1850" w:type="dxa"/>
            <w:tcBorders>
              <w:top w:val="single" w:sz="4" w:space="0" w:color="auto"/>
              <w:left w:val="single" w:sz="4" w:space="0" w:color="auto"/>
              <w:bottom w:val="single" w:sz="4" w:space="0" w:color="auto"/>
              <w:right w:val="single" w:sz="4" w:space="0" w:color="auto"/>
            </w:tcBorders>
            <w:shd w:val="clear" w:color="auto" w:fill="CCCCCC"/>
            <w:vAlign w:val="center"/>
          </w:tcPr>
          <w:p w14:paraId="01839870" w14:textId="33A10C6B" w:rsidR="004F241D" w:rsidRPr="00710C39" w:rsidRDefault="004F241D" w:rsidP="00710C39">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名称</w:t>
            </w:r>
          </w:p>
        </w:tc>
        <w:tc>
          <w:tcPr>
            <w:tcW w:w="2256" w:type="dxa"/>
            <w:tcBorders>
              <w:top w:val="single" w:sz="4" w:space="0" w:color="auto"/>
              <w:left w:val="single" w:sz="4" w:space="0" w:color="auto"/>
              <w:bottom w:val="single" w:sz="4" w:space="0" w:color="auto"/>
              <w:right w:val="single" w:sz="4" w:space="0" w:color="auto"/>
            </w:tcBorders>
            <w:shd w:val="clear" w:color="auto" w:fill="CCCCCC"/>
            <w:vAlign w:val="center"/>
          </w:tcPr>
          <w:p w14:paraId="307BA7BA" w14:textId="0BF74CBB" w:rsidR="004F241D" w:rsidRPr="00710C39" w:rsidRDefault="004F241D" w:rsidP="00710C39">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类型</w:t>
            </w:r>
          </w:p>
        </w:tc>
        <w:tc>
          <w:tcPr>
            <w:tcW w:w="3686" w:type="dxa"/>
            <w:tcBorders>
              <w:top w:val="single" w:sz="4" w:space="0" w:color="auto"/>
              <w:left w:val="single" w:sz="4" w:space="0" w:color="auto"/>
              <w:bottom w:val="single" w:sz="4" w:space="0" w:color="auto"/>
              <w:right w:val="single" w:sz="4" w:space="0" w:color="auto"/>
            </w:tcBorders>
            <w:shd w:val="clear" w:color="auto" w:fill="CCCCCC"/>
            <w:vAlign w:val="center"/>
          </w:tcPr>
          <w:p w14:paraId="57FC21FD" w14:textId="77777777" w:rsidR="004F241D" w:rsidRPr="00710C39" w:rsidRDefault="004F241D" w:rsidP="00710C39">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4F241D" w:rsidRPr="00710C39" w14:paraId="7BD3FF71"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5D3B7ECB" w14:textId="00842D85"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rbtree_node_data</w:t>
            </w:r>
          </w:p>
        </w:tc>
        <w:tc>
          <w:tcPr>
            <w:tcW w:w="2256" w:type="dxa"/>
            <w:tcBorders>
              <w:top w:val="single" w:sz="4" w:space="0" w:color="auto"/>
              <w:left w:val="single" w:sz="4" w:space="0" w:color="auto"/>
              <w:bottom w:val="single" w:sz="4" w:space="0" w:color="auto"/>
              <w:right w:val="single" w:sz="4" w:space="0" w:color="auto"/>
            </w:tcBorders>
            <w:vAlign w:val="center"/>
          </w:tcPr>
          <w:p w14:paraId="4E7C0FEE" w14:textId="4925C2F5"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p>
        </w:tc>
        <w:tc>
          <w:tcPr>
            <w:tcW w:w="3686" w:type="dxa"/>
            <w:tcBorders>
              <w:top w:val="single" w:sz="4" w:space="0" w:color="auto"/>
              <w:left w:val="single" w:sz="4" w:space="0" w:color="auto"/>
              <w:bottom w:val="single" w:sz="4" w:space="0" w:color="auto"/>
              <w:right w:val="single" w:sz="4" w:space="0" w:color="auto"/>
            </w:tcBorders>
            <w:vAlign w:val="center"/>
          </w:tcPr>
          <w:p w14:paraId="6A73E98F" w14:textId="070BA8BD" w:rsidR="004F241D" w:rsidRPr="00710C39" w:rsidRDefault="00C95F7A" w:rsidP="00710C39">
            <w:pPr>
              <w:ind w:firstLine="420"/>
              <w:jc w:val="center"/>
              <w:rPr>
                <w:rFonts w:eastAsia="宋体" w:cs="Times New Roman"/>
                <w:bCs/>
                <w:color w:val="000000"/>
                <w:sz w:val="21"/>
                <w:szCs w:val="24"/>
              </w:rPr>
            </w:pPr>
            <w:r>
              <w:rPr>
                <w:rFonts w:eastAsia="宋体" w:cs="Times New Roman" w:hint="eastAsia"/>
                <w:bCs/>
                <w:color w:val="000000"/>
                <w:sz w:val="21"/>
                <w:szCs w:val="24"/>
              </w:rPr>
              <w:t>实际存储信息</w:t>
            </w:r>
            <w:r>
              <w:rPr>
                <w:rFonts w:eastAsia="宋体" w:cs="Times New Roman"/>
                <w:bCs/>
                <w:color w:val="000000"/>
                <w:sz w:val="21"/>
                <w:szCs w:val="24"/>
              </w:rPr>
              <w:t>开始的</w:t>
            </w:r>
            <w:r>
              <w:rPr>
                <w:rFonts w:eastAsia="宋体" w:cs="Times New Roman" w:hint="eastAsia"/>
                <w:bCs/>
                <w:color w:val="000000"/>
                <w:sz w:val="21"/>
                <w:szCs w:val="24"/>
              </w:rPr>
              <w:t>位置</w:t>
            </w:r>
          </w:p>
        </w:tc>
      </w:tr>
      <w:tr w:rsidR="004F241D" w:rsidRPr="00710C39" w14:paraId="720A64BC"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0EFB92DB" w14:textId="651B438B"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slab_ID</w:t>
            </w:r>
          </w:p>
        </w:tc>
        <w:tc>
          <w:tcPr>
            <w:tcW w:w="2256" w:type="dxa"/>
            <w:tcBorders>
              <w:top w:val="single" w:sz="4" w:space="0" w:color="auto"/>
              <w:left w:val="single" w:sz="4" w:space="0" w:color="auto"/>
              <w:bottom w:val="single" w:sz="4" w:space="0" w:color="auto"/>
              <w:right w:val="single" w:sz="4" w:space="0" w:color="auto"/>
            </w:tcBorders>
            <w:vAlign w:val="center"/>
          </w:tcPr>
          <w:p w14:paraId="643D9853" w14:textId="431ED522" w:rsidR="004F241D" w:rsidRPr="00710C39" w:rsidRDefault="00AF7AFA" w:rsidP="00AF7AFA">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r>
              <w:rPr>
                <w:rFonts w:eastAsia="宋体"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2EAB05CD" w14:textId="75D03C35" w:rsidR="004F241D" w:rsidRPr="00710C39" w:rsidRDefault="00C95F7A" w:rsidP="00710C39">
            <w:pPr>
              <w:ind w:firstLine="420"/>
              <w:jc w:val="center"/>
              <w:rPr>
                <w:rFonts w:eastAsia="宋体" w:cs="Times New Roman"/>
                <w:bCs/>
                <w:color w:val="000000"/>
                <w:sz w:val="21"/>
                <w:szCs w:val="24"/>
              </w:rPr>
            </w:pPr>
            <w:r>
              <w:rPr>
                <w:rFonts w:eastAsia="宋体" w:cs="Times New Roman" w:hint="eastAsia"/>
                <w:bCs/>
                <w:color w:val="000000"/>
                <w:sz w:val="21"/>
                <w:szCs w:val="24"/>
              </w:rPr>
              <w:t>下发给浏览器端的</w:t>
            </w:r>
            <w:r>
              <w:rPr>
                <w:rFonts w:eastAsia="宋体" w:cs="Times New Roman"/>
                <w:bCs/>
                <w:color w:val="000000"/>
                <w:sz w:val="21"/>
                <w:szCs w:val="24"/>
              </w:rPr>
              <w:t>ID</w:t>
            </w:r>
          </w:p>
        </w:tc>
      </w:tr>
      <w:tr w:rsidR="004F241D" w:rsidRPr="00710C39" w14:paraId="3C001B6A"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13C76348" w14:textId="4B7ED7BD"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last_slab_ID</w:t>
            </w:r>
          </w:p>
        </w:tc>
        <w:tc>
          <w:tcPr>
            <w:tcW w:w="2256" w:type="dxa"/>
            <w:tcBorders>
              <w:top w:val="single" w:sz="4" w:space="0" w:color="auto"/>
              <w:left w:val="single" w:sz="4" w:space="0" w:color="auto"/>
              <w:bottom w:val="single" w:sz="4" w:space="0" w:color="auto"/>
              <w:right w:val="single" w:sz="4" w:space="0" w:color="auto"/>
            </w:tcBorders>
            <w:vAlign w:val="center"/>
          </w:tcPr>
          <w:p w14:paraId="633872AF" w14:textId="63629204"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r>
              <w:rPr>
                <w:rFonts w:eastAsia="宋体"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4142D55D" w14:textId="01E1B59B" w:rsidR="004F241D" w:rsidRPr="00710C39" w:rsidRDefault="00C95F7A" w:rsidP="00710C39">
            <w:pPr>
              <w:ind w:firstLine="420"/>
              <w:jc w:val="center"/>
              <w:rPr>
                <w:rFonts w:eastAsia="宋体" w:cs="Times New Roman"/>
                <w:bCs/>
                <w:color w:val="000000"/>
                <w:sz w:val="21"/>
                <w:szCs w:val="24"/>
              </w:rPr>
            </w:pPr>
            <w:r>
              <w:rPr>
                <w:rFonts w:eastAsia="宋体" w:cs="Times New Roman" w:hint="eastAsia"/>
                <w:bCs/>
                <w:color w:val="000000"/>
                <w:sz w:val="21"/>
                <w:szCs w:val="24"/>
              </w:rPr>
              <w:t>上一次</w:t>
            </w:r>
            <w:r>
              <w:rPr>
                <w:rFonts w:eastAsia="宋体" w:cs="Times New Roman"/>
                <w:bCs/>
                <w:color w:val="000000"/>
                <w:sz w:val="21"/>
                <w:szCs w:val="24"/>
              </w:rPr>
              <w:t>下发给浏览器端的</w:t>
            </w:r>
            <w:r>
              <w:rPr>
                <w:rFonts w:eastAsia="宋体" w:cs="Times New Roman"/>
                <w:bCs/>
                <w:color w:val="000000"/>
                <w:sz w:val="21"/>
                <w:szCs w:val="24"/>
              </w:rPr>
              <w:t>ID</w:t>
            </w:r>
          </w:p>
        </w:tc>
      </w:tr>
      <w:tr w:rsidR="004F241D" w:rsidRPr="00710C39" w14:paraId="4AEE9BE1" w14:textId="77777777" w:rsidTr="00C95F7A">
        <w:trPr>
          <w:trHeight w:hRule="exact" w:val="719"/>
          <w:jc w:val="center"/>
        </w:trPr>
        <w:tc>
          <w:tcPr>
            <w:tcW w:w="1850" w:type="dxa"/>
            <w:tcBorders>
              <w:top w:val="single" w:sz="4" w:space="0" w:color="auto"/>
              <w:left w:val="single" w:sz="4" w:space="0" w:color="auto"/>
              <w:bottom w:val="single" w:sz="4" w:space="0" w:color="auto"/>
              <w:right w:val="single" w:sz="4" w:space="0" w:color="auto"/>
            </w:tcBorders>
            <w:vAlign w:val="center"/>
          </w:tcPr>
          <w:p w14:paraId="6B28880C" w14:textId="35958F27" w:rsidR="004F241D" w:rsidRPr="00710C39" w:rsidRDefault="00AF7AFA" w:rsidP="00710C39">
            <w:pPr>
              <w:ind w:firstLine="420"/>
              <w:jc w:val="center"/>
              <w:rPr>
                <w:rFonts w:eastAsia="宋体" w:cs="Times New Roman"/>
                <w:bCs/>
                <w:color w:val="000000"/>
                <w:sz w:val="21"/>
                <w:szCs w:val="24"/>
              </w:rPr>
            </w:pPr>
            <w:r w:rsidRPr="00AF7AFA">
              <w:rPr>
                <w:rFonts w:eastAsia="宋体" w:cs="Times New Roman"/>
                <w:bCs/>
                <w:color w:val="000000"/>
                <w:sz w:val="21"/>
                <w:szCs w:val="24"/>
              </w:rPr>
              <w:t>queue</w:t>
            </w:r>
          </w:p>
        </w:tc>
        <w:tc>
          <w:tcPr>
            <w:tcW w:w="2256" w:type="dxa"/>
            <w:tcBorders>
              <w:top w:val="single" w:sz="4" w:space="0" w:color="auto"/>
              <w:left w:val="single" w:sz="4" w:space="0" w:color="auto"/>
              <w:bottom w:val="single" w:sz="4" w:space="0" w:color="auto"/>
              <w:right w:val="single" w:sz="4" w:space="0" w:color="auto"/>
            </w:tcBorders>
            <w:vAlign w:val="center"/>
          </w:tcPr>
          <w:p w14:paraId="0CF82CB3" w14:textId="296F26FE" w:rsidR="004F241D"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ngx_queue_t</w:t>
            </w:r>
          </w:p>
        </w:tc>
        <w:tc>
          <w:tcPr>
            <w:tcW w:w="3686" w:type="dxa"/>
            <w:tcBorders>
              <w:top w:val="single" w:sz="4" w:space="0" w:color="auto"/>
              <w:left w:val="single" w:sz="4" w:space="0" w:color="auto"/>
              <w:bottom w:val="single" w:sz="4" w:space="0" w:color="auto"/>
              <w:right w:val="single" w:sz="4" w:space="0" w:color="auto"/>
            </w:tcBorders>
            <w:vAlign w:val="center"/>
          </w:tcPr>
          <w:p w14:paraId="3CBD72EC" w14:textId="41AF1E63" w:rsidR="004F241D" w:rsidRPr="00710C39" w:rsidRDefault="00C95F7A" w:rsidP="00C95F7A">
            <w:pPr>
              <w:ind w:firstLine="420"/>
              <w:jc w:val="center"/>
              <w:rPr>
                <w:rFonts w:eastAsia="宋体" w:cs="Times New Roman"/>
                <w:bCs/>
                <w:color w:val="000000"/>
                <w:sz w:val="21"/>
                <w:szCs w:val="24"/>
              </w:rPr>
            </w:pPr>
            <w:r>
              <w:rPr>
                <w:rFonts w:eastAsia="宋体" w:cs="Times New Roman" w:hint="eastAsia"/>
                <w:bCs/>
                <w:color w:val="000000"/>
                <w:sz w:val="21"/>
                <w:szCs w:val="24"/>
              </w:rPr>
              <w:t>一条一定</w:t>
            </w:r>
            <w:r>
              <w:rPr>
                <w:rFonts w:eastAsia="宋体" w:cs="Times New Roman"/>
                <w:bCs/>
                <w:color w:val="000000"/>
                <w:sz w:val="21"/>
                <w:szCs w:val="24"/>
              </w:rPr>
              <w:t>长度</w:t>
            </w:r>
            <w:r>
              <w:rPr>
                <w:rFonts w:eastAsia="宋体" w:cs="Times New Roman" w:hint="eastAsia"/>
                <w:bCs/>
                <w:color w:val="000000"/>
                <w:sz w:val="21"/>
                <w:szCs w:val="24"/>
              </w:rPr>
              <w:t>保持</w:t>
            </w:r>
            <w:r>
              <w:rPr>
                <w:rFonts w:eastAsia="宋体" w:cs="Times New Roman"/>
                <w:bCs/>
                <w:color w:val="000000"/>
                <w:sz w:val="21"/>
                <w:szCs w:val="24"/>
              </w:rPr>
              <w:t>访问</w:t>
            </w:r>
            <w:r>
              <w:rPr>
                <w:rFonts w:eastAsia="宋体" w:cs="Times New Roman" w:hint="eastAsia"/>
                <w:bCs/>
                <w:color w:val="000000"/>
                <w:sz w:val="21"/>
                <w:szCs w:val="24"/>
              </w:rPr>
              <w:t>记录的</w:t>
            </w:r>
            <w:r>
              <w:rPr>
                <w:rFonts w:eastAsia="宋体" w:cs="Times New Roman"/>
                <w:bCs/>
                <w:color w:val="000000"/>
                <w:sz w:val="21"/>
                <w:szCs w:val="24"/>
              </w:rPr>
              <w:t>链表，用来淘汰过期节点</w:t>
            </w:r>
          </w:p>
        </w:tc>
      </w:tr>
    </w:tbl>
    <w:p w14:paraId="37BAD593" w14:textId="77777777" w:rsidR="00710C39" w:rsidRPr="00710C39" w:rsidRDefault="00710C39" w:rsidP="00710C39">
      <w:pPr>
        <w:ind w:firstLine="420"/>
        <w:rPr>
          <w:rFonts w:ascii="宋体" w:eastAsia="宋体" w:hAnsi="Courier New" w:cs="Times New Roman"/>
          <w:sz w:val="21"/>
          <w:szCs w:val="24"/>
        </w:rPr>
      </w:pPr>
    </w:p>
    <w:p w14:paraId="15A02B17" w14:textId="1F76D344" w:rsidR="00710C39" w:rsidRPr="00710C39" w:rsidRDefault="00710C39" w:rsidP="00710C39">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Pr="00710C39">
        <w:rPr>
          <w:rFonts w:eastAsia="黑体" w:cs="Times New Roman" w:hint="eastAsia"/>
          <w:sz w:val="21"/>
          <w:szCs w:val="24"/>
        </w:rPr>
        <w:t>3-3</w:t>
      </w:r>
      <w:r w:rsidRPr="00710C39">
        <w:rPr>
          <w:rFonts w:eastAsia="黑体" w:cs="Times New Roman" w:hint="eastAsia"/>
          <w:sz w:val="21"/>
          <w:szCs w:val="24"/>
        </w:rPr>
        <w:tab/>
      </w:r>
      <w:r w:rsidR="00C95F7A" w:rsidRPr="00C95F7A">
        <w:rPr>
          <w:rFonts w:eastAsia="黑体" w:cs="Times New Roman"/>
          <w:sz w:val="21"/>
          <w:szCs w:val="24"/>
        </w:rPr>
        <w:t>ngx_http_ipslab_shm_t</w:t>
      </w:r>
      <w:r w:rsidR="00C95F7A">
        <w:rPr>
          <w:rFonts w:eastAsia="黑体" w:cs="Times New Roman" w:hint="eastAsia"/>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C95F7A" w:rsidRPr="00710C39" w14:paraId="642AB8FA"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CA1DE28" w14:textId="77777777" w:rsidR="00C95F7A" w:rsidRPr="00710C39" w:rsidRDefault="00C95F7A" w:rsidP="00710C39">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8D48557" w14:textId="77777777" w:rsidR="00C95F7A" w:rsidRPr="00710C39" w:rsidRDefault="00C95F7A" w:rsidP="00710C39">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407BB064" w14:textId="77777777" w:rsidR="00C95F7A" w:rsidRPr="00710C39" w:rsidRDefault="00C95F7A" w:rsidP="00710C39">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C95F7A" w:rsidRPr="00710C39" w14:paraId="22589136"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5607480E" w14:textId="2C809323"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rbtree</w:t>
            </w:r>
          </w:p>
        </w:tc>
        <w:tc>
          <w:tcPr>
            <w:tcW w:w="2268" w:type="dxa"/>
            <w:tcBorders>
              <w:top w:val="single" w:sz="4" w:space="0" w:color="auto"/>
              <w:left w:val="single" w:sz="4" w:space="0" w:color="auto"/>
              <w:bottom w:val="single" w:sz="4" w:space="0" w:color="auto"/>
              <w:right w:val="single" w:sz="4" w:space="0" w:color="auto"/>
            </w:tcBorders>
            <w:vAlign w:val="center"/>
          </w:tcPr>
          <w:p w14:paraId="706416E0" w14:textId="5A77944A"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ngx_rbtree_t</w:t>
            </w:r>
          </w:p>
        </w:tc>
        <w:tc>
          <w:tcPr>
            <w:tcW w:w="3691" w:type="dxa"/>
            <w:tcBorders>
              <w:top w:val="single" w:sz="4" w:space="0" w:color="auto"/>
              <w:left w:val="single" w:sz="4" w:space="0" w:color="auto"/>
              <w:bottom w:val="single" w:sz="4" w:space="0" w:color="auto"/>
              <w:right w:val="single" w:sz="4" w:space="0" w:color="auto"/>
            </w:tcBorders>
            <w:vAlign w:val="center"/>
          </w:tcPr>
          <w:p w14:paraId="4F163769" w14:textId="0E6861C7"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红黑</w:t>
            </w:r>
            <w:proofErr w:type="gramStart"/>
            <w:r w:rsidRPr="00C95F7A">
              <w:rPr>
                <w:rFonts w:eastAsia="宋体" w:cs="Times New Roman" w:hint="eastAsia"/>
                <w:bCs/>
                <w:color w:val="000000"/>
                <w:sz w:val="21"/>
                <w:szCs w:val="24"/>
              </w:rPr>
              <w:t>树用于</w:t>
            </w:r>
            <w:proofErr w:type="gramEnd"/>
            <w:r w:rsidRPr="00C95F7A">
              <w:rPr>
                <w:rFonts w:eastAsia="宋体" w:cs="Times New Roman" w:hint="eastAsia"/>
                <w:bCs/>
                <w:color w:val="000000"/>
                <w:sz w:val="21"/>
                <w:szCs w:val="24"/>
              </w:rPr>
              <w:t>快速检索</w:t>
            </w:r>
          </w:p>
        </w:tc>
      </w:tr>
      <w:tr w:rsidR="00C95F7A" w:rsidRPr="00710C39" w14:paraId="3B20DCD9"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AC784D5" w14:textId="282ECA7B"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sentinel</w:t>
            </w:r>
          </w:p>
        </w:tc>
        <w:tc>
          <w:tcPr>
            <w:tcW w:w="2268" w:type="dxa"/>
            <w:tcBorders>
              <w:top w:val="single" w:sz="4" w:space="0" w:color="auto"/>
              <w:left w:val="single" w:sz="4" w:space="0" w:color="auto"/>
              <w:bottom w:val="single" w:sz="4" w:space="0" w:color="auto"/>
              <w:right w:val="single" w:sz="4" w:space="0" w:color="auto"/>
            </w:tcBorders>
            <w:vAlign w:val="center"/>
          </w:tcPr>
          <w:p w14:paraId="133FAC69" w14:textId="2AB882FC"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ngx_rbtree_node_t</w:t>
            </w:r>
          </w:p>
        </w:tc>
        <w:tc>
          <w:tcPr>
            <w:tcW w:w="3691" w:type="dxa"/>
            <w:tcBorders>
              <w:top w:val="single" w:sz="4" w:space="0" w:color="auto"/>
              <w:left w:val="single" w:sz="4" w:space="0" w:color="auto"/>
              <w:bottom w:val="single" w:sz="4" w:space="0" w:color="auto"/>
              <w:right w:val="single" w:sz="4" w:space="0" w:color="auto"/>
            </w:tcBorders>
            <w:vAlign w:val="center"/>
          </w:tcPr>
          <w:p w14:paraId="10703152" w14:textId="524BF367"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使用红黑树必须定义的哨兵节点</w:t>
            </w:r>
          </w:p>
        </w:tc>
      </w:tr>
      <w:tr w:rsidR="00C95F7A" w:rsidRPr="00710C39" w14:paraId="15DC1D6F"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6C5444D" w14:textId="2877E669"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queue</w:t>
            </w:r>
          </w:p>
        </w:tc>
        <w:tc>
          <w:tcPr>
            <w:tcW w:w="2268" w:type="dxa"/>
            <w:tcBorders>
              <w:top w:val="single" w:sz="4" w:space="0" w:color="auto"/>
              <w:left w:val="single" w:sz="4" w:space="0" w:color="auto"/>
              <w:bottom w:val="single" w:sz="4" w:space="0" w:color="auto"/>
              <w:right w:val="single" w:sz="4" w:space="0" w:color="auto"/>
            </w:tcBorders>
            <w:vAlign w:val="center"/>
          </w:tcPr>
          <w:p w14:paraId="08DA2527" w14:textId="1BB4A1F2"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bCs/>
                <w:color w:val="000000"/>
                <w:sz w:val="21"/>
                <w:szCs w:val="24"/>
              </w:rPr>
              <w:t>ngx_queue_t</w:t>
            </w:r>
          </w:p>
        </w:tc>
        <w:tc>
          <w:tcPr>
            <w:tcW w:w="3691" w:type="dxa"/>
            <w:tcBorders>
              <w:top w:val="single" w:sz="4" w:space="0" w:color="auto"/>
              <w:left w:val="single" w:sz="4" w:space="0" w:color="auto"/>
              <w:bottom w:val="single" w:sz="4" w:space="0" w:color="auto"/>
              <w:right w:val="single" w:sz="4" w:space="0" w:color="auto"/>
            </w:tcBorders>
            <w:vAlign w:val="center"/>
          </w:tcPr>
          <w:p w14:paraId="1B187F66" w14:textId="4D7E9D18" w:rsidR="00C95F7A" w:rsidRPr="00710C39" w:rsidRDefault="00C95F7A" w:rsidP="00710C39">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淘汰链表</w:t>
            </w:r>
          </w:p>
        </w:tc>
      </w:tr>
    </w:tbl>
    <w:p w14:paraId="3861F9B3" w14:textId="77777777" w:rsidR="00710C39" w:rsidRPr="00710C39" w:rsidRDefault="00710C39" w:rsidP="00710C39">
      <w:pPr>
        <w:ind w:firstLine="420"/>
        <w:rPr>
          <w:rFonts w:ascii="宋体" w:eastAsia="宋体" w:hAnsi="Courier New" w:cs="Times New Roman"/>
          <w:sz w:val="21"/>
          <w:szCs w:val="24"/>
        </w:rPr>
      </w:pPr>
    </w:p>
    <w:p w14:paraId="21B521B8" w14:textId="4F278FDC" w:rsidR="00710C39" w:rsidRPr="00710C39" w:rsidRDefault="00710C39" w:rsidP="00710C39">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Pr="00710C39">
        <w:rPr>
          <w:rFonts w:eastAsia="黑体" w:cs="Times New Roman" w:hint="eastAsia"/>
          <w:sz w:val="21"/>
          <w:szCs w:val="24"/>
        </w:rPr>
        <w:t>3-4</w:t>
      </w:r>
      <w:r w:rsidRPr="00710C39">
        <w:rPr>
          <w:rFonts w:eastAsia="黑体" w:cs="Times New Roman" w:hint="eastAsia"/>
          <w:sz w:val="21"/>
          <w:szCs w:val="24"/>
        </w:rPr>
        <w:tab/>
      </w:r>
      <w:r w:rsidR="00561678" w:rsidRPr="00561678">
        <w:rPr>
          <w:rFonts w:eastAsia="黑体" w:cs="Times New Roman"/>
          <w:sz w:val="21"/>
          <w:szCs w:val="24"/>
        </w:rPr>
        <w:t>ngx_http_ipslab_ctx_t</w:t>
      </w:r>
      <w:r w:rsidRPr="00710C39">
        <w:rPr>
          <w:rFonts w:eastAsia="黑体" w:cs="Times New Roman"/>
          <w:sz w:val="21"/>
          <w:szCs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561678" w:rsidRPr="00710C39" w14:paraId="6C9D4EE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B1608AD" w14:textId="77777777" w:rsidR="00561678" w:rsidRPr="00710C39" w:rsidRDefault="00561678" w:rsidP="00BD313E">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5757BB20" w14:textId="77777777" w:rsidR="00561678" w:rsidRPr="00710C39" w:rsidRDefault="00561678" w:rsidP="00BD313E">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5BB29224" w14:textId="77777777" w:rsidR="00561678" w:rsidRPr="00710C39" w:rsidRDefault="00561678" w:rsidP="00BD313E">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561678" w:rsidRPr="00710C39" w14:paraId="1EC384DB"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9E926B2" w14:textId="7E32C768" w:rsidR="00561678" w:rsidRPr="00710C39" w:rsidRDefault="00561678" w:rsidP="00BD313E">
            <w:pPr>
              <w:ind w:firstLine="420"/>
              <w:jc w:val="center"/>
              <w:rPr>
                <w:rFonts w:eastAsia="宋体" w:cs="Times New Roman"/>
                <w:bCs/>
                <w:color w:val="000000"/>
                <w:sz w:val="21"/>
                <w:szCs w:val="24"/>
              </w:rPr>
            </w:pPr>
            <w:r w:rsidRPr="00561678">
              <w:rPr>
                <w:rFonts w:eastAsia="宋体" w:cs="Times New Roman"/>
                <w:bCs/>
                <w:color w:val="000000"/>
                <w:sz w:val="21"/>
                <w:szCs w:val="24"/>
              </w:rPr>
              <w:t>out_ctx</w:t>
            </w:r>
          </w:p>
        </w:tc>
        <w:tc>
          <w:tcPr>
            <w:tcW w:w="2268" w:type="dxa"/>
            <w:tcBorders>
              <w:top w:val="single" w:sz="4" w:space="0" w:color="auto"/>
              <w:left w:val="single" w:sz="4" w:space="0" w:color="auto"/>
              <w:bottom w:val="single" w:sz="4" w:space="0" w:color="auto"/>
              <w:right w:val="single" w:sz="4" w:space="0" w:color="auto"/>
            </w:tcBorders>
            <w:vAlign w:val="center"/>
          </w:tcPr>
          <w:p w14:paraId="307E63CA" w14:textId="765BA92A" w:rsidR="00561678" w:rsidRPr="00710C39" w:rsidRDefault="00561678" w:rsidP="00561678">
            <w:pPr>
              <w:ind w:firstLine="420"/>
              <w:jc w:val="center"/>
              <w:rPr>
                <w:rFonts w:eastAsia="宋体" w:cs="Times New Roman"/>
                <w:bCs/>
                <w:color w:val="000000"/>
                <w:sz w:val="21"/>
                <w:szCs w:val="24"/>
              </w:rPr>
            </w:pPr>
            <w:r w:rsidRPr="00561678">
              <w:rPr>
                <w:rFonts w:eastAsia="宋体" w:cs="Times New Roman"/>
                <w:bCs/>
                <w:color w:val="000000"/>
                <w:sz w:val="21"/>
                <w:szCs w:val="24"/>
              </w:rPr>
              <w:t>ngx_chain_t *</w:t>
            </w:r>
          </w:p>
        </w:tc>
        <w:tc>
          <w:tcPr>
            <w:tcW w:w="3691" w:type="dxa"/>
            <w:tcBorders>
              <w:top w:val="single" w:sz="4" w:space="0" w:color="auto"/>
              <w:left w:val="single" w:sz="4" w:space="0" w:color="auto"/>
              <w:bottom w:val="single" w:sz="4" w:space="0" w:color="auto"/>
              <w:right w:val="single" w:sz="4" w:space="0" w:color="auto"/>
            </w:tcBorders>
            <w:vAlign w:val="center"/>
          </w:tcPr>
          <w:p w14:paraId="7BC71026" w14:textId="35CAE8F7" w:rsidR="00561678" w:rsidRPr="00710C39" w:rsidRDefault="0056167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传递子请求返回</w:t>
            </w:r>
            <w:r>
              <w:rPr>
                <w:rFonts w:eastAsia="宋体" w:cs="Times New Roman"/>
                <w:bCs/>
                <w:color w:val="000000"/>
                <w:sz w:val="21"/>
                <w:szCs w:val="24"/>
              </w:rPr>
              <w:t>结果</w:t>
            </w:r>
          </w:p>
        </w:tc>
      </w:tr>
      <w:tr w:rsidR="00561678" w:rsidRPr="00710C39" w14:paraId="57AC888E"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4DCC938F" w14:textId="2F229A9B" w:rsidR="00561678" w:rsidRPr="00710C39" w:rsidRDefault="00561678" w:rsidP="00BD313E">
            <w:pPr>
              <w:ind w:firstLine="420"/>
              <w:jc w:val="center"/>
              <w:rPr>
                <w:rFonts w:eastAsia="宋体" w:cs="Times New Roman"/>
                <w:bCs/>
                <w:color w:val="000000"/>
                <w:sz w:val="21"/>
                <w:szCs w:val="24"/>
              </w:rPr>
            </w:pPr>
            <w:r w:rsidRPr="00561678">
              <w:rPr>
                <w:rFonts w:eastAsia="宋体" w:cs="Times New Roman"/>
                <w:bCs/>
                <w:color w:val="000000"/>
                <w:sz w:val="21"/>
                <w:szCs w:val="24"/>
              </w:rPr>
              <w:t>hxID</w:t>
            </w:r>
          </w:p>
        </w:tc>
        <w:tc>
          <w:tcPr>
            <w:tcW w:w="2268" w:type="dxa"/>
            <w:tcBorders>
              <w:top w:val="single" w:sz="4" w:space="0" w:color="auto"/>
              <w:left w:val="single" w:sz="4" w:space="0" w:color="auto"/>
              <w:bottom w:val="single" w:sz="4" w:space="0" w:color="auto"/>
              <w:right w:val="single" w:sz="4" w:space="0" w:color="auto"/>
            </w:tcBorders>
            <w:vAlign w:val="center"/>
          </w:tcPr>
          <w:p w14:paraId="3C45B229" w14:textId="0014BCE8" w:rsidR="00561678" w:rsidRPr="00710C39" w:rsidRDefault="00561678" w:rsidP="00BD313E">
            <w:pPr>
              <w:ind w:firstLine="420"/>
              <w:jc w:val="center"/>
              <w:rPr>
                <w:rFonts w:eastAsia="宋体" w:cs="Times New Roman"/>
                <w:bCs/>
                <w:color w:val="000000"/>
                <w:sz w:val="21"/>
                <w:szCs w:val="24"/>
              </w:rPr>
            </w:pPr>
            <w:r w:rsidRPr="00561678">
              <w:rPr>
                <w:rFonts w:eastAsia="宋体" w:cs="Times New Roman"/>
                <w:bCs/>
                <w:color w:val="000000"/>
                <w:sz w:val="21"/>
                <w:szCs w:val="24"/>
              </w:rPr>
              <w:t>ngx_str_t</w:t>
            </w:r>
          </w:p>
        </w:tc>
        <w:tc>
          <w:tcPr>
            <w:tcW w:w="3691" w:type="dxa"/>
            <w:tcBorders>
              <w:top w:val="single" w:sz="4" w:space="0" w:color="auto"/>
              <w:left w:val="single" w:sz="4" w:space="0" w:color="auto"/>
              <w:bottom w:val="single" w:sz="4" w:space="0" w:color="auto"/>
              <w:right w:val="single" w:sz="4" w:space="0" w:color="auto"/>
            </w:tcBorders>
            <w:vAlign w:val="center"/>
          </w:tcPr>
          <w:p w14:paraId="58D0A73C" w14:textId="00C66180" w:rsidR="00561678" w:rsidRPr="00710C39" w:rsidRDefault="0056167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父子</w:t>
            </w:r>
            <w:proofErr w:type="gramStart"/>
            <w:r>
              <w:rPr>
                <w:rFonts w:eastAsia="宋体" w:cs="Times New Roman" w:hint="eastAsia"/>
                <w:bCs/>
                <w:color w:val="000000"/>
                <w:sz w:val="21"/>
                <w:szCs w:val="24"/>
              </w:rPr>
              <w:t>请求间</w:t>
            </w:r>
            <w:proofErr w:type="gramEnd"/>
            <w:r>
              <w:rPr>
                <w:rFonts w:eastAsia="宋体" w:cs="Times New Roman" w:hint="eastAsia"/>
                <w:bCs/>
                <w:color w:val="000000"/>
                <w:sz w:val="21"/>
                <w:szCs w:val="24"/>
              </w:rPr>
              <w:t>传递</w:t>
            </w:r>
            <w:r>
              <w:rPr>
                <w:rFonts w:eastAsia="宋体" w:cs="Times New Roman"/>
                <w:bCs/>
                <w:color w:val="000000"/>
                <w:sz w:val="21"/>
                <w:szCs w:val="24"/>
              </w:rPr>
              <w:t>ID</w:t>
            </w:r>
          </w:p>
        </w:tc>
      </w:tr>
    </w:tbl>
    <w:p w14:paraId="3B5BC00F" w14:textId="77777777" w:rsidR="00710C39" w:rsidRDefault="00710C39" w:rsidP="00710C39">
      <w:pPr>
        <w:ind w:firstLine="420"/>
        <w:rPr>
          <w:rFonts w:ascii="宋体" w:eastAsia="宋体" w:hAnsi="Courier New" w:cs="Times New Roman"/>
          <w:sz w:val="21"/>
          <w:szCs w:val="24"/>
        </w:rPr>
      </w:pPr>
    </w:p>
    <w:p w14:paraId="0737202C" w14:textId="130340E4" w:rsidR="00FE1045" w:rsidRPr="00710C39" w:rsidRDefault="00EC1B22" w:rsidP="00FE1045">
      <w:pPr>
        <w:ind w:firstLine="420"/>
        <w:jc w:val="center"/>
        <w:rPr>
          <w:rFonts w:ascii="宋体" w:eastAsia="宋体" w:hAnsi="Courier New" w:cs="Times New Roman"/>
          <w:sz w:val="21"/>
          <w:szCs w:val="24"/>
        </w:rPr>
      </w:pPr>
      <w:r w:rsidRPr="00710C39">
        <w:rPr>
          <w:rFonts w:eastAsia="黑体" w:cs="Times New Roman" w:hint="eastAsia"/>
          <w:sz w:val="21"/>
          <w:szCs w:val="24"/>
        </w:rPr>
        <w:t>表</w:t>
      </w:r>
      <w:r w:rsidRPr="00710C39">
        <w:rPr>
          <w:rFonts w:eastAsia="黑体" w:cs="Times New Roman" w:hint="eastAsia"/>
          <w:sz w:val="21"/>
          <w:szCs w:val="24"/>
        </w:rPr>
        <w:t>3-</w:t>
      </w:r>
      <w:r>
        <w:rPr>
          <w:rFonts w:eastAsia="黑体" w:cs="Times New Roman"/>
          <w:sz w:val="21"/>
          <w:szCs w:val="24"/>
        </w:rPr>
        <w:t>5</w:t>
      </w:r>
      <w:r w:rsidR="00FE1045">
        <w:rPr>
          <w:rFonts w:ascii="宋体" w:eastAsia="宋体" w:hAnsi="Courier New" w:cs="Times New Roman" w:hint="eastAsia"/>
          <w:sz w:val="21"/>
          <w:szCs w:val="24"/>
        </w:rPr>
        <w:t>枚举类型</w:t>
      </w:r>
      <w:r w:rsidR="00FE1045" w:rsidRPr="00FE1045">
        <w:rPr>
          <w:rFonts w:ascii="宋体" w:eastAsia="宋体" w:hAnsi="Courier New" w:cs="Times New Roman"/>
          <w:sz w:val="21"/>
          <w:szCs w:val="24"/>
        </w:rPr>
        <w:t>Append_flag</w:t>
      </w:r>
      <w:r w:rsidR="00FE1045">
        <w:rPr>
          <w:rFonts w:ascii="宋体" w:eastAsia="宋体" w:hAnsi="Courier New" w:cs="Times New Roman" w:hint="eastAsia"/>
          <w:sz w:val="21"/>
          <w:szCs w:val="24"/>
        </w:rP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FE1045" w:rsidRPr="00710C39" w14:paraId="5FE8482E"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2D97864A" w14:textId="77777777" w:rsidR="00FE1045" w:rsidRPr="00710C39" w:rsidRDefault="00FE1045" w:rsidP="00BD313E">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9078972" w14:textId="77777777" w:rsidR="00FE1045" w:rsidRPr="00710C39" w:rsidRDefault="00FE1045" w:rsidP="00BD313E">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2130959C" w14:textId="77777777" w:rsidR="00FE1045" w:rsidRPr="00710C39" w:rsidRDefault="00FE1045" w:rsidP="00BD313E">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FE1045" w:rsidRPr="00710C39" w14:paraId="35A28C51"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D25E3A0" w14:textId="43CD0440" w:rsidR="00FE1045" w:rsidRPr="00710C39" w:rsidRDefault="00FE1045" w:rsidP="00BD313E">
            <w:pPr>
              <w:ind w:firstLine="420"/>
              <w:jc w:val="center"/>
              <w:rPr>
                <w:rFonts w:eastAsia="宋体" w:cs="Times New Roman"/>
                <w:bCs/>
                <w:color w:val="000000"/>
                <w:sz w:val="21"/>
                <w:szCs w:val="24"/>
              </w:rPr>
            </w:pPr>
            <w:r w:rsidRPr="00FE1045">
              <w:rPr>
                <w:rFonts w:eastAsia="宋体" w:cs="Times New Roman"/>
                <w:bCs/>
                <w:color w:val="000000"/>
                <w:sz w:val="21"/>
                <w:szCs w:val="24"/>
              </w:rPr>
              <w:t>pure_chrctr</w:t>
            </w:r>
          </w:p>
        </w:tc>
        <w:tc>
          <w:tcPr>
            <w:tcW w:w="2268" w:type="dxa"/>
            <w:tcBorders>
              <w:top w:val="single" w:sz="4" w:space="0" w:color="auto"/>
              <w:left w:val="single" w:sz="4" w:space="0" w:color="auto"/>
              <w:bottom w:val="single" w:sz="4" w:space="0" w:color="auto"/>
              <w:right w:val="single" w:sz="4" w:space="0" w:color="auto"/>
            </w:tcBorders>
            <w:vAlign w:val="center"/>
          </w:tcPr>
          <w:p w14:paraId="619A65F0" w14:textId="50F5EF08" w:rsidR="00FE1045" w:rsidRPr="00710C39" w:rsidRDefault="00FE1045" w:rsidP="00BD313E">
            <w:pPr>
              <w:ind w:firstLine="420"/>
              <w:jc w:val="center"/>
              <w:rPr>
                <w:rFonts w:eastAsia="宋体" w:cs="Times New Roman"/>
                <w:bCs/>
                <w:color w:val="000000"/>
                <w:sz w:val="21"/>
                <w:szCs w:val="24"/>
              </w:rPr>
            </w:pPr>
            <w:r>
              <w:rPr>
                <w:rFonts w:eastAsia="宋体" w:cs="Times New Roman"/>
                <w:bCs/>
                <w:color w:val="000000"/>
                <w:sz w:val="21"/>
                <w:szCs w:val="24"/>
              </w:rPr>
              <w:t>0</w:t>
            </w:r>
          </w:p>
        </w:tc>
        <w:tc>
          <w:tcPr>
            <w:tcW w:w="3691" w:type="dxa"/>
            <w:tcBorders>
              <w:top w:val="single" w:sz="4" w:space="0" w:color="auto"/>
              <w:left w:val="single" w:sz="4" w:space="0" w:color="auto"/>
              <w:bottom w:val="single" w:sz="4" w:space="0" w:color="auto"/>
              <w:right w:val="single" w:sz="4" w:space="0" w:color="auto"/>
            </w:tcBorders>
            <w:vAlign w:val="center"/>
          </w:tcPr>
          <w:p w14:paraId="7B4588EB" w14:textId="1A16F416" w:rsidR="00FE1045" w:rsidRPr="00710C39" w:rsidRDefault="004D604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00FE1045" w:rsidRPr="00FE1045">
              <w:rPr>
                <w:rFonts w:eastAsia="宋体" w:cs="Times New Roman" w:hint="eastAsia"/>
                <w:bCs/>
                <w:color w:val="000000"/>
                <w:sz w:val="21"/>
                <w:szCs w:val="24"/>
              </w:rPr>
              <w:t>添加“</w:t>
            </w:r>
            <w:r w:rsidR="00FE1045" w:rsidRPr="00FE1045">
              <w:rPr>
                <w:rFonts w:eastAsia="宋体" w:cs="Times New Roman" w:hint="eastAsia"/>
                <w:bCs/>
                <w:color w:val="000000"/>
                <w:sz w:val="21"/>
                <w:szCs w:val="24"/>
              </w:rPr>
              <w:t>hxID=xxxx</w:t>
            </w:r>
            <w:r w:rsidR="00FE1045" w:rsidRPr="00FE1045">
              <w:rPr>
                <w:rFonts w:eastAsia="宋体" w:cs="Times New Roman" w:hint="eastAsia"/>
                <w:bCs/>
                <w:color w:val="000000"/>
                <w:sz w:val="21"/>
                <w:szCs w:val="24"/>
              </w:rPr>
              <w:t>”</w:t>
            </w:r>
          </w:p>
        </w:tc>
      </w:tr>
      <w:tr w:rsidR="00FE1045" w:rsidRPr="00710C39" w14:paraId="3B4D254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7EDDD76" w14:textId="3125536C" w:rsidR="00FE1045" w:rsidRPr="00710C39" w:rsidRDefault="00FE1045" w:rsidP="00BD313E">
            <w:pPr>
              <w:ind w:firstLine="420"/>
              <w:jc w:val="center"/>
              <w:rPr>
                <w:rFonts w:eastAsia="宋体" w:cs="Times New Roman"/>
                <w:bCs/>
                <w:color w:val="000000"/>
                <w:sz w:val="21"/>
                <w:szCs w:val="24"/>
              </w:rPr>
            </w:pPr>
            <w:r w:rsidRPr="00FE1045">
              <w:rPr>
                <w:rFonts w:eastAsia="宋体" w:cs="Times New Roman"/>
                <w:bCs/>
                <w:color w:val="000000"/>
                <w:sz w:val="21"/>
                <w:szCs w:val="24"/>
              </w:rPr>
              <w:t>ampersand_chrctr</w:t>
            </w:r>
          </w:p>
        </w:tc>
        <w:tc>
          <w:tcPr>
            <w:tcW w:w="2268" w:type="dxa"/>
            <w:tcBorders>
              <w:top w:val="single" w:sz="4" w:space="0" w:color="auto"/>
              <w:left w:val="single" w:sz="4" w:space="0" w:color="auto"/>
              <w:bottom w:val="single" w:sz="4" w:space="0" w:color="auto"/>
              <w:right w:val="single" w:sz="4" w:space="0" w:color="auto"/>
            </w:tcBorders>
            <w:vAlign w:val="center"/>
          </w:tcPr>
          <w:p w14:paraId="3B55D022" w14:textId="793B4CAF" w:rsidR="00FE1045" w:rsidRPr="00710C39" w:rsidRDefault="00FE1045" w:rsidP="00BD313E">
            <w:pPr>
              <w:ind w:firstLine="420"/>
              <w:jc w:val="center"/>
              <w:rPr>
                <w:rFonts w:eastAsia="宋体" w:cs="Times New Roman"/>
                <w:bCs/>
                <w:color w:val="000000"/>
                <w:sz w:val="21"/>
                <w:szCs w:val="24"/>
              </w:rPr>
            </w:pPr>
            <w:r>
              <w:rPr>
                <w:rFonts w:eastAsia="宋体" w:cs="Times New Roman"/>
                <w:bCs/>
                <w:color w:val="000000"/>
                <w:sz w:val="21"/>
                <w:szCs w:val="24"/>
              </w:rPr>
              <w:t>1</w:t>
            </w:r>
          </w:p>
        </w:tc>
        <w:tc>
          <w:tcPr>
            <w:tcW w:w="3691" w:type="dxa"/>
            <w:tcBorders>
              <w:top w:val="single" w:sz="4" w:space="0" w:color="auto"/>
              <w:left w:val="single" w:sz="4" w:space="0" w:color="auto"/>
              <w:bottom w:val="single" w:sz="4" w:space="0" w:color="auto"/>
              <w:right w:val="single" w:sz="4" w:space="0" w:color="auto"/>
            </w:tcBorders>
            <w:vAlign w:val="center"/>
          </w:tcPr>
          <w:p w14:paraId="661E8124" w14:textId="7D9EA616" w:rsidR="00FE1045" w:rsidRPr="00710C39" w:rsidRDefault="004D604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00FE1045" w:rsidRPr="00FE1045">
              <w:rPr>
                <w:rFonts w:eastAsia="宋体" w:cs="Times New Roman" w:hint="eastAsia"/>
                <w:bCs/>
                <w:color w:val="000000"/>
                <w:sz w:val="21"/>
                <w:szCs w:val="24"/>
              </w:rPr>
              <w:t>添加“</w:t>
            </w:r>
            <w:r w:rsidR="00FE1045" w:rsidRPr="00FE1045">
              <w:rPr>
                <w:rFonts w:eastAsia="宋体" w:cs="Times New Roman" w:hint="eastAsia"/>
                <w:bCs/>
                <w:color w:val="000000"/>
                <w:sz w:val="21"/>
                <w:szCs w:val="24"/>
              </w:rPr>
              <w:t>&amp;hxID=xxxx</w:t>
            </w:r>
            <w:r w:rsidR="00FE1045" w:rsidRPr="00FE1045">
              <w:rPr>
                <w:rFonts w:eastAsia="宋体" w:cs="Times New Roman" w:hint="eastAsia"/>
                <w:bCs/>
                <w:color w:val="000000"/>
                <w:sz w:val="21"/>
                <w:szCs w:val="24"/>
              </w:rPr>
              <w:t>”</w:t>
            </w:r>
          </w:p>
        </w:tc>
      </w:tr>
      <w:tr w:rsidR="00FE1045" w:rsidRPr="00710C39" w14:paraId="464F9A5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EF40F4B" w14:textId="2426FFFC" w:rsidR="00FE1045" w:rsidRPr="00FE1045" w:rsidRDefault="00FE1045" w:rsidP="00BD313E">
            <w:pPr>
              <w:ind w:firstLine="420"/>
              <w:jc w:val="center"/>
              <w:rPr>
                <w:rFonts w:eastAsia="宋体" w:cs="Times New Roman"/>
                <w:bCs/>
                <w:color w:val="000000"/>
                <w:sz w:val="21"/>
                <w:szCs w:val="24"/>
              </w:rPr>
            </w:pPr>
            <w:r w:rsidRPr="00FE1045">
              <w:rPr>
                <w:rFonts w:eastAsia="宋体" w:cs="Times New Roman"/>
                <w:bCs/>
                <w:color w:val="000000"/>
                <w:sz w:val="21"/>
                <w:szCs w:val="24"/>
              </w:rPr>
              <w:t>question_chrctr</w:t>
            </w:r>
          </w:p>
        </w:tc>
        <w:tc>
          <w:tcPr>
            <w:tcW w:w="2268" w:type="dxa"/>
            <w:tcBorders>
              <w:top w:val="single" w:sz="4" w:space="0" w:color="auto"/>
              <w:left w:val="single" w:sz="4" w:space="0" w:color="auto"/>
              <w:bottom w:val="single" w:sz="4" w:space="0" w:color="auto"/>
              <w:right w:val="single" w:sz="4" w:space="0" w:color="auto"/>
            </w:tcBorders>
            <w:vAlign w:val="center"/>
          </w:tcPr>
          <w:p w14:paraId="13FB6393" w14:textId="72F9D09B" w:rsidR="00FE1045" w:rsidRPr="00561678" w:rsidRDefault="00FE1045" w:rsidP="00BD313E">
            <w:pPr>
              <w:ind w:firstLine="420"/>
              <w:jc w:val="center"/>
              <w:rPr>
                <w:rFonts w:eastAsia="宋体" w:cs="Times New Roman"/>
                <w:bCs/>
                <w:color w:val="000000"/>
                <w:sz w:val="21"/>
                <w:szCs w:val="24"/>
              </w:rPr>
            </w:pPr>
            <w:r>
              <w:rPr>
                <w:rFonts w:eastAsia="宋体" w:cs="Times New Roman" w:hint="eastAsia"/>
                <w:bCs/>
                <w:color w:val="000000"/>
                <w:sz w:val="21"/>
                <w:szCs w:val="24"/>
              </w:rPr>
              <w:t>2</w:t>
            </w:r>
          </w:p>
        </w:tc>
        <w:tc>
          <w:tcPr>
            <w:tcW w:w="3691" w:type="dxa"/>
            <w:tcBorders>
              <w:top w:val="single" w:sz="4" w:space="0" w:color="auto"/>
              <w:left w:val="single" w:sz="4" w:space="0" w:color="auto"/>
              <w:bottom w:val="single" w:sz="4" w:space="0" w:color="auto"/>
              <w:right w:val="single" w:sz="4" w:space="0" w:color="auto"/>
            </w:tcBorders>
            <w:vAlign w:val="center"/>
          </w:tcPr>
          <w:p w14:paraId="2E27C224" w14:textId="4A569FBD" w:rsidR="00FE1045" w:rsidRDefault="004D6048" w:rsidP="00BD313E">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00FE1045" w:rsidRPr="00FE1045">
              <w:rPr>
                <w:rFonts w:eastAsia="宋体" w:cs="Times New Roman" w:hint="eastAsia"/>
                <w:bCs/>
                <w:color w:val="000000"/>
                <w:sz w:val="21"/>
                <w:szCs w:val="24"/>
              </w:rPr>
              <w:t>添加“</w:t>
            </w:r>
            <w:r w:rsidR="00FE1045" w:rsidRPr="00FE1045">
              <w:rPr>
                <w:rFonts w:eastAsia="宋体" w:cs="Times New Roman" w:hint="eastAsia"/>
                <w:bCs/>
                <w:color w:val="000000"/>
                <w:sz w:val="21"/>
                <w:szCs w:val="24"/>
              </w:rPr>
              <w:t>?hxID=xxxx</w:t>
            </w:r>
            <w:r w:rsidR="00FE1045" w:rsidRPr="00FE1045">
              <w:rPr>
                <w:rFonts w:eastAsia="宋体" w:cs="Times New Roman" w:hint="eastAsia"/>
                <w:bCs/>
                <w:color w:val="000000"/>
                <w:sz w:val="21"/>
                <w:szCs w:val="24"/>
              </w:rPr>
              <w:t>”</w:t>
            </w:r>
          </w:p>
        </w:tc>
      </w:tr>
    </w:tbl>
    <w:p w14:paraId="0C61B744" w14:textId="77777777" w:rsidR="00710C39" w:rsidRPr="00710C39" w:rsidRDefault="00710C39" w:rsidP="00710C39">
      <w:pPr>
        <w:spacing w:line="400" w:lineRule="exact"/>
        <w:ind w:firstLine="480"/>
        <w:rPr>
          <w:rFonts w:eastAsia="宋体" w:cs="Times New Roman"/>
          <w:szCs w:val="24"/>
        </w:rPr>
      </w:pPr>
    </w:p>
    <w:p w14:paraId="1BC05D88" w14:textId="77777777" w:rsidR="00710C39" w:rsidRPr="00710C39" w:rsidRDefault="00710C39" w:rsidP="00710C39">
      <w:pPr>
        <w:spacing w:line="400" w:lineRule="exact"/>
        <w:ind w:firstLine="482"/>
        <w:rPr>
          <w:rFonts w:ascii="楷体" w:eastAsia="楷体" w:hAnsi="楷体" w:cs="楷体"/>
          <w:b/>
          <w:bCs/>
          <w:szCs w:val="24"/>
        </w:rPr>
      </w:pPr>
      <w:r w:rsidRPr="00710C39">
        <w:rPr>
          <w:rFonts w:eastAsia="楷体" w:cs="Times New Roman"/>
          <w:b/>
          <w:bCs/>
          <w:szCs w:val="24"/>
        </w:rPr>
        <w:t>3.2.</w:t>
      </w:r>
      <w:r w:rsidRPr="00710C39">
        <w:rPr>
          <w:rFonts w:eastAsia="楷体" w:cs="Times New Roman" w:hint="eastAsia"/>
          <w:b/>
          <w:bCs/>
          <w:szCs w:val="24"/>
        </w:rPr>
        <w:t>3</w:t>
      </w:r>
      <w:r w:rsidRPr="00710C39">
        <w:rPr>
          <w:rFonts w:ascii="楷体" w:eastAsia="楷体" w:hAnsi="楷体" w:cs="楷体" w:hint="eastAsia"/>
          <w:b/>
          <w:bCs/>
          <w:szCs w:val="24"/>
        </w:rPr>
        <w:t xml:space="preserve"> UI设计</w:t>
      </w:r>
    </w:p>
    <w:p w14:paraId="15692466" w14:textId="42C9D5D2" w:rsidR="00710C39" w:rsidRDefault="0019217B" w:rsidP="005A453A">
      <w:pPr>
        <w:spacing w:line="400" w:lineRule="exact"/>
        <w:ind w:firstLineChars="200" w:firstLine="480"/>
        <w:rPr>
          <w:rFonts w:eastAsia="宋体" w:cs="Times New Roman"/>
          <w:szCs w:val="24"/>
        </w:rPr>
      </w:pPr>
      <w:r>
        <w:rPr>
          <w:rFonts w:eastAsia="宋体" w:cs="Times New Roman" w:hint="eastAsia"/>
          <w:szCs w:val="24"/>
        </w:rPr>
        <w:t>基于</w:t>
      </w:r>
      <w:r>
        <w:rPr>
          <w:rFonts w:eastAsia="宋体" w:cs="Times New Roman"/>
          <w:szCs w:val="24"/>
        </w:rPr>
        <w:t>代码混淆的</w:t>
      </w:r>
      <w:r>
        <w:rPr>
          <w:rFonts w:eastAsia="宋体" w:cs="Times New Roman" w:hint="eastAsia"/>
          <w:szCs w:val="24"/>
        </w:rPr>
        <w:t>Web</w:t>
      </w:r>
      <w:r>
        <w:rPr>
          <w:rFonts w:eastAsia="宋体" w:cs="Times New Roman"/>
          <w:szCs w:val="24"/>
        </w:rPr>
        <w:t>站点动态防御系统</w:t>
      </w:r>
      <w:r w:rsidR="005A453A">
        <w:rPr>
          <w:rFonts w:eastAsia="宋体" w:cs="Times New Roman" w:hint="eastAsia"/>
          <w:szCs w:val="24"/>
        </w:rPr>
        <w:t>中</w:t>
      </w:r>
      <w:r w:rsidR="005A453A">
        <w:rPr>
          <w:rFonts w:eastAsia="宋体" w:cs="Times New Roman"/>
          <w:szCs w:val="24"/>
        </w:rPr>
        <w:t>，</w:t>
      </w:r>
      <w:r w:rsidR="005A453A">
        <w:rPr>
          <w:rFonts w:eastAsia="宋体" w:cs="Times New Roman"/>
          <w:szCs w:val="24"/>
        </w:rPr>
        <w:t>Nginx</w:t>
      </w:r>
      <w:r w:rsidR="005A453A">
        <w:rPr>
          <w:rFonts w:eastAsia="宋体" w:cs="Times New Roman"/>
          <w:szCs w:val="24"/>
        </w:rPr>
        <w:t>端模块的使用</w:t>
      </w:r>
      <w:del w:id="289" w:author="dadi" w:date="2019-04-28T23:04:00Z">
        <w:r w:rsidR="005A453A" w:rsidDel="00F3734E">
          <w:rPr>
            <w:rFonts w:eastAsia="宋体" w:cs="Times New Roman"/>
            <w:szCs w:val="24"/>
          </w:rPr>
          <w:delText>实在</w:delText>
        </w:r>
      </w:del>
      <w:ins w:id="290" w:author="dadi" w:date="2019-04-28T23:04:00Z">
        <w:r w:rsidR="00F3734E">
          <w:rPr>
            <w:rFonts w:eastAsia="宋体" w:cs="Times New Roman" w:hint="eastAsia"/>
            <w:szCs w:val="24"/>
          </w:rPr>
          <w:t>是</w:t>
        </w:r>
        <w:r w:rsidR="00F3734E">
          <w:rPr>
            <w:rFonts w:eastAsia="宋体" w:cs="Times New Roman"/>
            <w:szCs w:val="24"/>
          </w:rPr>
          <w:t>在</w:t>
        </w:r>
      </w:ins>
      <w:r w:rsidR="005A453A">
        <w:rPr>
          <w:rFonts w:eastAsia="宋体" w:cs="Times New Roman"/>
          <w:szCs w:val="24"/>
        </w:rPr>
        <w:t>Nginx</w:t>
      </w:r>
      <w:r w:rsidR="005A453A">
        <w:rPr>
          <w:rFonts w:eastAsia="宋体" w:cs="Times New Roman"/>
          <w:szCs w:val="24"/>
        </w:rPr>
        <w:t>的启动配置文件</w:t>
      </w:r>
      <w:r w:rsidR="005A453A">
        <w:rPr>
          <w:rFonts w:eastAsia="宋体" w:cs="Times New Roman"/>
          <w:szCs w:val="24"/>
        </w:rPr>
        <w:t>nginx.conf</w:t>
      </w:r>
      <w:r w:rsidR="005A453A">
        <w:rPr>
          <w:rFonts w:eastAsia="宋体" w:cs="Times New Roman" w:hint="eastAsia"/>
          <w:szCs w:val="24"/>
        </w:rPr>
        <w:t>文件中</w:t>
      </w:r>
      <w:r w:rsidR="005A453A">
        <w:rPr>
          <w:rFonts w:eastAsia="宋体" w:cs="Times New Roman"/>
          <w:szCs w:val="24"/>
        </w:rPr>
        <w:t>配置使用。</w:t>
      </w:r>
      <w:r w:rsidR="005A453A">
        <w:rPr>
          <w:rFonts w:eastAsia="宋体" w:cs="Times New Roman" w:hint="eastAsia"/>
          <w:szCs w:val="24"/>
        </w:rPr>
        <w:t>浏览器端</w:t>
      </w:r>
      <w:r w:rsidR="00710C39" w:rsidRPr="00710C39">
        <w:rPr>
          <w:rFonts w:eastAsia="宋体" w:cs="Times New Roman" w:hint="eastAsia"/>
          <w:szCs w:val="24"/>
        </w:rPr>
        <w:t>的</w:t>
      </w:r>
      <w:r w:rsidR="005A453A">
        <w:rPr>
          <w:rFonts w:eastAsia="宋体" w:cs="Times New Roman" w:hint="eastAsia"/>
          <w:szCs w:val="24"/>
        </w:rPr>
        <w:t>浏览器</w:t>
      </w:r>
      <w:r w:rsidR="005A453A">
        <w:rPr>
          <w:rFonts w:eastAsia="宋体" w:cs="Times New Roman"/>
          <w:szCs w:val="24"/>
        </w:rPr>
        <w:t>扩展</w:t>
      </w:r>
      <w:r w:rsidR="00710C39" w:rsidRPr="00710C39">
        <w:rPr>
          <w:rFonts w:eastAsia="宋体" w:cs="Times New Roman" w:hint="eastAsia"/>
          <w:szCs w:val="24"/>
        </w:rPr>
        <w:t>页面设计</w:t>
      </w:r>
      <w:r w:rsidR="005A453A">
        <w:rPr>
          <w:rFonts w:eastAsia="宋体" w:cs="Times New Roman" w:hint="eastAsia"/>
          <w:szCs w:val="24"/>
        </w:rPr>
        <w:t>简介，</w:t>
      </w:r>
      <w:r w:rsidR="005A453A">
        <w:rPr>
          <w:rFonts w:eastAsia="宋体" w:cs="Times New Roman"/>
          <w:szCs w:val="24"/>
        </w:rPr>
        <w:t>有必要提示信息，有操作</w:t>
      </w:r>
      <w:r w:rsidR="005A453A">
        <w:rPr>
          <w:rFonts w:eastAsia="宋体" w:cs="Times New Roman" w:hint="eastAsia"/>
          <w:szCs w:val="24"/>
        </w:rPr>
        <w:t>成功</w:t>
      </w:r>
      <w:r w:rsidR="005A453A">
        <w:rPr>
          <w:rFonts w:eastAsia="宋体" w:cs="Times New Roman"/>
          <w:szCs w:val="24"/>
        </w:rPr>
        <w:t>提示</w:t>
      </w:r>
      <w:r w:rsidR="00710C39" w:rsidRPr="00710C39">
        <w:rPr>
          <w:rFonts w:eastAsia="宋体" w:cs="Times New Roman" w:hint="eastAsia"/>
          <w:szCs w:val="24"/>
        </w:rPr>
        <w:t>，以下是</w:t>
      </w:r>
      <w:r w:rsidR="005A453A">
        <w:rPr>
          <w:rFonts w:eastAsia="宋体" w:cs="Times New Roman" w:hint="eastAsia"/>
          <w:szCs w:val="24"/>
        </w:rPr>
        <w:t>浏览器扩展的</w:t>
      </w:r>
      <w:r w:rsidR="00710C39" w:rsidRPr="00710C39">
        <w:rPr>
          <w:rFonts w:eastAsia="宋体" w:cs="Times New Roman" w:hint="eastAsia"/>
          <w:szCs w:val="24"/>
        </w:rPr>
        <w:t>界面设计：</w:t>
      </w:r>
    </w:p>
    <w:p w14:paraId="38DB3555" w14:textId="77777777" w:rsidR="002101BD" w:rsidRDefault="002101BD" w:rsidP="002101BD">
      <w:pPr>
        <w:keepNext/>
        <w:ind w:firstLine="480"/>
        <w:jc w:val="center"/>
      </w:pPr>
      <w:r>
        <w:rPr>
          <w:rFonts w:eastAsia="宋体" w:cs="Times New Roman"/>
          <w:noProof/>
          <w:szCs w:val="24"/>
        </w:rPr>
        <w:drawing>
          <wp:inline distT="0" distB="0" distL="0" distR="0" wp14:anchorId="52CBFAED" wp14:editId="2CCBF0CA">
            <wp:extent cx="4316095" cy="2761615"/>
            <wp:effectExtent l="0" t="0" r="825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6095" cy="2761615"/>
                    </a:xfrm>
                    <a:prstGeom prst="rect">
                      <a:avLst/>
                    </a:prstGeom>
                    <a:noFill/>
                  </pic:spPr>
                </pic:pic>
              </a:graphicData>
            </a:graphic>
          </wp:inline>
        </w:drawing>
      </w:r>
    </w:p>
    <w:p w14:paraId="4071334E" w14:textId="2717E8C4" w:rsidR="005A453A" w:rsidRDefault="002101BD" w:rsidP="002101BD">
      <w:pPr>
        <w:pStyle w:val="af0"/>
        <w:ind w:firstLine="400"/>
        <w:jc w:val="center"/>
        <w:rPr>
          <w:ins w:id="291" w:author="dadi" w:date="2019-04-28T23:03:00Z"/>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E3F77">
        <w:rPr>
          <w:noProof/>
        </w:rPr>
        <w:t>7</w:t>
      </w:r>
      <w:r>
        <w:fldChar w:fldCharType="end"/>
      </w:r>
      <w:r>
        <w:t xml:space="preserve"> </w:t>
      </w:r>
      <w:r>
        <w:rPr>
          <w:rFonts w:hint="eastAsia"/>
        </w:rPr>
        <w:t>浏览器</w:t>
      </w:r>
      <w:r>
        <w:t>扩展</w:t>
      </w:r>
      <w:r>
        <w:rPr>
          <w:rFonts w:hint="eastAsia"/>
        </w:rPr>
        <w:t>界面</w:t>
      </w:r>
    </w:p>
    <w:p w14:paraId="441EA3E2" w14:textId="56F16281" w:rsidR="00F3734E" w:rsidDel="00F3734E" w:rsidRDefault="00F3734E" w:rsidP="005E3F77">
      <w:pPr>
        <w:ind w:firstLine="480"/>
        <w:rPr>
          <w:del w:id="292" w:author="dadi" w:date="2019-04-28T23:03:00Z"/>
        </w:rPr>
      </w:pPr>
    </w:p>
    <w:p w14:paraId="22C411F3" w14:textId="77777777" w:rsidR="00F3734E" w:rsidRPr="00F3734E" w:rsidRDefault="00F3734E">
      <w:pPr>
        <w:ind w:firstLine="480"/>
        <w:rPr>
          <w:ins w:id="293" w:author="dadi" w:date="2019-04-28T23:03:00Z"/>
          <w:rFonts w:asciiTheme="minorHAnsi" w:hAnsiTheme="minorHAnsi"/>
          <w:rPrChange w:id="294" w:author="dadi" w:date="2019-04-28T23:03:00Z">
            <w:rPr>
              <w:ins w:id="295" w:author="dadi" w:date="2019-04-28T23:03:00Z"/>
              <w:rFonts w:ascii="Times New Roman" w:eastAsia="宋体" w:hAnsi="Times New Roman" w:cs="Times New Roman"/>
              <w:szCs w:val="24"/>
            </w:rPr>
          </w:rPrChange>
        </w:rPr>
        <w:pPrChange w:id="296" w:author="dadi" w:date="2019-04-28T23:03:00Z">
          <w:pPr>
            <w:pStyle w:val="af0"/>
            <w:jc w:val="center"/>
          </w:pPr>
        </w:pPrChange>
      </w:pPr>
    </w:p>
    <w:p w14:paraId="2FD5B407" w14:textId="6630EA77" w:rsidR="005A453A" w:rsidRPr="005A453A" w:rsidRDefault="005E3F77">
      <w:pPr>
        <w:spacing w:line="400" w:lineRule="exact"/>
        <w:ind w:firstLineChars="200" w:firstLine="480"/>
        <w:rPr>
          <w:rFonts w:eastAsia="宋体" w:cs="Times New Roman"/>
          <w:szCs w:val="24"/>
        </w:rPr>
        <w:pPrChange w:id="297" w:author="dadi" w:date="2019-04-28T23:04:00Z">
          <w:pPr/>
        </w:pPrChange>
      </w:pPr>
      <w:r>
        <w:rPr>
          <w:rFonts w:eastAsia="宋体" w:cs="Times New Roman" w:hint="eastAsia"/>
          <w:szCs w:val="24"/>
        </w:rPr>
        <w:t>需要</w:t>
      </w:r>
      <w:r>
        <w:rPr>
          <w:rFonts w:eastAsia="宋体" w:cs="Times New Roman"/>
          <w:szCs w:val="24"/>
        </w:rPr>
        <w:t>介入</w:t>
      </w:r>
      <w:r>
        <w:rPr>
          <w:rFonts w:eastAsia="宋体" w:cs="Times New Roman"/>
          <w:szCs w:val="24"/>
        </w:rPr>
        <w:t>Nginx</w:t>
      </w:r>
      <w:r>
        <w:rPr>
          <w:rFonts w:eastAsia="宋体" w:cs="Times New Roman"/>
          <w:szCs w:val="24"/>
        </w:rPr>
        <w:t>的部分遵循</w:t>
      </w:r>
      <w:r>
        <w:rPr>
          <w:rFonts w:eastAsia="宋体" w:cs="Times New Roman"/>
          <w:szCs w:val="24"/>
        </w:rPr>
        <w:t>Nginx</w:t>
      </w:r>
      <w:r>
        <w:rPr>
          <w:rFonts w:eastAsia="宋体" w:cs="Times New Roman"/>
          <w:szCs w:val="24"/>
        </w:rPr>
        <w:t>使用</w:t>
      </w:r>
      <w:r>
        <w:rPr>
          <w:rFonts w:eastAsia="宋体" w:cs="Times New Roman" w:hint="eastAsia"/>
          <w:szCs w:val="24"/>
        </w:rPr>
        <w:t>指导</w:t>
      </w:r>
      <w:r>
        <w:rPr>
          <w:rFonts w:eastAsia="宋体" w:cs="Times New Roman"/>
          <w:szCs w:val="24"/>
        </w:rPr>
        <w:t>。在配置文件中配置使用。</w:t>
      </w:r>
    </w:p>
    <w:p w14:paraId="056EB7BE" w14:textId="77777777" w:rsidR="005E3F77" w:rsidRDefault="005E3F77" w:rsidP="005E3F77">
      <w:pPr>
        <w:keepNext/>
        <w:ind w:firstLine="480"/>
        <w:jc w:val="center"/>
      </w:pPr>
      <w:r>
        <w:rPr>
          <w:rFonts w:eastAsia="宋体" w:cs="Times New Roman"/>
          <w:noProof/>
          <w:szCs w:val="24"/>
        </w:rPr>
        <w:drawing>
          <wp:inline distT="0" distB="0" distL="0" distR="0" wp14:anchorId="32E597CC" wp14:editId="4C23AA96">
            <wp:extent cx="4320000" cy="3567600"/>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ginx的配置.png"/>
                    <pic:cNvPicPr/>
                  </pic:nvPicPr>
                  <pic:blipFill>
                    <a:blip r:embed="rId24">
                      <a:extLst>
                        <a:ext uri="{28A0092B-C50C-407E-A947-70E740481C1C}">
                          <a14:useLocalDpi xmlns:a14="http://schemas.microsoft.com/office/drawing/2010/main" val="0"/>
                        </a:ext>
                      </a:extLst>
                    </a:blip>
                    <a:stretch>
                      <a:fillRect/>
                    </a:stretch>
                  </pic:blipFill>
                  <pic:spPr>
                    <a:xfrm>
                      <a:off x="0" y="0"/>
                      <a:ext cx="4320000" cy="3567600"/>
                    </a:xfrm>
                    <a:prstGeom prst="rect">
                      <a:avLst/>
                    </a:prstGeom>
                  </pic:spPr>
                </pic:pic>
              </a:graphicData>
            </a:graphic>
          </wp:inline>
        </w:drawing>
      </w:r>
    </w:p>
    <w:p w14:paraId="7DA62309" w14:textId="345138C5" w:rsidR="00710C39" w:rsidRPr="00710C39" w:rsidRDefault="005E3F77" w:rsidP="005E3F77">
      <w:pPr>
        <w:pStyle w:val="af0"/>
        <w:ind w:firstLine="400"/>
        <w:jc w:val="center"/>
        <w:rPr>
          <w:rFonts w:ascii="Times New Roman" w:eastAsia="宋体" w:hAnsi="Times New Roman" w:cs="Times New Roman"/>
          <w:szCs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8</w:t>
      </w:r>
      <w:r>
        <w:fldChar w:fldCharType="end"/>
      </w:r>
      <w:r>
        <w:t xml:space="preserve"> Nginx </w:t>
      </w:r>
      <w:r>
        <w:rPr>
          <w:rFonts w:hint="eastAsia"/>
        </w:rPr>
        <w:t>配置文件</w:t>
      </w:r>
      <w:r>
        <w:t>配置</w:t>
      </w:r>
    </w:p>
    <w:p w14:paraId="7AD41AB8" w14:textId="77777777" w:rsidR="00710C39" w:rsidRPr="00710C39" w:rsidRDefault="00710C39" w:rsidP="00710C39">
      <w:pPr>
        <w:ind w:firstLine="480"/>
        <w:jc w:val="center"/>
        <w:rPr>
          <w:rFonts w:ascii="黑体" w:eastAsia="黑体" w:hAnsi="黑体" w:cs="黑体"/>
          <w:szCs w:val="24"/>
        </w:rPr>
      </w:pPr>
    </w:p>
    <w:p w14:paraId="36121036" w14:textId="77777777" w:rsidR="00710C39" w:rsidRPr="00710C39" w:rsidRDefault="00710C39" w:rsidP="00710C39">
      <w:pPr>
        <w:keepNext/>
        <w:keepLines/>
        <w:spacing w:line="400" w:lineRule="exact"/>
        <w:ind w:firstLine="560"/>
        <w:outlineLvl w:val="1"/>
        <w:rPr>
          <w:rFonts w:eastAsia="黑体" w:cs="Times New Roman"/>
          <w:bCs/>
          <w:sz w:val="28"/>
          <w:szCs w:val="32"/>
        </w:rPr>
      </w:pPr>
      <w:bookmarkStart w:id="298" w:name="_Toc514534607"/>
      <w:bookmarkStart w:id="299" w:name="_Toc512648844"/>
      <w:bookmarkStart w:id="300" w:name="_Toc514845429"/>
      <w:bookmarkStart w:id="301" w:name="_Toc13480"/>
      <w:bookmarkStart w:id="302" w:name="_Toc7254174"/>
      <w:r w:rsidRPr="00710C39">
        <w:rPr>
          <w:rFonts w:eastAsia="黑体" w:cs="Times New Roman"/>
          <w:bCs/>
          <w:sz w:val="28"/>
          <w:szCs w:val="32"/>
        </w:rPr>
        <w:t xml:space="preserve">3.3 </w:t>
      </w:r>
      <w:r w:rsidRPr="00710C39">
        <w:rPr>
          <w:rFonts w:eastAsia="黑体" w:cs="Times New Roman"/>
          <w:bCs/>
          <w:sz w:val="28"/>
          <w:szCs w:val="32"/>
        </w:rPr>
        <w:t>小结</w:t>
      </w:r>
      <w:bookmarkEnd w:id="298"/>
      <w:bookmarkEnd w:id="299"/>
      <w:bookmarkEnd w:id="300"/>
      <w:bookmarkEnd w:id="301"/>
      <w:bookmarkEnd w:id="302"/>
    </w:p>
    <w:p w14:paraId="6E04BBC2" w14:textId="1BA932A1" w:rsidR="00710C39" w:rsidRDefault="00710C39" w:rsidP="00710C39">
      <w:pPr>
        <w:spacing w:line="400" w:lineRule="exact"/>
        <w:ind w:firstLineChars="200" w:firstLine="480"/>
        <w:rPr>
          <w:rFonts w:eastAsia="宋体" w:cs="Times New Roman"/>
          <w:szCs w:val="24"/>
        </w:rPr>
      </w:pPr>
      <w:r w:rsidRPr="00710C39">
        <w:rPr>
          <w:rFonts w:eastAsia="宋体" w:cs="Times New Roman" w:hint="eastAsia"/>
          <w:szCs w:val="24"/>
        </w:rPr>
        <w:t>本章节着重分析了</w:t>
      </w:r>
      <w:r w:rsidR="00784C5F">
        <w:rPr>
          <w:rFonts w:eastAsia="宋体" w:cs="Times New Roman" w:hint="eastAsia"/>
          <w:szCs w:val="24"/>
        </w:rPr>
        <w:t>基于代码混淆的</w:t>
      </w:r>
      <w:r w:rsidR="00784C5F">
        <w:rPr>
          <w:rFonts w:eastAsia="宋体" w:cs="Times New Roman" w:hint="eastAsia"/>
          <w:szCs w:val="24"/>
        </w:rPr>
        <w:t>Web</w:t>
      </w:r>
      <w:r w:rsidR="00784C5F">
        <w:rPr>
          <w:rFonts w:eastAsia="宋体" w:cs="Times New Roman" w:hint="eastAsia"/>
          <w:szCs w:val="24"/>
        </w:rPr>
        <w:t>站点动态防御系统</w:t>
      </w:r>
      <w:r w:rsidRPr="00710C39">
        <w:rPr>
          <w:rFonts w:eastAsia="宋体" w:cs="Times New Roman" w:hint="eastAsia"/>
          <w:szCs w:val="24"/>
        </w:rPr>
        <w:t>的功能性需求以及性能需求，</w:t>
      </w:r>
      <w:r w:rsidR="00784C5F">
        <w:rPr>
          <w:rFonts w:eastAsia="宋体" w:cs="Times New Roman" w:hint="eastAsia"/>
          <w:szCs w:val="24"/>
        </w:rPr>
        <w:t>从三个组件</w:t>
      </w:r>
      <w:r w:rsidR="00784C5F">
        <w:rPr>
          <w:rFonts w:eastAsia="宋体" w:cs="Times New Roman"/>
          <w:szCs w:val="24"/>
        </w:rPr>
        <w:t>描述了系统的设计实现</w:t>
      </w:r>
      <w:r w:rsidRPr="00710C39">
        <w:rPr>
          <w:rFonts w:eastAsia="宋体" w:cs="Times New Roman" w:hint="eastAsia"/>
          <w:szCs w:val="24"/>
        </w:rPr>
        <w:t>，</w:t>
      </w:r>
      <w:r w:rsidR="00784C5F">
        <w:rPr>
          <w:rFonts w:eastAsia="宋体" w:cs="Times New Roman" w:hint="eastAsia"/>
          <w:szCs w:val="24"/>
        </w:rPr>
        <w:t>详细描述了</w:t>
      </w:r>
      <w:r w:rsidR="00784C5F">
        <w:rPr>
          <w:rFonts w:eastAsia="宋体" w:cs="Times New Roman"/>
          <w:szCs w:val="24"/>
        </w:rPr>
        <w:t>ngx_http_ipslab_module</w:t>
      </w:r>
      <w:r w:rsidR="00784C5F">
        <w:rPr>
          <w:rFonts w:eastAsia="宋体" w:cs="Times New Roman" w:hint="eastAsia"/>
          <w:szCs w:val="24"/>
        </w:rPr>
        <w:t>模块所使用到的</w:t>
      </w:r>
      <w:r w:rsidR="00784C5F">
        <w:rPr>
          <w:rFonts w:eastAsia="宋体" w:cs="Times New Roman"/>
          <w:szCs w:val="24"/>
        </w:rPr>
        <w:t>数据结构</w:t>
      </w:r>
      <w:r w:rsidRPr="00710C39">
        <w:rPr>
          <w:rFonts w:eastAsia="宋体" w:cs="Times New Roman" w:hint="eastAsia"/>
          <w:szCs w:val="24"/>
        </w:rPr>
        <w:t>。</w:t>
      </w:r>
    </w:p>
    <w:p w14:paraId="450815CB" w14:textId="6238D546" w:rsidR="00B11EA6" w:rsidRDefault="00B11EA6">
      <w:pPr>
        <w:ind w:firstLine="480"/>
        <w:rPr>
          <w:rFonts w:eastAsia="宋体" w:cs="Times New Roman"/>
          <w:szCs w:val="24"/>
        </w:rPr>
      </w:pPr>
      <w:r>
        <w:rPr>
          <w:rFonts w:eastAsia="宋体" w:cs="Times New Roman"/>
          <w:szCs w:val="24"/>
        </w:rPr>
        <w:br w:type="page"/>
      </w:r>
    </w:p>
    <w:p w14:paraId="245516F8" w14:textId="77777777" w:rsidR="00B11EA6" w:rsidRDefault="00B11EA6" w:rsidP="00B11EA6">
      <w:pPr>
        <w:pStyle w:val="-10"/>
        <w:spacing w:line="400" w:lineRule="exact"/>
        <w:ind w:firstLine="600"/>
      </w:pPr>
      <w:bookmarkStart w:id="303" w:name="_Toc514845430"/>
      <w:bookmarkStart w:id="304" w:name="_Toc514534608"/>
      <w:bookmarkStart w:id="305" w:name="_Toc16803"/>
      <w:bookmarkStart w:id="306" w:name="_Toc7254175"/>
      <w:r>
        <w:rPr>
          <w:rFonts w:hint="eastAsia"/>
        </w:rPr>
        <w:t>第四章</w:t>
      </w:r>
      <w:r>
        <w:rPr>
          <w:rFonts w:hint="eastAsia"/>
        </w:rPr>
        <w:t xml:space="preserve"> </w:t>
      </w:r>
      <w:r>
        <w:rPr>
          <w:rFonts w:hint="eastAsia"/>
        </w:rPr>
        <w:t>系统实现</w:t>
      </w:r>
      <w:bookmarkEnd w:id="303"/>
      <w:bookmarkEnd w:id="304"/>
      <w:bookmarkEnd w:id="305"/>
      <w:bookmarkEnd w:id="306"/>
    </w:p>
    <w:p w14:paraId="6F5EE66E" w14:textId="77777777" w:rsidR="00B11EA6" w:rsidRDefault="00B11EA6" w:rsidP="00B11EA6">
      <w:pPr>
        <w:pStyle w:val="-2"/>
        <w:spacing w:before="0" w:after="0" w:line="400" w:lineRule="exact"/>
        <w:ind w:firstLine="560"/>
        <w:rPr>
          <w:rFonts w:eastAsia="黑体"/>
          <w:b w:val="0"/>
        </w:rPr>
      </w:pPr>
      <w:bookmarkStart w:id="307" w:name="_Toc512648846"/>
      <w:bookmarkStart w:id="308" w:name="_Toc514845431"/>
      <w:bookmarkStart w:id="309" w:name="_Toc514534609"/>
      <w:bookmarkStart w:id="310" w:name="_Toc20319"/>
      <w:bookmarkStart w:id="311" w:name="_Toc7254176"/>
      <w:r>
        <w:rPr>
          <w:rFonts w:eastAsia="黑体" w:hint="eastAsia"/>
          <w:b w:val="0"/>
        </w:rPr>
        <w:t>4.1</w:t>
      </w:r>
      <w:r>
        <w:rPr>
          <w:rFonts w:eastAsia="黑体" w:hint="eastAsia"/>
          <w:b w:val="0"/>
        </w:rPr>
        <w:t>系统环境</w:t>
      </w:r>
      <w:bookmarkEnd w:id="307"/>
      <w:bookmarkEnd w:id="308"/>
      <w:bookmarkEnd w:id="309"/>
      <w:bookmarkEnd w:id="310"/>
      <w:bookmarkEnd w:id="311"/>
    </w:p>
    <w:p w14:paraId="26BB0EF6" w14:textId="7C7087A5" w:rsidR="00B11EA6" w:rsidRDefault="009466B8" w:rsidP="00B11EA6">
      <w:pPr>
        <w:spacing w:line="400" w:lineRule="exact"/>
        <w:ind w:firstLineChars="200" w:firstLine="480"/>
      </w:pPr>
      <w:commentRangeStart w:id="312"/>
      <w:r>
        <w:rPr>
          <w:rFonts w:hint="eastAsia"/>
        </w:rPr>
        <w:t>基于代码混淆的</w:t>
      </w:r>
      <w:r>
        <w:t>W</w:t>
      </w:r>
      <w:r>
        <w:rPr>
          <w:rFonts w:hint="eastAsia"/>
        </w:rPr>
        <w:t>eb</w:t>
      </w:r>
      <w:r>
        <w:rPr>
          <w:rFonts w:hint="eastAsia"/>
        </w:rPr>
        <w:t>站点动态防御系统</w:t>
      </w:r>
    </w:p>
    <w:p w14:paraId="0410C2D3" w14:textId="0D5811B1" w:rsidR="009466B8" w:rsidRDefault="009466B8" w:rsidP="00B11EA6">
      <w:pPr>
        <w:spacing w:line="400" w:lineRule="exact"/>
        <w:ind w:firstLineChars="200" w:firstLine="480"/>
      </w:pPr>
      <w:r>
        <w:rPr>
          <w:rFonts w:hint="eastAsia"/>
        </w:rPr>
        <w:t>本项目</w:t>
      </w:r>
      <w:r>
        <w:t>将</w:t>
      </w:r>
      <w:r>
        <w:t>ID</w:t>
      </w:r>
      <w:r>
        <w:t>验证</w:t>
      </w:r>
      <w:r>
        <w:rPr>
          <w:rFonts w:hint="eastAsia"/>
        </w:rPr>
        <w:t>模块</w:t>
      </w:r>
      <w:r>
        <w:t>服务器</w:t>
      </w:r>
      <w:proofErr w:type="gramStart"/>
      <w:r>
        <w:rPr>
          <w:rFonts w:hint="eastAsia"/>
        </w:rPr>
        <w:t>端支持</w:t>
      </w:r>
      <w:proofErr w:type="gramEnd"/>
      <w:r>
        <w:t>与混淆模块在</w:t>
      </w:r>
      <w:r>
        <w:t>ngx_http_ipslab_module</w:t>
      </w:r>
      <w:r>
        <w:t>中</w:t>
      </w:r>
      <w:r>
        <w:rPr>
          <w:rFonts w:hint="eastAsia"/>
        </w:rPr>
        <w:t>用</w:t>
      </w:r>
      <w:r>
        <w:t>C</w:t>
      </w:r>
      <w:r>
        <w:t>实现。</w:t>
      </w:r>
    </w:p>
    <w:p w14:paraId="1CE6762E" w14:textId="7390188A" w:rsidR="00B11EA6" w:rsidRDefault="009466B8" w:rsidP="009466B8">
      <w:pPr>
        <w:spacing w:line="400" w:lineRule="exact"/>
        <w:ind w:firstLineChars="200" w:firstLine="480"/>
      </w:pPr>
      <w:r>
        <w:rPr>
          <w:rFonts w:hint="eastAsia"/>
        </w:rPr>
        <w:t>将</w:t>
      </w:r>
      <w:r>
        <w:t>ID</w:t>
      </w:r>
      <w:r>
        <w:t>验证模块</w:t>
      </w:r>
      <w:r>
        <w:rPr>
          <w:rFonts w:hint="eastAsia"/>
        </w:rPr>
        <w:t>浏览器</w:t>
      </w:r>
      <w:proofErr w:type="gramStart"/>
      <w:r>
        <w:rPr>
          <w:rFonts w:hint="eastAsia"/>
        </w:rPr>
        <w:t>端支持</w:t>
      </w:r>
      <w:proofErr w:type="gramEnd"/>
      <w:r>
        <w:t>使用</w:t>
      </w:r>
      <w:r>
        <w:t>Chrome Extension</w:t>
      </w:r>
      <w:r>
        <w:rPr>
          <w:rFonts w:hint="eastAsia"/>
        </w:rPr>
        <w:t>实现</w:t>
      </w:r>
      <w:r>
        <w:t>，使用</w:t>
      </w:r>
      <w:r>
        <w:t>HTML</w:t>
      </w:r>
      <w:r>
        <w:t>和</w:t>
      </w:r>
      <w:r>
        <w:t>JavaScript</w:t>
      </w:r>
      <w:r>
        <w:t>语言。</w:t>
      </w:r>
    </w:p>
    <w:p w14:paraId="7A0A515A" w14:textId="0C07FC58" w:rsidR="009466B8" w:rsidRDefault="009466B8" w:rsidP="009466B8">
      <w:pPr>
        <w:spacing w:line="400" w:lineRule="exact"/>
        <w:ind w:firstLineChars="200" w:firstLine="480"/>
      </w:pPr>
      <w:r>
        <w:rPr>
          <w:rFonts w:hint="eastAsia"/>
        </w:rPr>
        <w:t>本项目</w:t>
      </w:r>
      <w:r>
        <w:t>开发环境：</w:t>
      </w:r>
    </w:p>
    <w:p w14:paraId="29687F8E" w14:textId="101C2CB7" w:rsidR="009466B8" w:rsidRDefault="00A94999" w:rsidP="009466B8">
      <w:pPr>
        <w:spacing w:line="400" w:lineRule="exact"/>
        <w:ind w:firstLineChars="200" w:firstLine="480"/>
      </w:pPr>
      <w:r>
        <w:rPr>
          <w:rFonts w:hint="eastAsia"/>
        </w:rPr>
        <w:t>在</w:t>
      </w:r>
      <w:r>
        <w:t>Windows</w:t>
      </w:r>
      <w:r>
        <w:rPr>
          <w:rFonts w:hint="eastAsia"/>
        </w:rPr>
        <w:t>操作系统</w:t>
      </w:r>
      <w:r>
        <w:t>下，安装</w:t>
      </w:r>
      <w:r>
        <w:t>Cygwin</w:t>
      </w:r>
      <w:r>
        <w:t>进行</w:t>
      </w:r>
      <w:r>
        <w:t>Nginx</w:t>
      </w:r>
      <w:r>
        <w:t>编译</w:t>
      </w:r>
      <w:del w:id="313" w:author="dadi" w:date="2019-04-28T23:05:00Z">
        <w:r w:rsidDel="00F3734E">
          <w:delText>，</w:delText>
        </w:r>
      </w:del>
      <w:ins w:id="314" w:author="dadi" w:date="2019-04-28T23:05:00Z">
        <w:r w:rsidR="00F3734E">
          <w:rPr>
            <w:rFonts w:hint="eastAsia"/>
          </w:rPr>
          <w:t>、</w:t>
        </w:r>
      </w:ins>
      <w:r>
        <w:t>部署。并将项目导入</w:t>
      </w:r>
      <w:r>
        <w:t>Eclipse-cdt IDE</w:t>
      </w:r>
      <w:r>
        <w:rPr>
          <w:rFonts w:hint="eastAsia"/>
        </w:rPr>
        <w:t>进行开发</w:t>
      </w:r>
      <w:r>
        <w:t>。</w:t>
      </w:r>
      <w:commentRangeEnd w:id="312"/>
      <w:r w:rsidR="00F3734E">
        <w:rPr>
          <w:rStyle w:val="a5"/>
          <w:rFonts w:eastAsia="宋体" w:cs="Times New Roman"/>
        </w:rPr>
        <w:commentReference w:id="312"/>
      </w:r>
    </w:p>
    <w:p w14:paraId="505092CF" w14:textId="77777777" w:rsidR="00B11EA6" w:rsidRPr="00A94999" w:rsidRDefault="00B11EA6" w:rsidP="00B11EA6">
      <w:pPr>
        <w:ind w:firstLine="480"/>
      </w:pPr>
    </w:p>
    <w:p w14:paraId="3E1CEFB5" w14:textId="77777777" w:rsidR="00B11EA6" w:rsidRDefault="00B11EA6" w:rsidP="00B11EA6">
      <w:pPr>
        <w:pStyle w:val="-2"/>
        <w:spacing w:before="0" w:after="0" w:line="400" w:lineRule="exact"/>
        <w:ind w:firstLine="560"/>
        <w:rPr>
          <w:rFonts w:eastAsia="黑体"/>
          <w:b w:val="0"/>
        </w:rPr>
      </w:pPr>
      <w:bookmarkStart w:id="315" w:name="_Toc514845432"/>
      <w:bookmarkStart w:id="316" w:name="_Toc514534610"/>
      <w:bookmarkStart w:id="317" w:name="_Toc25107"/>
      <w:bookmarkStart w:id="318" w:name="_Toc7254177"/>
      <w:r>
        <w:rPr>
          <w:rFonts w:eastAsia="黑体" w:hint="eastAsia"/>
          <w:b w:val="0"/>
        </w:rPr>
        <w:t>4.2</w:t>
      </w:r>
      <w:bookmarkEnd w:id="315"/>
      <w:bookmarkEnd w:id="316"/>
      <w:r>
        <w:rPr>
          <w:rFonts w:eastAsia="黑体" w:hint="eastAsia"/>
          <w:b w:val="0"/>
        </w:rPr>
        <w:t>模块描述</w:t>
      </w:r>
      <w:bookmarkEnd w:id="317"/>
      <w:bookmarkEnd w:id="318"/>
    </w:p>
    <w:p w14:paraId="7724CACB" w14:textId="096B1402" w:rsidR="00B11EA6" w:rsidRDefault="00B11EA6" w:rsidP="00B11EA6">
      <w:pPr>
        <w:spacing w:line="400" w:lineRule="exact"/>
        <w:ind w:firstLineChars="200" w:firstLine="480"/>
      </w:pPr>
    </w:p>
    <w:p w14:paraId="78922354" w14:textId="77777777" w:rsidR="00A94774" w:rsidRDefault="00A94774" w:rsidP="00A94774">
      <w:pPr>
        <w:keepNext/>
        <w:ind w:firstLine="480"/>
        <w:jc w:val="center"/>
      </w:pPr>
      <w:r>
        <w:rPr>
          <w:noProof/>
        </w:rPr>
        <w:drawing>
          <wp:inline distT="0" distB="0" distL="0" distR="0" wp14:anchorId="513A2CF5" wp14:editId="3FDB9742">
            <wp:extent cx="4320000" cy="2862000"/>
            <wp:effectExtent l="0" t="0" r="4445" b="0"/>
            <wp:docPr id="51" name="图片 51"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862000"/>
                    </a:xfrm>
                    <a:prstGeom prst="rect">
                      <a:avLst/>
                    </a:prstGeom>
                    <a:noFill/>
                    <a:ln>
                      <a:noFill/>
                    </a:ln>
                  </pic:spPr>
                </pic:pic>
              </a:graphicData>
            </a:graphic>
          </wp:inline>
        </w:drawing>
      </w:r>
    </w:p>
    <w:p w14:paraId="5984B7FE" w14:textId="359A65F1" w:rsidR="00B11EA6" w:rsidRDefault="00A94774" w:rsidP="00A94774">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D2D05">
        <w:rPr>
          <w:noProof/>
        </w:rPr>
        <w:t>1</w:t>
      </w:r>
      <w:r>
        <w:fldChar w:fldCharType="end"/>
      </w:r>
      <w:r w:rsidRPr="00A94774">
        <w:rPr>
          <w:rFonts w:hint="eastAsia"/>
        </w:rPr>
        <w:t>系统模块结构图</w:t>
      </w:r>
    </w:p>
    <w:p w14:paraId="5BE23571" w14:textId="0390E4D5" w:rsidR="00B11EA6" w:rsidRDefault="00B11EA6" w:rsidP="00B11EA6">
      <w:pPr>
        <w:pStyle w:val="-3"/>
        <w:spacing w:before="0" w:after="0" w:line="400" w:lineRule="exact"/>
        <w:ind w:firstLine="480"/>
        <w:rPr>
          <w:rFonts w:eastAsia="黑体"/>
          <w:b w:val="0"/>
        </w:rPr>
      </w:pPr>
      <w:bookmarkStart w:id="319" w:name="_Toc514845433"/>
      <w:bookmarkStart w:id="320" w:name="_Toc512648850"/>
      <w:bookmarkStart w:id="321" w:name="_Toc514534611"/>
      <w:bookmarkStart w:id="322" w:name="_Toc10352"/>
      <w:r>
        <w:rPr>
          <w:rFonts w:eastAsia="黑体" w:hint="eastAsia"/>
          <w:b w:val="0"/>
        </w:rPr>
        <w:t xml:space="preserve">4.2.1 </w:t>
      </w:r>
      <w:bookmarkEnd w:id="319"/>
      <w:bookmarkEnd w:id="320"/>
      <w:bookmarkEnd w:id="321"/>
      <w:bookmarkEnd w:id="322"/>
      <w:r w:rsidR="001A2D13">
        <w:rPr>
          <w:rFonts w:eastAsia="黑体" w:hint="eastAsia"/>
          <w:b w:val="0"/>
        </w:rPr>
        <w:t>ID</w:t>
      </w:r>
      <w:r w:rsidR="001A2D13">
        <w:rPr>
          <w:rFonts w:eastAsia="黑体"/>
          <w:b w:val="0"/>
        </w:rPr>
        <w:t>验证模块浏览器端支持</w:t>
      </w:r>
    </w:p>
    <w:p w14:paraId="102921B8" w14:textId="1B6EB05B" w:rsidR="00B11EA6" w:rsidRDefault="001A2D13" w:rsidP="00B11EA6">
      <w:pPr>
        <w:spacing w:line="400" w:lineRule="exact"/>
        <w:ind w:firstLineChars="200" w:firstLine="480"/>
      </w:pPr>
      <w:r>
        <w:rPr>
          <w:rFonts w:hint="eastAsia"/>
        </w:rPr>
        <w:t>采用</w:t>
      </w:r>
      <w:r>
        <w:rPr>
          <w:rFonts w:hint="eastAsia"/>
        </w:rPr>
        <w:t>Chrome</w:t>
      </w:r>
      <w:r>
        <w:t xml:space="preserve"> Extension</w:t>
      </w:r>
      <w:r>
        <w:rPr>
          <w:rFonts w:hint="eastAsia"/>
        </w:rPr>
        <w:t>，</w:t>
      </w:r>
      <w:r>
        <w:t>从网页页面获取</w:t>
      </w:r>
      <w:r>
        <w:t>ID</w:t>
      </w:r>
      <w:r>
        <w:rPr>
          <w:rFonts w:hint="eastAsia"/>
        </w:rPr>
        <w:t>生成</w:t>
      </w:r>
      <w:r>
        <w:rPr>
          <w:rFonts w:hint="eastAsia"/>
        </w:rPr>
        <w:t>newID</w:t>
      </w:r>
      <w:r>
        <w:t>，截获</w:t>
      </w:r>
      <w:r>
        <w:rPr>
          <w:rFonts w:hint="eastAsia"/>
        </w:rPr>
        <w:t>从网页发出的</w:t>
      </w:r>
      <w:r>
        <w:t>HTTP</w:t>
      </w:r>
      <w:r>
        <w:t>请求进行添加</w:t>
      </w:r>
      <w:r w:rsidR="006B16E5">
        <w:rPr>
          <w:rFonts w:hint="eastAsia"/>
        </w:rPr>
        <w:t>new</w:t>
      </w:r>
      <w:r>
        <w:t>ID</w:t>
      </w:r>
      <w:r>
        <w:t>操作</w:t>
      </w:r>
      <w:r>
        <w:rPr>
          <w:rFonts w:hint="eastAsia"/>
        </w:rPr>
        <w:t>，</w:t>
      </w:r>
      <w:r>
        <w:t>然后再</w:t>
      </w:r>
      <w:r>
        <w:rPr>
          <w:rFonts w:hint="eastAsia"/>
        </w:rPr>
        <w:t>使用</w:t>
      </w:r>
      <w:r>
        <w:t>重定向</w:t>
      </w:r>
      <w:r>
        <w:rPr>
          <w:rFonts w:hint="eastAsia"/>
        </w:rPr>
        <w:t>技术</w:t>
      </w:r>
      <w:r>
        <w:t>真正发出请求</w:t>
      </w:r>
      <w:r w:rsidR="00E205C4">
        <w:rPr>
          <w:rFonts w:hint="eastAsia"/>
        </w:rPr>
        <w:t>。</w:t>
      </w:r>
    </w:p>
    <w:p w14:paraId="39E8ED98" w14:textId="6F403C93" w:rsidR="006B16E5" w:rsidRDefault="006B16E5" w:rsidP="006B16E5">
      <w:pPr>
        <w:spacing w:line="400" w:lineRule="exact"/>
        <w:ind w:firstLineChars="200" w:firstLine="480"/>
      </w:pPr>
      <w:r>
        <w:rPr>
          <w:rFonts w:hint="eastAsia"/>
        </w:rPr>
        <w:t>Popup</w:t>
      </w:r>
      <w:r>
        <w:rPr>
          <w:rFonts w:hint="eastAsia"/>
        </w:rPr>
        <w:t>模块接收用户设置的网址模式：</w:t>
      </w:r>
      <w:r>
        <w:rPr>
          <w:rFonts w:hint="eastAsia"/>
        </w:rPr>
        <w:t>pattern</w:t>
      </w:r>
      <w:r>
        <w:rPr>
          <w:rFonts w:hint="eastAsia"/>
        </w:rPr>
        <w:t>并将其通过变量传递给</w:t>
      </w:r>
      <w:r>
        <w:rPr>
          <w:rFonts w:hint="eastAsia"/>
        </w:rPr>
        <w:t>Bcackground</w:t>
      </w:r>
      <w:r>
        <w:rPr>
          <w:rFonts w:hint="eastAsia"/>
        </w:rPr>
        <w:t>模块。</w:t>
      </w:r>
    </w:p>
    <w:p w14:paraId="37EFC61F" w14:textId="5893068A" w:rsidR="006B16E5" w:rsidRDefault="006B16E5" w:rsidP="006B16E5">
      <w:pPr>
        <w:spacing w:line="400" w:lineRule="exact"/>
        <w:ind w:firstLineChars="200" w:firstLine="480"/>
      </w:pPr>
      <w:r>
        <w:rPr>
          <w:rFonts w:hint="eastAsia"/>
        </w:rPr>
        <w:t>Content-Script</w:t>
      </w:r>
      <w:r>
        <w:rPr>
          <w:rFonts w:hint="eastAsia"/>
        </w:rPr>
        <w:t>模块保持从页面中抓取到的</w:t>
      </w:r>
      <w:r>
        <w:rPr>
          <w:rFonts w:hint="eastAsia"/>
        </w:rPr>
        <w:t>ID</w:t>
      </w:r>
      <w:r>
        <w:rPr>
          <w:rFonts w:hint="eastAsia"/>
        </w:rPr>
        <w:t>：</w:t>
      </w:r>
      <w:r>
        <w:rPr>
          <w:rFonts w:hint="eastAsia"/>
        </w:rPr>
        <w:t>hxID</w:t>
      </w:r>
      <w:r>
        <w:rPr>
          <w:rFonts w:hint="eastAsia"/>
        </w:rPr>
        <w:t>并将其通过</w:t>
      </w:r>
      <w:r>
        <w:rPr>
          <w:rFonts w:hint="eastAsia"/>
        </w:rPr>
        <w:t>message</w:t>
      </w:r>
      <w:r>
        <w:rPr>
          <w:rFonts w:hint="eastAsia"/>
        </w:rPr>
        <w:t>传递给</w:t>
      </w:r>
      <w:r>
        <w:rPr>
          <w:rFonts w:hint="eastAsia"/>
        </w:rPr>
        <w:t>background</w:t>
      </w:r>
      <w:r>
        <w:rPr>
          <w:rFonts w:hint="eastAsia"/>
        </w:rPr>
        <w:t>模块。</w:t>
      </w:r>
    </w:p>
    <w:p w14:paraId="2F23B84E" w14:textId="04906E4E" w:rsidR="006B16E5" w:rsidRDefault="006B16E5" w:rsidP="006B16E5">
      <w:pPr>
        <w:spacing w:line="400" w:lineRule="exact"/>
        <w:ind w:firstLineChars="200" w:firstLine="480"/>
      </w:pPr>
      <w:r>
        <w:rPr>
          <w:rFonts w:hint="eastAsia"/>
        </w:rPr>
        <w:t>Background</w:t>
      </w:r>
      <w:r>
        <w:rPr>
          <w:rFonts w:hint="eastAsia"/>
        </w:rPr>
        <w:t>模块将收到的</w:t>
      </w:r>
      <w:r>
        <w:rPr>
          <w:rFonts w:hint="eastAsia"/>
        </w:rPr>
        <w:t>pattern</w:t>
      </w:r>
      <w:r>
        <w:rPr>
          <w:rFonts w:hint="eastAsia"/>
        </w:rPr>
        <w:t>和</w:t>
      </w:r>
      <w:r>
        <w:rPr>
          <w:rFonts w:hint="eastAsia"/>
        </w:rPr>
        <w:t xml:space="preserve">hxID </w:t>
      </w:r>
      <w:r>
        <w:rPr>
          <w:rFonts w:hint="eastAsia"/>
        </w:rPr>
        <w:t>均存储到</w:t>
      </w:r>
      <w:r>
        <w:rPr>
          <w:rFonts w:hint="eastAsia"/>
        </w:rPr>
        <w:t>Chrome.storage</w:t>
      </w:r>
      <w:r>
        <w:rPr>
          <w:rFonts w:hint="eastAsia"/>
        </w:rPr>
        <w:t>中。</w:t>
      </w:r>
    </w:p>
    <w:p w14:paraId="4886C11A" w14:textId="77777777" w:rsidR="008E3BEE" w:rsidRDefault="0011466F" w:rsidP="008E3BEE">
      <w:pPr>
        <w:keepNext/>
        <w:ind w:firstLine="480"/>
        <w:jc w:val="center"/>
      </w:pPr>
      <w:r>
        <w:rPr>
          <w:rFonts w:hint="eastAsia"/>
          <w:noProof/>
        </w:rPr>
        <w:drawing>
          <wp:inline distT="0" distB="0" distL="0" distR="0" wp14:anchorId="12F8F815" wp14:editId="1DE3C04C">
            <wp:extent cx="4110431" cy="2592812"/>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插件里的数据交换.png"/>
                    <pic:cNvPicPr/>
                  </pic:nvPicPr>
                  <pic:blipFill>
                    <a:blip r:embed="rId25">
                      <a:extLst>
                        <a:ext uri="{28A0092B-C50C-407E-A947-70E740481C1C}">
                          <a14:useLocalDpi xmlns:a14="http://schemas.microsoft.com/office/drawing/2010/main" val="0"/>
                        </a:ext>
                      </a:extLst>
                    </a:blip>
                    <a:stretch>
                      <a:fillRect/>
                    </a:stretch>
                  </pic:blipFill>
                  <pic:spPr>
                    <a:xfrm>
                      <a:off x="0" y="0"/>
                      <a:ext cx="4110431" cy="2592812"/>
                    </a:xfrm>
                    <a:prstGeom prst="rect">
                      <a:avLst/>
                    </a:prstGeom>
                  </pic:spPr>
                </pic:pic>
              </a:graphicData>
            </a:graphic>
          </wp:inline>
        </w:drawing>
      </w:r>
    </w:p>
    <w:p w14:paraId="14FF5861" w14:textId="0015AFEB" w:rsidR="00B11EA6" w:rsidRDefault="008E3BEE" w:rsidP="008E3BEE">
      <w:pPr>
        <w:pStyle w:val="af0"/>
        <w:ind w:firstLine="400"/>
        <w:jc w:val="center"/>
        <w:rPr>
          <w:rFonts w:ascii="宋体" w:hAnsi="宋体" w:cs="宋体"/>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D2D05">
        <w:rPr>
          <w:noProof/>
        </w:rPr>
        <w:t>2</w:t>
      </w:r>
      <w:r>
        <w:fldChar w:fldCharType="end"/>
      </w:r>
      <w:r w:rsidR="00C21B87">
        <w:rPr>
          <w:rFonts w:hint="eastAsia"/>
        </w:rPr>
        <w:t>浏览器</w:t>
      </w:r>
      <w:r w:rsidR="00C21B87">
        <w:t>扩展内部</w:t>
      </w:r>
      <w:r w:rsidR="009D39EF">
        <w:rPr>
          <w:rFonts w:hint="eastAsia"/>
        </w:rPr>
        <w:t>消息交互</w:t>
      </w:r>
      <w:r w:rsidRPr="008E3BEE">
        <w:rPr>
          <w:rFonts w:hint="eastAsia"/>
        </w:rPr>
        <w:t>图</w:t>
      </w:r>
    </w:p>
    <w:p w14:paraId="1B0CEEDE" w14:textId="740098CF" w:rsidR="00171006" w:rsidRDefault="0057217E" w:rsidP="00641599">
      <w:pPr>
        <w:spacing w:line="400" w:lineRule="exact"/>
        <w:ind w:firstLineChars="200" w:firstLine="480"/>
      </w:pPr>
      <w:r>
        <w:rPr>
          <w:rFonts w:hint="eastAsia"/>
        </w:rPr>
        <w:t>Background.js</w:t>
      </w:r>
      <w:r>
        <w:rPr>
          <w:rFonts w:hint="eastAsia"/>
        </w:rPr>
        <w:t>的</w:t>
      </w:r>
      <w:r>
        <w:t>内部</w:t>
      </w:r>
      <w:r w:rsidR="007A469C">
        <w:rPr>
          <w:rFonts w:hint="eastAsia"/>
        </w:rPr>
        <w:t>:</w:t>
      </w:r>
    </w:p>
    <w:p w14:paraId="13C46FBB" w14:textId="77777777" w:rsidR="00DD63FF" w:rsidRDefault="007A469C" w:rsidP="00DD63FF">
      <w:pPr>
        <w:keepNext/>
        <w:ind w:firstLine="480"/>
        <w:jc w:val="center"/>
      </w:pPr>
      <w:r>
        <w:rPr>
          <w:rFonts w:hint="eastAsia"/>
          <w:noProof/>
        </w:rPr>
        <w:drawing>
          <wp:inline distT="0" distB="0" distL="0" distR="0" wp14:anchorId="1165FC18" wp14:editId="53EEFA0D">
            <wp:extent cx="5328285" cy="3618230"/>
            <wp:effectExtent l="0" t="0" r="57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filter以及redirectRequest方法方法.png"/>
                    <pic:cNvPicPr/>
                  </pic:nvPicPr>
                  <pic:blipFill>
                    <a:blip r:embed="rId26">
                      <a:extLst>
                        <a:ext uri="{28A0092B-C50C-407E-A947-70E740481C1C}">
                          <a14:useLocalDpi xmlns:a14="http://schemas.microsoft.com/office/drawing/2010/main" val="0"/>
                        </a:ext>
                      </a:extLst>
                    </a:blip>
                    <a:stretch>
                      <a:fillRect/>
                    </a:stretch>
                  </pic:blipFill>
                  <pic:spPr>
                    <a:xfrm>
                      <a:off x="0" y="0"/>
                      <a:ext cx="5328285" cy="3618230"/>
                    </a:xfrm>
                    <a:prstGeom prst="rect">
                      <a:avLst/>
                    </a:prstGeom>
                  </pic:spPr>
                </pic:pic>
              </a:graphicData>
            </a:graphic>
          </wp:inline>
        </w:drawing>
      </w:r>
    </w:p>
    <w:p w14:paraId="1C1A5C8B" w14:textId="2A5709C3" w:rsidR="0057217E" w:rsidRDefault="00DD63FF" w:rsidP="00DD63FF">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D2D05">
        <w:rPr>
          <w:noProof/>
        </w:rPr>
        <w:t>3</w:t>
      </w:r>
      <w:r>
        <w:fldChar w:fldCharType="end"/>
      </w:r>
      <w:r>
        <w:t xml:space="preserve"> </w:t>
      </w:r>
      <w:r>
        <w:rPr>
          <w:rFonts w:hint="eastAsia"/>
        </w:rPr>
        <w:t>浏览器</w:t>
      </w:r>
      <w:r>
        <w:t>扩展的后台逻辑</w:t>
      </w:r>
    </w:p>
    <w:p w14:paraId="149C8B2C" w14:textId="14AB6141" w:rsidR="00C30E9F" w:rsidRDefault="00C30E9F" w:rsidP="00C30E9F">
      <w:pPr>
        <w:ind w:firstLine="480"/>
      </w:pPr>
      <w:r>
        <w:rPr>
          <w:rFonts w:hint="eastAsia"/>
        </w:rPr>
        <w:t xml:space="preserve">  </w:t>
      </w:r>
    </w:p>
    <w:p w14:paraId="1F1BA52E" w14:textId="1ABA4B21" w:rsidR="00B11EA6" w:rsidRDefault="00B11EA6" w:rsidP="00B11EA6">
      <w:pPr>
        <w:pStyle w:val="4"/>
        <w:spacing w:line="400" w:lineRule="exact"/>
        <w:ind w:firstLine="480"/>
        <w:rPr>
          <w:rFonts w:ascii="Times New Roman" w:hAnsi="Times New Roman"/>
        </w:rPr>
      </w:pPr>
      <w:r>
        <w:rPr>
          <w:rFonts w:ascii="Times New Roman" w:hAnsi="Times New Roman"/>
        </w:rPr>
        <w:t>4.2.1.1</w:t>
      </w:r>
      <w:r w:rsidR="00C271B6">
        <w:rPr>
          <w:rFonts w:ascii="Times New Roman" w:hAnsi="Times New Roman"/>
        </w:rPr>
        <w:t xml:space="preserve"> </w:t>
      </w:r>
      <w:r w:rsidR="007A6D95">
        <w:rPr>
          <w:rFonts w:ascii="Times New Roman" w:hAnsi="Times New Roman" w:hint="eastAsia"/>
        </w:rPr>
        <w:t>动态</w:t>
      </w:r>
      <w:r w:rsidR="007A6D95">
        <w:rPr>
          <w:rFonts w:ascii="Times New Roman" w:hAnsi="Times New Roman"/>
        </w:rPr>
        <w:t>ID</w:t>
      </w:r>
      <w:r w:rsidR="007A6D95">
        <w:rPr>
          <w:rFonts w:ascii="Times New Roman" w:hAnsi="Times New Roman"/>
        </w:rPr>
        <w:t>模块服务器</w:t>
      </w:r>
      <w:r w:rsidR="007A6D95">
        <w:rPr>
          <w:rFonts w:ascii="Times New Roman" w:hAnsi="Times New Roman" w:hint="eastAsia"/>
        </w:rPr>
        <w:t>部分</w:t>
      </w:r>
    </w:p>
    <w:p w14:paraId="2A83929E" w14:textId="0D79626D" w:rsidR="00C30E9F" w:rsidRDefault="007A6D95">
      <w:pPr>
        <w:ind w:firstLineChars="200" w:firstLine="480"/>
        <w:pPrChange w:id="323" w:author="dadi" w:date="2019-04-28T23:06:00Z">
          <w:pPr/>
        </w:pPrChange>
      </w:pPr>
      <w:r>
        <w:rPr>
          <w:rFonts w:hint="eastAsia"/>
        </w:rPr>
        <w:t>这部分</w:t>
      </w:r>
      <w:r>
        <w:t>的</w:t>
      </w:r>
      <w:r>
        <w:rPr>
          <w:rFonts w:hint="eastAsia"/>
        </w:rPr>
        <w:t>代码</w:t>
      </w:r>
      <w:r>
        <w:t>实现</w:t>
      </w:r>
      <w:r>
        <w:rPr>
          <w:rFonts w:hint="eastAsia"/>
        </w:rPr>
        <w:t>位置</w:t>
      </w:r>
      <w:r>
        <w:t>在</w:t>
      </w:r>
      <w:r w:rsidR="00B07DF4">
        <w:rPr>
          <w:rFonts w:hint="eastAsia"/>
        </w:rPr>
        <w:t>Nginx</w:t>
      </w:r>
      <w:r w:rsidR="00B07DF4">
        <w:rPr>
          <w:rFonts w:hint="eastAsia"/>
        </w:rPr>
        <w:t>第三方模块</w:t>
      </w:r>
      <w:r w:rsidR="00B07DF4">
        <w:t>ngx_http_ipslab_module</w:t>
      </w:r>
    </w:p>
    <w:p w14:paraId="1CCA74A0" w14:textId="77777777" w:rsidR="00ED02D2" w:rsidRDefault="00ED02D2" w:rsidP="00ED02D2">
      <w:pPr>
        <w:keepNext/>
        <w:ind w:firstLine="480"/>
        <w:jc w:val="center"/>
      </w:pPr>
      <w:r>
        <w:rPr>
          <w:rFonts w:eastAsia="宋体" w:cs="Times New Roman" w:hint="eastAsia"/>
          <w:bCs/>
          <w:noProof/>
          <w:szCs w:val="24"/>
        </w:rPr>
        <w:drawing>
          <wp:inline distT="0" distB="0" distL="0" distR="0" wp14:anchorId="4895BB69" wp14:editId="3343789F">
            <wp:extent cx="2933700" cy="337527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gnx处理ID流程图.png"/>
                    <pic:cNvPicPr/>
                  </pic:nvPicPr>
                  <pic:blipFill>
                    <a:blip r:embed="rId16">
                      <a:extLst>
                        <a:ext uri="{28A0092B-C50C-407E-A947-70E740481C1C}">
                          <a14:useLocalDpi xmlns:a14="http://schemas.microsoft.com/office/drawing/2010/main" val="0"/>
                        </a:ext>
                      </a:extLst>
                    </a:blip>
                    <a:stretch>
                      <a:fillRect/>
                    </a:stretch>
                  </pic:blipFill>
                  <pic:spPr>
                    <a:xfrm>
                      <a:off x="0" y="0"/>
                      <a:ext cx="2972655" cy="3420095"/>
                    </a:xfrm>
                    <a:prstGeom prst="rect">
                      <a:avLst/>
                    </a:prstGeom>
                  </pic:spPr>
                </pic:pic>
              </a:graphicData>
            </a:graphic>
          </wp:inline>
        </w:drawing>
      </w:r>
    </w:p>
    <w:p w14:paraId="4E62745A" w14:textId="2C13D6CB" w:rsidR="00BD313E" w:rsidRDefault="00ED02D2" w:rsidP="00ED02D2">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D2D05">
        <w:rPr>
          <w:noProof/>
        </w:rPr>
        <w:t>4</w:t>
      </w:r>
      <w:r>
        <w:fldChar w:fldCharType="end"/>
      </w:r>
      <w:r>
        <w:t xml:space="preserve"> </w:t>
      </w:r>
      <w:r>
        <w:rPr>
          <w:rFonts w:hint="eastAsia"/>
        </w:rPr>
        <w:t>动态</w:t>
      </w:r>
      <w:r>
        <w:rPr>
          <w:rFonts w:hint="eastAsia"/>
        </w:rPr>
        <w:t>ID</w:t>
      </w:r>
      <w:r>
        <w:rPr>
          <w:rFonts w:hint="eastAsia"/>
        </w:rPr>
        <w:t>模块</w:t>
      </w:r>
      <w:r>
        <w:t>服务器</w:t>
      </w:r>
      <w:proofErr w:type="gramStart"/>
      <w:r>
        <w:t>端处理</w:t>
      </w:r>
      <w:proofErr w:type="gramEnd"/>
      <w:r>
        <w:t>流程</w:t>
      </w:r>
    </w:p>
    <w:p w14:paraId="298A27C3" w14:textId="77777777" w:rsidR="00D84CDE" w:rsidRPr="00C30E9F" w:rsidRDefault="00D84CDE" w:rsidP="00C30E9F">
      <w:pPr>
        <w:ind w:firstLine="480"/>
      </w:pPr>
    </w:p>
    <w:p w14:paraId="7ADBD8C7" w14:textId="26EF4139" w:rsidR="00B11EA6" w:rsidRDefault="00B11EA6" w:rsidP="00B11EA6">
      <w:pPr>
        <w:pStyle w:val="4"/>
        <w:spacing w:line="400" w:lineRule="exact"/>
        <w:ind w:firstLine="480"/>
        <w:rPr>
          <w:rFonts w:ascii="宋体" w:eastAsia="宋体" w:hAnsi="宋体" w:cs="宋体"/>
        </w:rPr>
      </w:pPr>
      <w:r>
        <w:rPr>
          <w:rFonts w:ascii="Times New Roman" w:hAnsi="Times New Roman"/>
        </w:rPr>
        <w:t>4.2.2.4</w:t>
      </w:r>
      <w:r w:rsidR="001622FD">
        <w:rPr>
          <w:rFonts w:ascii="宋体" w:eastAsia="宋体" w:hAnsi="宋体" w:cs="宋体" w:hint="eastAsia"/>
        </w:rPr>
        <w:t>代码混淆</w:t>
      </w:r>
    </w:p>
    <w:p w14:paraId="3E512587" w14:textId="5D542271" w:rsidR="00B11EA6" w:rsidDel="00F3734E" w:rsidRDefault="007A6D95">
      <w:pPr>
        <w:ind w:firstLineChars="200" w:firstLine="480"/>
        <w:rPr>
          <w:del w:id="324" w:author="dadi" w:date="2019-04-28T23:06:00Z"/>
        </w:rPr>
        <w:pPrChange w:id="325" w:author="dadi" w:date="2019-04-28T23:06:00Z">
          <w:pPr/>
        </w:pPrChange>
      </w:pPr>
      <w:r>
        <w:rPr>
          <w:rFonts w:hint="eastAsia"/>
        </w:rPr>
        <w:t>这部分</w:t>
      </w:r>
      <w:r>
        <w:t>的</w:t>
      </w:r>
      <w:r>
        <w:rPr>
          <w:rFonts w:hint="eastAsia"/>
        </w:rPr>
        <w:t>代码</w:t>
      </w:r>
      <w:r>
        <w:t>实现</w:t>
      </w:r>
      <w:r>
        <w:rPr>
          <w:rFonts w:hint="eastAsia"/>
        </w:rPr>
        <w:t>位置</w:t>
      </w:r>
      <w:r>
        <w:t>在</w:t>
      </w:r>
      <w:r>
        <w:rPr>
          <w:rFonts w:hint="eastAsia"/>
        </w:rPr>
        <w:t>Nginx</w:t>
      </w:r>
      <w:r>
        <w:rPr>
          <w:rFonts w:hint="eastAsia"/>
        </w:rPr>
        <w:t>第三方模块</w:t>
      </w:r>
      <w:r>
        <w:t>ngx_http_ipslab_module</w:t>
      </w:r>
      <w:r w:rsidR="003D2D05">
        <w:rPr>
          <w:rFonts w:hint="eastAsia"/>
        </w:rPr>
        <w:t>。</w:t>
      </w:r>
    </w:p>
    <w:p w14:paraId="6712C6B3" w14:textId="7060CF9E" w:rsidR="003D2D05" w:rsidRPr="003D2D05" w:rsidRDefault="003D2D05">
      <w:pPr>
        <w:ind w:firstLineChars="200" w:firstLine="480"/>
        <w:pPrChange w:id="326" w:author="dadi" w:date="2019-04-28T23:06:00Z">
          <w:pPr/>
        </w:pPrChange>
      </w:pPr>
      <w:r>
        <w:rPr>
          <w:rFonts w:hint="eastAsia"/>
        </w:rPr>
        <w:t>使用</w:t>
      </w:r>
      <w:r>
        <w:t>简单混淆技术进行混淆。</w:t>
      </w:r>
    </w:p>
    <w:p w14:paraId="4F8327DC" w14:textId="759CF258" w:rsidR="00154206" w:rsidRDefault="00B11EA6" w:rsidP="00B11EA6">
      <w:pPr>
        <w:pStyle w:val="-2"/>
        <w:spacing w:before="0" w:after="0" w:line="400" w:lineRule="exact"/>
        <w:ind w:firstLine="560"/>
        <w:rPr>
          <w:rFonts w:eastAsia="黑体"/>
          <w:b w:val="0"/>
        </w:rPr>
      </w:pPr>
      <w:bookmarkStart w:id="327" w:name="_Toc11358"/>
      <w:bookmarkStart w:id="328" w:name="_Toc7254178"/>
      <w:r>
        <w:rPr>
          <w:rFonts w:eastAsia="黑体" w:hint="eastAsia"/>
          <w:b w:val="0"/>
        </w:rPr>
        <w:t>4.3</w:t>
      </w:r>
      <w:r>
        <w:rPr>
          <w:rFonts w:eastAsia="黑体" w:hint="eastAsia"/>
          <w:b w:val="0"/>
        </w:rPr>
        <w:t>运行</w:t>
      </w:r>
      <w:commentRangeStart w:id="329"/>
      <w:r>
        <w:rPr>
          <w:rFonts w:eastAsia="黑体" w:hint="eastAsia"/>
          <w:b w:val="0"/>
        </w:rPr>
        <w:t>效果</w:t>
      </w:r>
      <w:bookmarkEnd w:id="327"/>
      <w:bookmarkEnd w:id="328"/>
      <w:commentRangeEnd w:id="329"/>
      <w:r w:rsidR="00F3734E">
        <w:rPr>
          <w:rStyle w:val="a5"/>
          <w:b w:val="0"/>
          <w:bCs w:val="0"/>
        </w:rPr>
        <w:commentReference w:id="329"/>
      </w:r>
    </w:p>
    <w:p w14:paraId="0E8F13F4" w14:textId="77777777" w:rsidR="003D2D05" w:rsidRDefault="003D2D05" w:rsidP="003D2D05">
      <w:pPr>
        <w:pStyle w:val="a8"/>
        <w:keepNext/>
        <w:ind w:firstLineChars="0" w:firstLine="0"/>
        <w:jc w:val="center"/>
      </w:pPr>
      <w:r>
        <w:rPr>
          <w:rFonts w:hint="eastAsia"/>
          <w:noProof/>
        </w:rPr>
        <w:drawing>
          <wp:inline distT="0" distB="0" distL="0" distR="0" wp14:anchorId="6AF046E5" wp14:editId="0F2DFE05">
            <wp:extent cx="3485408" cy="2224852"/>
            <wp:effectExtent l="0" t="0" r="127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界面.png"/>
                    <pic:cNvPicPr/>
                  </pic:nvPicPr>
                  <pic:blipFill>
                    <a:blip r:embed="rId27">
                      <a:extLst>
                        <a:ext uri="{28A0092B-C50C-407E-A947-70E740481C1C}">
                          <a14:useLocalDpi xmlns:a14="http://schemas.microsoft.com/office/drawing/2010/main" val="0"/>
                        </a:ext>
                      </a:extLst>
                    </a:blip>
                    <a:stretch>
                      <a:fillRect/>
                    </a:stretch>
                  </pic:blipFill>
                  <pic:spPr>
                    <a:xfrm>
                      <a:off x="0" y="0"/>
                      <a:ext cx="3494263" cy="2230504"/>
                    </a:xfrm>
                    <a:prstGeom prst="rect">
                      <a:avLst/>
                    </a:prstGeom>
                  </pic:spPr>
                </pic:pic>
              </a:graphicData>
            </a:graphic>
          </wp:inline>
        </w:drawing>
      </w:r>
    </w:p>
    <w:p w14:paraId="021F5EE0" w14:textId="3D3E5859" w:rsidR="003D2D05"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5</w:t>
      </w:r>
      <w:r>
        <w:fldChar w:fldCharType="end"/>
      </w:r>
      <w:r>
        <w:t xml:space="preserve"> </w:t>
      </w:r>
      <w:r>
        <w:rPr>
          <w:rFonts w:hint="eastAsia"/>
        </w:rPr>
        <w:t>等待用户设置作用网站</w:t>
      </w:r>
    </w:p>
    <w:p w14:paraId="54369129" w14:textId="77777777" w:rsidR="003D2D05" w:rsidRDefault="00154206" w:rsidP="003D2D05">
      <w:pPr>
        <w:pStyle w:val="a8"/>
        <w:keepNext/>
        <w:ind w:firstLineChars="0" w:firstLine="0"/>
        <w:jc w:val="center"/>
      </w:pPr>
      <w:r>
        <w:rPr>
          <w:rFonts w:hint="eastAsia"/>
          <w:noProof/>
        </w:rPr>
        <w:drawing>
          <wp:inline distT="0" distB="0" distL="0" distR="0" wp14:anchorId="6B210738" wp14:editId="60F64265">
            <wp:extent cx="3305160" cy="236043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浏览器扩展界面3.png"/>
                    <pic:cNvPicPr/>
                  </pic:nvPicPr>
                  <pic:blipFill>
                    <a:blip r:embed="rId28">
                      <a:extLst>
                        <a:ext uri="{28A0092B-C50C-407E-A947-70E740481C1C}">
                          <a14:useLocalDpi xmlns:a14="http://schemas.microsoft.com/office/drawing/2010/main" val="0"/>
                        </a:ext>
                      </a:extLst>
                    </a:blip>
                    <a:stretch>
                      <a:fillRect/>
                    </a:stretch>
                  </pic:blipFill>
                  <pic:spPr>
                    <a:xfrm>
                      <a:off x="0" y="0"/>
                      <a:ext cx="3321257" cy="2371931"/>
                    </a:xfrm>
                    <a:prstGeom prst="rect">
                      <a:avLst/>
                    </a:prstGeom>
                  </pic:spPr>
                </pic:pic>
              </a:graphicData>
            </a:graphic>
          </wp:inline>
        </w:drawing>
      </w:r>
    </w:p>
    <w:p w14:paraId="210A087D" w14:textId="6AB3F9CF" w:rsidR="00154206"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6</w:t>
      </w:r>
      <w:r>
        <w:fldChar w:fldCharType="end"/>
      </w:r>
      <w:r>
        <w:t xml:space="preserve"> </w:t>
      </w:r>
      <w:r>
        <w:rPr>
          <w:rFonts w:hint="eastAsia"/>
        </w:rPr>
        <w:t>用户设置成功</w:t>
      </w:r>
    </w:p>
    <w:p w14:paraId="561DC816" w14:textId="663B0AEF" w:rsidR="00154206" w:rsidRDefault="00154206" w:rsidP="00154206">
      <w:pPr>
        <w:pStyle w:val="a8"/>
        <w:ind w:firstLineChars="0" w:firstLine="0"/>
        <w:jc w:val="center"/>
      </w:pPr>
    </w:p>
    <w:p w14:paraId="38A9FCCB" w14:textId="77777777" w:rsidR="003D2D05" w:rsidRDefault="00D3502A" w:rsidP="003D2D05">
      <w:pPr>
        <w:pStyle w:val="a8"/>
        <w:keepNext/>
        <w:ind w:firstLineChars="0" w:firstLine="0"/>
        <w:jc w:val="center"/>
      </w:pPr>
      <w:r>
        <w:rPr>
          <w:noProof/>
        </w:rPr>
        <w:drawing>
          <wp:inline distT="0" distB="0" distL="0" distR="0" wp14:anchorId="7C572A35" wp14:editId="4C24B55D">
            <wp:extent cx="4320000" cy="1327915"/>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_page2.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1327915"/>
                    </a:xfrm>
                    <a:prstGeom prst="rect">
                      <a:avLst/>
                    </a:prstGeom>
                  </pic:spPr>
                </pic:pic>
              </a:graphicData>
            </a:graphic>
          </wp:inline>
        </w:drawing>
      </w:r>
    </w:p>
    <w:p w14:paraId="406538B9" w14:textId="05CA0BD3" w:rsidR="00D3502A"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7</w:t>
      </w:r>
      <w:r>
        <w:fldChar w:fldCharType="end"/>
      </w:r>
      <w:r>
        <w:t xml:space="preserve"> </w:t>
      </w:r>
      <w:r>
        <w:rPr>
          <w:rFonts w:hint="eastAsia"/>
        </w:rPr>
        <w:t>不合法请求收到的验证页面</w:t>
      </w:r>
    </w:p>
    <w:p w14:paraId="486B2518" w14:textId="77777777" w:rsidR="007765FC" w:rsidRDefault="007765FC" w:rsidP="007765FC">
      <w:pPr>
        <w:ind w:firstLine="480"/>
      </w:pPr>
    </w:p>
    <w:p w14:paraId="517AE8F4" w14:textId="77777777" w:rsidR="007765FC" w:rsidRPr="007765FC" w:rsidRDefault="007765FC" w:rsidP="007765FC">
      <w:pPr>
        <w:ind w:firstLine="480"/>
      </w:pPr>
    </w:p>
    <w:p w14:paraId="468FEB1B" w14:textId="77777777" w:rsidR="003D2D05" w:rsidRDefault="00464C4A" w:rsidP="003D2D05">
      <w:pPr>
        <w:pStyle w:val="a8"/>
        <w:keepNext/>
        <w:ind w:firstLineChars="0" w:firstLine="0"/>
        <w:jc w:val="center"/>
      </w:pPr>
      <w:r>
        <w:rPr>
          <w:noProof/>
        </w:rPr>
        <w:drawing>
          <wp:inline distT="0" distB="0" distL="0" distR="0" wp14:anchorId="01A2810B" wp14:editId="40B1B234">
            <wp:extent cx="4307284" cy="2321626"/>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nd_ID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7678" cy="2332618"/>
                    </a:xfrm>
                    <a:prstGeom prst="rect">
                      <a:avLst/>
                    </a:prstGeom>
                  </pic:spPr>
                </pic:pic>
              </a:graphicData>
            </a:graphic>
          </wp:inline>
        </w:drawing>
      </w:r>
    </w:p>
    <w:p w14:paraId="62ACB47C" w14:textId="1F2C100D" w:rsidR="00D3502A"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8</w:t>
      </w:r>
      <w:r>
        <w:fldChar w:fldCharType="end"/>
      </w:r>
      <w:r>
        <w:t xml:space="preserve"> </w:t>
      </w:r>
      <w:r>
        <w:rPr>
          <w:rFonts w:hint="eastAsia"/>
        </w:rPr>
        <w:t>合法请求得到</w:t>
      </w:r>
      <w:commentRangeStart w:id="330"/>
      <w:r>
        <w:rPr>
          <w:rFonts w:hint="eastAsia"/>
        </w:rPr>
        <w:t>响应</w:t>
      </w:r>
      <w:commentRangeEnd w:id="330"/>
      <w:r w:rsidR="00F3734E">
        <w:rPr>
          <w:rStyle w:val="a5"/>
          <w:rFonts w:ascii="Times New Roman" w:eastAsia="宋体" w:hAnsi="Times New Roman" w:cs="Times New Roman"/>
        </w:rPr>
        <w:commentReference w:id="330"/>
      </w:r>
    </w:p>
    <w:p w14:paraId="7347AD4F" w14:textId="77777777" w:rsidR="007765FC" w:rsidRDefault="007765FC" w:rsidP="007765FC">
      <w:pPr>
        <w:ind w:firstLine="480"/>
      </w:pPr>
    </w:p>
    <w:p w14:paraId="1FD09348" w14:textId="77777777" w:rsidR="007765FC" w:rsidRPr="007765FC" w:rsidRDefault="007765FC" w:rsidP="007765FC">
      <w:pPr>
        <w:ind w:firstLine="480"/>
      </w:pPr>
    </w:p>
    <w:p w14:paraId="5E78B187" w14:textId="77777777" w:rsidR="003D2D05" w:rsidRDefault="00464C4A" w:rsidP="003D2D05">
      <w:pPr>
        <w:pStyle w:val="a8"/>
        <w:keepNext/>
        <w:ind w:firstLineChars="0" w:firstLine="0"/>
        <w:jc w:val="center"/>
      </w:pPr>
      <w:r>
        <w:rPr>
          <w:rFonts w:hint="eastAsia"/>
          <w:noProof/>
        </w:rPr>
        <w:drawing>
          <wp:inline distT="0" distB="0" distL="0" distR="0" wp14:anchorId="276CED2D" wp14:editId="647E1EB5">
            <wp:extent cx="4403207" cy="78377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地址栏.png"/>
                    <pic:cNvPicPr/>
                  </pic:nvPicPr>
                  <pic:blipFill>
                    <a:blip r:embed="rId31">
                      <a:extLst>
                        <a:ext uri="{28A0092B-C50C-407E-A947-70E740481C1C}">
                          <a14:useLocalDpi xmlns:a14="http://schemas.microsoft.com/office/drawing/2010/main" val="0"/>
                        </a:ext>
                      </a:extLst>
                    </a:blip>
                    <a:stretch>
                      <a:fillRect/>
                    </a:stretch>
                  </pic:blipFill>
                  <pic:spPr>
                    <a:xfrm>
                      <a:off x="0" y="0"/>
                      <a:ext cx="4474583" cy="796476"/>
                    </a:xfrm>
                    <a:prstGeom prst="rect">
                      <a:avLst/>
                    </a:prstGeom>
                  </pic:spPr>
                </pic:pic>
              </a:graphicData>
            </a:graphic>
          </wp:inline>
        </w:drawing>
      </w:r>
    </w:p>
    <w:p w14:paraId="5D625EE8" w14:textId="25C03FE9" w:rsidR="00464C4A" w:rsidRDefault="003D2D05" w:rsidP="003D2D05">
      <w:pPr>
        <w:pStyle w:val="af0"/>
        <w:ind w:firstLine="400"/>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9</w:t>
      </w:r>
      <w:r>
        <w:fldChar w:fldCharType="end"/>
      </w:r>
      <w:r>
        <w:t xml:space="preserve"> </w:t>
      </w:r>
      <w:r>
        <w:rPr>
          <w:rFonts w:hint="eastAsia"/>
        </w:rPr>
        <w:t>从浏览器地址栏看到添加</w:t>
      </w:r>
      <w:r>
        <w:t>ID</w:t>
      </w:r>
      <w:r>
        <w:rPr>
          <w:rFonts w:hint="eastAsia"/>
        </w:rPr>
        <w:t>成功</w:t>
      </w:r>
    </w:p>
    <w:p w14:paraId="1FAEF412" w14:textId="0BA2560A" w:rsidR="007765FC" w:rsidDel="00F3734E" w:rsidRDefault="007765FC" w:rsidP="007765FC">
      <w:pPr>
        <w:ind w:firstLine="480"/>
        <w:rPr>
          <w:del w:id="331" w:author="dadi" w:date="2019-04-28T23:13:00Z"/>
        </w:rPr>
      </w:pPr>
    </w:p>
    <w:p w14:paraId="260073CA" w14:textId="6DCB8051" w:rsidR="002A2803" w:rsidRPr="007765FC" w:rsidDel="00F3734E" w:rsidRDefault="002A2803" w:rsidP="007765FC">
      <w:pPr>
        <w:ind w:firstLine="480"/>
        <w:rPr>
          <w:del w:id="332" w:author="dadi" w:date="2019-04-28T23:13:00Z"/>
        </w:rPr>
      </w:pPr>
    </w:p>
    <w:p w14:paraId="45F3D89E" w14:textId="77777777" w:rsidR="00D3502A" w:rsidRDefault="00D3502A" w:rsidP="00154206">
      <w:pPr>
        <w:pStyle w:val="a8"/>
        <w:ind w:firstLineChars="0" w:firstLine="0"/>
        <w:jc w:val="center"/>
      </w:pPr>
    </w:p>
    <w:p w14:paraId="45E342C7" w14:textId="77777777" w:rsidR="00B11EA6" w:rsidRDefault="00B11EA6" w:rsidP="00B11EA6">
      <w:pPr>
        <w:pStyle w:val="-2"/>
        <w:spacing w:before="0" w:after="0" w:line="400" w:lineRule="exact"/>
        <w:ind w:firstLine="560"/>
        <w:rPr>
          <w:rFonts w:eastAsia="黑体"/>
          <w:b w:val="0"/>
        </w:rPr>
      </w:pPr>
      <w:bookmarkStart w:id="333" w:name="_Toc30990"/>
      <w:bookmarkStart w:id="334" w:name="_Toc7254179"/>
      <w:r>
        <w:rPr>
          <w:rFonts w:eastAsia="黑体"/>
          <w:b w:val="0"/>
        </w:rPr>
        <w:t>4.</w:t>
      </w:r>
      <w:r>
        <w:rPr>
          <w:rFonts w:eastAsia="黑体" w:hint="eastAsia"/>
          <w:b w:val="0"/>
        </w:rPr>
        <w:t>4</w:t>
      </w:r>
      <w:r>
        <w:rPr>
          <w:rFonts w:eastAsia="黑体"/>
          <w:b w:val="0"/>
        </w:rPr>
        <w:t>小结</w:t>
      </w:r>
      <w:bookmarkEnd w:id="333"/>
      <w:bookmarkEnd w:id="334"/>
    </w:p>
    <w:p w14:paraId="4B7511A7" w14:textId="19D71DF6" w:rsidR="0001699C" w:rsidRDefault="00B11EA6" w:rsidP="00B11EA6">
      <w:pPr>
        <w:spacing w:line="400" w:lineRule="exact"/>
        <w:ind w:firstLineChars="200" w:firstLine="480"/>
      </w:pPr>
      <w:r>
        <w:rPr>
          <w:rFonts w:hint="eastAsia"/>
        </w:rPr>
        <w:t>第三章描述了</w:t>
      </w:r>
      <w:r w:rsidR="00967125">
        <w:rPr>
          <w:rFonts w:hint="eastAsia"/>
        </w:rPr>
        <w:t>基于代码混淆的</w:t>
      </w:r>
      <w:r w:rsidR="00967125">
        <w:t>W</w:t>
      </w:r>
      <w:r w:rsidR="00967125">
        <w:rPr>
          <w:rFonts w:hint="eastAsia"/>
        </w:rPr>
        <w:t>eb</w:t>
      </w:r>
      <w:r w:rsidR="00967125">
        <w:rPr>
          <w:rFonts w:hint="eastAsia"/>
        </w:rPr>
        <w:t>站点动态防御系统</w:t>
      </w:r>
      <w:r>
        <w:rPr>
          <w:rFonts w:hint="eastAsia"/>
        </w:rPr>
        <w:t>的概要的设计，本章对这些设计部分详细揭示了其中的细节，详细的描绘了系统的模块构成，并对每一个模块的</w:t>
      </w:r>
      <w:proofErr w:type="gramStart"/>
      <w:r>
        <w:rPr>
          <w:rFonts w:hint="eastAsia"/>
        </w:rPr>
        <w:t>版块</w:t>
      </w:r>
      <w:proofErr w:type="gramEnd"/>
      <w:r>
        <w:rPr>
          <w:rFonts w:hint="eastAsia"/>
        </w:rPr>
        <w:t>组成和流程进行了阐述，描绘了其中具体的实现思路和技术，给出了一些板块的运行效果页面。</w:t>
      </w:r>
    </w:p>
    <w:p w14:paraId="63A66724" w14:textId="77777777" w:rsidR="0001699C" w:rsidRDefault="0001699C">
      <w:pPr>
        <w:ind w:firstLine="480"/>
      </w:pPr>
      <w:r>
        <w:br w:type="page"/>
      </w:r>
    </w:p>
    <w:p w14:paraId="0ACED999" w14:textId="77777777" w:rsidR="0001699C" w:rsidRDefault="0001699C" w:rsidP="0001699C">
      <w:pPr>
        <w:spacing w:line="400" w:lineRule="exact"/>
        <w:ind w:firstLine="480"/>
      </w:pPr>
    </w:p>
    <w:p w14:paraId="3C7E662C" w14:textId="77777777" w:rsidR="0001699C" w:rsidRDefault="0001699C" w:rsidP="0001699C">
      <w:pPr>
        <w:pStyle w:val="-10"/>
        <w:spacing w:line="400" w:lineRule="exact"/>
        <w:ind w:firstLine="600"/>
      </w:pPr>
      <w:bookmarkStart w:id="335" w:name="_Toc7384"/>
      <w:bookmarkStart w:id="336" w:name="_Toc514845437"/>
      <w:bookmarkStart w:id="337" w:name="_Toc514534615"/>
      <w:bookmarkStart w:id="338" w:name="_Toc7254180"/>
      <w:r>
        <w:rPr>
          <w:rFonts w:hint="eastAsia"/>
        </w:rPr>
        <w:t>第五章</w:t>
      </w:r>
      <w:r>
        <w:t xml:space="preserve"> </w:t>
      </w:r>
      <w:r>
        <w:rPr>
          <w:rFonts w:hint="eastAsia"/>
        </w:rPr>
        <w:t>系统测试</w:t>
      </w:r>
      <w:bookmarkEnd w:id="335"/>
      <w:bookmarkEnd w:id="336"/>
      <w:bookmarkEnd w:id="337"/>
      <w:bookmarkEnd w:id="338"/>
    </w:p>
    <w:p w14:paraId="58228A89" w14:textId="77777777" w:rsidR="0001699C" w:rsidRDefault="0001699C" w:rsidP="0001699C">
      <w:pPr>
        <w:spacing w:line="400" w:lineRule="exact"/>
        <w:ind w:firstLineChars="200" w:firstLine="480"/>
      </w:pPr>
    </w:p>
    <w:p w14:paraId="4029A0D5" w14:textId="62A611D0" w:rsidR="0001699C" w:rsidRDefault="0001699C" w:rsidP="0001699C">
      <w:pPr>
        <w:spacing w:line="400" w:lineRule="exact"/>
        <w:ind w:firstLineChars="200" w:firstLine="480"/>
      </w:pPr>
      <w:r>
        <w:rPr>
          <w:rFonts w:hint="eastAsia"/>
        </w:rPr>
        <w:t>系统测试可以保证一个软件系统稳定、可靠的运行，对</w:t>
      </w:r>
      <w:r w:rsidR="00A85674">
        <w:rPr>
          <w:rFonts w:hint="eastAsia"/>
        </w:rPr>
        <w:t>基于代码混淆的</w:t>
      </w:r>
      <w:r w:rsidR="00A85674">
        <w:t>W</w:t>
      </w:r>
      <w:r w:rsidR="00A85674">
        <w:rPr>
          <w:rFonts w:hint="eastAsia"/>
        </w:rPr>
        <w:t>eb</w:t>
      </w:r>
      <w:r w:rsidR="00A85674">
        <w:rPr>
          <w:rFonts w:hint="eastAsia"/>
        </w:rPr>
        <w:t>站点动态防御系统</w:t>
      </w:r>
      <w:r>
        <w:rPr>
          <w:rFonts w:hint="eastAsia"/>
        </w:rPr>
        <w:t>进行系统测试</w:t>
      </w:r>
      <w:r w:rsidR="00A85674">
        <w:rPr>
          <w:rFonts w:hint="eastAsia"/>
        </w:rPr>
        <w:t>，</w:t>
      </w:r>
      <w:r>
        <w:rPr>
          <w:rFonts w:hint="eastAsia"/>
        </w:rPr>
        <w:t>保证系统满足用户的需求并且有着较高的质量，应该保证系统的</w:t>
      </w:r>
      <w:r>
        <w:t>bug</w:t>
      </w:r>
      <w:r>
        <w:rPr>
          <w:rFonts w:hint="eastAsia"/>
        </w:rPr>
        <w:t>率在允许的情况内。</w:t>
      </w:r>
    </w:p>
    <w:p w14:paraId="180BD6E9" w14:textId="77777777" w:rsidR="0001699C" w:rsidRDefault="0001699C" w:rsidP="0001699C">
      <w:pPr>
        <w:spacing w:line="400" w:lineRule="exact"/>
        <w:ind w:firstLineChars="200" w:firstLine="480"/>
      </w:pPr>
    </w:p>
    <w:p w14:paraId="19405FB8" w14:textId="2CDF6CE0" w:rsidR="0001699C" w:rsidRDefault="0001699C" w:rsidP="0001699C">
      <w:pPr>
        <w:pStyle w:val="-2"/>
        <w:spacing w:before="0" w:after="0" w:line="400" w:lineRule="exact"/>
        <w:ind w:firstLine="560"/>
        <w:rPr>
          <w:rFonts w:eastAsia="黑体"/>
          <w:b w:val="0"/>
        </w:rPr>
      </w:pPr>
      <w:bookmarkStart w:id="339" w:name="_Toc12373"/>
      <w:bookmarkStart w:id="340" w:name="_Toc514534616"/>
      <w:bookmarkStart w:id="341" w:name="_Toc514845438"/>
      <w:bookmarkStart w:id="342" w:name="_Toc512648856"/>
      <w:bookmarkStart w:id="343" w:name="_Toc7254181"/>
      <w:r>
        <w:rPr>
          <w:rFonts w:eastAsia="黑体"/>
          <w:b w:val="0"/>
        </w:rPr>
        <w:t xml:space="preserve">5.1 </w:t>
      </w:r>
      <w:r>
        <w:rPr>
          <w:rFonts w:eastAsia="黑体" w:hint="eastAsia"/>
          <w:b w:val="0"/>
        </w:rPr>
        <w:t>测试环境</w:t>
      </w:r>
      <w:bookmarkEnd w:id="339"/>
      <w:bookmarkEnd w:id="340"/>
      <w:bookmarkEnd w:id="341"/>
      <w:bookmarkEnd w:id="342"/>
      <w:r w:rsidR="00B21837">
        <w:rPr>
          <w:rFonts w:eastAsia="黑体" w:hint="eastAsia"/>
          <w:b w:val="0"/>
        </w:rPr>
        <w:t>构建</w:t>
      </w:r>
      <w:bookmarkEnd w:id="343"/>
    </w:p>
    <w:p w14:paraId="07470E4F" w14:textId="77777777" w:rsidR="007A0397" w:rsidRDefault="00960B56" w:rsidP="0001699C">
      <w:pPr>
        <w:spacing w:line="400" w:lineRule="exact"/>
        <w:ind w:firstLineChars="200" w:firstLine="480"/>
      </w:pPr>
      <w:r>
        <w:rPr>
          <w:rFonts w:hint="eastAsia"/>
        </w:rPr>
        <w:t>基于代码混淆的</w:t>
      </w:r>
      <w:r>
        <w:t>W</w:t>
      </w:r>
      <w:r>
        <w:rPr>
          <w:rFonts w:hint="eastAsia"/>
        </w:rPr>
        <w:t>eb</w:t>
      </w:r>
      <w:r>
        <w:rPr>
          <w:rFonts w:hint="eastAsia"/>
        </w:rPr>
        <w:t>站点动态防御系统</w:t>
      </w:r>
      <w:r w:rsidR="0001699C">
        <w:rPr>
          <w:rFonts w:hint="eastAsia"/>
        </w:rPr>
        <w:t>的测试</w:t>
      </w:r>
      <w:r w:rsidR="007A0397">
        <w:rPr>
          <w:rFonts w:hint="eastAsia"/>
        </w:rPr>
        <w:t>：</w:t>
      </w:r>
    </w:p>
    <w:p w14:paraId="55A4DCBA" w14:textId="52888B67" w:rsidR="0001699C" w:rsidRDefault="00667B3E" w:rsidP="0001699C">
      <w:pPr>
        <w:spacing w:line="400" w:lineRule="exact"/>
        <w:ind w:firstLineChars="200" w:firstLine="480"/>
      </w:pPr>
      <w:r>
        <w:rPr>
          <w:rFonts w:hint="eastAsia"/>
        </w:rPr>
        <w:t>在</w:t>
      </w:r>
      <w:r w:rsidR="003941B2">
        <w:rPr>
          <w:rFonts w:hint="eastAsia"/>
        </w:rPr>
        <w:t>Window</w:t>
      </w:r>
      <w:r w:rsidR="003941B2">
        <w:t xml:space="preserve">s 7 </w:t>
      </w:r>
      <w:r>
        <w:t>PC</w:t>
      </w:r>
      <w:r>
        <w:t>上</w:t>
      </w:r>
      <w:r>
        <w:rPr>
          <w:rFonts w:hint="eastAsia"/>
        </w:rPr>
        <w:t>安装</w:t>
      </w:r>
      <w:r>
        <w:t>并启动</w:t>
      </w:r>
      <w:r w:rsidR="007A0397">
        <w:t>Nginx Windows</w:t>
      </w:r>
      <w:r w:rsidR="007A0397">
        <w:rPr>
          <w:rFonts w:hint="eastAsia"/>
        </w:rPr>
        <w:t>版本</w:t>
      </w:r>
      <w:r w:rsidR="007A0397">
        <w:t>服务器作为目标服务器，</w:t>
      </w:r>
      <w:r>
        <w:rPr>
          <w:rFonts w:hint="eastAsia"/>
        </w:rPr>
        <w:t>配置</w:t>
      </w:r>
      <w:r w:rsidR="007A0397">
        <w:rPr>
          <w:rFonts w:hint="eastAsia"/>
        </w:rPr>
        <w:t>监听</w:t>
      </w:r>
      <w:r w:rsidR="007A0397">
        <w:rPr>
          <w:rFonts w:hint="eastAsia"/>
        </w:rPr>
        <w:t>8080</w:t>
      </w:r>
      <w:r w:rsidR="007A0397">
        <w:rPr>
          <w:rFonts w:hint="eastAsia"/>
        </w:rPr>
        <w:t>端口</w:t>
      </w:r>
      <w:r>
        <w:rPr>
          <w:rFonts w:hint="eastAsia"/>
        </w:rPr>
        <w:t>，</w:t>
      </w:r>
      <w:r w:rsidR="007A0397">
        <w:t>部署</w:t>
      </w:r>
      <w:r>
        <w:rPr>
          <w:rFonts w:hint="eastAsia"/>
        </w:rPr>
        <w:t>的</w:t>
      </w:r>
      <w:r w:rsidR="007A0397">
        <w:t>网站</w:t>
      </w:r>
      <w:r>
        <w:rPr>
          <w:rFonts w:hint="eastAsia"/>
        </w:rPr>
        <w:t>是</w:t>
      </w:r>
      <w:r w:rsidR="007A0397">
        <w:t>“</w:t>
      </w:r>
      <w:r w:rsidR="007A0397">
        <w:rPr>
          <w:rFonts w:hint="eastAsia"/>
        </w:rPr>
        <w:t>大学生</w:t>
      </w:r>
      <w:r w:rsidR="007A0397">
        <w:t>技能训练网站</w:t>
      </w:r>
      <w:r w:rsidR="007A0397">
        <w:t>”</w:t>
      </w:r>
      <w:r w:rsidR="007E0FDD">
        <w:rPr>
          <w:rFonts w:hint="eastAsia"/>
        </w:rPr>
        <w:t>。</w:t>
      </w:r>
      <w:r w:rsidR="00222B94">
        <w:rPr>
          <w:rFonts w:hint="eastAsia"/>
        </w:rPr>
        <w:t>这时</w:t>
      </w:r>
      <w:r w:rsidR="00222B94">
        <w:t>，</w:t>
      </w:r>
      <w:r w:rsidR="00222B94">
        <w:rPr>
          <w:rFonts w:hint="eastAsia"/>
        </w:rPr>
        <w:t>目标</w:t>
      </w:r>
      <w:r w:rsidR="00222B94">
        <w:t>网站</w:t>
      </w:r>
      <w:r w:rsidR="00222B94">
        <w:t>“</w:t>
      </w:r>
      <w:r w:rsidR="00222B94">
        <w:rPr>
          <w:rFonts w:hint="eastAsia"/>
        </w:rPr>
        <w:t>大学生</w:t>
      </w:r>
      <w:r w:rsidR="00222B94">
        <w:t>技能训练网站</w:t>
      </w:r>
      <w:r w:rsidR="00222B94">
        <w:t>”</w:t>
      </w:r>
      <w:r w:rsidR="00222B94">
        <w:rPr>
          <w:rFonts w:hint="eastAsia"/>
        </w:rPr>
        <w:t>，</w:t>
      </w:r>
      <w:r w:rsidR="00222B94">
        <w:t>就可以通过</w:t>
      </w:r>
      <w:proofErr w:type="gramStart"/>
      <w:r w:rsidR="00222B94">
        <w:t>”</w:t>
      </w:r>
      <w:proofErr w:type="gramEnd"/>
      <w:r w:rsidR="00222B94">
        <w:t>127.0.0.1:8080</w:t>
      </w:r>
      <w:proofErr w:type="gramStart"/>
      <w:r w:rsidR="00222B94">
        <w:t>”</w:t>
      </w:r>
      <w:proofErr w:type="gramEnd"/>
      <w:r w:rsidR="00222B94">
        <w:rPr>
          <w:rFonts w:hint="eastAsia"/>
        </w:rPr>
        <w:t>访问到</w:t>
      </w:r>
      <w:r w:rsidR="00222B94">
        <w:t>。</w:t>
      </w:r>
    </w:p>
    <w:p w14:paraId="03F85F1B" w14:textId="77777777" w:rsidR="003F0A1C" w:rsidRDefault="003941B2" w:rsidP="0001699C">
      <w:pPr>
        <w:spacing w:line="400" w:lineRule="exact"/>
        <w:ind w:firstLineChars="200" w:firstLine="480"/>
      </w:pPr>
      <w:r>
        <w:rPr>
          <w:rFonts w:hint="eastAsia"/>
        </w:rPr>
        <w:t>在</w:t>
      </w:r>
      <w:r w:rsidR="00851D9F">
        <w:rPr>
          <w:rFonts w:hint="eastAsia"/>
        </w:rPr>
        <w:t>Windows</w:t>
      </w:r>
      <w:r w:rsidR="00851D9F">
        <w:t xml:space="preserve"> 7 </w:t>
      </w:r>
      <w:r>
        <w:t>PC</w:t>
      </w:r>
      <w:r>
        <w:rPr>
          <w:rFonts w:hint="eastAsia"/>
        </w:rPr>
        <w:t>上</w:t>
      </w:r>
      <w:r w:rsidR="00851D9F">
        <w:rPr>
          <w:rFonts w:hint="eastAsia"/>
        </w:rPr>
        <w:t>安装</w:t>
      </w:r>
      <w:r w:rsidR="00851D9F">
        <w:rPr>
          <w:rFonts w:hint="eastAsia"/>
        </w:rPr>
        <w:t>Cygwin</w:t>
      </w:r>
      <w:r w:rsidR="00851D9F">
        <w:t xml:space="preserve"> 64 </w:t>
      </w:r>
      <w:r w:rsidR="00851D9F">
        <w:rPr>
          <w:rFonts w:hint="eastAsia"/>
        </w:rPr>
        <w:t>虚拟</w:t>
      </w:r>
      <w:r w:rsidR="00851D9F">
        <w:t>Linux</w:t>
      </w:r>
      <w:r w:rsidR="00851D9F">
        <w:rPr>
          <w:rFonts w:hint="eastAsia"/>
        </w:rPr>
        <w:t>包</w:t>
      </w:r>
      <w:r w:rsidR="00851D9F">
        <w:t>环境，</w:t>
      </w:r>
      <w:r w:rsidR="00851D9F">
        <w:rPr>
          <w:rFonts w:hint="eastAsia"/>
        </w:rPr>
        <w:t>通过</w:t>
      </w:r>
      <w:r w:rsidR="00851D9F">
        <w:t>该环境</w:t>
      </w:r>
      <w:r w:rsidR="00851D9F">
        <w:rPr>
          <w:rFonts w:hint="eastAsia"/>
        </w:rPr>
        <w:t>编译</w:t>
      </w:r>
      <w:r w:rsidR="00851D9F">
        <w:rPr>
          <w:rFonts w:hint="eastAsia"/>
        </w:rPr>
        <w:t>Nginx</w:t>
      </w:r>
      <w:r w:rsidR="00851D9F">
        <w:t xml:space="preserve"> 1.12.2</w:t>
      </w:r>
      <w:r w:rsidR="00851D9F">
        <w:rPr>
          <w:rFonts w:hint="eastAsia"/>
        </w:rPr>
        <w:t>，</w:t>
      </w:r>
      <w:r w:rsidR="00851D9F">
        <w:t>编译时</w:t>
      </w:r>
      <w:r w:rsidR="00851D9F">
        <w:rPr>
          <w:rFonts w:hint="eastAsia"/>
        </w:rPr>
        <w:t>将</w:t>
      </w:r>
      <w:r w:rsidR="00851D9F">
        <w:t>“</w:t>
      </w:r>
      <w:r w:rsidR="00851D9F">
        <w:rPr>
          <w:rFonts w:hint="eastAsia"/>
        </w:rPr>
        <w:t>基于代码混淆的</w:t>
      </w:r>
      <w:r w:rsidR="00851D9F">
        <w:t>W</w:t>
      </w:r>
      <w:r w:rsidR="00851D9F">
        <w:rPr>
          <w:rFonts w:hint="eastAsia"/>
        </w:rPr>
        <w:t>eb</w:t>
      </w:r>
      <w:r w:rsidR="00851D9F">
        <w:rPr>
          <w:rFonts w:hint="eastAsia"/>
        </w:rPr>
        <w:t>站点动态防御系统</w:t>
      </w:r>
      <w:r w:rsidR="00851D9F">
        <w:t>”</w:t>
      </w:r>
      <w:r w:rsidR="00851D9F">
        <w:rPr>
          <w:rFonts w:hint="eastAsia"/>
        </w:rPr>
        <w:t>开发</w:t>
      </w:r>
      <w:r w:rsidR="00851D9F">
        <w:t>的</w:t>
      </w:r>
      <w:r w:rsidR="00851D9F">
        <w:rPr>
          <w:rFonts w:hint="eastAsia"/>
        </w:rPr>
        <w:t>ngx_http_ipslab_module</w:t>
      </w:r>
      <w:r w:rsidR="00851D9F">
        <w:rPr>
          <w:rFonts w:hint="eastAsia"/>
        </w:rPr>
        <w:t>模块编译</w:t>
      </w:r>
      <w:r w:rsidR="00851D9F">
        <w:t>进去</w:t>
      </w:r>
      <w:r w:rsidR="00851D9F">
        <w:rPr>
          <w:rFonts w:hint="eastAsia"/>
        </w:rPr>
        <w:t>。在</w:t>
      </w:r>
      <w:r w:rsidR="00851D9F">
        <w:rPr>
          <w:rFonts w:hint="eastAsia"/>
        </w:rPr>
        <w:t>nginx</w:t>
      </w:r>
      <w:r w:rsidR="00851D9F">
        <w:t>.conf</w:t>
      </w:r>
      <w:r w:rsidR="00851D9F">
        <w:rPr>
          <w:rFonts w:hint="eastAsia"/>
        </w:rPr>
        <w:t>文件中</w:t>
      </w:r>
      <w:r w:rsidR="00851D9F">
        <w:t>根据</w:t>
      </w:r>
      <w:r w:rsidR="00851D9F">
        <w:t>“</w:t>
      </w:r>
      <w:r w:rsidR="00851D9F">
        <w:rPr>
          <w:rFonts w:hint="eastAsia"/>
        </w:rPr>
        <w:t>用户</w:t>
      </w:r>
      <w:r w:rsidR="00851D9F">
        <w:t>手册进行配置</w:t>
      </w:r>
      <w:r w:rsidR="00851D9F">
        <w:t>”</w:t>
      </w:r>
      <w:r w:rsidR="00851D9F">
        <w:rPr>
          <w:rFonts w:hint="eastAsia"/>
        </w:rPr>
        <w:t>。</w:t>
      </w:r>
    </w:p>
    <w:p w14:paraId="46FADB3B" w14:textId="5642ACCC" w:rsidR="003F0A1C" w:rsidRDefault="00851D9F" w:rsidP="0001699C">
      <w:pPr>
        <w:spacing w:line="400" w:lineRule="exact"/>
        <w:ind w:firstLineChars="200" w:firstLine="480"/>
      </w:pPr>
      <w:r>
        <w:rPr>
          <w:rFonts w:hint="eastAsia"/>
        </w:rPr>
        <w:t>测试时</w:t>
      </w:r>
      <w:r w:rsidR="003F0A1C">
        <w:rPr>
          <w:rFonts w:hint="eastAsia"/>
        </w:rPr>
        <w:t>Nginx</w:t>
      </w:r>
      <w:r w:rsidR="003F0A1C">
        <w:t>-</w:t>
      </w:r>
      <w:r w:rsidR="003F0A1C">
        <w:rPr>
          <w:rFonts w:hint="eastAsia"/>
        </w:rPr>
        <w:t>1.12.1</w:t>
      </w:r>
      <w:r w:rsidR="003F0A1C">
        <w:rPr>
          <w:rFonts w:hint="eastAsia"/>
        </w:rPr>
        <w:t>的</w:t>
      </w:r>
      <w:r w:rsidR="003F0A1C">
        <w:rPr>
          <w:rFonts w:hint="eastAsia"/>
        </w:rPr>
        <w:t>nginx</w:t>
      </w:r>
      <w:r w:rsidR="003F0A1C">
        <w:t>.conf</w:t>
      </w:r>
      <w:r>
        <w:t>需要的配置有：</w:t>
      </w:r>
    </w:p>
    <w:p w14:paraId="022B5F8B" w14:textId="52A03878" w:rsidR="003941B2" w:rsidRDefault="00896F1B" w:rsidP="0001699C">
      <w:pPr>
        <w:spacing w:line="400" w:lineRule="exact"/>
        <w:ind w:firstLineChars="200" w:firstLine="480"/>
      </w:pPr>
      <w:r>
        <w:rPr>
          <w:rFonts w:hint="eastAsia"/>
        </w:rPr>
        <w:t>使用</w:t>
      </w:r>
      <w:r>
        <w:rPr>
          <w:rFonts w:hint="eastAsia"/>
        </w:rPr>
        <w:t>ngx_http_ipslab_module</w:t>
      </w:r>
      <w:r>
        <w:rPr>
          <w:rFonts w:hint="eastAsia"/>
        </w:rPr>
        <w:t>模块</w:t>
      </w:r>
      <w:r>
        <w:t>自定义指令</w:t>
      </w:r>
      <w:r>
        <w:rPr>
          <w:rFonts w:hint="eastAsia"/>
        </w:rPr>
        <w:t>配置</w:t>
      </w:r>
      <w:r w:rsidR="00851D9F">
        <w:t>slab</w:t>
      </w:r>
      <w:r w:rsidR="00851D9F">
        <w:t>共享内存</w:t>
      </w:r>
      <w:r w:rsidR="00851D9F">
        <w:t xml:space="preserve"> </w:t>
      </w:r>
      <w:r>
        <w:t>8*pagesize(4096)</w:t>
      </w:r>
      <w:r>
        <w:rPr>
          <w:rFonts w:hint="eastAsia"/>
        </w:rPr>
        <w:t>；</w:t>
      </w:r>
    </w:p>
    <w:p w14:paraId="483B616D" w14:textId="7C4360F4" w:rsidR="00896F1B" w:rsidRDefault="00896F1B" w:rsidP="0001699C">
      <w:pPr>
        <w:spacing w:line="400" w:lineRule="exact"/>
        <w:ind w:firstLineChars="200" w:firstLine="480"/>
      </w:pPr>
      <w:r>
        <w:rPr>
          <w:rFonts w:hint="eastAsia"/>
        </w:rPr>
        <w:t>配置</w:t>
      </w:r>
      <w:r>
        <w:t>proxy_buffer_size 125K</w:t>
      </w:r>
      <w:r>
        <w:rPr>
          <w:rFonts w:hint="eastAsia"/>
        </w:rPr>
        <w:t>；</w:t>
      </w:r>
    </w:p>
    <w:p w14:paraId="4B75F5CE" w14:textId="67A34050" w:rsidR="00896F1B" w:rsidRDefault="00896F1B" w:rsidP="0001699C">
      <w:pPr>
        <w:spacing w:line="400" w:lineRule="exact"/>
        <w:ind w:firstLineChars="200" w:firstLine="480"/>
      </w:pPr>
      <w:r>
        <w:rPr>
          <w:rFonts w:hint="eastAsia"/>
        </w:rPr>
        <w:t>配置</w:t>
      </w:r>
      <w:r>
        <w:t>Keepalive_time 0</w:t>
      </w:r>
      <w:r>
        <w:rPr>
          <w:rFonts w:hint="eastAsia"/>
        </w:rPr>
        <w:t>；</w:t>
      </w:r>
    </w:p>
    <w:p w14:paraId="5548FD8C" w14:textId="5F47434A" w:rsidR="00896F1B" w:rsidRDefault="00896F1B" w:rsidP="0001699C">
      <w:pPr>
        <w:spacing w:line="400" w:lineRule="exact"/>
        <w:ind w:firstLineChars="200" w:firstLine="480"/>
      </w:pPr>
      <w:r>
        <w:rPr>
          <w:rFonts w:hint="eastAsia"/>
        </w:rPr>
        <w:t>配置监听</w:t>
      </w:r>
      <w:r>
        <w:rPr>
          <w:rFonts w:hint="eastAsia"/>
        </w:rPr>
        <w:t>80</w:t>
      </w:r>
      <w:r>
        <w:rPr>
          <w:rFonts w:hint="eastAsia"/>
        </w:rPr>
        <w:t>端口</w:t>
      </w:r>
      <w:r>
        <w:t>；</w:t>
      </w:r>
    </w:p>
    <w:p w14:paraId="313C73D6" w14:textId="1DC4DDEF" w:rsidR="00896F1B" w:rsidRDefault="00896F1B" w:rsidP="0001699C">
      <w:pPr>
        <w:spacing w:line="400" w:lineRule="exact"/>
        <w:ind w:firstLineChars="200" w:firstLine="480"/>
      </w:pPr>
      <w:r>
        <w:rPr>
          <w:rFonts w:hint="eastAsia"/>
        </w:rPr>
        <w:t>配置符合</w:t>
      </w:r>
      <w:proofErr w:type="gramStart"/>
      <w:r>
        <w:t>”</w:t>
      </w:r>
      <w:proofErr w:type="gramEnd"/>
      <w:r>
        <w:rPr>
          <w:rFonts w:hint="eastAsia"/>
        </w:rPr>
        <w:t>/tmpdir/</w:t>
      </w:r>
      <w:proofErr w:type="gramStart"/>
      <w:r>
        <w:t>”</w:t>
      </w:r>
      <w:proofErr w:type="gramEnd"/>
      <w:r>
        <w:rPr>
          <w:rFonts w:hint="eastAsia"/>
        </w:rPr>
        <w:t>的</w:t>
      </w:r>
      <w:r>
        <w:rPr>
          <w:rFonts w:hint="eastAsia"/>
        </w:rPr>
        <w:t>location</w:t>
      </w:r>
      <w:r>
        <w:rPr>
          <w:rFonts w:hint="eastAsia"/>
        </w:rPr>
        <w:t>块代理</w:t>
      </w:r>
      <w:r>
        <w:t>到目标服务器</w:t>
      </w:r>
      <w:r>
        <w:rPr>
          <w:rFonts w:hint="eastAsia"/>
        </w:rPr>
        <w:t>8080</w:t>
      </w:r>
      <w:r>
        <w:rPr>
          <w:rFonts w:hint="eastAsia"/>
        </w:rPr>
        <w:t>端口</w:t>
      </w:r>
      <w:r>
        <w:t>。</w:t>
      </w:r>
    </w:p>
    <w:p w14:paraId="2482E8F3" w14:textId="739CDBAA" w:rsidR="00896F1B" w:rsidRDefault="00896F1B" w:rsidP="00896F1B">
      <w:pPr>
        <w:spacing w:line="400" w:lineRule="exact"/>
        <w:ind w:firstLine="480"/>
      </w:pPr>
      <w:r>
        <w:rPr>
          <w:rFonts w:hint="eastAsia"/>
        </w:rPr>
        <w:t>具体在</w:t>
      </w:r>
      <w:r>
        <w:t>nginx.conf</w:t>
      </w:r>
      <w:r w:rsidR="00B535F9">
        <w:rPr>
          <w:rFonts w:hint="eastAsia"/>
        </w:rPr>
        <w:t>文件</w:t>
      </w:r>
      <w:r>
        <w:t>的</w:t>
      </w:r>
      <w:r w:rsidR="00B535F9">
        <w:rPr>
          <w:rFonts w:hint="eastAsia"/>
        </w:rPr>
        <w:t>对应</w:t>
      </w:r>
      <w:r w:rsidR="00B535F9">
        <w:t>的</w:t>
      </w:r>
      <w:r>
        <w:t>指令分别如下：</w:t>
      </w:r>
    </w:p>
    <w:p w14:paraId="7DEDBC8C" w14:textId="2CF789F1" w:rsidR="00B535F9" w:rsidRDefault="00B535F9" w:rsidP="00915EC6">
      <w:pPr>
        <w:spacing w:line="400" w:lineRule="exact"/>
        <w:ind w:leftChars="200" w:left="480" w:firstLine="480"/>
      </w:pPr>
      <w:r>
        <w:t>ip_slab 8;</w:t>
      </w:r>
    </w:p>
    <w:p w14:paraId="503B9EAC" w14:textId="246750E1" w:rsidR="00896F1B" w:rsidRDefault="00B535F9" w:rsidP="00915EC6">
      <w:pPr>
        <w:spacing w:line="400" w:lineRule="exact"/>
        <w:ind w:leftChars="200" w:left="480" w:firstLine="480"/>
      </w:pPr>
      <w:proofErr w:type="gramStart"/>
      <w:r>
        <w:t>proxy_buffer_size</w:t>
      </w:r>
      <w:proofErr w:type="gramEnd"/>
      <w:r>
        <w:t xml:space="preserve"> 125k;</w:t>
      </w:r>
    </w:p>
    <w:p w14:paraId="2A969FEE" w14:textId="72C2947B" w:rsidR="00B535F9" w:rsidRDefault="00B535F9" w:rsidP="00915EC6">
      <w:pPr>
        <w:spacing w:line="400" w:lineRule="exact"/>
        <w:ind w:leftChars="200" w:left="480" w:firstLine="480"/>
      </w:pPr>
      <w:r w:rsidRPr="00B535F9">
        <w:t>keepalive_</w:t>
      </w:r>
      <w:proofErr w:type="gramStart"/>
      <w:r w:rsidRPr="00B535F9">
        <w:t>timeout  0</w:t>
      </w:r>
      <w:proofErr w:type="gramEnd"/>
      <w:r w:rsidRPr="00B535F9">
        <w:t>;</w:t>
      </w:r>
    </w:p>
    <w:p w14:paraId="732F85AA" w14:textId="6C4011CA" w:rsidR="00B535F9" w:rsidRDefault="00B535F9" w:rsidP="00915EC6">
      <w:pPr>
        <w:spacing w:line="400" w:lineRule="exact"/>
        <w:ind w:leftChars="200" w:left="480" w:firstLine="480"/>
      </w:pPr>
      <w:proofErr w:type="gramStart"/>
      <w:r>
        <w:t>listen</w:t>
      </w:r>
      <w:proofErr w:type="gramEnd"/>
      <w:r>
        <w:t xml:space="preserve"> 80;</w:t>
      </w:r>
    </w:p>
    <w:p w14:paraId="138EDB8C" w14:textId="216482E8" w:rsidR="00B535F9" w:rsidRDefault="00B535F9" w:rsidP="00915EC6">
      <w:pPr>
        <w:spacing w:line="400" w:lineRule="exact"/>
        <w:ind w:leftChars="200" w:left="480" w:firstLine="480"/>
      </w:pPr>
      <w:proofErr w:type="gramStart"/>
      <w:r>
        <w:t>location</w:t>
      </w:r>
      <w:proofErr w:type="gramEnd"/>
      <w:r>
        <w:t xml:space="preserve"> /tmpdir/{proxy_pass 'http://127.0.0.1:8080//';}</w:t>
      </w:r>
    </w:p>
    <w:p w14:paraId="27FEC251" w14:textId="7E898177" w:rsidR="00B535F9" w:rsidRDefault="007B320C" w:rsidP="00B535F9">
      <w:pPr>
        <w:spacing w:line="400" w:lineRule="exact"/>
        <w:ind w:firstLine="480"/>
        <w:rPr>
          <w:rFonts w:eastAsia="宋体"/>
        </w:rPr>
      </w:pPr>
      <w:r>
        <w:rPr>
          <w:rFonts w:hint="eastAsia"/>
        </w:rPr>
        <w:t>指令</w:t>
      </w:r>
      <w:r>
        <w:t>在文件中</w:t>
      </w:r>
      <w:r w:rsidR="00774D57">
        <w:rPr>
          <w:rFonts w:hint="eastAsia"/>
        </w:rPr>
        <w:t>的</w:t>
      </w:r>
      <w:r w:rsidR="00B535F9">
        <w:rPr>
          <w:rFonts w:hint="eastAsia"/>
        </w:rPr>
        <w:t>具体</w:t>
      </w:r>
      <w:r w:rsidR="00774D57">
        <w:rPr>
          <w:rFonts w:hint="eastAsia"/>
        </w:rPr>
        <w:t>配置</w:t>
      </w:r>
      <w:r w:rsidR="00774D57">
        <w:t>详细</w:t>
      </w:r>
      <w:r w:rsidR="00B535F9">
        <w:t>参见</w:t>
      </w:r>
      <w:r w:rsidR="00B535F9">
        <w:t>“</w:t>
      </w:r>
      <w:r w:rsidR="00B535F9">
        <w:rPr>
          <w:rFonts w:hint="eastAsia"/>
        </w:rPr>
        <w:t>用户指导手册</w:t>
      </w:r>
      <w:r w:rsidR="00B535F9">
        <w:t>”</w:t>
      </w:r>
    </w:p>
    <w:p w14:paraId="30B49EF7" w14:textId="77777777" w:rsidR="0001699C" w:rsidRDefault="0001699C" w:rsidP="0001699C">
      <w:pPr>
        <w:spacing w:line="400" w:lineRule="exact"/>
        <w:ind w:firstLine="480"/>
      </w:pPr>
    </w:p>
    <w:p w14:paraId="1C4349F1" w14:textId="77777777" w:rsidR="0001699C" w:rsidRDefault="0001699C" w:rsidP="0001699C">
      <w:pPr>
        <w:pStyle w:val="-2"/>
        <w:spacing w:before="0" w:after="0" w:line="400" w:lineRule="exact"/>
        <w:ind w:firstLine="560"/>
        <w:rPr>
          <w:rFonts w:eastAsia="黑体"/>
          <w:b w:val="0"/>
        </w:rPr>
      </w:pPr>
      <w:bookmarkStart w:id="344" w:name="_Toc512648860"/>
      <w:bookmarkStart w:id="345" w:name="_Toc514534617"/>
      <w:bookmarkStart w:id="346" w:name="_Toc514845439"/>
      <w:bookmarkStart w:id="347" w:name="_Toc25599"/>
      <w:bookmarkStart w:id="348" w:name="_Toc7254182"/>
      <w:r>
        <w:rPr>
          <w:rFonts w:eastAsia="黑体"/>
          <w:b w:val="0"/>
        </w:rPr>
        <w:t xml:space="preserve">5.2 </w:t>
      </w:r>
      <w:r>
        <w:rPr>
          <w:rFonts w:eastAsia="黑体" w:hint="eastAsia"/>
          <w:b w:val="0"/>
        </w:rPr>
        <w:t>测试</w:t>
      </w:r>
      <w:bookmarkEnd w:id="344"/>
      <w:bookmarkEnd w:id="345"/>
      <w:bookmarkEnd w:id="346"/>
      <w:r>
        <w:rPr>
          <w:rFonts w:eastAsia="黑体" w:hint="eastAsia"/>
          <w:b w:val="0"/>
        </w:rPr>
        <w:t>内容</w:t>
      </w:r>
      <w:bookmarkEnd w:id="347"/>
      <w:bookmarkEnd w:id="348"/>
    </w:p>
    <w:p w14:paraId="5C785EB7" w14:textId="686CD64A" w:rsidR="0001699C" w:rsidRDefault="006E0D81" w:rsidP="0001699C">
      <w:pPr>
        <w:spacing w:line="400" w:lineRule="exact"/>
        <w:ind w:firstLineChars="200" w:firstLine="480"/>
        <w:rPr>
          <w:rFonts w:eastAsia="宋体"/>
        </w:rPr>
      </w:pPr>
      <w:r>
        <w:rPr>
          <w:rFonts w:hint="eastAsia"/>
        </w:rPr>
        <w:t>基于代码混淆的</w:t>
      </w:r>
      <w:r>
        <w:t>W</w:t>
      </w:r>
      <w:r>
        <w:rPr>
          <w:rFonts w:hint="eastAsia"/>
        </w:rPr>
        <w:t>eb</w:t>
      </w:r>
      <w:r>
        <w:rPr>
          <w:rFonts w:hint="eastAsia"/>
        </w:rPr>
        <w:t>站点动态防御系统</w:t>
      </w:r>
      <w:r w:rsidR="0001699C">
        <w:rPr>
          <w:rFonts w:hint="eastAsia"/>
        </w:rPr>
        <w:t>。</w:t>
      </w:r>
      <w:proofErr w:type="gramStart"/>
      <w:r w:rsidR="00695A63">
        <w:rPr>
          <w:rFonts w:hint="eastAsia"/>
        </w:rPr>
        <w:t>采取</w:t>
      </w:r>
      <w:r w:rsidR="00695A63">
        <w:t>白盒和</w:t>
      </w:r>
      <w:proofErr w:type="gramEnd"/>
      <w:r w:rsidR="00695A63">
        <w:t>黑盒相结合的测试方法。</w:t>
      </w:r>
    </w:p>
    <w:p w14:paraId="11F43EB1" w14:textId="77777777" w:rsidR="0001699C" w:rsidRDefault="0001699C" w:rsidP="0001699C">
      <w:pPr>
        <w:spacing w:line="400" w:lineRule="exact"/>
        <w:ind w:firstLineChars="200" w:firstLine="480"/>
      </w:pPr>
      <w:r>
        <w:rPr>
          <w:rFonts w:hint="eastAsia"/>
        </w:rPr>
        <w:t>下面是数据采集模块测试记录：</w:t>
      </w:r>
    </w:p>
    <w:p w14:paraId="6215B942" w14:textId="77777777" w:rsidR="0001699C" w:rsidRDefault="0001699C" w:rsidP="0001699C">
      <w:pPr>
        <w:spacing w:line="400" w:lineRule="exact"/>
        <w:ind w:firstLine="480"/>
        <w:jc w:val="center"/>
      </w:pPr>
      <w:r>
        <w:rPr>
          <w:rFonts w:ascii="黑体" w:eastAsia="黑体" w:hAnsi="黑体" w:cs="黑体" w:hint="eastAsia"/>
        </w:rPr>
        <w:t>表</w:t>
      </w:r>
      <w:r>
        <w:t>5-1</w:t>
      </w:r>
      <w:r>
        <w:tab/>
      </w:r>
      <w:r>
        <w:rPr>
          <w:rFonts w:ascii="黑体" w:eastAsia="黑体" w:hAnsi="黑体" w:cs="黑体" w:hint="eastAsia"/>
        </w:rPr>
        <w:t>测试</w:t>
      </w:r>
      <w:r>
        <w:rPr>
          <w:rFonts w:eastAsia="黑体"/>
        </w:rPr>
        <w:t>01</w:t>
      </w:r>
      <w:r>
        <w:rPr>
          <w:rFonts w:ascii="黑体" w:eastAsia="黑体" w:hAnsi="黑体" w:cs="黑体" w:hint="eastAsia"/>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1699C" w14:paraId="04833100"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670F237" w14:textId="77777777" w:rsidR="0001699C" w:rsidRDefault="0001699C">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6090EA1" w14:textId="77777777" w:rsidR="0001699C" w:rsidRDefault="0001699C">
            <w:pPr>
              <w:spacing w:line="400" w:lineRule="exact"/>
              <w:ind w:firstLine="480"/>
              <w:rPr>
                <w:szCs w:val="21"/>
              </w:rPr>
            </w:pPr>
            <w:r>
              <w:rPr>
                <w:szCs w:val="21"/>
              </w:rPr>
              <w:t>01</w:t>
            </w:r>
          </w:p>
        </w:tc>
      </w:tr>
      <w:tr w:rsidR="0001699C" w14:paraId="54B2C5A5"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7FB7FCD" w14:textId="77777777" w:rsidR="0001699C" w:rsidRDefault="0001699C">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662BB28" w14:textId="2C0D08F9" w:rsidR="0001699C" w:rsidRDefault="00BB2A74">
            <w:pPr>
              <w:spacing w:line="400" w:lineRule="exact"/>
              <w:ind w:firstLine="480"/>
              <w:rPr>
                <w:szCs w:val="21"/>
              </w:rPr>
            </w:pPr>
            <w:r>
              <w:rPr>
                <w:rFonts w:hint="eastAsia"/>
                <w:szCs w:val="21"/>
              </w:rPr>
              <w:t>动态</w:t>
            </w:r>
            <w:r>
              <w:rPr>
                <w:szCs w:val="21"/>
              </w:rPr>
              <w:t>ID</w:t>
            </w:r>
            <w:r w:rsidR="00904D57">
              <w:rPr>
                <w:rFonts w:hint="eastAsia"/>
                <w:szCs w:val="21"/>
              </w:rPr>
              <w:t>模块</w:t>
            </w:r>
            <w:r w:rsidR="00904D57">
              <w:rPr>
                <w:szCs w:val="21"/>
              </w:rPr>
              <w:t>中</w:t>
            </w:r>
            <w:r>
              <w:rPr>
                <w:szCs w:val="21"/>
              </w:rPr>
              <w:t>浏览器</w:t>
            </w:r>
            <w:r w:rsidR="00904D57">
              <w:rPr>
                <w:rFonts w:hint="eastAsia"/>
                <w:szCs w:val="21"/>
              </w:rPr>
              <w:t>扩展</w:t>
            </w:r>
            <w:r>
              <w:rPr>
                <w:szCs w:val="21"/>
              </w:rPr>
              <w:t>“protect”</w:t>
            </w:r>
            <w:r w:rsidR="00904D57">
              <w:rPr>
                <w:rFonts w:hint="eastAsia"/>
                <w:szCs w:val="21"/>
              </w:rPr>
              <w:t>测试</w:t>
            </w:r>
          </w:p>
        </w:tc>
      </w:tr>
      <w:tr w:rsidR="0001699C" w14:paraId="24DF23CB"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9553C28" w14:textId="77777777" w:rsidR="0001699C" w:rsidRDefault="0001699C">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5F1B5FB" w14:textId="31CF14A9" w:rsidR="0001699C" w:rsidRDefault="0001699C">
            <w:pPr>
              <w:spacing w:line="400" w:lineRule="exact"/>
              <w:ind w:firstLine="480"/>
              <w:rPr>
                <w:szCs w:val="21"/>
              </w:rPr>
            </w:pPr>
            <w:r>
              <w:rPr>
                <w:rFonts w:hint="eastAsia"/>
                <w:szCs w:val="21"/>
              </w:rPr>
              <w:t>计算机操作系统：</w:t>
            </w:r>
            <w:r w:rsidR="00BB2A74">
              <w:rPr>
                <w:szCs w:val="21"/>
              </w:rPr>
              <w:t>Windows7</w:t>
            </w:r>
            <w:r>
              <w:rPr>
                <w:rFonts w:hint="eastAsia"/>
                <w:szCs w:val="21"/>
              </w:rPr>
              <w:t>，浏览器：</w:t>
            </w:r>
            <w:r>
              <w:rPr>
                <w:szCs w:val="21"/>
              </w:rPr>
              <w:t>Chrome</w:t>
            </w:r>
          </w:p>
        </w:tc>
      </w:tr>
      <w:tr w:rsidR="0001699C" w14:paraId="6CC36CF8"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F6CF2C6" w14:textId="77777777" w:rsidR="0001699C" w:rsidRDefault="0001699C">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1AA491B" w14:textId="77777777" w:rsidR="0001699C" w:rsidRDefault="0001699C">
            <w:pPr>
              <w:spacing w:line="400" w:lineRule="exact"/>
              <w:ind w:firstLine="480"/>
              <w:rPr>
                <w:szCs w:val="21"/>
              </w:rPr>
            </w:pPr>
            <w:r>
              <w:rPr>
                <w:rFonts w:hint="eastAsia"/>
                <w:szCs w:val="21"/>
              </w:rPr>
              <w:t>无</w:t>
            </w:r>
          </w:p>
        </w:tc>
      </w:tr>
      <w:tr w:rsidR="0001699C" w14:paraId="2FF16EC4"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0384FF8" w14:textId="77777777" w:rsidR="0001699C" w:rsidRDefault="0001699C">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B60A9E6" w14:textId="77777777" w:rsidR="0001699C" w:rsidRDefault="0001699C">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6629700" w14:textId="77777777" w:rsidR="0001699C" w:rsidRDefault="0001699C">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7F47A88C" w14:textId="77777777" w:rsidR="0001699C" w:rsidRDefault="0001699C">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B1A02FC" w14:textId="77777777" w:rsidR="0001699C" w:rsidRDefault="0001699C">
            <w:pPr>
              <w:spacing w:line="400" w:lineRule="exact"/>
              <w:ind w:firstLine="482"/>
              <w:rPr>
                <w:b/>
                <w:bCs/>
                <w:szCs w:val="21"/>
              </w:rPr>
            </w:pPr>
            <w:r>
              <w:rPr>
                <w:rFonts w:hint="eastAsia"/>
                <w:b/>
                <w:bCs/>
                <w:szCs w:val="21"/>
              </w:rPr>
              <w:t>实际输出内容</w:t>
            </w:r>
          </w:p>
        </w:tc>
      </w:tr>
      <w:tr w:rsidR="0001699C" w14:paraId="05847404"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C331A5C" w14:textId="329871EF" w:rsidR="0001699C" w:rsidRDefault="00291E80" w:rsidP="00E903D9">
            <w:pPr>
              <w:spacing w:line="400" w:lineRule="exact"/>
              <w:ind w:firstLine="480"/>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作用网站</w:t>
            </w:r>
            <w:r>
              <w:rPr>
                <w:szCs w:val="21"/>
              </w:rPr>
              <w:t>的设置</w:t>
            </w:r>
            <w:r w:rsidR="00E903D9">
              <w:rPr>
                <w:rFonts w:hint="eastAsia"/>
                <w:szCs w:val="21"/>
              </w:rPr>
              <w:t>：成功</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F872E5D" w14:textId="4B888E1F" w:rsidR="0001699C" w:rsidRDefault="001A5611">
            <w:pPr>
              <w:spacing w:line="400" w:lineRule="exact"/>
              <w:ind w:firstLine="480"/>
              <w:rPr>
                <w:szCs w:val="21"/>
              </w:rPr>
            </w:pPr>
            <w:r>
              <w:rPr>
                <w:rFonts w:hint="eastAsia"/>
                <w:szCs w:val="21"/>
              </w:rPr>
              <w:t>正确的</w:t>
            </w:r>
            <w:r w:rsidR="00291E80">
              <w:rPr>
                <w:rFonts w:hint="eastAsia"/>
                <w:szCs w:val="21"/>
              </w:rPr>
              <w:t>反向代理服务器网址的正则表达式</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00A71AF" w14:textId="50C114A7" w:rsidR="0001699C" w:rsidRDefault="00291E80">
            <w:pPr>
              <w:spacing w:line="400" w:lineRule="exact"/>
              <w:ind w:firstLine="480"/>
              <w:rPr>
                <w:szCs w:val="21"/>
              </w:rPr>
            </w:pPr>
            <w:r w:rsidRPr="00291E80">
              <w:rPr>
                <w:rFonts w:hint="eastAsia"/>
                <w:szCs w:val="21"/>
              </w:rPr>
              <w:t>用户输入</w:t>
            </w:r>
            <w:r w:rsidR="001A5611">
              <w:rPr>
                <w:rFonts w:hint="eastAsia"/>
                <w:szCs w:val="21"/>
              </w:rPr>
              <w:t>正确的</w:t>
            </w:r>
            <w:r>
              <w:rPr>
                <w:rFonts w:hint="eastAsia"/>
                <w:szCs w:val="21"/>
              </w:rPr>
              <w:t>反向代理服务器</w:t>
            </w:r>
            <w:r w:rsidRPr="00291E80">
              <w:rPr>
                <w:rFonts w:hint="eastAsia"/>
                <w:szCs w:val="21"/>
              </w:rPr>
              <w:t>网址的正则表达式</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BB846DA" w14:textId="2628FC4A" w:rsidR="0001699C" w:rsidRPr="00291E80" w:rsidRDefault="00291E80">
            <w:pPr>
              <w:spacing w:line="400" w:lineRule="exact"/>
              <w:ind w:firstLine="480"/>
              <w:rPr>
                <w:szCs w:val="21"/>
              </w:rPr>
            </w:pPr>
            <w:r>
              <w:rPr>
                <w:rFonts w:hint="eastAsia"/>
                <w:szCs w:val="21"/>
              </w:rPr>
              <w:t>设置成功</w:t>
            </w:r>
            <w:r>
              <w:rPr>
                <w:szCs w:val="21"/>
              </w:rPr>
              <w:t>的提示信息</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782F1D6" w14:textId="1ECA77E7" w:rsidR="0001699C" w:rsidRDefault="00291E80">
            <w:pPr>
              <w:spacing w:line="400" w:lineRule="exact"/>
              <w:ind w:firstLine="480"/>
              <w:rPr>
                <w:szCs w:val="21"/>
              </w:rPr>
            </w:pPr>
            <w:r>
              <w:rPr>
                <w:rFonts w:hint="eastAsia"/>
                <w:szCs w:val="21"/>
              </w:rPr>
              <w:t>设置成功</w:t>
            </w:r>
            <w:r>
              <w:rPr>
                <w:szCs w:val="21"/>
              </w:rPr>
              <w:t>的提示信息</w:t>
            </w:r>
          </w:p>
        </w:tc>
      </w:tr>
    </w:tbl>
    <w:p w14:paraId="456365B1" w14:textId="77777777" w:rsidR="0001699C" w:rsidRDefault="0001699C" w:rsidP="0001699C">
      <w:pPr>
        <w:spacing w:line="400" w:lineRule="exact"/>
        <w:ind w:firstLine="480"/>
        <w:rPr>
          <w:rFonts w:cs="Times New Roman"/>
          <w:szCs w:val="24"/>
        </w:rPr>
      </w:pPr>
    </w:p>
    <w:p w14:paraId="762DFBE1" w14:textId="1E3B4288" w:rsidR="001A5611" w:rsidRDefault="001A5611" w:rsidP="001A5611">
      <w:pPr>
        <w:spacing w:line="400" w:lineRule="exact"/>
        <w:ind w:firstLine="480"/>
        <w:jc w:val="center"/>
      </w:pPr>
      <w:r>
        <w:rPr>
          <w:rFonts w:ascii="黑体" w:eastAsia="黑体" w:hAnsi="黑体" w:cs="黑体" w:hint="eastAsia"/>
        </w:rPr>
        <w:t>表</w:t>
      </w:r>
      <w:r>
        <w:t>5-</w:t>
      </w:r>
      <w:r w:rsidR="00E903D9">
        <w:t>2</w:t>
      </w:r>
      <w:r>
        <w:tab/>
      </w:r>
      <w:r>
        <w:rPr>
          <w:rFonts w:ascii="黑体" w:eastAsia="黑体" w:hAnsi="黑体" w:cs="黑体" w:hint="eastAsia"/>
        </w:rPr>
        <w:t>测试</w:t>
      </w:r>
      <w:r>
        <w:rPr>
          <w:rFonts w:eastAsia="黑体"/>
        </w:rPr>
        <w:t>0</w:t>
      </w:r>
      <w:r w:rsidR="00E903D9">
        <w:rPr>
          <w:rFonts w:eastAsia="黑体"/>
        </w:rPr>
        <w:t>2</w:t>
      </w:r>
      <w:r>
        <w:rPr>
          <w:rFonts w:ascii="黑体" w:eastAsia="黑体" w:hAnsi="黑体" w:cs="黑体" w:hint="eastAsia"/>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1A5611" w14:paraId="7E9B95C4"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24D076" w14:textId="77777777" w:rsidR="001A5611" w:rsidRDefault="001A5611" w:rsidP="00E67492">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85E2418" w14:textId="77777777" w:rsidR="001A5611" w:rsidRDefault="001A5611" w:rsidP="00E67492">
            <w:pPr>
              <w:spacing w:line="400" w:lineRule="exact"/>
              <w:ind w:firstLine="480"/>
              <w:rPr>
                <w:szCs w:val="21"/>
              </w:rPr>
            </w:pPr>
            <w:commentRangeStart w:id="349"/>
            <w:r>
              <w:rPr>
                <w:szCs w:val="21"/>
              </w:rPr>
              <w:t>01</w:t>
            </w:r>
            <w:commentRangeEnd w:id="349"/>
            <w:r w:rsidR="00F3734E">
              <w:rPr>
                <w:rStyle w:val="a5"/>
                <w:rFonts w:eastAsia="宋体" w:cs="Times New Roman"/>
              </w:rPr>
              <w:commentReference w:id="349"/>
            </w:r>
          </w:p>
        </w:tc>
      </w:tr>
      <w:tr w:rsidR="001A5611" w14:paraId="09BA0D6E"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1CD735E" w14:textId="77777777" w:rsidR="001A5611" w:rsidRDefault="001A5611" w:rsidP="00E67492">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1CFBE08" w14:textId="77777777" w:rsidR="001A5611" w:rsidRDefault="001A5611"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1A5611" w14:paraId="62B792E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A1E43E" w14:textId="77777777" w:rsidR="001A5611" w:rsidRDefault="001A5611" w:rsidP="00E67492">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ABDE999" w14:textId="77777777" w:rsidR="001A5611" w:rsidRDefault="001A5611"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1A5611" w14:paraId="0AFA2BD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78CBA82" w14:textId="77777777" w:rsidR="001A5611" w:rsidRDefault="001A5611" w:rsidP="00E67492">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DBE558" w14:textId="77777777" w:rsidR="001A5611" w:rsidRDefault="001A5611" w:rsidP="00E67492">
            <w:pPr>
              <w:spacing w:line="400" w:lineRule="exact"/>
              <w:ind w:firstLine="480"/>
              <w:rPr>
                <w:szCs w:val="21"/>
              </w:rPr>
            </w:pPr>
            <w:r>
              <w:rPr>
                <w:rFonts w:hint="eastAsia"/>
                <w:szCs w:val="21"/>
              </w:rPr>
              <w:t>无</w:t>
            </w:r>
          </w:p>
        </w:tc>
      </w:tr>
      <w:tr w:rsidR="001A5611" w14:paraId="675FD79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A7002BD" w14:textId="77777777" w:rsidR="001A5611" w:rsidRDefault="001A5611" w:rsidP="00E67492">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7625D244" w14:textId="77777777" w:rsidR="001A5611" w:rsidRDefault="001A5611" w:rsidP="00E67492">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4007118" w14:textId="77777777" w:rsidR="001A5611" w:rsidRDefault="001A5611" w:rsidP="00E67492">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FFF58E5" w14:textId="77777777" w:rsidR="001A5611" w:rsidRDefault="001A5611" w:rsidP="00E67492">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202255A" w14:textId="77777777" w:rsidR="001A5611" w:rsidRDefault="001A5611" w:rsidP="00E67492">
            <w:pPr>
              <w:spacing w:line="400" w:lineRule="exact"/>
              <w:ind w:firstLine="482"/>
              <w:rPr>
                <w:b/>
                <w:bCs/>
                <w:szCs w:val="21"/>
              </w:rPr>
            </w:pPr>
            <w:r>
              <w:rPr>
                <w:rFonts w:hint="eastAsia"/>
                <w:b/>
                <w:bCs/>
                <w:szCs w:val="21"/>
              </w:rPr>
              <w:t>实际输出内容</w:t>
            </w:r>
          </w:p>
        </w:tc>
      </w:tr>
      <w:tr w:rsidR="001A5611" w14:paraId="2C5F497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2DDC8C4" w14:textId="10603F4F" w:rsidR="001A5611" w:rsidRDefault="001A5611" w:rsidP="00E903D9">
            <w:pPr>
              <w:spacing w:line="400" w:lineRule="exact"/>
              <w:ind w:firstLine="480"/>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作用网站</w:t>
            </w:r>
            <w:r>
              <w:rPr>
                <w:szCs w:val="21"/>
              </w:rPr>
              <w:t>的设置</w:t>
            </w:r>
            <w:r w:rsidR="00E903D9">
              <w:rPr>
                <w:rFonts w:hint="eastAsia"/>
                <w:szCs w:val="21"/>
              </w:rPr>
              <w:t>：失败</w:t>
            </w:r>
          </w:p>
        </w:tc>
        <w:tc>
          <w:tcPr>
            <w:tcW w:w="1171" w:type="dxa"/>
            <w:tcBorders>
              <w:top w:val="single" w:sz="4" w:space="0" w:color="auto"/>
              <w:left w:val="single" w:sz="4" w:space="0" w:color="auto"/>
              <w:bottom w:val="single" w:sz="4" w:space="0" w:color="auto"/>
              <w:right w:val="single" w:sz="4" w:space="0" w:color="auto"/>
            </w:tcBorders>
            <w:vAlign w:val="center"/>
            <w:hideMark/>
          </w:tcPr>
          <w:p w14:paraId="716BE10A" w14:textId="74C1D4F1" w:rsidR="001A5611" w:rsidRDefault="001A5611" w:rsidP="00E67492">
            <w:pPr>
              <w:spacing w:line="400" w:lineRule="exact"/>
              <w:ind w:firstLine="480"/>
              <w:rPr>
                <w:szCs w:val="21"/>
              </w:rPr>
            </w:pPr>
            <w:r>
              <w:rPr>
                <w:rFonts w:hint="eastAsia"/>
                <w:szCs w:val="21"/>
              </w:rPr>
              <w:t>错误</w:t>
            </w:r>
            <w:r>
              <w:rPr>
                <w:szCs w:val="21"/>
              </w:rPr>
              <w:t>的</w:t>
            </w:r>
            <w:r>
              <w:rPr>
                <w:rFonts w:hint="eastAsia"/>
                <w:szCs w:val="21"/>
              </w:rPr>
              <w:t>反向代理服务器网址的正则表达式</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2A534AB" w14:textId="35EEF2DC" w:rsidR="001A5611" w:rsidRDefault="001A5611" w:rsidP="00E67492">
            <w:pPr>
              <w:spacing w:line="400" w:lineRule="exact"/>
              <w:ind w:firstLine="480"/>
              <w:rPr>
                <w:szCs w:val="21"/>
              </w:rPr>
            </w:pPr>
            <w:r w:rsidRPr="00291E80">
              <w:rPr>
                <w:rFonts w:hint="eastAsia"/>
                <w:szCs w:val="21"/>
              </w:rPr>
              <w:t>用户输入</w:t>
            </w:r>
            <w:r>
              <w:rPr>
                <w:rFonts w:hint="eastAsia"/>
                <w:szCs w:val="21"/>
              </w:rPr>
              <w:t>错误</w:t>
            </w:r>
            <w:r>
              <w:rPr>
                <w:szCs w:val="21"/>
              </w:rPr>
              <w:t>的</w:t>
            </w:r>
            <w:r>
              <w:rPr>
                <w:rFonts w:hint="eastAsia"/>
                <w:szCs w:val="21"/>
              </w:rPr>
              <w:t>反向代理服务器</w:t>
            </w:r>
            <w:r w:rsidRPr="00291E80">
              <w:rPr>
                <w:rFonts w:hint="eastAsia"/>
                <w:szCs w:val="21"/>
              </w:rPr>
              <w:t>网址的正则表达式</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6E25DAA" w14:textId="0030CD56" w:rsidR="001A5611" w:rsidRPr="00291E80" w:rsidRDefault="001A5611" w:rsidP="00E67492">
            <w:pPr>
              <w:spacing w:line="400" w:lineRule="exact"/>
              <w:ind w:firstLine="480"/>
              <w:rPr>
                <w:szCs w:val="21"/>
              </w:rPr>
            </w:pPr>
            <w:r>
              <w:rPr>
                <w:rFonts w:hint="eastAsia"/>
                <w:szCs w:val="21"/>
              </w:rPr>
              <w:t>错误输入的提示信息</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52FF88E" w14:textId="47E283FB" w:rsidR="001A5611" w:rsidRDefault="001A5611" w:rsidP="00E67492">
            <w:pPr>
              <w:spacing w:line="400" w:lineRule="exact"/>
              <w:ind w:firstLine="480"/>
              <w:rPr>
                <w:szCs w:val="21"/>
              </w:rPr>
            </w:pPr>
            <w:r>
              <w:rPr>
                <w:rFonts w:hint="eastAsia"/>
                <w:szCs w:val="21"/>
              </w:rPr>
              <w:t>错误输入的提示信息</w:t>
            </w:r>
          </w:p>
        </w:tc>
      </w:tr>
    </w:tbl>
    <w:p w14:paraId="445B7EB3" w14:textId="77777777" w:rsidR="0001699C" w:rsidRDefault="0001699C" w:rsidP="0001699C">
      <w:pPr>
        <w:spacing w:line="400" w:lineRule="exact"/>
        <w:ind w:firstLine="480"/>
      </w:pPr>
    </w:p>
    <w:p w14:paraId="5330D50F" w14:textId="19903136" w:rsidR="00E903D9" w:rsidRDefault="00E903D9" w:rsidP="00E903D9">
      <w:pPr>
        <w:spacing w:line="400" w:lineRule="exact"/>
        <w:ind w:firstLine="480"/>
        <w:jc w:val="center"/>
      </w:pPr>
      <w:r>
        <w:rPr>
          <w:rFonts w:ascii="黑体" w:eastAsia="黑体" w:hAnsi="黑体" w:cs="黑体" w:hint="eastAsia"/>
        </w:rPr>
        <w:t>表</w:t>
      </w:r>
      <w:r>
        <w:t>5-3</w:t>
      </w:r>
      <w:r>
        <w:tab/>
      </w:r>
      <w:r>
        <w:rPr>
          <w:rFonts w:ascii="黑体" w:eastAsia="黑体" w:hAnsi="黑体" w:cs="黑体" w:hint="eastAsia"/>
        </w:rPr>
        <w:t>测试</w:t>
      </w:r>
      <w:r>
        <w:rPr>
          <w:rFonts w:eastAsia="黑体"/>
        </w:rPr>
        <w:t>02</w:t>
      </w:r>
      <w:r>
        <w:rPr>
          <w:rFonts w:ascii="黑体" w:eastAsia="黑体" w:hAnsi="黑体" w:cs="黑体" w:hint="eastAsia"/>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E903D9" w14:paraId="55B0100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36A8A07" w14:textId="77777777" w:rsidR="00E903D9" w:rsidRDefault="00E903D9" w:rsidP="00E67492">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93DDF65" w14:textId="77777777" w:rsidR="00E903D9" w:rsidRDefault="00E903D9" w:rsidP="00E67492">
            <w:pPr>
              <w:spacing w:line="400" w:lineRule="exact"/>
              <w:ind w:firstLine="480"/>
              <w:rPr>
                <w:szCs w:val="21"/>
              </w:rPr>
            </w:pPr>
            <w:r>
              <w:rPr>
                <w:szCs w:val="21"/>
              </w:rPr>
              <w:t>01</w:t>
            </w:r>
          </w:p>
        </w:tc>
      </w:tr>
      <w:tr w:rsidR="00E903D9" w14:paraId="4332CFC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E6339B3" w14:textId="77777777" w:rsidR="00E903D9" w:rsidRDefault="00E903D9" w:rsidP="00E67492">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FA97679" w14:textId="77777777" w:rsidR="00E903D9" w:rsidRDefault="00E903D9"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E903D9" w14:paraId="3984E16A"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590A1D" w14:textId="77777777" w:rsidR="00E903D9" w:rsidRDefault="00E903D9" w:rsidP="00E67492">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5E5BCB2" w14:textId="77777777" w:rsidR="00E903D9" w:rsidRDefault="00E903D9"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E903D9" w14:paraId="56DF787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9C876CD" w14:textId="77777777" w:rsidR="00E903D9" w:rsidRDefault="00E903D9" w:rsidP="00E67492">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A826166" w14:textId="77777777" w:rsidR="00E903D9" w:rsidRDefault="00E903D9" w:rsidP="00E67492">
            <w:pPr>
              <w:spacing w:line="400" w:lineRule="exact"/>
              <w:ind w:firstLine="480"/>
              <w:rPr>
                <w:szCs w:val="21"/>
              </w:rPr>
            </w:pPr>
            <w:r>
              <w:rPr>
                <w:rFonts w:hint="eastAsia"/>
                <w:szCs w:val="21"/>
              </w:rPr>
              <w:t>无</w:t>
            </w:r>
          </w:p>
        </w:tc>
      </w:tr>
      <w:tr w:rsidR="00E903D9" w14:paraId="261CA84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61D7B71" w14:textId="77777777" w:rsidR="00E903D9" w:rsidRDefault="00E903D9" w:rsidP="00E67492">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41594D0" w14:textId="77777777" w:rsidR="00E903D9" w:rsidRDefault="00E903D9" w:rsidP="00E67492">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AFAC595" w14:textId="77777777" w:rsidR="00E903D9" w:rsidRDefault="00E903D9" w:rsidP="00E67492">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17AACAF" w14:textId="77777777" w:rsidR="00E903D9" w:rsidRDefault="00E903D9" w:rsidP="00E67492">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A3FA152" w14:textId="77777777" w:rsidR="00E903D9" w:rsidRDefault="00E903D9" w:rsidP="00E67492">
            <w:pPr>
              <w:spacing w:line="400" w:lineRule="exact"/>
              <w:ind w:firstLine="482"/>
              <w:rPr>
                <w:b/>
                <w:bCs/>
                <w:szCs w:val="21"/>
              </w:rPr>
            </w:pPr>
            <w:r>
              <w:rPr>
                <w:rFonts w:hint="eastAsia"/>
                <w:b/>
                <w:bCs/>
                <w:szCs w:val="21"/>
              </w:rPr>
              <w:t>实际输出内容</w:t>
            </w:r>
          </w:p>
        </w:tc>
      </w:tr>
      <w:tr w:rsidR="00E903D9" w14:paraId="710B17B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47044F8" w14:textId="3647BC18" w:rsidR="00E903D9" w:rsidRDefault="00E903D9" w:rsidP="00E903D9">
            <w:pPr>
              <w:spacing w:line="400" w:lineRule="exact"/>
              <w:ind w:firstLine="480"/>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w:t>
            </w:r>
            <w:r w:rsidR="00E26490">
              <w:rPr>
                <w:rFonts w:hint="eastAsia"/>
                <w:szCs w:val="21"/>
              </w:rPr>
              <w:t>捕捉符合</w:t>
            </w:r>
            <w:r w:rsidR="00E26490">
              <w:rPr>
                <w:szCs w:val="21"/>
              </w:rPr>
              <w:t>网址</w:t>
            </w:r>
            <w:r w:rsidR="00E26490">
              <w:rPr>
                <w:rFonts w:hint="eastAsia"/>
                <w:szCs w:val="21"/>
              </w:rPr>
              <w:t>正则表达式</w:t>
            </w:r>
            <w:r w:rsidR="00E214F9">
              <w:rPr>
                <w:rFonts w:hint="eastAsia"/>
                <w:szCs w:val="21"/>
              </w:rPr>
              <w:t>的</w:t>
            </w:r>
            <w:r w:rsidR="00E26490">
              <w:rPr>
                <w:szCs w:val="21"/>
              </w:rPr>
              <w:t>请求</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212B921" w14:textId="14EE0B0B" w:rsidR="00E903D9" w:rsidRDefault="00E214F9" w:rsidP="00E67492">
            <w:pPr>
              <w:spacing w:line="400" w:lineRule="exact"/>
              <w:ind w:firstLine="480"/>
              <w:rPr>
                <w:szCs w:val="21"/>
              </w:rPr>
            </w:pPr>
            <w:r>
              <w:rPr>
                <w:rFonts w:hint="eastAsia"/>
                <w:szCs w:val="21"/>
              </w:rPr>
              <w:t>输入</w:t>
            </w:r>
            <w:proofErr w:type="gramStart"/>
            <w:r>
              <w:rPr>
                <w:szCs w:val="21"/>
              </w:rPr>
              <w:t>”</w:t>
            </w:r>
            <w:proofErr w:type="gramEnd"/>
            <w:r>
              <w:rPr>
                <w:szCs w:val="21"/>
              </w:rPr>
              <w:t>http://127.0.0.1/a/a.html”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3551B6E" w14:textId="006D029C" w:rsidR="00E903D9" w:rsidRDefault="00E214F9" w:rsidP="00E214F9">
            <w:pPr>
              <w:spacing w:line="400" w:lineRule="exact"/>
              <w:ind w:firstLine="480"/>
              <w:rPr>
                <w:szCs w:val="21"/>
              </w:rPr>
            </w:pPr>
            <w:r>
              <w:rPr>
                <w:rFonts w:hint="eastAsia"/>
                <w:szCs w:val="21"/>
              </w:rPr>
              <w:t>用户</w:t>
            </w:r>
            <w:r w:rsidR="00CF298E">
              <w:rPr>
                <w:rFonts w:hint="eastAsia"/>
                <w:szCs w:val="21"/>
              </w:rPr>
              <w:t>在</w:t>
            </w:r>
            <w:r w:rsidR="00CF298E">
              <w:rPr>
                <w:szCs w:val="21"/>
              </w:rPr>
              <w:t>地址栏手动</w:t>
            </w:r>
            <w:r>
              <w:rPr>
                <w:rFonts w:hint="eastAsia"/>
                <w:szCs w:val="21"/>
              </w:rPr>
              <w:t>输入</w:t>
            </w:r>
            <w:r>
              <w:rPr>
                <w:szCs w:val="21"/>
              </w:rPr>
              <w:t>请求网址</w:t>
            </w:r>
            <w:r w:rsidR="00A26835">
              <w:rPr>
                <w:rFonts w:hint="eastAsia"/>
                <w:szCs w:val="21"/>
              </w:rPr>
              <w:t>发起请求</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30A08C6" w14:textId="1A875918" w:rsidR="00E903D9" w:rsidRPr="00291E80" w:rsidRDefault="00E214F9" w:rsidP="00E67492">
            <w:pPr>
              <w:spacing w:line="400" w:lineRule="exact"/>
              <w:ind w:firstLine="480"/>
              <w:rPr>
                <w:szCs w:val="21"/>
              </w:rPr>
            </w:pPr>
            <w:r>
              <w:rPr>
                <w:rFonts w:hint="eastAsia"/>
                <w:szCs w:val="21"/>
              </w:rPr>
              <w:t>浏览器扩展</w:t>
            </w:r>
            <w:r>
              <w:rPr>
                <w:szCs w:val="21"/>
              </w:rPr>
              <w:t>“protect”</w:t>
            </w:r>
            <w:r>
              <w:rPr>
                <w:rFonts w:hint="eastAsia"/>
                <w:szCs w:val="21"/>
              </w:rPr>
              <w:t>拦截</w:t>
            </w:r>
            <w:r>
              <w:rPr>
                <w:szCs w:val="21"/>
              </w:rPr>
              <w:t>请求，在控制台输出拦截网址</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2FF8E84" w14:textId="0DE8AA51" w:rsidR="00E903D9" w:rsidRDefault="00E214F9" w:rsidP="00E67492">
            <w:pPr>
              <w:spacing w:line="400" w:lineRule="exact"/>
              <w:ind w:firstLine="480"/>
              <w:rPr>
                <w:szCs w:val="21"/>
              </w:rPr>
            </w:pPr>
            <w:r>
              <w:rPr>
                <w:szCs w:val="21"/>
              </w:rPr>
              <w:t>在控制台输出拦截网址</w:t>
            </w:r>
          </w:p>
        </w:tc>
      </w:tr>
    </w:tbl>
    <w:p w14:paraId="6CA00D73" w14:textId="77777777" w:rsidR="00E903D9" w:rsidRDefault="00E903D9"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8245EE" w14:paraId="068F580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2B90298" w14:textId="77777777" w:rsidR="008245EE" w:rsidRDefault="008245EE" w:rsidP="00E67492">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EA54D32" w14:textId="77777777" w:rsidR="008245EE" w:rsidRDefault="008245EE" w:rsidP="00E67492">
            <w:pPr>
              <w:spacing w:line="400" w:lineRule="exact"/>
              <w:ind w:firstLine="480"/>
              <w:rPr>
                <w:szCs w:val="21"/>
              </w:rPr>
            </w:pPr>
            <w:r>
              <w:rPr>
                <w:szCs w:val="21"/>
              </w:rPr>
              <w:t>01</w:t>
            </w:r>
          </w:p>
        </w:tc>
      </w:tr>
      <w:tr w:rsidR="008245EE" w14:paraId="741B0BA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43198E1" w14:textId="77777777" w:rsidR="008245EE" w:rsidRDefault="008245EE" w:rsidP="00E67492">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DC2C562" w14:textId="77777777" w:rsidR="008245EE" w:rsidRDefault="008245EE"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8245EE" w14:paraId="54C92FBB"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C9BEC33" w14:textId="77777777" w:rsidR="008245EE" w:rsidRDefault="008245EE" w:rsidP="00E67492">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4C14037" w14:textId="77777777" w:rsidR="008245EE" w:rsidRDefault="008245EE"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8245EE" w14:paraId="20526639"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5390A26" w14:textId="77777777" w:rsidR="008245EE" w:rsidRDefault="008245EE" w:rsidP="00E67492">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8473F41" w14:textId="77777777" w:rsidR="008245EE" w:rsidRDefault="008245EE" w:rsidP="00E67492">
            <w:pPr>
              <w:spacing w:line="400" w:lineRule="exact"/>
              <w:ind w:firstLine="480"/>
              <w:rPr>
                <w:szCs w:val="21"/>
              </w:rPr>
            </w:pPr>
            <w:r>
              <w:rPr>
                <w:rFonts w:hint="eastAsia"/>
                <w:szCs w:val="21"/>
              </w:rPr>
              <w:t>无</w:t>
            </w:r>
          </w:p>
        </w:tc>
      </w:tr>
      <w:tr w:rsidR="008245EE" w14:paraId="724D67A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42868BC" w14:textId="77777777" w:rsidR="008245EE" w:rsidRDefault="008245EE" w:rsidP="00E67492">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D46A778" w14:textId="77777777" w:rsidR="008245EE" w:rsidRDefault="008245EE" w:rsidP="00E67492">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A93A91E" w14:textId="77777777" w:rsidR="008245EE" w:rsidRDefault="008245EE" w:rsidP="00E67492">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DCBCDED" w14:textId="77777777" w:rsidR="008245EE" w:rsidRDefault="008245EE" w:rsidP="00E67492">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EA7B166" w14:textId="77777777" w:rsidR="008245EE" w:rsidRDefault="008245EE" w:rsidP="00E67492">
            <w:pPr>
              <w:spacing w:line="400" w:lineRule="exact"/>
              <w:ind w:firstLine="482"/>
              <w:rPr>
                <w:b/>
                <w:bCs/>
                <w:szCs w:val="21"/>
              </w:rPr>
            </w:pPr>
            <w:r>
              <w:rPr>
                <w:rFonts w:hint="eastAsia"/>
                <w:b/>
                <w:bCs/>
                <w:szCs w:val="21"/>
              </w:rPr>
              <w:t>实际输出内容</w:t>
            </w:r>
          </w:p>
        </w:tc>
      </w:tr>
      <w:tr w:rsidR="008245EE" w14:paraId="7B5B749E"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E8E4417" w14:textId="05E047D9" w:rsidR="008245EE" w:rsidRDefault="008245EE" w:rsidP="00E67492">
            <w:pPr>
              <w:spacing w:line="400" w:lineRule="exact"/>
              <w:ind w:firstLine="480"/>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w:t>
            </w:r>
            <w:r>
              <w:rPr>
                <w:rFonts w:hint="eastAsia"/>
                <w:szCs w:val="21"/>
              </w:rPr>
              <w:t>在符合</w:t>
            </w:r>
            <w:r>
              <w:rPr>
                <w:szCs w:val="21"/>
              </w:rPr>
              <w:t>网址</w:t>
            </w:r>
            <w:r>
              <w:rPr>
                <w:rFonts w:hint="eastAsia"/>
                <w:szCs w:val="21"/>
              </w:rPr>
              <w:t>正则表达式的</w:t>
            </w:r>
            <w:r>
              <w:rPr>
                <w:szCs w:val="21"/>
              </w:rPr>
              <w:t>请求</w:t>
            </w:r>
            <w:r>
              <w:rPr>
                <w:rFonts w:hint="eastAsia"/>
                <w:szCs w:val="21"/>
              </w:rPr>
              <w:t>后</w:t>
            </w:r>
            <w:r>
              <w:rPr>
                <w:szCs w:val="21"/>
              </w:rPr>
              <w:t>添加</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2D6F8B3" w14:textId="77777777" w:rsidR="008245EE" w:rsidRDefault="008245EE" w:rsidP="00E67492">
            <w:pPr>
              <w:spacing w:line="400" w:lineRule="exact"/>
              <w:ind w:firstLine="480"/>
              <w:rPr>
                <w:szCs w:val="21"/>
              </w:rPr>
            </w:pPr>
            <w:r>
              <w:rPr>
                <w:rFonts w:hint="eastAsia"/>
                <w:szCs w:val="21"/>
              </w:rPr>
              <w:t>输入</w:t>
            </w:r>
            <w:proofErr w:type="gramStart"/>
            <w:r>
              <w:rPr>
                <w:szCs w:val="21"/>
              </w:rPr>
              <w:t>”</w:t>
            </w:r>
            <w:proofErr w:type="gramEnd"/>
            <w:r>
              <w:rPr>
                <w:szCs w:val="21"/>
              </w:rPr>
              <w:t>http://127.0.0.1/a/a.html”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C0FDCC5" w14:textId="77777777" w:rsidR="008245EE" w:rsidRDefault="008245EE" w:rsidP="00E67492">
            <w:pPr>
              <w:spacing w:line="400" w:lineRule="exact"/>
              <w:ind w:firstLine="480"/>
              <w:rPr>
                <w:szCs w:val="21"/>
              </w:rPr>
            </w:pPr>
            <w:r>
              <w:rPr>
                <w:rFonts w:hint="eastAsia"/>
                <w:szCs w:val="21"/>
              </w:rPr>
              <w:t>用户输入</w:t>
            </w:r>
            <w:r>
              <w:rPr>
                <w:szCs w:val="21"/>
              </w:rPr>
              <w:t>请求网址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7954111" w14:textId="40C0BF8E" w:rsidR="008245EE" w:rsidRPr="00291E80" w:rsidRDefault="008245EE" w:rsidP="008245EE">
            <w:pPr>
              <w:spacing w:line="400" w:lineRule="exact"/>
              <w:ind w:firstLine="480"/>
              <w:rPr>
                <w:szCs w:val="21"/>
              </w:rPr>
            </w:pPr>
            <w:r>
              <w:rPr>
                <w:rFonts w:hint="eastAsia"/>
                <w:szCs w:val="21"/>
              </w:rPr>
              <w:t>浏览器扩展</w:t>
            </w:r>
            <w:r>
              <w:rPr>
                <w:szCs w:val="21"/>
              </w:rPr>
              <w:t>“protect”</w:t>
            </w:r>
            <w:r>
              <w:rPr>
                <w:rFonts w:hint="eastAsia"/>
                <w:szCs w:val="21"/>
              </w:rPr>
              <w:t>拦截</w:t>
            </w:r>
            <w:r>
              <w:rPr>
                <w:szCs w:val="21"/>
              </w:rPr>
              <w:t>请求，</w:t>
            </w:r>
            <w:r>
              <w:rPr>
                <w:rFonts w:hint="eastAsia"/>
                <w:szCs w:val="21"/>
              </w:rPr>
              <w:t>在</w:t>
            </w:r>
            <w:r>
              <w:rPr>
                <w:szCs w:val="21"/>
              </w:rPr>
              <w:t>控制台输出</w:t>
            </w:r>
            <w:r>
              <w:rPr>
                <w:rFonts w:hint="eastAsia"/>
                <w:szCs w:val="21"/>
              </w:rPr>
              <w:t>添加</w:t>
            </w:r>
            <w:r>
              <w:rPr>
                <w:szCs w:val="21"/>
              </w:rPr>
              <w:t>ID</w:t>
            </w:r>
            <w:r>
              <w:rPr>
                <w:szCs w:val="21"/>
              </w:rPr>
              <w:t>后新的</w:t>
            </w:r>
            <w:r>
              <w:rPr>
                <w:rFonts w:hint="eastAsia"/>
                <w:szCs w:val="21"/>
              </w:rPr>
              <w:t>URL</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3EDF84D" w14:textId="6EEDC8CE" w:rsidR="008245EE" w:rsidRDefault="008245EE" w:rsidP="00E67492">
            <w:pPr>
              <w:spacing w:line="400" w:lineRule="exact"/>
              <w:ind w:firstLine="480"/>
              <w:rPr>
                <w:szCs w:val="21"/>
              </w:rPr>
            </w:pPr>
            <w:r>
              <w:rPr>
                <w:rFonts w:hint="eastAsia"/>
                <w:szCs w:val="21"/>
              </w:rPr>
              <w:t>在</w:t>
            </w:r>
            <w:r>
              <w:rPr>
                <w:szCs w:val="21"/>
              </w:rPr>
              <w:t>控制台输出</w:t>
            </w:r>
            <w:r>
              <w:rPr>
                <w:rFonts w:hint="eastAsia"/>
                <w:szCs w:val="21"/>
              </w:rPr>
              <w:t>添加</w:t>
            </w:r>
            <w:r>
              <w:rPr>
                <w:szCs w:val="21"/>
              </w:rPr>
              <w:t>ID</w:t>
            </w:r>
            <w:r>
              <w:rPr>
                <w:szCs w:val="21"/>
              </w:rPr>
              <w:t>后新的</w:t>
            </w:r>
            <w:r>
              <w:rPr>
                <w:rFonts w:hint="eastAsia"/>
                <w:szCs w:val="21"/>
              </w:rPr>
              <w:t>URL</w:t>
            </w:r>
          </w:p>
        </w:tc>
      </w:tr>
    </w:tbl>
    <w:p w14:paraId="1B1F16C3" w14:textId="77777777" w:rsidR="008245EE" w:rsidRDefault="008245EE"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90155C" w14:paraId="33E72B2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8AC422D" w14:textId="77777777" w:rsidR="0090155C" w:rsidRDefault="0090155C" w:rsidP="00E67492">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373934F" w14:textId="77777777" w:rsidR="0090155C" w:rsidRDefault="0090155C" w:rsidP="00E67492">
            <w:pPr>
              <w:spacing w:line="400" w:lineRule="exact"/>
              <w:ind w:firstLine="480"/>
              <w:rPr>
                <w:szCs w:val="21"/>
              </w:rPr>
            </w:pPr>
            <w:r>
              <w:rPr>
                <w:szCs w:val="21"/>
              </w:rPr>
              <w:t>01</w:t>
            </w:r>
          </w:p>
        </w:tc>
      </w:tr>
      <w:tr w:rsidR="0090155C" w14:paraId="11330050"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66FF8FF" w14:textId="77777777" w:rsidR="0090155C" w:rsidRDefault="0090155C" w:rsidP="00E67492">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0B02973" w14:textId="77777777" w:rsidR="0090155C" w:rsidRDefault="0090155C"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90155C" w14:paraId="72D9602B"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C9FC73D" w14:textId="77777777" w:rsidR="0090155C" w:rsidRDefault="0090155C" w:rsidP="00E67492">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AB689E" w14:textId="77777777" w:rsidR="0090155C" w:rsidRDefault="0090155C"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90155C" w14:paraId="6EF93D9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84B4B9B" w14:textId="77777777" w:rsidR="0090155C" w:rsidRDefault="0090155C" w:rsidP="00E67492">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BA04810" w14:textId="77777777" w:rsidR="0090155C" w:rsidRDefault="0090155C" w:rsidP="00E67492">
            <w:pPr>
              <w:spacing w:line="400" w:lineRule="exact"/>
              <w:ind w:firstLine="480"/>
              <w:rPr>
                <w:szCs w:val="21"/>
              </w:rPr>
            </w:pPr>
            <w:r>
              <w:rPr>
                <w:rFonts w:hint="eastAsia"/>
                <w:szCs w:val="21"/>
              </w:rPr>
              <w:t>无</w:t>
            </w:r>
          </w:p>
        </w:tc>
      </w:tr>
      <w:tr w:rsidR="0090155C" w14:paraId="6250986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ABDABE4" w14:textId="77777777" w:rsidR="0090155C" w:rsidRDefault="0090155C" w:rsidP="00E67492">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09782D69" w14:textId="77777777" w:rsidR="0090155C" w:rsidRDefault="0090155C" w:rsidP="00E67492">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6272D7FB" w14:textId="77777777" w:rsidR="0090155C" w:rsidRDefault="0090155C" w:rsidP="00E67492">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AD492EB" w14:textId="77777777" w:rsidR="0090155C" w:rsidRDefault="0090155C" w:rsidP="00E67492">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815404C" w14:textId="77777777" w:rsidR="0090155C" w:rsidRDefault="0090155C" w:rsidP="00E67492">
            <w:pPr>
              <w:spacing w:line="400" w:lineRule="exact"/>
              <w:ind w:firstLine="482"/>
              <w:rPr>
                <w:b/>
                <w:bCs/>
                <w:szCs w:val="21"/>
              </w:rPr>
            </w:pPr>
            <w:r>
              <w:rPr>
                <w:rFonts w:hint="eastAsia"/>
                <w:b/>
                <w:bCs/>
                <w:szCs w:val="21"/>
              </w:rPr>
              <w:t>实际输出内容</w:t>
            </w:r>
          </w:p>
        </w:tc>
      </w:tr>
      <w:tr w:rsidR="0090155C" w14:paraId="59F032F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8F447F7" w14:textId="443085E4" w:rsidR="0090155C" w:rsidRDefault="0090155C" w:rsidP="0090155C">
            <w:pPr>
              <w:spacing w:line="400" w:lineRule="exact"/>
              <w:ind w:firstLine="480"/>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w:t>
            </w:r>
            <w:r>
              <w:rPr>
                <w:rFonts w:hint="eastAsia"/>
                <w:szCs w:val="21"/>
              </w:rPr>
              <w:t>重定向</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E79BBAD" w14:textId="77777777" w:rsidR="0090155C" w:rsidRDefault="0090155C" w:rsidP="00E67492">
            <w:pPr>
              <w:spacing w:line="400" w:lineRule="exact"/>
              <w:ind w:firstLine="480"/>
              <w:rPr>
                <w:szCs w:val="21"/>
              </w:rPr>
            </w:pPr>
            <w:r>
              <w:rPr>
                <w:rFonts w:hint="eastAsia"/>
                <w:szCs w:val="21"/>
              </w:rPr>
              <w:t>输入</w:t>
            </w:r>
            <w:proofErr w:type="gramStart"/>
            <w:r>
              <w:rPr>
                <w:szCs w:val="21"/>
              </w:rPr>
              <w:t>”</w:t>
            </w:r>
            <w:proofErr w:type="gramEnd"/>
            <w:r>
              <w:rPr>
                <w:szCs w:val="21"/>
              </w:rPr>
              <w:t>http://127.0.0.1/a/a.html”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F21B9BB" w14:textId="77777777" w:rsidR="0090155C" w:rsidRDefault="0090155C" w:rsidP="00E67492">
            <w:pPr>
              <w:spacing w:line="400" w:lineRule="exact"/>
              <w:ind w:firstLine="480"/>
              <w:rPr>
                <w:szCs w:val="21"/>
              </w:rPr>
            </w:pPr>
            <w:r>
              <w:rPr>
                <w:rFonts w:hint="eastAsia"/>
                <w:szCs w:val="21"/>
              </w:rPr>
              <w:t>用户输入</w:t>
            </w:r>
            <w:r>
              <w:rPr>
                <w:szCs w:val="21"/>
              </w:rPr>
              <w:t>请求网址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BDF2BA0" w14:textId="3FDFCDF3" w:rsidR="0090155C" w:rsidRPr="00291E80" w:rsidRDefault="0090155C" w:rsidP="0090155C">
            <w:pPr>
              <w:spacing w:line="400" w:lineRule="exact"/>
              <w:ind w:firstLine="480"/>
              <w:rPr>
                <w:szCs w:val="21"/>
              </w:rPr>
            </w:pPr>
            <w:r>
              <w:rPr>
                <w:rFonts w:hint="eastAsia"/>
                <w:szCs w:val="21"/>
              </w:rPr>
              <w:t>浏览器</w:t>
            </w:r>
            <w:r>
              <w:rPr>
                <w:szCs w:val="21"/>
              </w:rPr>
              <w:t>扩展</w:t>
            </w:r>
            <w:r>
              <w:rPr>
                <w:szCs w:val="21"/>
              </w:rPr>
              <w:t>“protect”</w:t>
            </w:r>
            <w:r>
              <w:rPr>
                <w:rFonts w:hint="eastAsia"/>
                <w:szCs w:val="21"/>
              </w:rPr>
              <w:t>后台</w:t>
            </w:r>
            <w:r>
              <w:rPr>
                <w:szCs w:val="21"/>
              </w:rPr>
              <w:t>重定向</w:t>
            </w:r>
            <w:r>
              <w:rPr>
                <w:rFonts w:hint="eastAsia"/>
                <w:szCs w:val="21"/>
              </w:rPr>
              <w:t>请求</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B997A28" w14:textId="3978821F" w:rsidR="0090155C" w:rsidRDefault="0090155C" w:rsidP="00E67492">
            <w:pPr>
              <w:spacing w:line="400" w:lineRule="exact"/>
              <w:ind w:firstLine="480"/>
              <w:rPr>
                <w:szCs w:val="21"/>
              </w:rPr>
            </w:pPr>
            <w:r>
              <w:rPr>
                <w:szCs w:val="21"/>
              </w:rPr>
              <w:t>重定向</w:t>
            </w:r>
            <w:r>
              <w:rPr>
                <w:rFonts w:hint="eastAsia"/>
                <w:szCs w:val="21"/>
              </w:rPr>
              <w:t>请求</w:t>
            </w:r>
          </w:p>
        </w:tc>
      </w:tr>
    </w:tbl>
    <w:p w14:paraId="4487CC0F" w14:textId="77777777" w:rsidR="0090155C" w:rsidRDefault="0090155C"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40680" w14:paraId="4B769B17"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DF3A00D" w14:textId="77777777" w:rsidR="00040680" w:rsidRDefault="00040680" w:rsidP="00E67492">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64FB8EF" w14:textId="77777777" w:rsidR="00040680" w:rsidRDefault="00040680" w:rsidP="00E67492">
            <w:pPr>
              <w:spacing w:line="400" w:lineRule="exact"/>
              <w:ind w:firstLine="480"/>
              <w:rPr>
                <w:szCs w:val="21"/>
              </w:rPr>
            </w:pPr>
            <w:r>
              <w:rPr>
                <w:szCs w:val="21"/>
              </w:rPr>
              <w:t>01</w:t>
            </w:r>
          </w:p>
        </w:tc>
      </w:tr>
      <w:tr w:rsidR="00040680" w14:paraId="42DEBB0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0289B46" w14:textId="77777777" w:rsidR="00040680" w:rsidRDefault="00040680" w:rsidP="00E67492">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0D97EB5" w14:textId="77777777" w:rsidR="00040680" w:rsidRDefault="00040680"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040680" w14:paraId="6B4E9D3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5B9A3C7" w14:textId="77777777" w:rsidR="00040680" w:rsidRDefault="00040680" w:rsidP="00E67492">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DCCF7E2" w14:textId="77777777" w:rsidR="00040680" w:rsidRDefault="00040680"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040680" w14:paraId="738EBE6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F1905C" w14:textId="77777777" w:rsidR="00040680" w:rsidRDefault="00040680" w:rsidP="00E67492">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B3BE360" w14:textId="77777777" w:rsidR="00040680" w:rsidRDefault="00040680" w:rsidP="00E67492">
            <w:pPr>
              <w:spacing w:line="400" w:lineRule="exact"/>
              <w:ind w:firstLine="480"/>
              <w:rPr>
                <w:szCs w:val="21"/>
              </w:rPr>
            </w:pPr>
            <w:r>
              <w:rPr>
                <w:rFonts w:hint="eastAsia"/>
                <w:szCs w:val="21"/>
              </w:rPr>
              <w:t>无</w:t>
            </w:r>
          </w:p>
        </w:tc>
      </w:tr>
      <w:tr w:rsidR="00040680" w14:paraId="70E1D84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62C52CF" w14:textId="77777777" w:rsidR="00040680" w:rsidRDefault="00040680" w:rsidP="00E67492">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D71A8BD" w14:textId="77777777" w:rsidR="00040680" w:rsidRDefault="00040680" w:rsidP="00E67492">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C6336D2" w14:textId="77777777" w:rsidR="00040680" w:rsidRDefault="00040680" w:rsidP="00E67492">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53B002B" w14:textId="77777777" w:rsidR="00040680" w:rsidRDefault="00040680" w:rsidP="00E67492">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382180F" w14:textId="77777777" w:rsidR="00040680" w:rsidRDefault="00040680" w:rsidP="00E67492">
            <w:pPr>
              <w:spacing w:line="400" w:lineRule="exact"/>
              <w:ind w:firstLine="482"/>
              <w:rPr>
                <w:b/>
                <w:bCs/>
                <w:szCs w:val="21"/>
              </w:rPr>
            </w:pPr>
            <w:r>
              <w:rPr>
                <w:rFonts w:hint="eastAsia"/>
                <w:b/>
                <w:bCs/>
                <w:szCs w:val="21"/>
              </w:rPr>
              <w:t>实际输出内容</w:t>
            </w:r>
          </w:p>
        </w:tc>
      </w:tr>
      <w:tr w:rsidR="00040680" w14:paraId="1C893E35"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3322988" w14:textId="2EFC1A8C" w:rsidR="00040680" w:rsidRDefault="00040680" w:rsidP="00040680">
            <w:pPr>
              <w:spacing w:line="400" w:lineRule="exact"/>
              <w:ind w:firstLine="480"/>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w:t>
            </w:r>
            <w:r w:rsidR="00E67492">
              <w:rPr>
                <w:rFonts w:hint="eastAsia"/>
                <w:szCs w:val="21"/>
              </w:rPr>
              <w:t>的</w:t>
            </w:r>
            <w:r w:rsidR="00E67492">
              <w:rPr>
                <w:rFonts w:hint="eastAsia"/>
                <w:szCs w:val="21"/>
              </w:rPr>
              <w:t>Content</w:t>
            </w:r>
            <w:r w:rsidR="00E67492">
              <w:rPr>
                <w:szCs w:val="21"/>
              </w:rPr>
              <w:t>Script</w:t>
            </w:r>
            <w:r>
              <w:rPr>
                <w:rFonts w:hint="eastAsia"/>
                <w:szCs w:val="21"/>
              </w:rPr>
              <w:t>从响应</w:t>
            </w:r>
            <w:r>
              <w:rPr>
                <w:szCs w:val="21"/>
              </w:rPr>
              <w:t>页面获得</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66FF9E2" w14:textId="5B91EB24" w:rsidR="00040680" w:rsidRDefault="00040680" w:rsidP="00E67492">
            <w:pPr>
              <w:spacing w:line="400" w:lineRule="exact"/>
              <w:ind w:firstLine="480"/>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0D224C7" w14:textId="51F62B60" w:rsidR="00040680" w:rsidRDefault="00040680" w:rsidP="00E67492">
            <w:pPr>
              <w:spacing w:line="400" w:lineRule="exact"/>
              <w:ind w:firstLine="480"/>
              <w:rPr>
                <w:szCs w:val="21"/>
              </w:rPr>
            </w:pPr>
            <w:r>
              <w:rPr>
                <w:rFonts w:hint="eastAsia"/>
                <w:szCs w:val="21"/>
              </w:rPr>
              <w:t>收到</w:t>
            </w:r>
            <w:r>
              <w:rPr>
                <w:szCs w:val="21"/>
              </w:rPr>
              <w:t>方向代理服务器的响应页面</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8D99952" w14:textId="0E238BCF" w:rsidR="00040680" w:rsidRPr="00291E80" w:rsidRDefault="00040680" w:rsidP="00E67492">
            <w:pPr>
              <w:spacing w:line="400" w:lineRule="exact"/>
              <w:ind w:firstLine="480"/>
              <w:rPr>
                <w:szCs w:val="21"/>
              </w:rPr>
            </w:pPr>
            <w:r>
              <w:rPr>
                <w:rFonts w:hint="eastAsia"/>
                <w:szCs w:val="21"/>
              </w:rPr>
              <w:t>从页面</w:t>
            </w:r>
            <w:r>
              <w:rPr>
                <w:szCs w:val="21"/>
              </w:rPr>
              <w:t>获得</w:t>
            </w:r>
            <w:r>
              <w:rPr>
                <w:rFonts w:hint="eastAsia"/>
                <w:szCs w:val="21"/>
              </w:rPr>
              <w:t>hxID</w:t>
            </w:r>
            <w:r>
              <w:rPr>
                <w:rFonts w:hint="eastAsia"/>
                <w:szCs w:val="21"/>
              </w:rPr>
              <w:t>，</w:t>
            </w:r>
            <w:r>
              <w:rPr>
                <w:szCs w:val="21"/>
              </w:rPr>
              <w:t>在</w:t>
            </w:r>
            <w:r w:rsidR="00955B3E">
              <w:rPr>
                <w:rFonts w:hint="eastAsia"/>
                <w:szCs w:val="21"/>
              </w:rPr>
              <w:t>浏览器扩展</w:t>
            </w:r>
            <w:proofErr w:type="gramStart"/>
            <w:r w:rsidR="00955B3E">
              <w:rPr>
                <w:szCs w:val="21"/>
              </w:rPr>
              <w:t>”</w:t>
            </w:r>
            <w:proofErr w:type="gramEnd"/>
            <w:r w:rsidR="00955B3E">
              <w:rPr>
                <w:szCs w:val="21"/>
              </w:rPr>
              <w:t>protect</w:t>
            </w:r>
            <w:proofErr w:type="gramStart"/>
            <w:r w:rsidR="00955B3E">
              <w:rPr>
                <w:szCs w:val="21"/>
              </w:rPr>
              <w:t>”</w:t>
            </w:r>
            <w:proofErr w:type="gramEnd"/>
            <w:r w:rsidR="00955B3E">
              <w:rPr>
                <w:rFonts w:hint="eastAsia"/>
                <w:szCs w:val="21"/>
              </w:rPr>
              <w:t>的</w:t>
            </w:r>
            <w:r w:rsidR="00955B3E">
              <w:rPr>
                <w:szCs w:val="21"/>
              </w:rPr>
              <w:t>ContentScript</w:t>
            </w:r>
            <w:r>
              <w:rPr>
                <w:szCs w:val="21"/>
              </w:rPr>
              <w:t>控制台输出</w:t>
            </w:r>
            <w:r w:rsidR="00A520B7">
              <w:rPr>
                <w:rFonts w:hint="eastAsia"/>
                <w:szCs w:val="21"/>
              </w:rPr>
              <w:t>ID</w:t>
            </w:r>
            <w:r>
              <w:rPr>
                <w:rFonts w:hint="eastAsia"/>
                <w:szCs w:val="21"/>
              </w:rPr>
              <w:t>查看</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EDBAD04" w14:textId="6B920A51" w:rsidR="00040680" w:rsidRDefault="00A520B7" w:rsidP="00E67492">
            <w:pPr>
              <w:spacing w:line="400" w:lineRule="exact"/>
              <w:ind w:firstLine="480"/>
              <w:rPr>
                <w:szCs w:val="21"/>
              </w:rPr>
            </w:pPr>
            <w:r>
              <w:rPr>
                <w:szCs w:val="21"/>
              </w:rPr>
              <w:t>控制台输出</w:t>
            </w:r>
            <w:r>
              <w:rPr>
                <w:rFonts w:hint="eastAsia"/>
                <w:szCs w:val="21"/>
              </w:rPr>
              <w:t>ID</w:t>
            </w:r>
            <w:r>
              <w:rPr>
                <w:rFonts w:hint="eastAsia"/>
                <w:szCs w:val="21"/>
              </w:rPr>
              <w:t>查看</w:t>
            </w:r>
          </w:p>
        </w:tc>
      </w:tr>
    </w:tbl>
    <w:p w14:paraId="3C68723F" w14:textId="77777777" w:rsidR="00040680" w:rsidRDefault="00040680"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E67492" w14:paraId="44D6321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CB27035" w14:textId="77777777" w:rsidR="00E67492" w:rsidRDefault="00E67492" w:rsidP="00E67492">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48747B1" w14:textId="77777777" w:rsidR="00E67492" w:rsidRDefault="00E67492" w:rsidP="00E67492">
            <w:pPr>
              <w:spacing w:line="400" w:lineRule="exact"/>
              <w:ind w:firstLine="480"/>
              <w:rPr>
                <w:szCs w:val="21"/>
              </w:rPr>
            </w:pPr>
            <w:r>
              <w:rPr>
                <w:szCs w:val="21"/>
              </w:rPr>
              <w:t>01</w:t>
            </w:r>
          </w:p>
        </w:tc>
      </w:tr>
      <w:tr w:rsidR="00E67492" w14:paraId="7175562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84D29B8" w14:textId="77777777" w:rsidR="00E67492" w:rsidRDefault="00E67492" w:rsidP="00E67492">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34677F8" w14:textId="77777777" w:rsidR="00E67492" w:rsidRDefault="00E67492" w:rsidP="00E67492">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E67492" w14:paraId="265196E4"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77407B" w14:textId="77777777" w:rsidR="00E67492" w:rsidRDefault="00E67492" w:rsidP="00E67492">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2F18394" w14:textId="77777777" w:rsidR="00E67492" w:rsidRDefault="00E67492" w:rsidP="00E67492">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E67492" w14:paraId="03BB27B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3165F4E" w14:textId="77777777" w:rsidR="00E67492" w:rsidRDefault="00E67492" w:rsidP="00E67492">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52E8D6" w14:textId="77777777" w:rsidR="00E67492" w:rsidRDefault="00E67492" w:rsidP="00E67492">
            <w:pPr>
              <w:spacing w:line="400" w:lineRule="exact"/>
              <w:ind w:firstLine="480"/>
              <w:rPr>
                <w:szCs w:val="21"/>
              </w:rPr>
            </w:pPr>
            <w:r>
              <w:rPr>
                <w:rFonts w:hint="eastAsia"/>
                <w:szCs w:val="21"/>
              </w:rPr>
              <w:t>无</w:t>
            </w:r>
          </w:p>
        </w:tc>
      </w:tr>
      <w:tr w:rsidR="00E67492" w14:paraId="349E8965"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F0813C" w14:textId="77777777" w:rsidR="00E67492" w:rsidRDefault="00E67492" w:rsidP="00E67492">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E9AB323" w14:textId="77777777" w:rsidR="00E67492" w:rsidRDefault="00E67492" w:rsidP="00E67492">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FD7257A" w14:textId="77777777" w:rsidR="00E67492" w:rsidRDefault="00E67492" w:rsidP="00E67492">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BC5720B" w14:textId="77777777" w:rsidR="00E67492" w:rsidRDefault="00E67492" w:rsidP="00E67492">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0B4D6BC" w14:textId="77777777" w:rsidR="00E67492" w:rsidRDefault="00E67492" w:rsidP="00E67492">
            <w:pPr>
              <w:spacing w:line="400" w:lineRule="exact"/>
              <w:ind w:firstLine="482"/>
              <w:rPr>
                <w:b/>
                <w:bCs/>
                <w:szCs w:val="21"/>
              </w:rPr>
            </w:pPr>
            <w:r>
              <w:rPr>
                <w:rFonts w:hint="eastAsia"/>
                <w:b/>
                <w:bCs/>
                <w:szCs w:val="21"/>
              </w:rPr>
              <w:t>实际输出内容</w:t>
            </w:r>
          </w:p>
        </w:tc>
      </w:tr>
      <w:tr w:rsidR="00E67492" w14:paraId="646A71C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09A9C8" w14:textId="61FCDA9F" w:rsidR="00E67492" w:rsidRDefault="00E67492" w:rsidP="00955B3E">
            <w:pPr>
              <w:spacing w:line="400" w:lineRule="exact"/>
              <w:ind w:firstLine="480"/>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rFonts w:hint="eastAsia"/>
                <w:szCs w:val="21"/>
              </w:rPr>
              <w:t xml:space="preserve"> ContentScript</w:t>
            </w:r>
            <w:r w:rsidR="00955B3E">
              <w:rPr>
                <w:szCs w:val="21"/>
              </w:rPr>
              <w:t>通过</w:t>
            </w:r>
            <w:r w:rsidR="00955B3E">
              <w:rPr>
                <w:rFonts w:hint="eastAsia"/>
                <w:szCs w:val="21"/>
              </w:rPr>
              <w:t>Message</w:t>
            </w:r>
            <w:r w:rsidR="00955B3E">
              <w:rPr>
                <w:rFonts w:hint="eastAsia"/>
                <w:szCs w:val="21"/>
              </w:rPr>
              <w:t>向</w:t>
            </w:r>
            <w:r>
              <w:rPr>
                <w:szCs w:val="21"/>
              </w:rPr>
              <w:t>background</w:t>
            </w:r>
            <w:r w:rsidR="00955B3E">
              <w:rPr>
                <w:rFonts w:hint="eastAsia"/>
                <w:szCs w:val="21"/>
              </w:rPr>
              <w:t>传递</w:t>
            </w:r>
            <w:r w:rsidR="00955B3E">
              <w:rPr>
                <w:rFonts w:hint="eastAsia"/>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AC32494" w14:textId="77777777" w:rsidR="00E67492" w:rsidRDefault="00E67492" w:rsidP="00E67492">
            <w:pPr>
              <w:spacing w:line="400" w:lineRule="exact"/>
              <w:ind w:firstLine="480"/>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B5F0581" w14:textId="1193C6E2" w:rsidR="00E67492" w:rsidRDefault="00955B3E" w:rsidP="00E67492">
            <w:pPr>
              <w:spacing w:line="400" w:lineRule="exact"/>
              <w:ind w:firstLine="480"/>
              <w:rPr>
                <w:szCs w:val="21"/>
              </w:rPr>
            </w:pPr>
            <w:r>
              <w:rPr>
                <w:rFonts w:hint="eastAsia"/>
                <w:szCs w:val="21"/>
              </w:rPr>
              <w:t>从反向</w:t>
            </w:r>
            <w:r>
              <w:rPr>
                <w:szCs w:val="21"/>
              </w:rPr>
              <w:t>代理服务器</w:t>
            </w:r>
            <w:r>
              <w:rPr>
                <w:rFonts w:hint="eastAsia"/>
                <w:szCs w:val="21"/>
              </w:rPr>
              <w:t>得到</w:t>
            </w:r>
            <w:r w:rsidR="00E67492">
              <w:rPr>
                <w:szCs w:val="21"/>
              </w:rPr>
              <w:t>响应页面</w:t>
            </w:r>
            <w:r>
              <w:rPr>
                <w:rFonts w:hint="eastAsia"/>
                <w:szCs w:val="21"/>
              </w:rPr>
              <w:t>，</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762E122" w14:textId="46D9FEC7" w:rsidR="00E67492" w:rsidRPr="00291E80" w:rsidRDefault="00955B3E" w:rsidP="00E67492">
            <w:pPr>
              <w:spacing w:line="400" w:lineRule="exact"/>
              <w:ind w:firstLine="480"/>
              <w:rPr>
                <w:szCs w:val="21"/>
              </w:rPr>
            </w:pPr>
            <w:r>
              <w:rPr>
                <w:rFonts w:hint="eastAsia"/>
                <w:szCs w:val="21"/>
              </w:rPr>
              <w:t>在浏览</w:t>
            </w:r>
            <w:r>
              <w:rPr>
                <w:szCs w:val="21"/>
              </w:rPr>
              <w:t>器扩展</w:t>
            </w:r>
            <w:proofErr w:type="gramStart"/>
            <w:r>
              <w:rPr>
                <w:szCs w:val="21"/>
              </w:rPr>
              <w:t>”</w:t>
            </w:r>
            <w:proofErr w:type="gramEnd"/>
            <w:r>
              <w:rPr>
                <w:szCs w:val="21"/>
              </w:rPr>
              <w:t>protect</w:t>
            </w:r>
            <w:proofErr w:type="gramStart"/>
            <w:r>
              <w:rPr>
                <w:szCs w:val="21"/>
              </w:rPr>
              <w:t>”</w:t>
            </w:r>
            <w:proofErr w:type="gramEnd"/>
            <w:r>
              <w:rPr>
                <w:rFonts w:hint="eastAsia"/>
                <w:szCs w:val="21"/>
              </w:rPr>
              <w:t>的背景</w:t>
            </w:r>
            <w:r>
              <w:rPr>
                <w:szCs w:val="21"/>
              </w:rPr>
              <w:t>页控制台</w:t>
            </w:r>
            <w:r w:rsidR="002875C2">
              <w:rPr>
                <w:rFonts w:hint="eastAsia"/>
                <w:szCs w:val="21"/>
              </w:rPr>
              <w:t>查看</w:t>
            </w:r>
            <w:r w:rsidR="002875C2">
              <w:rPr>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763A2D5" w14:textId="614C64AA" w:rsidR="00E67492" w:rsidRDefault="002875C2" w:rsidP="002875C2">
            <w:pPr>
              <w:spacing w:line="400" w:lineRule="exact"/>
              <w:ind w:firstLine="480"/>
              <w:rPr>
                <w:szCs w:val="21"/>
              </w:rPr>
            </w:pPr>
            <w:r>
              <w:rPr>
                <w:rFonts w:hint="eastAsia"/>
                <w:szCs w:val="21"/>
              </w:rPr>
              <w:t>背景</w:t>
            </w:r>
            <w:r>
              <w:rPr>
                <w:szCs w:val="21"/>
              </w:rPr>
              <w:t>页</w:t>
            </w:r>
            <w:r w:rsidR="00E67492">
              <w:rPr>
                <w:szCs w:val="21"/>
              </w:rPr>
              <w:t>控制台输出</w:t>
            </w:r>
            <w:r w:rsidR="00E67492">
              <w:rPr>
                <w:rFonts w:hint="eastAsia"/>
                <w:szCs w:val="21"/>
              </w:rPr>
              <w:t>ID</w:t>
            </w:r>
          </w:p>
        </w:tc>
      </w:tr>
    </w:tbl>
    <w:p w14:paraId="175E0354" w14:textId="77777777" w:rsidR="00E67492" w:rsidRDefault="00E67492"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2002FF" w14:paraId="67A5ECC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17920FC" w14:textId="77777777" w:rsidR="002002FF" w:rsidRDefault="002002FF" w:rsidP="00384790">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EF35237" w14:textId="77777777" w:rsidR="002002FF" w:rsidRDefault="002002FF" w:rsidP="00384790">
            <w:pPr>
              <w:spacing w:line="400" w:lineRule="exact"/>
              <w:ind w:firstLine="480"/>
              <w:rPr>
                <w:szCs w:val="21"/>
              </w:rPr>
            </w:pPr>
            <w:r>
              <w:rPr>
                <w:szCs w:val="21"/>
              </w:rPr>
              <w:t>01</w:t>
            </w:r>
          </w:p>
        </w:tc>
      </w:tr>
      <w:tr w:rsidR="002002FF" w14:paraId="4E72724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378B414" w14:textId="77777777" w:rsidR="002002FF" w:rsidRDefault="002002FF" w:rsidP="00384790">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8A148CC" w14:textId="77777777" w:rsidR="002002FF" w:rsidRDefault="002002FF" w:rsidP="00384790">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2002FF" w14:paraId="6E704C4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797FD05" w14:textId="77777777" w:rsidR="002002FF" w:rsidRDefault="002002FF" w:rsidP="00384790">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CD264C2" w14:textId="77777777" w:rsidR="002002FF" w:rsidRDefault="002002FF"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2002FF" w14:paraId="0F18A55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52C2067" w14:textId="77777777" w:rsidR="002002FF" w:rsidRDefault="002002FF" w:rsidP="00384790">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8E40820" w14:textId="77777777" w:rsidR="002002FF" w:rsidRDefault="002002FF" w:rsidP="00384790">
            <w:pPr>
              <w:spacing w:line="400" w:lineRule="exact"/>
              <w:ind w:firstLine="480"/>
              <w:rPr>
                <w:szCs w:val="21"/>
              </w:rPr>
            </w:pPr>
            <w:r>
              <w:rPr>
                <w:rFonts w:hint="eastAsia"/>
                <w:szCs w:val="21"/>
              </w:rPr>
              <w:t>无</w:t>
            </w:r>
          </w:p>
        </w:tc>
      </w:tr>
      <w:tr w:rsidR="002002FF" w14:paraId="49D7FA2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F8CD6A6" w14:textId="77777777" w:rsidR="002002FF" w:rsidRDefault="002002FF" w:rsidP="00384790">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9136D6F" w14:textId="77777777" w:rsidR="002002FF" w:rsidRDefault="002002FF" w:rsidP="00384790">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959E79C" w14:textId="77777777" w:rsidR="002002FF" w:rsidRDefault="002002FF" w:rsidP="00384790">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9170C90" w14:textId="77777777" w:rsidR="002002FF" w:rsidRDefault="002002FF" w:rsidP="00384790">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449AF53" w14:textId="77777777" w:rsidR="002002FF" w:rsidRDefault="002002FF" w:rsidP="00384790">
            <w:pPr>
              <w:spacing w:line="400" w:lineRule="exact"/>
              <w:ind w:firstLine="482"/>
              <w:rPr>
                <w:b/>
                <w:bCs/>
                <w:szCs w:val="21"/>
              </w:rPr>
            </w:pPr>
            <w:r>
              <w:rPr>
                <w:rFonts w:hint="eastAsia"/>
                <w:b/>
                <w:bCs/>
                <w:szCs w:val="21"/>
              </w:rPr>
              <w:t>实际输出内容</w:t>
            </w:r>
          </w:p>
        </w:tc>
      </w:tr>
      <w:tr w:rsidR="002002FF" w14:paraId="0A92594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DA3FBA2" w14:textId="768BEC8D" w:rsidR="002002FF" w:rsidRDefault="002002FF" w:rsidP="002002FF">
            <w:pPr>
              <w:spacing w:line="400" w:lineRule="exact"/>
              <w:ind w:firstLine="480"/>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szCs w:val="21"/>
              </w:rPr>
              <w:t xml:space="preserve"> background</w:t>
            </w:r>
            <w:r>
              <w:rPr>
                <w:rFonts w:hint="eastAsia"/>
                <w:szCs w:val="21"/>
              </w:rPr>
              <w:t>中</w:t>
            </w:r>
            <w:r>
              <w:rPr>
                <w:rFonts w:hint="eastAsia"/>
                <w:szCs w:val="21"/>
              </w:rPr>
              <w:t>ID</w:t>
            </w:r>
            <w:r>
              <w:rPr>
                <w:rFonts w:hint="eastAsia"/>
                <w:szCs w:val="21"/>
              </w:rPr>
              <w:t>通过</w:t>
            </w:r>
            <w:r>
              <w:rPr>
                <w:szCs w:val="21"/>
              </w:rPr>
              <w:t>localStorage</w:t>
            </w:r>
            <w:r>
              <w:rPr>
                <w:rFonts w:hint="eastAsia"/>
                <w:szCs w:val="21"/>
              </w:rPr>
              <w:t>存取</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6F97DC6" w14:textId="77777777" w:rsidR="002002FF" w:rsidRDefault="002002FF" w:rsidP="00384790">
            <w:pPr>
              <w:spacing w:line="400" w:lineRule="exact"/>
              <w:ind w:firstLine="480"/>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C5ADB95" w14:textId="41CA3D3D" w:rsidR="002002FF" w:rsidRDefault="002002FF" w:rsidP="00384790">
            <w:pPr>
              <w:spacing w:line="400" w:lineRule="exact"/>
              <w:ind w:firstLine="480"/>
              <w:rPr>
                <w:szCs w:val="21"/>
              </w:rPr>
            </w:pPr>
            <w:r>
              <w:rPr>
                <w:rFonts w:hint="eastAsia"/>
                <w:szCs w:val="21"/>
              </w:rPr>
              <w:t>从反向</w:t>
            </w:r>
            <w:r>
              <w:rPr>
                <w:szCs w:val="21"/>
              </w:rPr>
              <w:t>代理服务器</w:t>
            </w:r>
            <w:r>
              <w:rPr>
                <w:rFonts w:hint="eastAsia"/>
                <w:szCs w:val="21"/>
              </w:rPr>
              <w:t>得到</w:t>
            </w:r>
            <w:r>
              <w:rPr>
                <w:szCs w:val="21"/>
              </w:rPr>
              <w:t>响应页面</w:t>
            </w:r>
            <w:r>
              <w:rPr>
                <w:rFonts w:hint="eastAsia"/>
                <w:szCs w:val="21"/>
              </w:rPr>
              <w:t>，</w:t>
            </w:r>
            <w:r w:rsidR="00ED021B">
              <w:rPr>
                <w:rFonts w:hint="eastAsia"/>
                <w:szCs w:val="21"/>
              </w:rPr>
              <w:t>背景</w:t>
            </w:r>
            <w:r w:rsidR="00ED021B">
              <w:rPr>
                <w:szCs w:val="21"/>
              </w:rPr>
              <w:t>页</w:t>
            </w:r>
            <w:r w:rsidR="00ED021B">
              <w:rPr>
                <w:rFonts w:hint="eastAsia"/>
                <w:szCs w:val="21"/>
              </w:rPr>
              <w:t>存取</w:t>
            </w:r>
            <w:r w:rsidR="00ED021B">
              <w:rPr>
                <w:szCs w:val="21"/>
              </w:rPr>
              <w:t>ID</w:t>
            </w:r>
            <w:r w:rsidR="00ED021B">
              <w:rPr>
                <w:rFonts w:hint="eastAsia"/>
                <w:szCs w:val="21"/>
              </w:rPr>
              <w:t>。</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4A6EE59" w14:textId="3DE8F974" w:rsidR="002002FF" w:rsidRPr="00291E80" w:rsidRDefault="00ED021B" w:rsidP="00ED021B">
            <w:pPr>
              <w:spacing w:line="400" w:lineRule="exact"/>
              <w:ind w:firstLine="480"/>
              <w:rPr>
                <w:szCs w:val="21"/>
              </w:rPr>
            </w:pPr>
            <w:r>
              <w:rPr>
                <w:rFonts w:hint="eastAsia"/>
                <w:szCs w:val="21"/>
              </w:rPr>
              <w:t>输出</w:t>
            </w:r>
            <w:r>
              <w:rPr>
                <w:rFonts w:hint="eastAsia"/>
                <w:szCs w:val="21"/>
              </w:rPr>
              <w:t>ID</w:t>
            </w:r>
            <w:r>
              <w:rPr>
                <w:szCs w:val="21"/>
              </w:rPr>
              <w:t>值</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31292B0" w14:textId="72FC1E5D" w:rsidR="002002FF" w:rsidRDefault="00ED021B" w:rsidP="00384790">
            <w:pPr>
              <w:spacing w:line="400" w:lineRule="exact"/>
              <w:ind w:firstLine="480"/>
              <w:rPr>
                <w:szCs w:val="21"/>
              </w:rPr>
            </w:pPr>
            <w:r>
              <w:rPr>
                <w:rFonts w:hint="eastAsia"/>
                <w:szCs w:val="21"/>
              </w:rPr>
              <w:t>输出</w:t>
            </w:r>
            <w:r>
              <w:rPr>
                <w:rFonts w:hint="eastAsia"/>
                <w:szCs w:val="21"/>
              </w:rPr>
              <w:t>ID</w:t>
            </w:r>
            <w:r>
              <w:rPr>
                <w:szCs w:val="21"/>
              </w:rPr>
              <w:t>值</w:t>
            </w:r>
          </w:p>
        </w:tc>
      </w:tr>
    </w:tbl>
    <w:p w14:paraId="5DF740AD" w14:textId="77777777" w:rsidR="002002FF" w:rsidRDefault="002002FF"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43AC8" w14:paraId="75C2AB97"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6FF6642" w14:textId="77777777" w:rsidR="00043AC8" w:rsidRDefault="00043AC8" w:rsidP="00384790">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F02B411" w14:textId="77777777" w:rsidR="00043AC8" w:rsidRDefault="00043AC8" w:rsidP="00384790">
            <w:pPr>
              <w:spacing w:line="400" w:lineRule="exact"/>
              <w:ind w:firstLine="480"/>
              <w:rPr>
                <w:szCs w:val="21"/>
              </w:rPr>
            </w:pPr>
            <w:r>
              <w:rPr>
                <w:szCs w:val="21"/>
              </w:rPr>
              <w:t>01</w:t>
            </w:r>
          </w:p>
        </w:tc>
      </w:tr>
      <w:tr w:rsidR="00043AC8" w14:paraId="47131B5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83DC1A2" w14:textId="77777777" w:rsidR="00043AC8" w:rsidRDefault="00043AC8" w:rsidP="00384790">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43A2E69" w14:textId="77777777" w:rsidR="00043AC8" w:rsidRDefault="00043AC8" w:rsidP="00384790">
            <w:pPr>
              <w:spacing w:line="400" w:lineRule="exact"/>
              <w:ind w:firstLine="480"/>
              <w:rPr>
                <w:szCs w:val="21"/>
              </w:rPr>
            </w:pPr>
            <w:r>
              <w:rPr>
                <w:rFonts w:hint="eastAsia"/>
                <w:szCs w:val="21"/>
              </w:rPr>
              <w:t>动态</w:t>
            </w:r>
            <w:r>
              <w:rPr>
                <w:szCs w:val="21"/>
              </w:rPr>
              <w:t>ID</w:t>
            </w:r>
            <w:r>
              <w:rPr>
                <w:rFonts w:hint="eastAsia"/>
                <w:szCs w:val="21"/>
              </w:rPr>
              <w:t>模块</w:t>
            </w:r>
            <w:r>
              <w:rPr>
                <w:szCs w:val="21"/>
              </w:rPr>
              <w:t>中浏览器</w:t>
            </w:r>
            <w:r>
              <w:rPr>
                <w:rFonts w:hint="eastAsia"/>
                <w:szCs w:val="21"/>
              </w:rPr>
              <w:t>扩展</w:t>
            </w:r>
            <w:r>
              <w:rPr>
                <w:szCs w:val="21"/>
              </w:rPr>
              <w:t>“protect”</w:t>
            </w:r>
            <w:r>
              <w:rPr>
                <w:rFonts w:hint="eastAsia"/>
                <w:szCs w:val="21"/>
              </w:rPr>
              <w:t>测试</w:t>
            </w:r>
          </w:p>
        </w:tc>
      </w:tr>
      <w:tr w:rsidR="00043AC8" w14:paraId="612743E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30D4827" w14:textId="77777777" w:rsidR="00043AC8" w:rsidRDefault="00043AC8" w:rsidP="00384790">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F95CEB1" w14:textId="77777777" w:rsidR="00043AC8" w:rsidRDefault="00043AC8"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043AC8" w14:paraId="7B09798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A65BD08" w14:textId="77777777" w:rsidR="00043AC8" w:rsidRDefault="00043AC8" w:rsidP="00384790">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C119EE4" w14:textId="77777777" w:rsidR="00043AC8" w:rsidRDefault="00043AC8" w:rsidP="00384790">
            <w:pPr>
              <w:spacing w:line="400" w:lineRule="exact"/>
              <w:ind w:firstLine="480"/>
              <w:rPr>
                <w:szCs w:val="21"/>
              </w:rPr>
            </w:pPr>
            <w:r>
              <w:rPr>
                <w:rFonts w:hint="eastAsia"/>
                <w:szCs w:val="21"/>
              </w:rPr>
              <w:t>无</w:t>
            </w:r>
          </w:p>
        </w:tc>
      </w:tr>
      <w:tr w:rsidR="00043AC8" w14:paraId="065432C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5871A43" w14:textId="77777777" w:rsidR="00043AC8" w:rsidRDefault="00043AC8" w:rsidP="00384790">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B07526F" w14:textId="77777777" w:rsidR="00043AC8" w:rsidRDefault="00043AC8" w:rsidP="00384790">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2F23ADA" w14:textId="77777777" w:rsidR="00043AC8" w:rsidRDefault="00043AC8" w:rsidP="00384790">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1C87E76" w14:textId="77777777" w:rsidR="00043AC8" w:rsidRDefault="00043AC8" w:rsidP="00384790">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3A8305D" w14:textId="77777777" w:rsidR="00043AC8" w:rsidRDefault="00043AC8" w:rsidP="00384790">
            <w:pPr>
              <w:spacing w:line="400" w:lineRule="exact"/>
              <w:ind w:firstLine="482"/>
              <w:rPr>
                <w:b/>
                <w:bCs/>
                <w:szCs w:val="21"/>
              </w:rPr>
            </w:pPr>
            <w:r>
              <w:rPr>
                <w:rFonts w:hint="eastAsia"/>
                <w:b/>
                <w:bCs/>
                <w:szCs w:val="21"/>
              </w:rPr>
              <w:t>实际输出内容</w:t>
            </w:r>
          </w:p>
        </w:tc>
      </w:tr>
      <w:tr w:rsidR="00043AC8" w14:paraId="689E5AD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72DEC90" w14:textId="3CE3530A" w:rsidR="00043AC8" w:rsidRDefault="00043AC8" w:rsidP="00043AC8">
            <w:pPr>
              <w:spacing w:line="400" w:lineRule="exact"/>
              <w:ind w:firstLine="480"/>
              <w:jc w:val="center"/>
              <w:rPr>
                <w:szCs w:val="21"/>
              </w:rPr>
            </w:pPr>
            <w:r>
              <w:rPr>
                <w:rFonts w:hint="eastAsia"/>
                <w:szCs w:val="21"/>
              </w:rPr>
              <w:t>浏览器扩展</w:t>
            </w:r>
            <w:proofErr w:type="gramStart"/>
            <w:r>
              <w:rPr>
                <w:szCs w:val="21"/>
              </w:rPr>
              <w:t>”</w:t>
            </w:r>
            <w:proofErr w:type="gramEnd"/>
            <w:r>
              <w:rPr>
                <w:szCs w:val="21"/>
              </w:rPr>
              <w:t>protect</w:t>
            </w:r>
            <w:proofErr w:type="gramStart"/>
            <w:r>
              <w:rPr>
                <w:szCs w:val="21"/>
              </w:rPr>
              <w:t>”</w:t>
            </w:r>
            <w:proofErr w:type="gramEnd"/>
            <w:r>
              <w:rPr>
                <w:szCs w:val="21"/>
              </w:rPr>
              <w:t xml:space="preserve"> </w:t>
            </w:r>
            <w:r>
              <w:rPr>
                <w:rFonts w:hint="eastAsia"/>
                <w:szCs w:val="21"/>
              </w:rPr>
              <w:t>中</w:t>
            </w:r>
            <w:r>
              <w:rPr>
                <w:szCs w:val="21"/>
              </w:rPr>
              <w:t>ID</w:t>
            </w:r>
            <w:r>
              <w:rPr>
                <w:rFonts w:hint="eastAsia"/>
                <w:szCs w:val="21"/>
              </w:rPr>
              <w:t>的</w:t>
            </w:r>
            <w:r>
              <w:rPr>
                <w:szCs w:val="21"/>
              </w:rPr>
              <w:t>MD5</w:t>
            </w:r>
            <w:r>
              <w:rPr>
                <w:rFonts w:hint="eastAsia"/>
                <w:szCs w:val="21"/>
              </w:rPr>
              <w:t>加密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7D94772" w14:textId="77777777" w:rsidR="00043AC8" w:rsidRDefault="00043AC8" w:rsidP="00384790">
            <w:pPr>
              <w:spacing w:line="400" w:lineRule="exact"/>
              <w:ind w:firstLine="480"/>
              <w:rPr>
                <w:szCs w:val="21"/>
              </w:rPr>
            </w:pPr>
            <w:r>
              <w:rPr>
                <w:rFonts w:hint="eastAsia"/>
                <w:szCs w:val="21"/>
              </w:rPr>
              <w:t>浏览器当前显示</w:t>
            </w:r>
            <w:r>
              <w:rPr>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596D947" w14:textId="02D55089" w:rsidR="00043AC8" w:rsidRDefault="00043AC8" w:rsidP="00EB7635">
            <w:pPr>
              <w:spacing w:line="400" w:lineRule="exact"/>
              <w:ind w:firstLine="480"/>
              <w:rPr>
                <w:szCs w:val="21"/>
              </w:rPr>
            </w:pPr>
            <w:r>
              <w:rPr>
                <w:rFonts w:hint="eastAsia"/>
                <w:szCs w:val="21"/>
              </w:rPr>
              <w:t>从反向</w:t>
            </w:r>
            <w:r>
              <w:rPr>
                <w:szCs w:val="21"/>
              </w:rPr>
              <w:t>代理服务器</w:t>
            </w:r>
            <w:r>
              <w:rPr>
                <w:rFonts w:hint="eastAsia"/>
                <w:szCs w:val="21"/>
              </w:rPr>
              <w:t>得到</w:t>
            </w:r>
            <w:r>
              <w:rPr>
                <w:szCs w:val="21"/>
              </w:rPr>
              <w:t>响应页面</w:t>
            </w:r>
            <w:r w:rsidR="00EB7635">
              <w:rPr>
                <w:rFonts w:hint="eastAsia"/>
                <w:szCs w:val="21"/>
              </w:rPr>
              <w:t xml:space="preserve"> </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71A2BBE" w14:textId="0B9FA9A3" w:rsidR="00043AC8" w:rsidRPr="00291E80" w:rsidRDefault="00043AC8" w:rsidP="00384790">
            <w:pPr>
              <w:spacing w:line="400" w:lineRule="exact"/>
              <w:ind w:firstLine="480"/>
              <w:rPr>
                <w:szCs w:val="21"/>
              </w:rPr>
            </w:pPr>
            <w:r>
              <w:rPr>
                <w:rFonts w:hint="eastAsia"/>
                <w:szCs w:val="21"/>
              </w:rPr>
              <w:t>输出</w:t>
            </w:r>
            <w:r>
              <w:rPr>
                <w:rFonts w:hint="eastAsia"/>
                <w:szCs w:val="21"/>
              </w:rPr>
              <w:t>ID</w:t>
            </w:r>
            <w:r w:rsidR="007307E0">
              <w:rPr>
                <w:rFonts w:hint="eastAsia"/>
                <w:szCs w:val="21"/>
              </w:rPr>
              <w:t>的</w:t>
            </w:r>
            <w:r w:rsidR="002E1045">
              <w:rPr>
                <w:rFonts w:hint="eastAsia"/>
                <w:szCs w:val="21"/>
              </w:rPr>
              <w:t>MD</w:t>
            </w:r>
            <w:r w:rsidR="002E1045">
              <w:rPr>
                <w:szCs w:val="21"/>
              </w:rPr>
              <w:t>5</w:t>
            </w:r>
            <w:r>
              <w:rPr>
                <w:szCs w:val="21"/>
              </w:rPr>
              <w:t>值</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20D05A5" w14:textId="1053F6AF" w:rsidR="00043AC8" w:rsidRDefault="00043AC8" w:rsidP="00384790">
            <w:pPr>
              <w:spacing w:line="400" w:lineRule="exact"/>
              <w:ind w:firstLine="480"/>
              <w:rPr>
                <w:szCs w:val="21"/>
              </w:rPr>
            </w:pPr>
            <w:r>
              <w:rPr>
                <w:rFonts w:hint="eastAsia"/>
                <w:szCs w:val="21"/>
              </w:rPr>
              <w:t>输出</w:t>
            </w:r>
            <w:r>
              <w:rPr>
                <w:rFonts w:hint="eastAsia"/>
                <w:szCs w:val="21"/>
              </w:rPr>
              <w:t>ID</w:t>
            </w:r>
            <w:r w:rsidR="007307E0">
              <w:rPr>
                <w:rFonts w:hint="eastAsia"/>
                <w:szCs w:val="21"/>
              </w:rPr>
              <w:t>的</w:t>
            </w:r>
            <w:r w:rsidR="002E1045">
              <w:rPr>
                <w:rFonts w:hint="eastAsia"/>
                <w:szCs w:val="21"/>
              </w:rPr>
              <w:t>MD</w:t>
            </w:r>
            <w:r w:rsidR="002E1045">
              <w:rPr>
                <w:szCs w:val="21"/>
              </w:rPr>
              <w:t>5</w:t>
            </w:r>
            <w:r>
              <w:rPr>
                <w:szCs w:val="21"/>
              </w:rPr>
              <w:t>值</w:t>
            </w:r>
          </w:p>
        </w:tc>
      </w:tr>
    </w:tbl>
    <w:p w14:paraId="3B4FFF3C" w14:textId="77777777" w:rsidR="00043AC8" w:rsidRDefault="00043AC8"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F94696" w14:paraId="35E24B7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844F359" w14:textId="77777777" w:rsidR="00F94696" w:rsidRDefault="00F94696" w:rsidP="00384790">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3860B1" w14:textId="77777777" w:rsidR="00F94696" w:rsidRDefault="00F94696" w:rsidP="00384790">
            <w:pPr>
              <w:spacing w:line="400" w:lineRule="exact"/>
              <w:ind w:firstLine="480"/>
              <w:rPr>
                <w:szCs w:val="21"/>
              </w:rPr>
            </w:pPr>
            <w:r>
              <w:rPr>
                <w:szCs w:val="21"/>
              </w:rPr>
              <w:t>01</w:t>
            </w:r>
          </w:p>
        </w:tc>
      </w:tr>
      <w:tr w:rsidR="00F94696" w14:paraId="2563EAE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5758339" w14:textId="77777777" w:rsidR="00F94696" w:rsidRDefault="00F94696" w:rsidP="00384790">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37F2A1" w14:textId="6186611F" w:rsidR="00F94696" w:rsidRDefault="00F94696" w:rsidP="00F94696">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sidR="006C74A9">
              <w:rPr>
                <w:rFonts w:hint="eastAsia"/>
                <w:szCs w:val="21"/>
              </w:rPr>
              <w:t>ID</w:t>
            </w:r>
            <w:r w:rsidR="006C74A9">
              <w:rPr>
                <w:szCs w:val="21"/>
              </w:rPr>
              <w:t>管理</w:t>
            </w:r>
          </w:p>
        </w:tc>
      </w:tr>
      <w:tr w:rsidR="00F94696" w14:paraId="5EF9E31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3830D0" w14:textId="77777777" w:rsidR="00F94696" w:rsidRDefault="00F94696" w:rsidP="00384790">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7B53D34" w14:textId="77777777" w:rsidR="00F94696" w:rsidRDefault="00F94696"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F94696" w14:paraId="5ADEA20A"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3898BC0" w14:textId="77777777" w:rsidR="00F94696" w:rsidRDefault="00F94696" w:rsidP="00384790">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EC3068A" w14:textId="77777777" w:rsidR="00F94696" w:rsidRDefault="00F94696" w:rsidP="00384790">
            <w:pPr>
              <w:spacing w:line="400" w:lineRule="exact"/>
              <w:ind w:firstLine="480"/>
              <w:rPr>
                <w:szCs w:val="21"/>
              </w:rPr>
            </w:pPr>
            <w:r>
              <w:rPr>
                <w:rFonts w:hint="eastAsia"/>
                <w:szCs w:val="21"/>
              </w:rPr>
              <w:t>无</w:t>
            </w:r>
          </w:p>
        </w:tc>
      </w:tr>
      <w:tr w:rsidR="00F94696" w14:paraId="123A747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9FB4588" w14:textId="77777777" w:rsidR="00F94696" w:rsidRDefault="00F94696" w:rsidP="00384790">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7A73B77" w14:textId="77777777" w:rsidR="00F94696" w:rsidRDefault="00F94696" w:rsidP="00384790">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5A0FB87" w14:textId="77777777" w:rsidR="00F94696" w:rsidRDefault="00F94696" w:rsidP="00384790">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BDE45D5" w14:textId="77777777" w:rsidR="00F94696" w:rsidRDefault="00F94696" w:rsidP="00384790">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3929C369" w14:textId="77777777" w:rsidR="00F94696" w:rsidRDefault="00F94696" w:rsidP="00384790">
            <w:pPr>
              <w:spacing w:line="400" w:lineRule="exact"/>
              <w:ind w:firstLine="482"/>
              <w:rPr>
                <w:b/>
                <w:bCs/>
                <w:szCs w:val="21"/>
              </w:rPr>
            </w:pPr>
            <w:r>
              <w:rPr>
                <w:rFonts w:hint="eastAsia"/>
                <w:b/>
                <w:bCs/>
                <w:szCs w:val="21"/>
              </w:rPr>
              <w:t>实际输出内容</w:t>
            </w:r>
          </w:p>
        </w:tc>
      </w:tr>
      <w:tr w:rsidR="00F94696" w14:paraId="6F1B7C4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7934449" w14:textId="494C2507" w:rsidR="00F94696" w:rsidRDefault="008E304D" w:rsidP="00384790">
            <w:pPr>
              <w:spacing w:line="400" w:lineRule="exact"/>
              <w:ind w:firstLine="480"/>
              <w:jc w:val="center"/>
              <w:rPr>
                <w:szCs w:val="21"/>
              </w:rPr>
            </w:pPr>
            <w:r>
              <w:rPr>
                <w:rFonts w:hint="eastAsia"/>
                <w:szCs w:val="21"/>
              </w:rPr>
              <w:t>给初次访问的</w:t>
            </w:r>
            <w:r>
              <w:rPr>
                <w:szCs w:val="21"/>
              </w:rPr>
              <w:t>IP</w:t>
            </w:r>
            <w:r>
              <w:rPr>
                <w:szCs w:val="21"/>
              </w:rPr>
              <w:t>分配</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7AF87CD" w14:textId="415A8062" w:rsidR="00F94696" w:rsidRDefault="008E304D" w:rsidP="00384790">
            <w:pPr>
              <w:spacing w:line="400" w:lineRule="exact"/>
              <w:ind w:firstLine="480"/>
              <w:rPr>
                <w:szCs w:val="21"/>
              </w:rPr>
            </w:pPr>
            <w:r>
              <w:rPr>
                <w:rFonts w:hint="eastAsia"/>
                <w:szCs w:val="21"/>
              </w:rPr>
              <w:t>请求体</w:t>
            </w:r>
            <w:r w:rsidR="00463800">
              <w:rPr>
                <w:rFonts w:hint="eastAsia"/>
                <w:szCs w:val="21"/>
              </w:rPr>
              <w:t>的</w:t>
            </w:r>
            <w:r w:rsidR="00463800">
              <w:rPr>
                <w:rFonts w:hint="eastAsia"/>
                <w:szCs w:val="21"/>
              </w:rPr>
              <w:t>IP</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3F990CC" w14:textId="19EF9214" w:rsidR="00F94696" w:rsidRDefault="008E304D" w:rsidP="00384790">
            <w:pPr>
              <w:spacing w:line="400" w:lineRule="exact"/>
              <w:ind w:firstLine="480"/>
              <w:rPr>
                <w:szCs w:val="21"/>
              </w:rPr>
            </w:pPr>
            <w:r>
              <w:rPr>
                <w:rFonts w:hint="eastAsia"/>
                <w:szCs w:val="21"/>
              </w:rPr>
              <w:t>在</w:t>
            </w:r>
            <w:r>
              <w:rPr>
                <w:szCs w:val="21"/>
              </w:rPr>
              <w:t>启动</w:t>
            </w:r>
            <w:r>
              <w:rPr>
                <w:rFonts w:hint="eastAsia"/>
                <w:szCs w:val="21"/>
              </w:rPr>
              <w:t>Nginx</w:t>
            </w:r>
            <w:r>
              <w:rPr>
                <w:rFonts w:hint="eastAsia"/>
                <w:szCs w:val="21"/>
              </w:rPr>
              <w:t>反向代理服务器后</w:t>
            </w:r>
            <w:r>
              <w:rPr>
                <w:szCs w:val="21"/>
              </w:rPr>
              <w:t>，使用</w:t>
            </w:r>
            <w:r>
              <w:rPr>
                <w:rFonts w:hint="eastAsia"/>
                <w:szCs w:val="21"/>
              </w:rPr>
              <w:t>未曾</w:t>
            </w:r>
            <w:r>
              <w:rPr>
                <w:szCs w:val="21"/>
              </w:rPr>
              <w:t>访问过的</w:t>
            </w:r>
            <w:r>
              <w:rPr>
                <w:szCs w:val="21"/>
              </w:rPr>
              <w:t>IP</w:t>
            </w:r>
            <w:r>
              <w:rPr>
                <w:rFonts w:hint="eastAsia"/>
                <w:szCs w:val="21"/>
              </w:rPr>
              <w:t>访问</w:t>
            </w:r>
            <w:r>
              <w:rPr>
                <w:szCs w:val="21"/>
              </w:rPr>
              <w:t>反向</w:t>
            </w:r>
            <w:r>
              <w:rPr>
                <w:rFonts w:hint="eastAsia"/>
                <w:szCs w:val="21"/>
              </w:rPr>
              <w:t>代理</w:t>
            </w:r>
            <w:r>
              <w:rPr>
                <w:szCs w:val="21"/>
              </w:rPr>
              <w:t>服务器</w:t>
            </w:r>
            <w:r w:rsidR="00705A34">
              <w:rPr>
                <w:rFonts w:hint="eastAsia"/>
                <w:szCs w:val="21"/>
              </w:rPr>
              <w:t>：</w:t>
            </w:r>
            <w:r w:rsidR="00705A34">
              <w:rPr>
                <w:szCs w:val="21"/>
              </w:rPr>
              <w:t>在地址栏输入网址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834CD55" w14:textId="3249C0E2" w:rsidR="00F94696" w:rsidRPr="00291E80" w:rsidRDefault="00F94696" w:rsidP="0044676F">
            <w:pPr>
              <w:spacing w:line="400" w:lineRule="exact"/>
              <w:ind w:firstLine="480"/>
              <w:rPr>
                <w:szCs w:val="21"/>
              </w:rPr>
            </w:pPr>
            <w:r>
              <w:rPr>
                <w:rFonts w:hint="eastAsia"/>
                <w:szCs w:val="21"/>
              </w:rPr>
              <w:t>输出</w:t>
            </w:r>
            <w:r>
              <w:rPr>
                <w:rFonts w:hint="eastAsia"/>
                <w:szCs w:val="21"/>
              </w:rPr>
              <w:t>ID</w:t>
            </w:r>
            <w:r>
              <w:rPr>
                <w:rFonts w:hint="eastAsia"/>
                <w:szCs w:val="21"/>
              </w:rPr>
              <w:t>的</w:t>
            </w:r>
            <w:r w:rsidR="0044676F">
              <w:rPr>
                <w:rFonts w:hint="eastAsia"/>
                <w:szCs w:val="21"/>
              </w:rPr>
              <w:t>即将要下发给</w:t>
            </w:r>
            <w:r w:rsidR="0044676F">
              <w:rPr>
                <w:szCs w:val="21"/>
              </w:rPr>
              <w:t>浏览器的</w:t>
            </w:r>
            <w:r w:rsidR="0044676F">
              <w:rPr>
                <w:rFonts w:hint="eastAsia"/>
                <w:szCs w:val="21"/>
              </w:rPr>
              <w:t>，</w:t>
            </w:r>
            <w:r w:rsidR="0044676F">
              <w:rPr>
                <w:szCs w:val="21"/>
              </w:rPr>
              <w:t>也就是存储在</w:t>
            </w:r>
            <w:r w:rsidR="0044676F">
              <w:rPr>
                <w:szCs w:val="21"/>
              </w:rPr>
              <w:t>slab</w:t>
            </w:r>
            <w:r w:rsidR="0044676F">
              <w:rPr>
                <w:szCs w:val="21"/>
              </w:rPr>
              <w:t>中的</w:t>
            </w:r>
            <w:r w:rsidR="0044676F">
              <w:rPr>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CB60CF1" w14:textId="181254B3" w:rsidR="00F94696" w:rsidRDefault="00F94696" w:rsidP="0044676F">
            <w:pPr>
              <w:spacing w:line="400" w:lineRule="exact"/>
              <w:ind w:firstLine="480"/>
              <w:rPr>
                <w:szCs w:val="21"/>
              </w:rPr>
            </w:pPr>
            <w:r>
              <w:rPr>
                <w:rFonts w:hint="eastAsia"/>
                <w:szCs w:val="21"/>
              </w:rPr>
              <w:t>输出</w:t>
            </w:r>
            <w:r>
              <w:rPr>
                <w:rFonts w:hint="eastAsia"/>
                <w:szCs w:val="21"/>
              </w:rPr>
              <w:t>ID</w:t>
            </w:r>
            <w:r w:rsidR="0044676F">
              <w:rPr>
                <w:szCs w:val="21"/>
              </w:rPr>
              <w:t xml:space="preserve"> </w:t>
            </w:r>
          </w:p>
        </w:tc>
      </w:tr>
    </w:tbl>
    <w:p w14:paraId="26E14FA6" w14:textId="77777777" w:rsidR="00F94696" w:rsidRDefault="00F94696"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541B86" w14:paraId="7BEA2B5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80E3FDE" w14:textId="77777777" w:rsidR="00541B86" w:rsidRDefault="00541B86" w:rsidP="00384790">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5B500BD" w14:textId="77777777" w:rsidR="00541B86" w:rsidRDefault="00541B86" w:rsidP="00384790">
            <w:pPr>
              <w:spacing w:line="400" w:lineRule="exact"/>
              <w:ind w:firstLine="480"/>
              <w:rPr>
                <w:szCs w:val="21"/>
              </w:rPr>
            </w:pPr>
            <w:r>
              <w:rPr>
                <w:szCs w:val="21"/>
              </w:rPr>
              <w:t>01</w:t>
            </w:r>
          </w:p>
        </w:tc>
      </w:tr>
      <w:tr w:rsidR="00541B86" w14:paraId="308E46E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18EDE1C" w14:textId="77777777" w:rsidR="00541B86" w:rsidRDefault="00541B86" w:rsidP="00384790">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0EBC917" w14:textId="77777777" w:rsidR="00541B86" w:rsidRDefault="00541B86"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541B86" w14:paraId="78C2F5C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43EE8D" w14:textId="77777777" w:rsidR="00541B86" w:rsidRDefault="00541B86" w:rsidP="00384790">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2238C1D" w14:textId="77777777" w:rsidR="00541B86" w:rsidRDefault="00541B86"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541B86" w14:paraId="349680B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A5C74F7" w14:textId="77777777" w:rsidR="00541B86" w:rsidRDefault="00541B86" w:rsidP="00384790">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8000A42" w14:textId="77777777" w:rsidR="00541B86" w:rsidRDefault="00541B86" w:rsidP="00384790">
            <w:pPr>
              <w:spacing w:line="400" w:lineRule="exact"/>
              <w:ind w:firstLine="480"/>
              <w:rPr>
                <w:szCs w:val="21"/>
              </w:rPr>
            </w:pPr>
            <w:r>
              <w:rPr>
                <w:rFonts w:hint="eastAsia"/>
                <w:szCs w:val="21"/>
              </w:rPr>
              <w:t>无</w:t>
            </w:r>
          </w:p>
        </w:tc>
      </w:tr>
      <w:tr w:rsidR="00541B86" w14:paraId="71533D5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CD48DFA" w14:textId="77777777" w:rsidR="00541B86" w:rsidRDefault="00541B86" w:rsidP="00384790">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1576AB7" w14:textId="77777777" w:rsidR="00541B86" w:rsidRDefault="00541B86" w:rsidP="00384790">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1A5BF7B" w14:textId="77777777" w:rsidR="00541B86" w:rsidRDefault="00541B86" w:rsidP="00384790">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EAF92B8" w14:textId="77777777" w:rsidR="00541B86" w:rsidRDefault="00541B86" w:rsidP="00384790">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09C9028" w14:textId="77777777" w:rsidR="00541B86" w:rsidRDefault="00541B86" w:rsidP="00384790">
            <w:pPr>
              <w:spacing w:line="400" w:lineRule="exact"/>
              <w:ind w:firstLine="482"/>
              <w:rPr>
                <w:b/>
                <w:bCs/>
                <w:szCs w:val="21"/>
              </w:rPr>
            </w:pPr>
            <w:r>
              <w:rPr>
                <w:rFonts w:hint="eastAsia"/>
                <w:b/>
                <w:bCs/>
                <w:szCs w:val="21"/>
              </w:rPr>
              <w:t>实际输出内容</w:t>
            </w:r>
          </w:p>
        </w:tc>
      </w:tr>
      <w:tr w:rsidR="00541B86" w14:paraId="270E038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16571F9" w14:textId="05AA9FAD" w:rsidR="00541B86" w:rsidRDefault="00541B86" w:rsidP="00541B86">
            <w:pPr>
              <w:spacing w:line="400" w:lineRule="exact"/>
              <w:ind w:firstLine="480"/>
              <w:jc w:val="center"/>
              <w:rPr>
                <w:szCs w:val="21"/>
              </w:rPr>
            </w:pPr>
            <w:r>
              <w:rPr>
                <w:rFonts w:hint="eastAsia"/>
                <w:szCs w:val="21"/>
              </w:rPr>
              <w:t>给携带正确</w:t>
            </w:r>
            <w:r>
              <w:rPr>
                <w:szCs w:val="21"/>
              </w:rPr>
              <w:t>ID</w:t>
            </w:r>
            <w:r>
              <w:rPr>
                <w:szCs w:val="21"/>
              </w:rPr>
              <w:t>的请求</w:t>
            </w:r>
            <w:r w:rsidR="00463800">
              <w:rPr>
                <w:rFonts w:hint="eastAsia"/>
                <w:szCs w:val="21"/>
              </w:rPr>
              <w:t>准备</w:t>
            </w:r>
            <w:r>
              <w:rPr>
                <w:szCs w:val="21"/>
              </w:rPr>
              <w:t>下一次使用的</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BD23400" w14:textId="29EA925E" w:rsidR="00541B86" w:rsidRDefault="00541B86" w:rsidP="00384790">
            <w:pPr>
              <w:spacing w:line="400" w:lineRule="exact"/>
              <w:ind w:firstLine="480"/>
              <w:rPr>
                <w:szCs w:val="21"/>
              </w:rPr>
            </w:pPr>
            <w:r>
              <w:rPr>
                <w:rFonts w:hint="eastAsia"/>
                <w:szCs w:val="21"/>
              </w:rPr>
              <w:t>请求体</w:t>
            </w:r>
            <w:r w:rsidR="00463800">
              <w:rPr>
                <w:rFonts w:hint="eastAsia"/>
                <w:szCs w:val="21"/>
              </w:rPr>
              <w:t>的</w:t>
            </w:r>
            <w:r w:rsidR="00463800">
              <w:rPr>
                <w:szCs w:val="21"/>
              </w:rPr>
              <w:t>IP</w:t>
            </w:r>
            <w:r w:rsidR="00463800">
              <w:rPr>
                <w:szCs w:val="21"/>
              </w:rPr>
              <w:t>，</w:t>
            </w:r>
            <w:r w:rsidR="00463800">
              <w:rPr>
                <w:szCs w:val="21"/>
              </w:rPr>
              <w:t>ID</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A21B5F8" w14:textId="5F975D4D" w:rsidR="00541B86" w:rsidRDefault="00541B86" w:rsidP="00705A34">
            <w:pPr>
              <w:spacing w:line="400" w:lineRule="exact"/>
              <w:ind w:firstLine="480"/>
              <w:rPr>
                <w:szCs w:val="21"/>
              </w:rPr>
            </w:pPr>
            <w:r>
              <w:rPr>
                <w:rFonts w:hint="eastAsia"/>
                <w:szCs w:val="21"/>
              </w:rPr>
              <w:t>在</w:t>
            </w:r>
            <w:r>
              <w:rPr>
                <w:szCs w:val="21"/>
              </w:rPr>
              <w:t>启动</w:t>
            </w:r>
            <w:r>
              <w:rPr>
                <w:rFonts w:hint="eastAsia"/>
                <w:szCs w:val="21"/>
              </w:rPr>
              <w:t>Nginx</w:t>
            </w:r>
            <w:r>
              <w:rPr>
                <w:rFonts w:hint="eastAsia"/>
                <w:szCs w:val="21"/>
              </w:rPr>
              <w:t>反向代理服务器后</w:t>
            </w:r>
            <w:r>
              <w:rPr>
                <w:szCs w:val="21"/>
              </w:rPr>
              <w:t>，</w:t>
            </w:r>
            <w:r w:rsidR="00705A34">
              <w:rPr>
                <w:rFonts w:hint="eastAsia"/>
                <w:szCs w:val="21"/>
              </w:rPr>
              <w:t>从</w:t>
            </w:r>
            <w:r>
              <w:rPr>
                <w:szCs w:val="21"/>
              </w:rPr>
              <w:t>反向</w:t>
            </w:r>
            <w:r>
              <w:rPr>
                <w:rFonts w:hint="eastAsia"/>
                <w:szCs w:val="21"/>
              </w:rPr>
              <w:t>代理</w:t>
            </w:r>
            <w:r w:rsidR="00705A34">
              <w:rPr>
                <w:rFonts w:hint="eastAsia"/>
                <w:szCs w:val="21"/>
              </w:rPr>
              <w:t>的响应页面</w:t>
            </w:r>
            <w:r w:rsidR="00705A34">
              <w:rPr>
                <w:szCs w:val="21"/>
              </w:rPr>
              <w:t>点击继续访问</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A4EE05B" w14:textId="1FD81C67" w:rsidR="00541B86" w:rsidRPr="00291E80" w:rsidRDefault="00541B86" w:rsidP="00384790">
            <w:pPr>
              <w:spacing w:line="400" w:lineRule="exact"/>
              <w:ind w:firstLine="480"/>
              <w:rPr>
                <w:szCs w:val="21"/>
              </w:rPr>
            </w:pPr>
            <w:r>
              <w:rPr>
                <w:rFonts w:hint="eastAsia"/>
                <w:szCs w:val="21"/>
              </w:rPr>
              <w:t>输出即将要下发给</w:t>
            </w:r>
            <w:r>
              <w:rPr>
                <w:szCs w:val="21"/>
              </w:rPr>
              <w:t>浏览器的</w:t>
            </w:r>
            <w:r>
              <w:rPr>
                <w:rFonts w:hint="eastAsia"/>
                <w:szCs w:val="21"/>
              </w:rPr>
              <w:t>，</w:t>
            </w:r>
            <w:r>
              <w:rPr>
                <w:szCs w:val="21"/>
              </w:rPr>
              <w:t>也就是存储在</w:t>
            </w:r>
            <w:r>
              <w:rPr>
                <w:szCs w:val="21"/>
              </w:rPr>
              <w:t>slab</w:t>
            </w:r>
            <w:r>
              <w:rPr>
                <w:szCs w:val="21"/>
              </w:rPr>
              <w:t>中的</w:t>
            </w:r>
            <w:r>
              <w:rPr>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F01E72A" w14:textId="77777777" w:rsidR="00541B86" w:rsidRDefault="00541B86" w:rsidP="00384790">
            <w:pPr>
              <w:spacing w:line="400" w:lineRule="exact"/>
              <w:ind w:firstLine="480"/>
              <w:rPr>
                <w:szCs w:val="21"/>
              </w:rPr>
            </w:pPr>
            <w:r>
              <w:rPr>
                <w:rFonts w:hint="eastAsia"/>
                <w:szCs w:val="21"/>
              </w:rPr>
              <w:t>输出</w:t>
            </w:r>
            <w:r>
              <w:rPr>
                <w:rFonts w:hint="eastAsia"/>
                <w:szCs w:val="21"/>
              </w:rPr>
              <w:t>ID</w:t>
            </w:r>
            <w:r>
              <w:rPr>
                <w:szCs w:val="21"/>
              </w:rPr>
              <w:t xml:space="preserve"> </w:t>
            </w:r>
          </w:p>
        </w:tc>
      </w:tr>
    </w:tbl>
    <w:p w14:paraId="08F338AA" w14:textId="77777777" w:rsidR="00541B86" w:rsidRDefault="00541B86"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5764A0" w14:paraId="5021354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CE3EA97" w14:textId="77777777" w:rsidR="005764A0" w:rsidRDefault="005764A0" w:rsidP="00384790">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EAB63D2" w14:textId="77777777" w:rsidR="005764A0" w:rsidRDefault="005764A0" w:rsidP="00384790">
            <w:pPr>
              <w:spacing w:line="400" w:lineRule="exact"/>
              <w:ind w:firstLine="480"/>
              <w:rPr>
                <w:szCs w:val="21"/>
              </w:rPr>
            </w:pPr>
            <w:r>
              <w:rPr>
                <w:szCs w:val="21"/>
              </w:rPr>
              <w:t>01</w:t>
            </w:r>
          </w:p>
        </w:tc>
      </w:tr>
      <w:tr w:rsidR="005764A0" w14:paraId="50296B8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5058AEF" w14:textId="77777777" w:rsidR="005764A0" w:rsidRDefault="005764A0" w:rsidP="00384790">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0AFB7C2" w14:textId="77777777" w:rsidR="005764A0" w:rsidRDefault="005764A0"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5764A0" w14:paraId="6C28138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00E58DB" w14:textId="77777777" w:rsidR="005764A0" w:rsidRDefault="005764A0" w:rsidP="00384790">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173A25A" w14:textId="77777777" w:rsidR="005764A0" w:rsidRDefault="005764A0"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5764A0" w14:paraId="4971D7A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8825B7D" w14:textId="77777777" w:rsidR="005764A0" w:rsidRDefault="005764A0" w:rsidP="00384790">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BFCB9D5" w14:textId="77777777" w:rsidR="005764A0" w:rsidRDefault="005764A0" w:rsidP="00384790">
            <w:pPr>
              <w:spacing w:line="400" w:lineRule="exact"/>
              <w:ind w:firstLine="480"/>
              <w:rPr>
                <w:szCs w:val="21"/>
              </w:rPr>
            </w:pPr>
            <w:r>
              <w:rPr>
                <w:rFonts w:hint="eastAsia"/>
                <w:szCs w:val="21"/>
              </w:rPr>
              <w:t>无</w:t>
            </w:r>
          </w:p>
        </w:tc>
      </w:tr>
      <w:tr w:rsidR="005764A0" w14:paraId="6DFBF08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F6BE3A3" w14:textId="77777777" w:rsidR="005764A0" w:rsidRDefault="005764A0" w:rsidP="00384790">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908AB3F" w14:textId="77777777" w:rsidR="005764A0" w:rsidRDefault="005764A0" w:rsidP="00384790">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C9E7138" w14:textId="77777777" w:rsidR="005764A0" w:rsidRDefault="005764A0" w:rsidP="00384790">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56A4950" w14:textId="77777777" w:rsidR="005764A0" w:rsidRDefault="005764A0" w:rsidP="00384790">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98B3EFA" w14:textId="77777777" w:rsidR="005764A0" w:rsidRDefault="005764A0" w:rsidP="00384790">
            <w:pPr>
              <w:spacing w:line="400" w:lineRule="exact"/>
              <w:ind w:firstLine="482"/>
              <w:rPr>
                <w:b/>
                <w:bCs/>
                <w:szCs w:val="21"/>
              </w:rPr>
            </w:pPr>
            <w:r>
              <w:rPr>
                <w:rFonts w:hint="eastAsia"/>
                <w:b/>
                <w:bCs/>
                <w:szCs w:val="21"/>
              </w:rPr>
              <w:t>实际输出内容</w:t>
            </w:r>
          </w:p>
        </w:tc>
      </w:tr>
      <w:tr w:rsidR="005764A0" w14:paraId="22856B9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5469672" w14:textId="00C8C211" w:rsidR="005764A0" w:rsidRDefault="005764A0" w:rsidP="00384790">
            <w:pPr>
              <w:spacing w:line="400" w:lineRule="exact"/>
              <w:ind w:firstLine="480"/>
              <w:jc w:val="center"/>
              <w:rPr>
                <w:szCs w:val="21"/>
              </w:rPr>
            </w:pPr>
            <w:r>
              <w:rPr>
                <w:szCs w:val="21"/>
              </w:rPr>
              <w:t>Slab</w:t>
            </w:r>
            <w:r>
              <w:rPr>
                <w:szCs w:val="21"/>
              </w:rPr>
              <w:t>中</w:t>
            </w:r>
            <w:r>
              <w:rPr>
                <w:rFonts w:hint="eastAsia"/>
                <w:szCs w:val="21"/>
              </w:rPr>
              <w:t>(</w:t>
            </w:r>
            <w:r>
              <w:rPr>
                <w:szCs w:val="21"/>
              </w:rPr>
              <w:t>IP,ID)</w:t>
            </w:r>
            <w:r>
              <w:rPr>
                <w:rFonts w:hint="eastAsia"/>
                <w:szCs w:val="21"/>
              </w:rPr>
              <w:t>节点</w:t>
            </w:r>
            <w:r w:rsidR="008012A3">
              <w:rPr>
                <w:rFonts w:hint="eastAsia"/>
                <w:szCs w:val="21"/>
              </w:rPr>
              <w:t>的过时</w:t>
            </w:r>
            <w:r w:rsidR="008012A3">
              <w:rPr>
                <w:szCs w:val="21"/>
              </w:rPr>
              <w:t>淘汰</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00690EC" w14:textId="7DC764F7" w:rsidR="005764A0" w:rsidRDefault="005764A0" w:rsidP="00384790">
            <w:pPr>
              <w:spacing w:line="400" w:lineRule="exact"/>
              <w:ind w:firstLine="480"/>
              <w:rPr>
                <w:szCs w:val="21"/>
              </w:rPr>
            </w:pPr>
            <w:r>
              <w:rPr>
                <w:rFonts w:hint="eastAsia"/>
                <w:szCs w:val="21"/>
              </w:rPr>
              <w:t>请求体的</w:t>
            </w:r>
            <w:r>
              <w:rPr>
                <w:szCs w:val="21"/>
              </w:rPr>
              <w:t>IP</w:t>
            </w:r>
            <w:r>
              <w:rPr>
                <w:szCs w:val="21"/>
              </w:rPr>
              <w:t>，</w:t>
            </w:r>
            <w:r>
              <w:rPr>
                <w:szCs w:val="21"/>
              </w:rPr>
              <w:t>ID</w:t>
            </w:r>
            <w:r w:rsidR="008012A3">
              <w:rPr>
                <w:szCs w:val="21"/>
              </w:rPr>
              <w:t>(ID</w:t>
            </w:r>
            <w:r w:rsidR="008012A3">
              <w:rPr>
                <w:rFonts w:hint="eastAsia"/>
                <w:szCs w:val="21"/>
              </w:rPr>
              <w:t>可为</w:t>
            </w:r>
            <w:r w:rsidR="008012A3">
              <w:rPr>
                <w:szCs w:val="21"/>
              </w:rPr>
              <w:t>NULL)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6F26ACE" w14:textId="669E93C9" w:rsidR="005764A0" w:rsidRDefault="00B7582D" w:rsidP="00384790">
            <w:pPr>
              <w:spacing w:line="400" w:lineRule="exact"/>
              <w:ind w:firstLine="480"/>
              <w:rPr>
                <w:szCs w:val="21"/>
              </w:rPr>
            </w:pPr>
            <w:r>
              <w:rPr>
                <w:rFonts w:hint="eastAsia"/>
                <w:szCs w:val="21"/>
              </w:rPr>
              <w:t>多个</w:t>
            </w:r>
            <w:r>
              <w:rPr>
                <w:rFonts w:hint="eastAsia"/>
                <w:szCs w:val="21"/>
              </w:rPr>
              <w:t>IP</w:t>
            </w:r>
            <w:r>
              <w:rPr>
                <w:szCs w:val="21"/>
              </w:rPr>
              <w:t>多次</w:t>
            </w:r>
            <w:r>
              <w:rPr>
                <w:rFonts w:hint="eastAsia"/>
                <w:szCs w:val="21"/>
              </w:rPr>
              <w:t>访问</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CF815BD" w14:textId="67965BE2" w:rsidR="005764A0" w:rsidRPr="00291E80" w:rsidRDefault="005764A0" w:rsidP="004E0F4A">
            <w:pPr>
              <w:spacing w:line="400" w:lineRule="exact"/>
              <w:ind w:firstLine="480"/>
              <w:rPr>
                <w:szCs w:val="21"/>
              </w:rPr>
            </w:pPr>
            <w:r>
              <w:rPr>
                <w:rFonts w:hint="eastAsia"/>
                <w:szCs w:val="21"/>
              </w:rPr>
              <w:t>输出</w:t>
            </w:r>
            <w:r w:rsidR="00B7582D">
              <w:rPr>
                <w:rFonts w:hint="eastAsia"/>
                <w:szCs w:val="21"/>
              </w:rPr>
              <w:t>slab</w:t>
            </w:r>
            <w:r w:rsidR="00B7582D">
              <w:rPr>
                <w:szCs w:val="21"/>
              </w:rPr>
              <w:t>中</w:t>
            </w:r>
            <w:r w:rsidR="00B7582D">
              <w:rPr>
                <w:rFonts w:hint="eastAsia"/>
                <w:szCs w:val="21"/>
              </w:rPr>
              <w:t>(</w:t>
            </w:r>
            <w:r w:rsidR="00B7582D">
              <w:rPr>
                <w:szCs w:val="21"/>
              </w:rPr>
              <w:t>IP,ID</w:t>
            </w:r>
            <w:r w:rsidR="00B7582D">
              <w:rPr>
                <w:rFonts w:hint="eastAsia"/>
                <w:szCs w:val="21"/>
              </w:rPr>
              <w:t>)</w:t>
            </w:r>
            <w:r w:rsidR="00B7582D">
              <w:rPr>
                <w:rFonts w:hint="eastAsia"/>
                <w:szCs w:val="21"/>
              </w:rPr>
              <w:t>节点</w:t>
            </w:r>
            <w:r w:rsidR="00B7582D">
              <w:rPr>
                <w:szCs w:val="21"/>
              </w:rPr>
              <w:t>的链表状态</w:t>
            </w:r>
            <w:r w:rsidR="004E0F4A">
              <w:rPr>
                <w:rFonts w:hint="eastAsia"/>
                <w:szCs w:val="21"/>
              </w:rPr>
              <w:t>，应该</w:t>
            </w:r>
            <w:r w:rsidR="004E0F4A">
              <w:rPr>
                <w:szCs w:val="21"/>
              </w:rPr>
              <w:t>根据访问情况发生变化</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466B046" w14:textId="6B97F721" w:rsidR="005764A0" w:rsidRDefault="004E0F4A" w:rsidP="004E0F4A">
            <w:pPr>
              <w:spacing w:line="400" w:lineRule="exact"/>
              <w:ind w:firstLine="480"/>
              <w:rPr>
                <w:szCs w:val="21"/>
              </w:rPr>
            </w:pPr>
            <w:r>
              <w:rPr>
                <w:rFonts w:hint="eastAsia"/>
                <w:szCs w:val="21"/>
              </w:rPr>
              <w:t>输出</w:t>
            </w:r>
            <w:r>
              <w:rPr>
                <w:rFonts w:hint="eastAsia"/>
                <w:szCs w:val="21"/>
              </w:rPr>
              <w:t>slab</w:t>
            </w:r>
            <w:r>
              <w:rPr>
                <w:szCs w:val="21"/>
              </w:rPr>
              <w:t>中</w:t>
            </w:r>
            <w:r>
              <w:rPr>
                <w:rFonts w:hint="eastAsia"/>
                <w:szCs w:val="21"/>
              </w:rPr>
              <w:t>(</w:t>
            </w:r>
            <w:r>
              <w:rPr>
                <w:szCs w:val="21"/>
              </w:rPr>
              <w:t>IP,ID</w:t>
            </w:r>
            <w:r>
              <w:rPr>
                <w:rFonts w:hint="eastAsia"/>
                <w:szCs w:val="21"/>
              </w:rPr>
              <w:t>)</w:t>
            </w:r>
            <w:r>
              <w:rPr>
                <w:rFonts w:hint="eastAsia"/>
                <w:szCs w:val="21"/>
              </w:rPr>
              <w:t>节点</w:t>
            </w:r>
            <w:r>
              <w:rPr>
                <w:szCs w:val="21"/>
              </w:rPr>
              <w:t>的链表状态</w:t>
            </w:r>
            <w:r>
              <w:rPr>
                <w:rFonts w:hint="eastAsia"/>
                <w:szCs w:val="21"/>
              </w:rPr>
              <w:t>，</w:t>
            </w:r>
            <w:r>
              <w:rPr>
                <w:szCs w:val="21"/>
              </w:rPr>
              <w:t>根据访问情况发生变化</w:t>
            </w:r>
          </w:p>
        </w:tc>
      </w:tr>
    </w:tbl>
    <w:p w14:paraId="137FE795" w14:textId="77777777" w:rsidR="005764A0" w:rsidRDefault="005764A0"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C46B69" w14:paraId="525FB8E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D09D25C" w14:textId="77777777" w:rsidR="00C46B69" w:rsidRDefault="00C46B69" w:rsidP="00384790">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CD7EB04" w14:textId="77777777" w:rsidR="00C46B69" w:rsidRDefault="00C46B69" w:rsidP="00384790">
            <w:pPr>
              <w:spacing w:line="400" w:lineRule="exact"/>
              <w:ind w:firstLine="480"/>
              <w:rPr>
                <w:szCs w:val="21"/>
              </w:rPr>
            </w:pPr>
            <w:r>
              <w:rPr>
                <w:szCs w:val="21"/>
              </w:rPr>
              <w:t>01</w:t>
            </w:r>
          </w:p>
        </w:tc>
      </w:tr>
      <w:tr w:rsidR="00C46B69" w14:paraId="4819BA5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44E4C3" w14:textId="77777777" w:rsidR="00C46B69" w:rsidRDefault="00C46B69" w:rsidP="00384790">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708CFD4" w14:textId="77777777" w:rsidR="00C46B69" w:rsidRDefault="00C46B69"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C46B69" w14:paraId="1A880D3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E0DF8D7" w14:textId="77777777" w:rsidR="00C46B69" w:rsidRDefault="00C46B69" w:rsidP="00384790">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9101F28" w14:textId="77777777" w:rsidR="00C46B69" w:rsidRDefault="00C46B69"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C46B69" w14:paraId="442DC62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06F95A0" w14:textId="77777777" w:rsidR="00C46B69" w:rsidRDefault="00C46B69" w:rsidP="00384790">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3CC0022" w14:textId="77777777" w:rsidR="00C46B69" w:rsidRDefault="00C46B69" w:rsidP="00384790">
            <w:pPr>
              <w:spacing w:line="400" w:lineRule="exact"/>
              <w:ind w:firstLine="480"/>
              <w:rPr>
                <w:szCs w:val="21"/>
              </w:rPr>
            </w:pPr>
            <w:r>
              <w:rPr>
                <w:rFonts w:hint="eastAsia"/>
                <w:szCs w:val="21"/>
              </w:rPr>
              <w:t>无</w:t>
            </w:r>
          </w:p>
        </w:tc>
      </w:tr>
      <w:tr w:rsidR="00C46B69" w14:paraId="54E3243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B16DF85" w14:textId="77777777" w:rsidR="00C46B69" w:rsidRDefault="00C46B69" w:rsidP="00384790">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789AAA3" w14:textId="77777777" w:rsidR="00C46B69" w:rsidRDefault="00C46B69" w:rsidP="00384790">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67640754" w14:textId="77777777" w:rsidR="00C46B69" w:rsidRDefault="00C46B69" w:rsidP="00384790">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37A12BC" w14:textId="77777777" w:rsidR="00C46B69" w:rsidRDefault="00C46B69" w:rsidP="00384790">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D2D7B61" w14:textId="77777777" w:rsidR="00C46B69" w:rsidRDefault="00C46B69" w:rsidP="00384790">
            <w:pPr>
              <w:spacing w:line="400" w:lineRule="exact"/>
              <w:ind w:firstLine="482"/>
              <w:rPr>
                <w:b/>
                <w:bCs/>
                <w:szCs w:val="21"/>
              </w:rPr>
            </w:pPr>
            <w:r>
              <w:rPr>
                <w:rFonts w:hint="eastAsia"/>
                <w:b/>
                <w:bCs/>
                <w:szCs w:val="21"/>
              </w:rPr>
              <w:t>实际输出内容</w:t>
            </w:r>
          </w:p>
        </w:tc>
      </w:tr>
      <w:tr w:rsidR="00C46B69" w14:paraId="6B17F47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8F0FBB8" w14:textId="1AD58D56" w:rsidR="00C46B69" w:rsidRDefault="006D5B0C" w:rsidP="00384790">
            <w:pPr>
              <w:spacing w:line="400" w:lineRule="exact"/>
              <w:ind w:firstLine="480"/>
              <w:jc w:val="center"/>
              <w:rPr>
                <w:szCs w:val="21"/>
              </w:rPr>
            </w:pPr>
            <w:r>
              <w:rPr>
                <w:rFonts w:hint="eastAsia"/>
                <w:szCs w:val="21"/>
              </w:rPr>
              <w:t>Nginx</w:t>
            </w:r>
            <w:r>
              <w:rPr>
                <w:szCs w:val="21"/>
              </w:rPr>
              <w:t>反向代理服务器</w:t>
            </w:r>
            <w:r>
              <w:rPr>
                <w:rFonts w:hint="eastAsia"/>
                <w:szCs w:val="21"/>
              </w:rPr>
              <w:t>向</w:t>
            </w:r>
            <w:r>
              <w:rPr>
                <w:szCs w:val="21"/>
              </w:rPr>
              <w:t>转发的</w:t>
            </w:r>
            <w:r>
              <w:rPr>
                <w:rFonts w:hint="eastAsia"/>
                <w:szCs w:val="21"/>
              </w:rPr>
              <w:t>响应</w:t>
            </w:r>
            <w:r>
              <w:rPr>
                <w:szCs w:val="21"/>
              </w:rPr>
              <w:t>HTML</w:t>
            </w:r>
            <w:r>
              <w:rPr>
                <w:szCs w:val="21"/>
              </w:rPr>
              <w:t>页面注入</w:t>
            </w:r>
            <w:r>
              <w:rPr>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FF57BFD" w14:textId="4D96006E" w:rsidR="00C46B69" w:rsidRDefault="006D5B0C" w:rsidP="00384790">
            <w:pPr>
              <w:spacing w:line="400" w:lineRule="exact"/>
              <w:ind w:firstLine="480"/>
              <w:rPr>
                <w:szCs w:val="21"/>
              </w:rPr>
            </w:pPr>
            <w:r>
              <w:rPr>
                <w:rFonts w:hint="eastAsia"/>
                <w:szCs w:val="21"/>
              </w:rPr>
              <w:t>目标网站的</w:t>
            </w:r>
            <w:r>
              <w:rPr>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7A270F3" w14:textId="77F4F229" w:rsidR="00C46B69" w:rsidRDefault="006D5B0C" w:rsidP="00613789">
            <w:pPr>
              <w:spacing w:line="400" w:lineRule="exact"/>
              <w:ind w:firstLine="480"/>
              <w:rPr>
                <w:szCs w:val="21"/>
              </w:rPr>
            </w:pPr>
            <w:r>
              <w:rPr>
                <w:rFonts w:hint="eastAsia"/>
                <w:szCs w:val="21"/>
              </w:rPr>
              <w:t>当响应文件</w:t>
            </w:r>
            <w:r>
              <w:rPr>
                <w:szCs w:val="21"/>
              </w:rPr>
              <w:t>类型是</w:t>
            </w:r>
            <w:proofErr w:type="gramStart"/>
            <w:r w:rsidR="00613789">
              <w:rPr>
                <w:szCs w:val="21"/>
              </w:rPr>
              <w:t>”</w:t>
            </w:r>
            <w:proofErr w:type="gramEnd"/>
            <w:r w:rsidR="00613789">
              <w:rPr>
                <w:szCs w:val="21"/>
              </w:rPr>
              <w:t>text/html</w:t>
            </w:r>
            <w:proofErr w:type="gramStart"/>
            <w:r w:rsidR="00613789">
              <w:rPr>
                <w:szCs w:val="21"/>
              </w:rPr>
              <w:t>”</w:t>
            </w:r>
            <w:proofErr w:type="gramEnd"/>
            <w:r>
              <w:rPr>
                <w:szCs w:val="21"/>
              </w:rPr>
              <w:t>时，解析</w:t>
            </w:r>
            <w:r>
              <w:rPr>
                <w:szCs w:val="21"/>
              </w:rPr>
              <w:t>HTML</w:t>
            </w:r>
            <w:r>
              <w:rPr>
                <w:szCs w:val="21"/>
              </w:rPr>
              <w:t>，注入</w:t>
            </w:r>
            <w:r>
              <w:rPr>
                <w:szCs w:val="21"/>
              </w:rPr>
              <w:t>ID</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DD40487" w14:textId="1207B869" w:rsidR="00C46B69" w:rsidRPr="00291E80" w:rsidRDefault="006D5B0C" w:rsidP="00384790">
            <w:pPr>
              <w:spacing w:line="400" w:lineRule="exact"/>
              <w:ind w:firstLine="480"/>
              <w:rPr>
                <w:szCs w:val="21"/>
              </w:rPr>
            </w:pPr>
            <w:r>
              <w:rPr>
                <w:rFonts w:hint="eastAsia"/>
                <w:szCs w:val="21"/>
              </w:rPr>
              <w:t>注入了</w:t>
            </w:r>
            <w:r>
              <w:rPr>
                <w:rFonts w:hint="eastAsia"/>
                <w:szCs w:val="21"/>
              </w:rPr>
              <w:t>ID</w:t>
            </w:r>
            <w:r>
              <w:rPr>
                <w:szCs w:val="21"/>
              </w:rPr>
              <w:t>的</w:t>
            </w:r>
            <w:r>
              <w:rPr>
                <w:rFonts w:hint="eastAsia"/>
                <w:szCs w:val="21"/>
              </w:rPr>
              <w:t>响应页面</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9BE7840" w14:textId="3B38EBB3" w:rsidR="00C46B69" w:rsidRDefault="006D5B0C" w:rsidP="00384790">
            <w:pPr>
              <w:spacing w:line="400" w:lineRule="exact"/>
              <w:ind w:firstLine="480"/>
              <w:rPr>
                <w:szCs w:val="21"/>
              </w:rPr>
            </w:pPr>
            <w:r>
              <w:rPr>
                <w:rFonts w:hint="eastAsia"/>
                <w:szCs w:val="21"/>
              </w:rPr>
              <w:t>注入了</w:t>
            </w:r>
            <w:r>
              <w:rPr>
                <w:rFonts w:hint="eastAsia"/>
                <w:szCs w:val="21"/>
              </w:rPr>
              <w:t>ID</w:t>
            </w:r>
            <w:r>
              <w:rPr>
                <w:szCs w:val="21"/>
              </w:rPr>
              <w:t>的</w:t>
            </w:r>
            <w:r>
              <w:rPr>
                <w:rFonts w:hint="eastAsia"/>
                <w:szCs w:val="21"/>
              </w:rPr>
              <w:t>响应页面</w:t>
            </w:r>
          </w:p>
        </w:tc>
      </w:tr>
    </w:tbl>
    <w:p w14:paraId="7C511118" w14:textId="77777777" w:rsidR="00C46B69" w:rsidRDefault="00C46B69"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613789" w14:paraId="7AD942A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7B0687D" w14:textId="77777777" w:rsidR="00613789" w:rsidRDefault="00613789" w:rsidP="00384790">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5A58B2E" w14:textId="77777777" w:rsidR="00613789" w:rsidRDefault="00613789" w:rsidP="00384790">
            <w:pPr>
              <w:spacing w:line="400" w:lineRule="exact"/>
              <w:ind w:firstLine="480"/>
              <w:rPr>
                <w:szCs w:val="21"/>
              </w:rPr>
            </w:pPr>
            <w:r>
              <w:rPr>
                <w:szCs w:val="21"/>
              </w:rPr>
              <w:t>01</w:t>
            </w:r>
          </w:p>
        </w:tc>
      </w:tr>
      <w:tr w:rsidR="00613789" w14:paraId="2C03A4F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BDE9319" w14:textId="77777777" w:rsidR="00613789" w:rsidRDefault="00613789" w:rsidP="00384790">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4BE1A4C" w14:textId="77777777" w:rsidR="00613789" w:rsidRDefault="00613789"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613789" w14:paraId="455EA47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2DC328F" w14:textId="77777777" w:rsidR="00613789" w:rsidRDefault="00613789" w:rsidP="00384790">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48C4C79" w14:textId="77777777" w:rsidR="00613789" w:rsidRDefault="00613789"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613789" w14:paraId="722284D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AD808ED" w14:textId="77777777" w:rsidR="00613789" w:rsidRDefault="00613789" w:rsidP="00384790">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DB3F92" w14:textId="77777777" w:rsidR="00613789" w:rsidRDefault="00613789" w:rsidP="00384790">
            <w:pPr>
              <w:spacing w:line="400" w:lineRule="exact"/>
              <w:ind w:firstLine="480"/>
              <w:rPr>
                <w:szCs w:val="21"/>
              </w:rPr>
            </w:pPr>
            <w:r>
              <w:rPr>
                <w:rFonts w:hint="eastAsia"/>
                <w:szCs w:val="21"/>
              </w:rPr>
              <w:t>无</w:t>
            </w:r>
          </w:p>
        </w:tc>
      </w:tr>
      <w:tr w:rsidR="00613789" w14:paraId="2E506F8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14F7D9B" w14:textId="77777777" w:rsidR="00613789" w:rsidRDefault="00613789" w:rsidP="00384790">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192780D" w14:textId="77777777" w:rsidR="00613789" w:rsidRDefault="00613789" w:rsidP="00384790">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B147544" w14:textId="77777777" w:rsidR="00613789" w:rsidRDefault="00613789" w:rsidP="00384790">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AE3BD25" w14:textId="77777777" w:rsidR="00613789" w:rsidRDefault="00613789" w:rsidP="00384790">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DDC0FA0" w14:textId="77777777" w:rsidR="00613789" w:rsidRDefault="00613789" w:rsidP="00384790">
            <w:pPr>
              <w:spacing w:line="400" w:lineRule="exact"/>
              <w:ind w:firstLine="482"/>
              <w:rPr>
                <w:b/>
                <w:bCs/>
                <w:szCs w:val="21"/>
              </w:rPr>
            </w:pPr>
            <w:r>
              <w:rPr>
                <w:rFonts w:hint="eastAsia"/>
                <w:b/>
                <w:bCs/>
                <w:szCs w:val="21"/>
              </w:rPr>
              <w:t>实际输出内容</w:t>
            </w:r>
          </w:p>
        </w:tc>
      </w:tr>
      <w:tr w:rsidR="00613789" w14:paraId="387FB9E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ED25D6F" w14:textId="2A5EEC25" w:rsidR="00613789" w:rsidRDefault="00613789" w:rsidP="00613789">
            <w:pPr>
              <w:spacing w:line="400" w:lineRule="exact"/>
              <w:ind w:firstLine="480"/>
              <w:jc w:val="center"/>
              <w:rPr>
                <w:szCs w:val="21"/>
              </w:rPr>
            </w:pPr>
            <w:r>
              <w:rPr>
                <w:rFonts w:hint="eastAsia"/>
                <w:szCs w:val="21"/>
              </w:rPr>
              <w:t>Nginx</w:t>
            </w:r>
            <w:r>
              <w:rPr>
                <w:szCs w:val="21"/>
              </w:rPr>
              <w:t>反向代理服务器</w:t>
            </w:r>
            <w:r>
              <w:rPr>
                <w:rFonts w:hint="eastAsia"/>
                <w:szCs w:val="21"/>
              </w:rPr>
              <w:t>向</w:t>
            </w:r>
            <w:r>
              <w:rPr>
                <w:szCs w:val="21"/>
              </w:rPr>
              <w:t>转发的</w:t>
            </w:r>
            <w:r>
              <w:rPr>
                <w:rFonts w:hint="eastAsia"/>
                <w:szCs w:val="21"/>
              </w:rPr>
              <w:t>响应</w:t>
            </w:r>
            <w:r>
              <w:rPr>
                <w:szCs w:val="21"/>
              </w:rPr>
              <w:t>js</w:t>
            </w:r>
            <w:r>
              <w:rPr>
                <w:rFonts w:hint="eastAsia"/>
                <w:szCs w:val="21"/>
              </w:rPr>
              <w:t>文件</w:t>
            </w:r>
            <w:r>
              <w:rPr>
                <w:szCs w:val="21"/>
              </w:rPr>
              <w:t>进行混淆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75766A8" w14:textId="77777777" w:rsidR="00613789" w:rsidRDefault="00613789" w:rsidP="00384790">
            <w:pPr>
              <w:spacing w:line="400" w:lineRule="exact"/>
              <w:ind w:firstLine="480"/>
              <w:rPr>
                <w:szCs w:val="21"/>
              </w:rPr>
            </w:pPr>
            <w:r>
              <w:rPr>
                <w:rFonts w:hint="eastAsia"/>
                <w:szCs w:val="21"/>
              </w:rPr>
              <w:t>目标网站的</w:t>
            </w:r>
            <w:r>
              <w:rPr>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F0A141E" w14:textId="53539AB8" w:rsidR="00613789" w:rsidRDefault="00613789" w:rsidP="00613789">
            <w:pPr>
              <w:spacing w:line="400" w:lineRule="exact"/>
              <w:ind w:firstLine="480"/>
              <w:rPr>
                <w:szCs w:val="21"/>
              </w:rPr>
            </w:pPr>
            <w:r>
              <w:rPr>
                <w:rFonts w:hint="eastAsia"/>
                <w:szCs w:val="21"/>
              </w:rPr>
              <w:t>当响应文件</w:t>
            </w:r>
            <w:r>
              <w:rPr>
                <w:szCs w:val="21"/>
              </w:rPr>
              <w:t>类型是</w:t>
            </w:r>
            <w:proofErr w:type="gramStart"/>
            <w:r>
              <w:rPr>
                <w:szCs w:val="21"/>
              </w:rPr>
              <w:t>”</w:t>
            </w:r>
            <w:proofErr w:type="gramEnd"/>
            <w:r>
              <w:rPr>
                <w:szCs w:val="21"/>
              </w:rPr>
              <w:t>application/JavaScript</w:t>
            </w:r>
            <w:proofErr w:type="gramStart"/>
            <w:r>
              <w:rPr>
                <w:szCs w:val="21"/>
              </w:rPr>
              <w:t>”</w:t>
            </w:r>
            <w:proofErr w:type="gramEnd"/>
            <w:r>
              <w:rPr>
                <w:szCs w:val="21"/>
              </w:rPr>
              <w:t>时，</w:t>
            </w:r>
            <w:r>
              <w:rPr>
                <w:rFonts w:hint="eastAsia"/>
                <w:szCs w:val="21"/>
              </w:rPr>
              <w:t>对</w:t>
            </w:r>
            <w:r>
              <w:rPr>
                <w:szCs w:val="21"/>
              </w:rPr>
              <w:t>Java</w:t>
            </w:r>
            <w:r w:rsidR="00AA4B39">
              <w:rPr>
                <w:szCs w:val="21"/>
              </w:rPr>
              <w:t>Script</w:t>
            </w:r>
            <w:r w:rsidR="00AA4B39">
              <w:rPr>
                <w:rFonts w:hint="eastAsia"/>
                <w:szCs w:val="21"/>
              </w:rPr>
              <w:t>脚本</w:t>
            </w:r>
            <w:r w:rsidR="00AA4B39">
              <w:rPr>
                <w:szCs w:val="21"/>
              </w:rPr>
              <w:t>进行混淆操作</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0B2C1FA" w14:textId="3B24CF9C" w:rsidR="00613789" w:rsidRPr="00291E80" w:rsidRDefault="00AA4B39" w:rsidP="00384790">
            <w:pPr>
              <w:spacing w:line="400" w:lineRule="exact"/>
              <w:ind w:firstLine="480"/>
              <w:rPr>
                <w:szCs w:val="21"/>
              </w:rPr>
            </w:pPr>
            <w:r>
              <w:rPr>
                <w:rFonts w:hint="eastAsia"/>
                <w:szCs w:val="21"/>
              </w:rPr>
              <w:t>混淆过的</w:t>
            </w:r>
            <w:r>
              <w:rPr>
                <w:rFonts w:hint="eastAsia"/>
                <w:szCs w:val="21"/>
              </w:rPr>
              <w:t>JavaScript</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4C8700F" w14:textId="3A67CCB3" w:rsidR="00613789" w:rsidRDefault="00AA4B39" w:rsidP="00384790">
            <w:pPr>
              <w:spacing w:line="400" w:lineRule="exact"/>
              <w:ind w:firstLine="480"/>
              <w:rPr>
                <w:szCs w:val="21"/>
              </w:rPr>
            </w:pPr>
            <w:r>
              <w:rPr>
                <w:rFonts w:hint="eastAsia"/>
                <w:szCs w:val="21"/>
              </w:rPr>
              <w:t>混淆过的</w:t>
            </w:r>
            <w:r>
              <w:rPr>
                <w:rFonts w:hint="eastAsia"/>
                <w:szCs w:val="21"/>
              </w:rPr>
              <w:t>JavaScript</w:t>
            </w:r>
          </w:p>
        </w:tc>
      </w:tr>
    </w:tbl>
    <w:p w14:paraId="38DC54DD" w14:textId="77777777" w:rsidR="00613789" w:rsidRDefault="00613789" w:rsidP="0001699C">
      <w:pPr>
        <w:spacing w:line="400" w:lineRule="exact"/>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3963E8" w14:paraId="22F94A8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82F5479" w14:textId="77777777" w:rsidR="003963E8" w:rsidRDefault="003963E8" w:rsidP="00384790">
            <w:pPr>
              <w:spacing w:line="400" w:lineRule="exact"/>
              <w:ind w:firstLine="482"/>
              <w:rPr>
                <w:b/>
                <w:bCs/>
                <w:sz w:val="21"/>
                <w:szCs w:val="21"/>
              </w:rPr>
            </w:pPr>
            <w:r>
              <w:rPr>
                <w:rFonts w:hint="eastAsia"/>
                <w:b/>
                <w:bCs/>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AC85888" w14:textId="77777777" w:rsidR="003963E8" w:rsidRDefault="003963E8" w:rsidP="00384790">
            <w:pPr>
              <w:spacing w:line="400" w:lineRule="exact"/>
              <w:ind w:firstLine="480"/>
              <w:rPr>
                <w:szCs w:val="21"/>
              </w:rPr>
            </w:pPr>
            <w:r>
              <w:rPr>
                <w:szCs w:val="21"/>
              </w:rPr>
              <w:t>01</w:t>
            </w:r>
          </w:p>
        </w:tc>
      </w:tr>
      <w:tr w:rsidR="003963E8" w14:paraId="4443B6A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0ADC17D" w14:textId="77777777" w:rsidR="003963E8" w:rsidRDefault="003963E8" w:rsidP="00384790">
            <w:pPr>
              <w:spacing w:line="400" w:lineRule="exact"/>
              <w:ind w:firstLine="482"/>
              <w:rPr>
                <w:b/>
                <w:bCs/>
                <w:szCs w:val="21"/>
              </w:rPr>
            </w:pPr>
            <w:r>
              <w:rPr>
                <w:rFonts w:hint="eastAsia"/>
                <w:b/>
                <w:bCs/>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4E4B014" w14:textId="77777777" w:rsidR="003963E8" w:rsidRDefault="003963E8" w:rsidP="00384790">
            <w:pPr>
              <w:spacing w:line="400" w:lineRule="exact"/>
              <w:ind w:firstLine="480"/>
              <w:rPr>
                <w:szCs w:val="21"/>
              </w:rPr>
            </w:pPr>
            <w:r>
              <w:rPr>
                <w:rFonts w:hint="eastAsia"/>
                <w:szCs w:val="21"/>
              </w:rPr>
              <w:t>动态</w:t>
            </w:r>
            <w:r>
              <w:rPr>
                <w:szCs w:val="21"/>
              </w:rPr>
              <w:t>ID</w:t>
            </w:r>
            <w:r>
              <w:rPr>
                <w:rFonts w:hint="eastAsia"/>
                <w:szCs w:val="21"/>
              </w:rPr>
              <w:t>功能模块</w:t>
            </w:r>
            <w:r>
              <w:rPr>
                <w:szCs w:val="21"/>
              </w:rPr>
              <w:t>中</w:t>
            </w:r>
            <w:r>
              <w:rPr>
                <w:rFonts w:hint="eastAsia"/>
                <w:szCs w:val="21"/>
              </w:rPr>
              <w:t>反向代理服务器</w:t>
            </w:r>
            <w:r>
              <w:rPr>
                <w:rFonts w:hint="eastAsia"/>
                <w:szCs w:val="21"/>
              </w:rPr>
              <w:t>ID</w:t>
            </w:r>
            <w:r>
              <w:rPr>
                <w:szCs w:val="21"/>
              </w:rPr>
              <w:t>管理</w:t>
            </w:r>
          </w:p>
        </w:tc>
      </w:tr>
      <w:tr w:rsidR="003963E8" w14:paraId="7A892F5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4C3C24B" w14:textId="77777777" w:rsidR="003963E8" w:rsidRDefault="003963E8" w:rsidP="00384790">
            <w:pPr>
              <w:spacing w:line="400" w:lineRule="exact"/>
              <w:ind w:firstLine="482"/>
              <w:rPr>
                <w:b/>
                <w:bCs/>
                <w:szCs w:val="21"/>
              </w:rPr>
            </w:pPr>
            <w:r>
              <w:rPr>
                <w:rFonts w:hint="eastAsia"/>
                <w:b/>
                <w:bCs/>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501A0F9" w14:textId="77777777" w:rsidR="003963E8" w:rsidRDefault="003963E8" w:rsidP="00384790">
            <w:pPr>
              <w:spacing w:line="400" w:lineRule="exact"/>
              <w:ind w:firstLine="480"/>
              <w:rPr>
                <w:szCs w:val="21"/>
              </w:rPr>
            </w:pPr>
            <w:r>
              <w:rPr>
                <w:rFonts w:hint="eastAsia"/>
                <w:szCs w:val="21"/>
              </w:rPr>
              <w:t>计算机操作系统：</w:t>
            </w:r>
            <w:r>
              <w:rPr>
                <w:szCs w:val="21"/>
              </w:rPr>
              <w:t>Windows7</w:t>
            </w:r>
            <w:r>
              <w:rPr>
                <w:rFonts w:hint="eastAsia"/>
                <w:szCs w:val="21"/>
              </w:rPr>
              <w:t>，浏览器：</w:t>
            </w:r>
            <w:r>
              <w:rPr>
                <w:szCs w:val="21"/>
              </w:rPr>
              <w:t>Chrome</w:t>
            </w:r>
          </w:p>
        </w:tc>
      </w:tr>
      <w:tr w:rsidR="003963E8" w14:paraId="264005E8"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BE945D6" w14:textId="77777777" w:rsidR="003963E8" w:rsidRDefault="003963E8" w:rsidP="00384790">
            <w:pPr>
              <w:spacing w:line="400" w:lineRule="exact"/>
              <w:ind w:firstLine="482"/>
              <w:rPr>
                <w:b/>
                <w:bCs/>
                <w:szCs w:val="21"/>
              </w:rPr>
            </w:pPr>
            <w:r>
              <w:rPr>
                <w:rFonts w:hint="eastAsia"/>
                <w:b/>
                <w:bCs/>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F29160F" w14:textId="77777777" w:rsidR="003963E8" w:rsidRDefault="003963E8" w:rsidP="00384790">
            <w:pPr>
              <w:spacing w:line="400" w:lineRule="exact"/>
              <w:ind w:firstLine="480"/>
              <w:rPr>
                <w:szCs w:val="21"/>
              </w:rPr>
            </w:pPr>
            <w:r>
              <w:rPr>
                <w:rFonts w:hint="eastAsia"/>
                <w:szCs w:val="21"/>
              </w:rPr>
              <w:t>无</w:t>
            </w:r>
          </w:p>
        </w:tc>
      </w:tr>
      <w:tr w:rsidR="003963E8" w14:paraId="20DF38C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12F6190" w14:textId="77777777" w:rsidR="003963E8" w:rsidRDefault="003963E8" w:rsidP="00384790">
            <w:pPr>
              <w:spacing w:line="400" w:lineRule="exact"/>
              <w:ind w:firstLine="482"/>
              <w:rPr>
                <w:b/>
                <w:bCs/>
                <w:szCs w:val="21"/>
              </w:rPr>
            </w:pPr>
            <w:r>
              <w:rPr>
                <w:rFonts w:hint="eastAsia"/>
                <w:b/>
                <w:bCs/>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1BE8158" w14:textId="77777777" w:rsidR="003963E8" w:rsidRDefault="003963E8" w:rsidP="00384790">
            <w:pPr>
              <w:spacing w:line="400" w:lineRule="exact"/>
              <w:ind w:firstLine="482"/>
              <w:rPr>
                <w:b/>
                <w:bCs/>
                <w:szCs w:val="21"/>
              </w:rPr>
            </w:pPr>
            <w:r>
              <w:rPr>
                <w:rFonts w:hint="eastAsia"/>
                <w:b/>
                <w:bCs/>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474D101" w14:textId="77777777" w:rsidR="003963E8" w:rsidRDefault="003963E8" w:rsidP="00384790">
            <w:pPr>
              <w:spacing w:line="400" w:lineRule="exact"/>
              <w:ind w:firstLine="482"/>
              <w:rPr>
                <w:b/>
                <w:bCs/>
                <w:szCs w:val="21"/>
              </w:rPr>
            </w:pPr>
            <w:r>
              <w:rPr>
                <w:rFonts w:hint="eastAsia"/>
                <w:b/>
                <w:bCs/>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082F602" w14:textId="77777777" w:rsidR="003963E8" w:rsidRDefault="003963E8" w:rsidP="00384790">
            <w:pPr>
              <w:spacing w:line="400" w:lineRule="exact"/>
              <w:ind w:firstLine="482"/>
              <w:rPr>
                <w:b/>
                <w:bCs/>
                <w:szCs w:val="21"/>
              </w:rPr>
            </w:pPr>
            <w:r>
              <w:rPr>
                <w:rFonts w:hint="eastAsia"/>
                <w:b/>
                <w:bCs/>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B247667" w14:textId="77777777" w:rsidR="003963E8" w:rsidRDefault="003963E8" w:rsidP="00384790">
            <w:pPr>
              <w:spacing w:line="400" w:lineRule="exact"/>
              <w:ind w:firstLine="482"/>
              <w:rPr>
                <w:b/>
                <w:bCs/>
                <w:szCs w:val="21"/>
              </w:rPr>
            </w:pPr>
            <w:r>
              <w:rPr>
                <w:rFonts w:hint="eastAsia"/>
                <w:b/>
                <w:bCs/>
                <w:szCs w:val="21"/>
              </w:rPr>
              <w:t>实际输出内容</w:t>
            </w:r>
          </w:p>
        </w:tc>
      </w:tr>
      <w:tr w:rsidR="003963E8" w14:paraId="2FC521D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E928263" w14:textId="77777777" w:rsidR="003963E8" w:rsidRDefault="003963E8" w:rsidP="00384790">
            <w:pPr>
              <w:spacing w:line="400" w:lineRule="exact"/>
              <w:ind w:firstLine="480"/>
              <w:jc w:val="center"/>
              <w:rPr>
                <w:szCs w:val="21"/>
              </w:rPr>
            </w:pPr>
            <w:r>
              <w:rPr>
                <w:rFonts w:hint="eastAsia"/>
                <w:szCs w:val="21"/>
              </w:rPr>
              <w:t>Nginx</w:t>
            </w:r>
            <w:r>
              <w:rPr>
                <w:szCs w:val="21"/>
              </w:rPr>
              <w:t>反向代理服务器</w:t>
            </w:r>
            <w:r>
              <w:rPr>
                <w:rFonts w:hint="eastAsia"/>
                <w:szCs w:val="21"/>
              </w:rPr>
              <w:t>向</w:t>
            </w:r>
            <w:r>
              <w:rPr>
                <w:szCs w:val="21"/>
              </w:rPr>
              <w:t>转发的</w:t>
            </w:r>
            <w:r>
              <w:rPr>
                <w:rFonts w:hint="eastAsia"/>
                <w:szCs w:val="21"/>
              </w:rPr>
              <w:t>响应</w:t>
            </w:r>
            <w:r>
              <w:rPr>
                <w:szCs w:val="21"/>
              </w:rPr>
              <w:t>js</w:t>
            </w:r>
            <w:r>
              <w:rPr>
                <w:rFonts w:hint="eastAsia"/>
                <w:szCs w:val="21"/>
              </w:rPr>
              <w:t>文件</w:t>
            </w:r>
            <w:r>
              <w:rPr>
                <w:szCs w:val="21"/>
              </w:rPr>
              <w:t>进行混淆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5A0E41C" w14:textId="77777777" w:rsidR="003963E8" w:rsidRDefault="003963E8" w:rsidP="00384790">
            <w:pPr>
              <w:spacing w:line="400" w:lineRule="exact"/>
              <w:ind w:firstLine="480"/>
              <w:rPr>
                <w:szCs w:val="21"/>
              </w:rPr>
            </w:pPr>
            <w:r>
              <w:rPr>
                <w:rFonts w:hint="eastAsia"/>
                <w:szCs w:val="21"/>
              </w:rPr>
              <w:t>目标网站的</w:t>
            </w:r>
            <w:r>
              <w:rPr>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85BDF56" w14:textId="77777777" w:rsidR="003963E8" w:rsidRDefault="003963E8" w:rsidP="00384790">
            <w:pPr>
              <w:spacing w:line="400" w:lineRule="exact"/>
              <w:ind w:firstLine="480"/>
              <w:rPr>
                <w:szCs w:val="21"/>
              </w:rPr>
            </w:pPr>
            <w:r>
              <w:rPr>
                <w:rFonts w:hint="eastAsia"/>
                <w:szCs w:val="21"/>
              </w:rPr>
              <w:t>当响应文件</w:t>
            </w:r>
            <w:r>
              <w:rPr>
                <w:szCs w:val="21"/>
              </w:rPr>
              <w:t>类型是</w:t>
            </w:r>
            <w:proofErr w:type="gramStart"/>
            <w:r>
              <w:rPr>
                <w:szCs w:val="21"/>
              </w:rPr>
              <w:t>”</w:t>
            </w:r>
            <w:proofErr w:type="gramEnd"/>
            <w:r>
              <w:rPr>
                <w:szCs w:val="21"/>
              </w:rPr>
              <w:t>application/JavaScript</w:t>
            </w:r>
            <w:proofErr w:type="gramStart"/>
            <w:r>
              <w:rPr>
                <w:szCs w:val="21"/>
              </w:rPr>
              <w:t>”</w:t>
            </w:r>
            <w:proofErr w:type="gramEnd"/>
            <w:r>
              <w:rPr>
                <w:szCs w:val="21"/>
              </w:rPr>
              <w:t>时，</w:t>
            </w:r>
            <w:r>
              <w:rPr>
                <w:rFonts w:hint="eastAsia"/>
                <w:szCs w:val="21"/>
              </w:rPr>
              <w:t>对</w:t>
            </w:r>
            <w:r>
              <w:rPr>
                <w:szCs w:val="21"/>
              </w:rPr>
              <w:t>JavaScript</w:t>
            </w:r>
            <w:r>
              <w:rPr>
                <w:rFonts w:hint="eastAsia"/>
                <w:szCs w:val="21"/>
              </w:rPr>
              <w:t>脚本</w:t>
            </w:r>
            <w:r>
              <w:rPr>
                <w:szCs w:val="21"/>
              </w:rPr>
              <w:t>进行混淆操作</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793C5EE" w14:textId="77777777" w:rsidR="003963E8" w:rsidRPr="00291E80" w:rsidRDefault="003963E8" w:rsidP="00384790">
            <w:pPr>
              <w:spacing w:line="400" w:lineRule="exact"/>
              <w:ind w:firstLine="480"/>
              <w:rPr>
                <w:szCs w:val="21"/>
              </w:rPr>
            </w:pPr>
            <w:r>
              <w:rPr>
                <w:rFonts w:hint="eastAsia"/>
                <w:szCs w:val="21"/>
              </w:rPr>
              <w:t>混淆过的</w:t>
            </w:r>
            <w:r>
              <w:rPr>
                <w:rFonts w:hint="eastAsia"/>
                <w:szCs w:val="21"/>
              </w:rPr>
              <w:t>JavaScript</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B1CED37" w14:textId="77777777" w:rsidR="003963E8" w:rsidRDefault="003963E8" w:rsidP="00384790">
            <w:pPr>
              <w:spacing w:line="400" w:lineRule="exact"/>
              <w:ind w:firstLine="480"/>
              <w:rPr>
                <w:szCs w:val="21"/>
              </w:rPr>
            </w:pPr>
            <w:r>
              <w:rPr>
                <w:rFonts w:hint="eastAsia"/>
                <w:szCs w:val="21"/>
              </w:rPr>
              <w:t>混淆过的</w:t>
            </w:r>
            <w:r>
              <w:rPr>
                <w:rFonts w:hint="eastAsia"/>
                <w:szCs w:val="21"/>
              </w:rPr>
              <w:t>JavaScript</w:t>
            </w:r>
          </w:p>
        </w:tc>
      </w:tr>
    </w:tbl>
    <w:p w14:paraId="5341A3A2" w14:textId="77777777" w:rsidR="003963E8" w:rsidRDefault="003963E8" w:rsidP="0001699C">
      <w:pPr>
        <w:spacing w:line="400" w:lineRule="exact"/>
        <w:ind w:firstLine="480"/>
      </w:pPr>
    </w:p>
    <w:p w14:paraId="1C1F6BF1" w14:textId="77777777" w:rsidR="003963E8" w:rsidRDefault="003963E8" w:rsidP="003963E8">
      <w:pPr>
        <w:keepNext/>
        <w:keepLines/>
        <w:spacing w:line="400" w:lineRule="exact"/>
        <w:ind w:firstLine="560"/>
        <w:outlineLvl w:val="1"/>
        <w:rPr>
          <w:rFonts w:eastAsia="黑体" w:cs="Times New Roman"/>
          <w:bCs/>
          <w:sz w:val="28"/>
          <w:szCs w:val="32"/>
        </w:rPr>
      </w:pPr>
      <w:bookmarkStart w:id="350" w:name="_Toc514534618"/>
      <w:bookmarkStart w:id="351" w:name="_Toc512648862"/>
      <w:bookmarkStart w:id="352" w:name="_Toc514845440"/>
      <w:bookmarkStart w:id="353" w:name="_Toc32401"/>
      <w:bookmarkStart w:id="354" w:name="_Toc7254183"/>
      <w:r w:rsidRPr="003963E8">
        <w:rPr>
          <w:rFonts w:eastAsia="黑体" w:cs="Times New Roman" w:hint="eastAsia"/>
          <w:bCs/>
          <w:sz w:val="28"/>
          <w:szCs w:val="32"/>
        </w:rPr>
        <w:t xml:space="preserve">5.3 </w:t>
      </w:r>
      <w:r w:rsidRPr="003963E8">
        <w:rPr>
          <w:rFonts w:eastAsia="黑体" w:cs="Times New Roman" w:hint="eastAsia"/>
          <w:bCs/>
          <w:sz w:val="28"/>
          <w:szCs w:val="32"/>
        </w:rPr>
        <w:t>测试结</w:t>
      </w:r>
      <w:bookmarkEnd w:id="350"/>
      <w:bookmarkEnd w:id="351"/>
      <w:bookmarkEnd w:id="352"/>
      <w:r w:rsidRPr="003963E8">
        <w:rPr>
          <w:rFonts w:eastAsia="黑体" w:cs="Times New Roman" w:hint="eastAsia"/>
          <w:bCs/>
          <w:sz w:val="28"/>
          <w:szCs w:val="32"/>
        </w:rPr>
        <w:t>论</w:t>
      </w:r>
      <w:bookmarkEnd w:id="353"/>
      <w:bookmarkEnd w:id="354"/>
    </w:p>
    <w:p w14:paraId="037F6939" w14:textId="44E9FBB8" w:rsidR="006078A1" w:rsidRPr="003963E8" w:rsidDel="00FE63EA" w:rsidRDefault="006078A1" w:rsidP="006078A1">
      <w:pPr>
        <w:pStyle w:val="a8"/>
        <w:ind w:firstLine="420"/>
        <w:rPr>
          <w:del w:id="355" w:author="dadi" w:date="2019-04-28T23:14:00Z"/>
        </w:rPr>
      </w:pPr>
      <w:del w:id="356" w:author="dadi" w:date="2019-04-28T23:14:00Z">
        <w:r w:rsidDel="00FE63EA">
          <w:rPr>
            <w:rFonts w:hint="eastAsia"/>
          </w:rPr>
          <w:delText>项目包括</w:delText>
        </w:r>
      </w:del>
    </w:p>
    <w:p w14:paraId="7C7CB591" w14:textId="12179D9F" w:rsidR="003963E8" w:rsidRPr="003963E8" w:rsidRDefault="003963E8" w:rsidP="003963E8">
      <w:pPr>
        <w:spacing w:line="400" w:lineRule="exact"/>
        <w:ind w:firstLineChars="200" w:firstLine="480"/>
        <w:rPr>
          <w:rFonts w:eastAsia="宋体" w:cs="Times New Roman"/>
          <w:szCs w:val="24"/>
        </w:rPr>
      </w:pPr>
      <w:r w:rsidRPr="003963E8">
        <w:rPr>
          <w:rFonts w:eastAsia="宋体" w:cs="Times New Roman" w:hint="eastAsia"/>
          <w:szCs w:val="24"/>
        </w:rPr>
        <w:t>经过详细的系统功能的测试，可以判定</w:t>
      </w:r>
      <w:r w:rsidR="002C5C01">
        <w:rPr>
          <w:rFonts w:eastAsia="宋体" w:cs="Times New Roman" w:hint="eastAsia"/>
          <w:szCs w:val="24"/>
        </w:rPr>
        <w:t>基于代码混淆的</w:t>
      </w:r>
      <w:r w:rsidR="002C5C01">
        <w:rPr>
          <w:rFonts w:eastAsia="宋体" w:cs="Times New Roman"/>
          <w:szCs w:val="24"/>
        </w:rPr>
        <w:t>Web</w:t>
      </w:r>
      <w:r w:rsidR="002C5C01">
        <w:rPr>
          <w:rFonts w:eastAsia="宋体" w:cs="Times New Roman"/>
          <w:szCs w:val="24"/>
        </w:rPr>
        <w:t>站点动态防御</w:t>
      </w:r>
      <w:r w:rsidRPr="003963E8">
        <w:rPr>
          <w:rFonts w:eastAsia="宋体" w:cs="Times New Roman" w:hint="eastAsia"/>
          <w:szCs w:val="24"/>
        </w:rPr>
        <w:t>系统可以实现预先规定的功能，能够满足用户的需求，并且</w:t>
      </w:r>
      <w:r w:rsidRPr="003963E8">
        <w:rPr>
          <w:rFonts w:eastAsia="宋体" w:cs="Times New Roman" w:hint="eastAsia"/>
          <w:szCs w:val="24"/>
        </w:rPr>
        <w:t>bug</w:t>
      </w:r>
      <w:r w:rsidRPr="003963E8">
        <w:rPr>
          <w:rFonts w:eastAsia="宋体" w:cs="Times New Roman" w:hint="eastAsia"/>
          <w:szCs w:val="24"/>
        </w:rPr>
        <w:t>率在可以预见和接受的范围内，系统功能测试通过。</w:t>
      </w:r>
    </w:p>
    <w:p w14:paraId="574E84A5" w14:textId="0907243A" w:rsidR="003963E8" w:rsidRPr="003963E8" w:rsidRDefault="003963E8" w:rsidP="003963E8">
      <w:pPr>
        <w:spacing w:line="400" w:lineRule="exact"/>
        <w:ind w:firstLineChars="200" w:firstLine="480"/>
        <w:rPr>
          <w:rFonts w:eastAsia="宋体" w:cs="Times New Roman"/>
          <w:szCs w:val="24"/>
        </w:rPr>
      </w:pPr>
      <w:r w:rsidRPr="003963E8">
        <w:rPr>
          <w:rFonts w:eastAsia="宋体" w:cs="Times New Roman" w:hint="eastAsia"/>
          <w:szCs w:val="24"/>
        </w:rPr>
        <w:t>系统在非功能性方面同样满足需求。可用性方面，系统</w:t>
      </w:r>
      <w:r w:rsidRPr="003963E8">
        <w:rPr>
          <w:rFonts w:eastAsia="宋体" w:cs="Times New Roman" w:hint="eastAsia"/>
          <w:szCs w:val="24"/>
        </w:rPr>
        <w:t>UI</w:t>
      </w:r>
      <w:r w:rsidRPr="003963E8">
        <w:rPr>
          <w:rFonts w:eastAsia="宋体" w:cs="Times New Roman" w:hint="eastAsia"/>
          <w:szCs w:val="24"/>
        </w:rPr>
        <w:t>设计友好规范，符合软件界面设计原则。</w:t>
      </w:r>
    </w:p>
    <w:p w14:paraId="7A438947" w14:textId="77777777" w:rsidR="003963E8" w:rsidRPr="003963E8" w:rsidRDefault="003963E8" w:rsidP="003963E8">
      <w:pPr>
        <w:spacing w:line="400" w:lineRule="exact"/>
        <w:ind w:firstLine="480"/>
        <w:rPr>
          <w:rFonts w:eastAsia="宋体" w:cs="Times New Roman"/>
          <w:szCs w:val="24"/>
        </w:rPr>
      </w:pPr>
    </w:p>
    <w:p w14:paraId="0BF652BF" w14:textId="77777777" w:rsidR="003963E8" w:rsidRPr="003963E8" w:rsidRDefault="003963E8" w:rsidP="003963E8">
      <w:pPr>
        <w:keepNext/>
        <w:keepLines/>
        <w:spacing w:line="400" w:lineRule="exact"/>
        <w:ind w:firstLine="560"/>
        <w:outlineLvl w:val="1"/>
        <w:rPr>
          <w:rFonts w:eastAsia="黑体" w:cs="Times New Roman"/>
          <w:bCs/>
          <w:sz w:val="28"/>
          <w:szCs w:val="32"/>
        </w:rPr>
      </w:pPr>
      <w:bookmarkStart w:id="357" w:name="_Toc20053"/>
      <w:bookmarkStart w:id="358" w:name="_Toc7254184"/>
      <w:r w:rsidRPr="003963E8">
        <w:rPr>
          <w:rFonts w:eastAsia="黑体" w:cs="Times New Roman" w:hint="eastAsia"/>
          <w:bCs/>
          <w:sz w:val="28"/>
          <w:szCs w:val="32"/>
        </w:rPr>
        <w:t xml:space="preserve">5.4 </w:t>
      </w:r>
      <w:r w:rsidRPr="003963E8">
        <w:rPr>
          <w:rFonts w:eastAsia="黑体" w:cs="Times New Roman" w:hint="eastAsia"/>
          <w:bCs/>
          <w:sz w:val="28"/>
          <w:szCs w:val="32"/>
        </w:rPr>
        <w:t>小结</w:t>
      </w:r>
      <w:bookmarkEnd w:id="357"/>
      <w:bookmarkEnd w:id="358"/>
    </w:p>
    <w:p w14:paraId="03D116DF" w14:textId="0B667D78" w:rsidR="003963E8" w:rsidRPr="003963E8" w:rsidRDefault="003963E8" w:rsidP="003963E8">
      <w:pPr>
        <w:spacing w:line="400" w:lineRule="exact"/>
        <w:ind w:firstLineChars="200" w:firstLine="480"/>
        <w:rPr>
          <w:rFonts w:eastAsia="宋体" w:cs="Times New Roman"/>
          <w:szCs w:val="24"/>
        </w:rPr>
      </w:pPr>
      <w:r w:rsidRPr="003963E8">
        <w:rPr>
          <w:rFonts w:eastAsia="宋体" w:cs="Times New Roman" w:hint="eastAsia"/>
          <w:szCs w:val="24"/>
        </w:rPr>
        <w:t>本章节对于</w:t>
      </w:r>
      <w:r w:rsidR="006078A1">
        <w:rPr>
          <w:rFonts w:eastAsia="宋体" w:cs="Times New Roman" w:hint="eastAsia"/>
          <w:szCs w:val="24"/>
        </w:rPr>
        <w:t>基于代码混淆的</w:t>
      </w:r>
      <w:r w:rsidR="006078A1">
        <w:rPr>
          <w:rFonts w:eastAsia="宋体" w:cs="Times New Roman" w:hint="eastAsia"/>
          <w:szCs w:val="24"/>
        </w:rPr>
        <w:t>Web</w:t>
      </w:r>
      <w:r w:rsidR="006078A1">
        <w:rPr>
          <w:rFonts w:eastAsia="宋体" w:cs="Times New Roman" w:hint="eastAsia"/>
          <w:szCs w:val="24"/>
        </w:rPr>
        <w:t>站点动态防御系统</w:t>
      </w:r>
      <w:r w:rsidRPr="003963E8">
        <w:rPr>
          <w:rFonts w:eastAsia="宋体" w:cs="Times New Roman" w:hint="eastAsia"/>
          <w:szCs w:val="24"/>
        </w:rPr>
        <w:t>的测试环境、测试方法以及测试结果进行了详细描述，</w:t>
      </w:r>
      <w:r w:rsidR="006078A1">
        <w:rPr>
          <w:rFonts w:eastAsia="宋体" w:cs="Times New Roman" w:hint="eastAsia"/>
          <w:szCs w:val="24"/>
        </w:rPr>
        <w:t>测试</w:t>
      </w:r>
      <w:r w:rsidR="006078A1">
        <w:rPr>
          <w:rFonts w:eastAsia="宋体" w:cs="Times New Roman"/>
          <w:szCs w:val="24"/>
        </w:rPr>
        <w:t>结合功能的</w:t>
      </w:r>
      <w:r w:rsidR="006078A1">
        <w:rPr>
          <w:rFonts w:eastAsia="宋体" w:cs="Times New Roman" w:hint="eastAsia"/>
          <w:szCs w:val="24"/>
        </w:rPr>
        <w:t>黑盒测试</w:t>
      </w:r>
      <w:r w:rsidR="006078A1">
        <w:rPr>
          <w:rFonts w:eastAsia="宋体" w:cs="Times New Roman"/>
          <w:szCs w:val="24"/>
        </w:rPr>
        <w:t>，具体模块</w:t>
      </w:r>
      <w:r w:rsidR="001C3CB1">
        <w:rPr>
          <w:rFonts w:eastAsia="宋体" w:cs="Times New Roman" w:hint="eastAsia"/>
          <w:szCs w:val="24"/>
        </w:rPr>
        <w:t>内</w:t>
      </w:r>
      <w:r w:rsidR="001C3CB1">
        <w:rPr>
          <w:rFonts w:eastAsia="宋体" w:cs="Times New Roman"/>
          <w:szCs w:val="24"/>
        </w:rPr>
        <w:t>代码</w:t>
      </w:r>
      <w:proofErr w:type="gramStart"/>
      <w:r w:rsidR="006078A1">
        <w:rPr>
          <w:rFonts w:eastAsia="宋体" w:cs="Times New Roman"/>
          <w:szCs w:val="24"/>
        </w:rPr>
        <w:t>的白盒测试</w:t>
      </w:r>
      <w:proofErr w:type="gramEnd"/>
      <w:r w:rsidR="001C3CB1">
        <w:rPr>
          <w:rFonts w:eastAsia="宋体" w:cs="Times New Roman" w:hint="eastAsia"/>
          <w:szCs w:val="24"/>
        </w:rPr>
        <w:t>。保证了系统</w:t>
      </w:r>
      <w:r w:rsidR="001C3CB1">
        <w:rPr>
          <w:rFonts w:eastAsia="宋体" w:cs="Times New Roman"/>
          <w:szCs w:val="24"/>
        </w:rPr>
        <w:t>的可用性。</w:t>
      </w:r>
      <w:r w:rsidR="00F03764">
        <w:rPr>
          <w:rFonts w:eastAsia="宋体" w:cs="Times New Roman" w:hint="eastAsia"/>
          <w:szCs w:val="24"/>
        </w:rPr>
        <w:t>经过</w:t>
      </w:r>
      <w:r w:rsidR="00F03764">
        <w:rPr>
          <w:rFonts w:eastAsia="宋体" w:cs="Times New Roman"/>
          <w:szCs w:val="24"/>
        </w:rPr>
        <w:t>多次的测试与反馈，</w:t>
      </w:r>
      <w:r w:rsidR="00F03764">
        <w:rPr>
          <w:rFonts w:eastAsia="宋体" w:cs="Times New Roman" w:hint="eastAsia"/>
          <w:szCs w:val="24"/>
        </w:rPr>
        <w:t>提高系统的</w:t>
      </w:r>
      <w:r w:rsidR="00F03764">
        <w:rPr>
          <w:rFonts w:eastAsia="宋体" w:cs="Times New Roman"/>
          <w:szCs w:val="24"/>
        </w:rPr>
        <w:t>可用性，增加系统代理网站是的通用性</w:t>
      </w:r>
      <w:r w:rsidR="00F03764">
        <w:rPr>
          <w:rFonts w:eastAsia="宋体" w:cs="Times New Roman" w:hint="eastAsia"/>
          <w:szCs w:val="24"/>
        </w:rPr>
        <w:t>。对于系统的两大</w:t>
      </w:r>
      <w:r w:rsidRPr="003963E8">
        <w:rPr>
          <w:rFonts w:eastAsia="宋体" w:cs="Times New Roman" w:hint="eastAsia"/>
          <w:szCs w:val="24"/>
        </w:rPr>
        <w:t>模块</w:t>
      </w:r>
      <w:r w:rsidR="00F03764">
        <w:rPr>
          <w:rFonts w:eastAsia="宋体" w:cs="Times New Roman" w:hint="eastAsia"/>
          <w:szCs w:val="24"/>
        </w:rPr>
        <w:t>：</w:t>
      </w:r>
      <w:r w:rsidR="00F03764">
        <w:rPr>
          <w:rFonts w:eastAsia="宋体" w:cs="Times New Roman"/>
          <w:szCs w:val="24"/>
        </w:rPr>
        <w:t>动态</w:t>
      </w:r>
      <w:r w:rsidR="00F03764">
        <w:rPr>
          <w:rFonts w:eastAsia="宋体" w:cs="Times New Roman"/>
          <w:szCs w:val="24"/>
        </w:rPr>
        <w:t>ID</w:t>
      </w:r>
      <w:r w:rsidR="00F03764">
        <w:rPr>
          <w:rFonts w:eastAsia="宋体" w:cs="Times New Roman"/>
          <w:szCs w:val="24"/>
        </w:rPr>
        <w:t>和代码混淆</w:t>
      </w:r>
      <w:r w:rsidRPr="003963E8">
        <w:rPr>
          <w:rFonts w:eastAsia="宋体" w:cs="Times New Roman" w:hint="eastAsia"/>
          <w:szCs w:val="24"/>
        </w:rPr>
        <w:t>，</w:t>
      </w:r>
      <w:r w:rsidR="00F03764">
        <w:rPr>
          <w:rFonts w:eastAsia="宋体" w:cs="Times New Roman" w:hint="eastAsia"/>
          <w:szCs w:val="24"/>
        </w:rPr>
        <w:t>也就是</w:t>
      </w:r>
      <w:r w:rsidR="00F03764">
        <w:rPr>
          <w:rFonts w:eastAsia="宋体" w:cs="Times New Roman"/>
          <w:szCs w:val="24"/>
        </w:rPr>
        <w:t>三小模块</w:t>
      </w:r>
      <w:r w:rsidR="00F03764">
        <w:rPr>
          <w:rFonts w:eastAsia="宋体" w:cs="Times New Roman" w:hint="eastAsia"/>
          <w:szCs w:val="24"/>
        </w:rPr>
        <w:t>：</w:t>
      </w:r>
      <w:r w:rsidR="00F03764">
        <w:rPr>
          <w:rFonts w:eastAsia="宋体" w:cs="Times New Roman"/>
          <w:szCs w:val="24"/>
        </w:rPr>
        <w:t>动态</w:t>
      </w:r>
      <w:r w:rsidR="00F03764">
        <w:rPr>
          <w:rFonts w:eastAsia="宋体" w:cs="Times New Roman"/>
          <w:szCs w:val="24"/>
        </w:rPr>
        <w:t>ID</w:t>
      </w:r>
      <w:r w:rsidR="00F03764">
        <w:rPr>
          <w:rFonts w:eastAsia="宋体" w:cs="Times New Roman" w:hint="eastAsia"/>
          <w:szCs w:val="24"/>
        </w:rPr>
        <w:t>模块</w:t>
      </w:r>
      <w:r w:rsidR="00F03764">
        <w:rPr>
          <w:rFonts w:eastAsia="宋体" w:cs="Times New Roman"/>
          <w:szCs w:val="24"/>
        </w:rPr>
        <w:t>的浏览器插件，</w:t>
      </w:r>
      <w:r w:rsidR="00F03764">
        <w:rPr>
          <w:rFonts w:eastAsia="宋体" w:cs="Times New Roman" w:hint="eastAsia"/>
          <w:szCs w:val="24"/>
        </w:rPr>
        <w:t>动态</w:t>
      </w:r>
      <w:r w:rsidR="00F03764">
        <w:rPr>
          <w:rFonts w:eastAsia="宋体" w:cs="Times New Roman"/>
          <w:szCs w:val="24"/>
        </w:rPr>
        <w:t>ID</w:t>
      </w:r>
      <w:r w:rsidR="00F03764">
        <w:rPr>
          <w:rFonts w:eastAsia="宋体" w:cs="Times New Roman"/>
          <w:szCs w:val="24"/>
        </w:rPr>
        <w:t>模块的</w:t>
      </w:r>
      <w:r w:rsidR="00F65CC9">
        <w:rPr>
          <w:rFonts w:eastAsia="宋体" w:cs="Times New Roman" w:hint="eastAsia"/>
          <w:szCs w:val="24"/>
        </w:rPr>
        <w:t>服务器</w:t>
      </w:r>
      <w:r w:rsidR="00F65CC9">
        <w:rPr>
          <w:rFonts w:eastAsia="宋体" w:cs="Times New Roman"/>
          <w:szCs w:val="24"/>
        </w:rPr>
        <w:t>部分</w:t>
      </w:r>
      <w:r w:rsidR="00F65CC9">
        <w:rPr>
          <w:rFonts w:eastAsia="宋体" w:cs="Times New Roman" w:hint="eastAsia"/>
          <w:szCs w:val="24"/>
        </w:rPr>
        <w:t>和代码混淆模块均</w:t>
      </w:r>
      <w:r w:rsidRPr="003963E8">
        <w:rPr>
          <w:rFonts w:eastAsia="宋体" w:cs="Times New Roman" w:hint="eastAsia"/>
          <w:szCs w:val="24"/>
        </w:rPr>
        <w:t>通过测试，此外，系统还满足了</w:t>
      </w:r>
      <w:r w:rsidR="00125B38">
        <w:rPr>
          <w:rFonts w:eastAsia="宋体" w:cs="Times New Roman" w:hint="eastAsia"/>
          <w:szCs w:val="24"/>
        </w:rPr>
        <w:t>易用性等</w:t>
      </w:r>
      <w:r w:rsidRPr="003963E8">
        <w:rPr>
          <w:rFonts w:eastAsia="宋体" w:cs="Times New Roman" w:hint="eastAsia"/>
          <w:szCs w:val="24"/>
        </w:rPr>
        <w:t>非功能性的需求。</w:t>
      </w:r>
    </w:p>
    <w:p w14:paraId="0767264F" w14:textId="3A42327A" w:rsidR="00FE2A96" w:rsidRDefault="00FE2A96">
      <w:pPr>
        <w:ind w:firstLine="480"/>
        <w:rPr>
          <w:rFonts w:eastAsia="宋体" w:cs="Times New Roman"/>
          <w:szCs w:val="24"/>
        </w:rPr>
      </w:pPr>
      <w:r>
        <w:rPr>
          <w:rFonts w:eastAsia="宋体" w:cs="Times New Roman"/>
          <w:szCs w:val="24"/>
        </w:rPr>
        <w:br w:type="page"/>
      </w:r>
    </w:p>
    <w:p w14:paraId="03CD8723" w14:textId="77777777" w:rsidR="00FE2A96" w:rsidRDefault="00FE2A96" w:rsidP="00FE2A96">
      <w:pPr>
        <w:pStyle w:val="a8"/>
        <w:ind w:firstLine="420"/>
      </w:pPr>
      <w:bookmarkStart w:id="359" w:name="_Toc67804979"/>
      <w:bookmarkStart w:id="360" w:name="_Toc514845441"/>
      <w:bookmarkStart w:id="361" w:name="_Toc512648863"/>
      <w:bookmarkStart w:id="362" w:name="_Toc514534619"/>
      <w:bookmarkStart w:id="363" w:name="_Toc16"/>
    </w:p>
    <w:p w14:paraId="7C0D1832" w14:textId="77777777" w:rsidR="00FE2A96" w:rsidRDefault="00FE2A96" w:rsidP="00FE2A96">
      <w:pPr>
        <w:pStyle w:val="-10"/>
        <w:spacing w:line="400" w:lineRule="exact"/>
        <w:ind w:firstLine="600"/>
      </w:pPr>
      <w:bookmarkStart w:id="364" w:name="_Toc7254185"/>
      <w:r>
        <w:rPr>
          <w:rFonts w:hint="eastAsia"/>
        </w:rPr>
        <w:t>第六章</w:t>
      </w:r>
      <w:r>
        <w:rPr>
          <w:rFonts w:hint="eastAsia"/>
        </w:rPr>
        <w:t xml:space="preserve"> </w:t>
      </w:r>
      <w:bookmarkEnd w:id="359"/>
      <w:bookmarkEnd w:id="360"/>
      <w:bookmarkEnd w:id="361"/>
      <w:bookmarkEnd w:id="362"/>
      <w:r>
        <w:rPr>
          <w:rFonts w:hint="eastAsia"/>
        </w:rPr>
        <w:t>总结和体会</w:t>
      </w:r>
      <w:bookmarkEnd w:id="363"/>
      <w:bookmarkEnd w:id="364"/>
    </w:p>
    <w:p w14:paraId="1D663FE2" w14:textId="77777777" w:rsidR="00FE2A96" w:rsidRDefault="00FE2A96" w:rsidP="00FE2A96">
      <w:pPr>
        <w:pStyle w:val="-2"/>
        <w:spacing w:before="0" w:after="0" w:line="400" w:lineRule="exact"/>
        <w:ind w:firstLine="560"/>
        <w:rPr>
          <w:rFonts w:eastAsia="黑体"/>
          <w:b w:val="0"/>
        </w:rPr>
      </w:pPr>
      <w:bookmarkStart w:id="365" w:name="_Toc514534620"/>
      <w:bookmarkStart w:id="366" w:name="_Toc512648864"/>
      <w:bookmarkStart w:id="367" w:name="_Toc514845442"/>
      <w:bookmarkStart w:id="368" w:name="_Toc18817"/>
      <w:bookmarkStart w:id="369" w:name="_Toc7254186"/>
      <w:r>
        <w:rPr>
          <w:rFonts w:eastAsia="黑体" w:hint="eastAsia"/>
          <w:b w:val="0"/>
        </w:rPr>
        <w:t xml:space="preserve">6.1 </w:t>
      </w:r>
      <w:r>
        <w:rPr>
          <w:rFonts w:eastAsia="黑体" w:hint="eastAsia"/>
          <w:b w:val="0"/>
        </w:rPr>
        <w:t>工作总结</w:t>
      </w:r>
      <w:bookmarkEnd w:id="365"/>
      <w:bookmarkEnd w:id="366"/>
      <w:bookmarkEnd w:id="367"/>
      <w:bookmarkEnd w:id="368"/>
      <w:bookmarkEnd w:id="369"/>
    </w:p>
    <w:p w14:paraId="76AD958B" w14:textId="047B729D" w:rsidR="00FE2A96" w:rsidRDefault="00FE2A96" w:rsidP="00FE2A96">
      <w:pPr>
        <w:spacing w:line="400" w:lineRule="exact"/>
        <w:ind w:firstLineChars="200" w:firstLine="480"/>
      </w:pPr>
      <w:r>
        <w:rPr>
          <w:rFonts w:hint="eastAsia"/>
        </w:rPr>
        <w:t>工作目的方面，</w:t>
      </w:r>
      <w:r w:rsidR="000727E7">
        <w:rPr>
          <w:rFonts w:hint="eastAsia"/>
        </w:rPr>
        <w:t>针对网站的防御，</w:t>
      </w:r>
      <w:r w:rsidR="000727E7">
        <w:t>网络安全从事人员在不断</w:t>
      </w:r>
      <w:r w:rsidR="002222D6">
        <w:rPr>
          <w:rFonts w:hint="eastAsia"/>
        </w:rPr>
        <w:t>和恶意</w:t>
      </w:r>
      <w:r w:rsidR="002222D6">
        <w:t>攻击者</w:t>
      </w:r>
      <w:r w:rsidR="000727E7">
        <w:t>做着攻防较量，</w:t>
      </w:r>
      <w:r w:rsidR="000727E7">
        <w:rPr>
          <w:rFonts w:hint="eastAsia"/>
        </w:rPr>
        <w:t>提供</w:t>
      </w:r>
      <w:r w:rsidR="000727E7">
        <w:t>安全服务的公司</w:t>
      </w:r>
      <w:r w:rsidR="000727E7">
        <w:rPr>
          <w:rFonts w:hint="eastAsia"/>
        </w:rPr>
        <w:t>为此做着巨大贡献。目前大多为</w:t>
      </w:r>
      <w:r w:rsidR="000727E7">
        <w:t>付费服务，寻找解决方法</w:t>
      </w:r>
      <w:r>
        <w:rPr>
          <w:rFonts w:hint="eastAsia"/>
        </w:rPr>
        <w:t>。</w:t>
      </w:r>
      <w:r w:rsidR="000727E7">
        <w:rPr>
          <w:rFonts w:hint="eastAsia"/>
        </w:rPr>
        <w:t>本项目为</w:t>
      </w:r>
      <w:r w:rsidR="000727E7">
        <w:t>用户广泛的</w:t>
      </w:r>
      <w:r w:rsidR="000727E7">
        <w:rPr>
          <w:rFonts w:hint="eastAsia"/>
        </w:rPr>
        <w:t>Nginx</w:t>
      </w:r>
      <w:r w:rsidR="000727E7">
        <w:t>服务器开发安全模块，将极大便利</w:t>
      </w:r>
      <w:r w:rsidR="000727E7">
        <w:rPr>
          <w:rFonts w:hint="eastAsia"/>
        </w:rPr>
        <w:t>网站开发人员，</w:t>
      </w:r>
      <w:r w:rsidR="000727E7">
        <w:t>针对自动化攻击，在特征匹配的旧方法难以解决时，将反向代理</w:t>
      </w:r>
      <w:r w:rsidR="000727E7">
        <w:t>ID</w:t>
      </w:r>
      <w:r w:rsidR="000727E7">
        <w:t>验证的解决方案在</w:t>
      </w:r>
      <w:r w:rsidR="000727E7">
        <w:t>Nginx</w:t>
      </w:r>
      <w:r w:rsidR="000727E7">
        <w:t>上进行</w:t>
      </w:r>
      <w:r w:rsidR="000727E7">
        <w:rPr>
          <w:rFonts w:hint="eastAsia"/>
        </w:rPr>
        <w:t>开发</w:t>
      </w:r>
      <w:r w:rsidR="000727E7">
        <w:t>。</w:t>
      </w:r>
    </w:p>
    <w:p w14:paraId="1ACFB799" w14:textId="77777777" w:rsidR="006F1EF0" w:rsidRDefault="00FE2A96" w:rsidP="00FE2A96">
      <w:pPr>
        <w:spacing w:line="400" w:lineRule="exact"/>
        <w:ind w:firstLineChars="200" w:firstLine="480"/>
      </w:pPr>
      <w:r>
        <w:rPr>
          <w:rFonts w:hint="eastAsia"/>
        </w:rPr>
        <w:t>开发技术方面，</w:t>
      </w:r>
      <w:r w:rsidR="00AA1DBF">
        <w:rPr>
          <w:rFonts w:hint="eastAsia"/>
        </w:rPr>
        <w:t>开发目标是</w:t>
      </w:r>
      <w:r w:rsidR="000727E7" w:rsidRPr="000727E7">
        <w:rPr>
          <w:rFonts w:hint="eastAsia"/>
        </w:rPr>
        <w:t>系统的两大模块：动态</w:t>
      </w:r>
      <w:r w:rsidR="000727E7" w:rsidRPr="000727E7">
        <w:rPr>
          <w:rFonts w:hint="eastAsia"/>
        </w:rPr>
        <w:t>ID</w:t>
      </w:r>
      <w:r w:rsidR="000727E7" w:rsidRPr="000727E7">
        <w:rPr>
          <w:rFonts w:hint="eastAsia"/>
        </w:rPr>
        <w:t>和代码混淆，也就是三</w:t>
      </w:r>
      <w:r w:rsidR="00AA1DBF">
        <w:rPr>
          <w:rFonts w:hint="eastAsia"/>
        </w:rPr>
        <w:t>个</w:t>
      </w:r>
      <w:r w:rsidR="000727E7" w:rsidRPr="000727E7">
        <w:rPr>
          <w:rFonts w:hint="eastAsia"/>
        </w:rPr>
        <w:t>小模块：动态</w:t>
      </w:r>
      <w:r w:rsidR="000727E7" w:rsidRPr="000727E7">
        <w:rPr>
          <w:rFonts w:hint="eastAsia"/>
        </w:rPr>
        <w:t>ID</w:t>
      </w:r>
      <w:r w:rsidR="000727E7" w:rsidRPr="000727E7">
        <w:rPr>
          <w:rFonts w:hint="eastAsia"/>
        </w:rPr>
        <w:t>模块的浏览器插件，动态</w:t>
      </w:r>
      <w:r w:rsidR="000727E7" w:rsidRPr="000727E7">
        <w:rPr>
          <w:rFonts w:hint="eastAsia"/>
        </w:rPr>
        <w:t>ID</w:t>
      </w:r>
      <w:r w:rsidR="000727E7" w:rsidRPr="000727E7">
        <w:rPr>
          <w:rFonts w:hint="eastAsia"/>
        </w:rPr>
        <w:t>模块的服务器部分和代码混淆模块</w:t>
      </w:r>
      <w:r>
        <w:rPr>
          <w:rFonts w:hint="eastAsia"/>
        </w:rPr>
        <w:t>。</w:t>
      </w:r>
    </w:p>
    <w:p w14:paraId="3AEC51F8" w14:textId="77777777" w:rsidR="0089120A" w:rsidRDefault="00AA1DBF" w:rsidP="00FE2A96">
      <w:pPr>
        <w:spacing w:line="400" w:lineRule="exact"/>
        <w:ind w:firstLineChars="200" w:firstLine="480"/>
      </w:pPr>
      <w:r>
        <w:rPr>
          <w:rFonts w:hint="eastAsia"/>
        </w:rPr>
        <w:t>首先</w:t>
      </w:r>
      <w:r>
        <w:t>是</w:t>
      </w:r>
      <w:r>
        <w:rPr>
          <w:rFonts w:hint="eastAsia"/>
        </w:rPr>
        <w:t>Nginx</w:t>
      </w:r>
      <w:r>
        <w:rPr>
          <w:rFonts w:hint="eastAsia"/>
        </w:rPr>
        <w:t>的学习</w:t>
      </w:r>
      <w:r>
        <w:t>，从</w:t>
      </w:r>
      <w:r>
        <w:rPr>
          <w:rFonts w:hint="eastAsia"/>
        </w:rPr>
        <w:t>了解</w:t>
      </w:r>
      <w:r>
        <w:t>Nginx</w:t>
      </w:r>
      <w:r>
        <w:t>是什么，</w:t>
      </w:r>
      <w:r>
        <w:t>Nginx</w:t>
      </w:r>
      <w:r>
        <w:t>的配置</w:t>
      </w:r>
      <w:r>
        <w:rPr>
          <w:rFonts w:hint="eastAsia"/>
        </w:rPr>
        <w:t>到</w:t>
      </w:r>
      <w:r>
        <w:rPr>
          <w:rFonts w:hint="eastAsia"/>
        </w:rPr>
        <w:t>Nginx</w:t>
      </w:r>
      <w:r>
        <w:t>模块开发</w:t>
      </w:r>
      <w:r>
        <w:rPr>
          <w:rFonts w:hint="eastAsia"/>
        </w:rPr>
        <w:t>。</w:t>
      </w:r>
      <w:r w:rsidR="00C434B7">
        <w:rPr>
          <w:rFonts w:hint="eastAsia"/>
        </w:rPr>
        <w:t>再进一步学习</w:t>
      </w:r>
      <w:r w:rsidR="00C434B7">
        <w:t>Nginx</w:t>
      </w:r>
      <w:r w:rsidR="00C434B7">
        <w:t>已有的模块源码，深入学习，构建自己的实现方案。</w:t>
      </w:r>
    </w:p>
    <w:p w14:paraId="50DFE233" w14:textId="17116390" w:rsidR="00C434B7" w:rsidRDefault="006F1EF0" w:rsidP="00FE2A96">
      <w:pPr>
        <w:spacing w:line="400" w:lineRule="exact"/>
        <w:ind w:firstLineChars="200" w:firstLine="480"/>
      </w:pPr>
      <w:r>
        <w:rPr>
          <w:rFonts w:hint="eastAsia"/>
        </w:rPr>
        <w:t>其次是开发环境</w:t>
      </w:r>
      <w:r>
        <w:t>，</w:t>
      </w:r>
      <w:r w:rsidR="00AA1DBF">
        <w:rPr>
          <w:rFonts w:hint="eastAsia"/>
        </w:rPr>
        <w:t>构建</w:t>
      </w:r>
      <w:r w:rsidR="00AA1DBF">
        <w:rPr>
          <w:rFonts w:hint="eastAsia"/>
        </w:rPr>
        <w:t>Nginx</w:t>
      </w:r>
      <w:r w:rsidR="00AA1DBF">
        <w:t>在</w:t>
      </w:r>
      <w:r w:rsidR="00AA1DBF">
        <w:t>Windows</w:t>
      </w:r>
      <w:r w:rsidR="00AA1DBF">
        <w:t>操作系统下的开发，</w:t>
      </w:r>
      <w:r w:rsidR="00AA1DBF">
        <w:rPr>
          <w:rFonts w:hint="eastAsia"/>
        </w:rPr>
        <w:t>Nginx</w:t>
      </w:r>
      <w:r w:rsidR="00AA1DBF">
        <w:rPr>
          <w:rFonts w:hint="eastAsia"/>
        </w:rPr>
        <w:t>模块开发</w:t>
      </w:r>
      <w:r w:rsidR="00AA1DBF">
        <w:t>利于调试</w:t>
      </w:r>
      <w:r w:rsidR="00AA1DBF">
        <w:rPr>
          <w:rFonts w:hint="eastAsia"/>
        </w:rPr>
        <w:t>的配置到</w:t>
      </w:r>
      <w:r w:rsidR="00AA1DBF">
        <w:t>Eclipse</w:t>
      </w:r>
      <w:r w:rsidR="00AA1DBF">
        <w:t>如何</w:t>
      </w:r>
      <w:r w:rsidR="00AA1DBF">
        <w:rPr>
          <w:rFonts w:hint="eastAsia"/>
        </w:rPr>
        <w:t>导入</w:t>
      </w:r>
      <w:r w:rsidR="00AA1DBF">
        <w:t>Nginx</w:t>
      </w:r>
      <w:r w:rsidR="00AA1DBF">
        <w:t>项目</w:t>
      </w:r>
      <w:r w:rsidR="00AA1DBF">
        <w:rPr>
          <w:rFonts w:hint="eastAsia"/>
        </w:rPr>
        <w:t>，</w:t>
      </w:r>
      <w:r w:rsidR="004A7241">
        <w:t>构建好一个好的开发</w:t>
      </w:r>
      <w:r w:rsidR="004A7241">
        <w:rPr>
          <w:rFonts w:hint="eastAsia"/>
        </w:rPr>
        <w:t>，</w:t>
      </w:r>
      <w:r w:rsidR="004A7241">
        <w:t>测试</w:t>
      </w:r>
      <w:r w:rsidR="00AA1DBF">
        <w:rPr>
          <w:rFonts w:hint="eastAsia"/>
        </w:rPr>
        <w:t>环境。</w:t>
      </w:r>
    </w:p>
    <w:p w14:paraId="6BD81A58" w14:textId="0D77A37F" w:rsidR="00B91AC7" w:rsidRDefault="00B91AC7" w:rsidP="00FE2A96">
      <w:pPr>
        <w:spacing w:line="400" w:lineRule="exact"/>
        <w:ind w:firstLineChars="200" w:firstLine="480"/>
      </w:pPr>
      <w:r>
        <w:rPr>
          <w:rFonts w:hint="eastAsia"/>
        </w:rPr>
        <w:t>再次是应对业务</w:t>
      </w:r>
      <w:r>
        <w:t>需求，</w:t>
      </w:r>
      <w:r>
        <w:rPr>
          <w:rFonts w:hint="eastAsia"/>
        </w:rPr>
        <w:t>引进</w:t>
      </w:r>
      <w:r>
        <w:t>了两个开源</w:t>
      </w:r>
      <w:r>
        <w:rPr>
          <w:rFonts w:hint="eastAsia"/>
        </w:rPr>
        <w:t>项目</w:t>
      </w:r>
      <w:r>
        <w:t>，</w:t>
      </w:r>
      <w:r>
        <w:rPr>
          <w:rFonts w:hint="eastAsia"/>
        </w:rPr>
        <w:t>集成到本项目中。</w:t>
      </w:r>
      <w:r>
        <w:t>结合业务实际要求以及</w:t>
      </w:r>
      <w:r>
        <w:rPr>
          <w:rFonts w:hint="eastAsia"/>
        </w:rPr>
        <w:t>在</w:t>
      </w:r>
      <w:r>
        <w:t>非功能性上的要求，选择了</w:t>
      </w:r>
      <w:r>
        <w:t>Gumbo</w:t>
      </w:r>
      <w:r>
        <w:t>作为</w:t>
      </w:r>
      <w:r>
        <w:t>HTML</w:t>
      </w:r>
      <w:r>
        <w:t>解析器，</w:t>
      </w:r>
      <w:r>
        <w:t>Duktape</w:t>
      </w:r>
      <w:r>
        <w:t>作为</w:t>
      </w:r>
      <w:r>
        <w:t>JavaScript</w:t>
      </w:r>
      <w:r>
        <w:t>引擎。在</w:t>
      </w:r>
      <w:r>
        <w:rPr>
          <w:rFonts w:hint="eastAsia"/>
        </w:rPr>
        <w:t>此</w:t>
      </w:r>
      <w:r>
        <w:t>基础上，也考虑到了将来的扩展性，所选择工具</w:t>
      </w:r>
      <w:r>
        <w:rPr>
          <w:rFonts w:hint="eastAsia"/>
        </w:rPr>
        <w:t>Gumbo</w:t>
      </w:r>
      <w:r>
        <w:t>对于</w:t>
      </w:r>
      <w:r>
        <w:t>HTML</w:t>
      </w:r>
      <w:r>
        <w:t>和</w:t>
      </w:r>
      <w:r>
        <w:t>Duktape</w:t>
      </w:r>
      <w:r>
        <w:t>对于</w:t>
      </w:r>
      <w:r>
        <w:t>JavaScript</w:t>
      </w:r>
      <w:r>
        <w:t>均是强大的。</w:t>
      </w:r>
    </w:p>
    <w:p w14:paraId="7C4EEA88" w14:textId="416A03A8" w:rsidR="00FE2A96" w:rsidRDefault="006F1EF0" w:rsidP="00FE2A96">
      <w:pPr>
        <w:spacing w:line="400" w:lineRule="exact"/>
        <w:ind w:firstLineChars="200" w:firstLine="480"/>
      </w:pPr>
      <w:r>
        <w:rPr>
          <w:rFonts w:hint="eastAsia"/>
        </w:rPr>
        <w:t>再次</w:t>
      </w:r>
      <w:r w:rsidR="0089120A">
        <w:t>是浏览器扩展的开发</w:t>
      </w:r>
      <w:r w:rsidR="0089120A">
        <w:rPr>
          <w:rFonts w:hint="eastAsia"/>
        </w:rPr>
        <w:t>。首先，在</w:t>
      </w:r>
      <w:r w:rsidR="0089120A">
        <w:t>有限的时间内，选择一个最合适的浏览进行扩展开发。</w:t>
      </w:r>
      <w:r w:rsidR="0089120A">
        <w:rPr>
          <w:rFonts w:hint="eastAsia"/>
        </w:rPr>
        <w:t>本系统</w:t>
      </w:r>
      <w:r w:rsidR="0089120A">
        <w:t>基于一些实际情况选择了</w:t>
      </w:r>
      <w:r w:rsidR="0089120A">
        <w:t>Chrome</w:t>
      </w:r>
      <w:r w:rsidR="0089120A">
        <w:t>浏览器。</w:t>
      </w:r>
      <w:r w:rsidR="0089120A">
        <w:rPr>
          <w:rFonts w:hint="eastAsia"/>
        </w:rPr>
        <w:t>其次</w:t>
      </w:r>
      <w:r w:rsidR="0089120A">
        <w:t>，了解浏览器扩展的开发只是，从</w:t>
      </w:r>
      <w:r w:rsidR="0089120A">
        <w:rPr>
          <w:rFonts w:hint="eastAsia"/>
        </w:rPr>
        <w:t>学习官方文档，</w:t>
      </w:r>
      <w:r w:rsidR="0089120A">
        <w:t>学习分析已有扩展</w:t>
      </w:r>
      <w:r w:rsidR="0089120A">
        <w:rPr>
          <w:rFonts w:hint="eastAsia"/>
        </w:rPr>
        <w:t>源码</w:t>
      </w:r>
      <w:r w:rsidR="0089120A">
        <w:t>，网上学习他人开发经验，开发满足本系统的浏览器插件。</w:t>
      </w:r>
      <w:r w:rsidR="0089120A">
        <w:rPr>
          <w:rFonts w:hint="eastAsia"/>
        </w:rPr>
        <w:t>在本</w:t>
      </w:r>
      <w:r w:rsidR="0089120A">
        <w:t>系统的</w:t>
      </w:r>
      <w:r w:rsidR="0089120A">
        <w:rPr>
          <w:rFonts w:hint="eastAsia"/>
        </w:rPr>
        <w:t>浏览器</w:t>
      </w:r>
      <w:r w:rsidR="0089120A">
        <w:t>扩展开发中</w:t>
      </w:r>
      <w:r w:rsidR="00F931DF">
        <w:t>使用</w:t>
      </w:r>
      <w:r w:rsidR="00F931DF">
        <w:t>AngularJS</w:t>
      </w:r>
      <w:r w:rsidR="00F931DF">
        <w:t>框架，</w:t>
      </w:r>
      <w:r w:rsidR="005927F9">
        <w:rPr>
          <w:rFonts w:hint="eastAsia"/>
        </w:rPr>
        <w:t>应用</w:t>
      </w:r>
      <w:r w:rsidR="005927F9">
        <w:t>它的</w:t>
      </w:r>
      <w:r w:rsidR="005927F9">
        <w:t>MVC</w:t>
      </w:r>
      <w:r w:rsidR="005927F9">
        <w:t>框架，</w:t>
      </w:r>
      <w:r w:rsidR="005927F9">
        <w:rPr>
          <w:rFonts w:hint="eastAsia"/>
        </w:rPr>
        <w:t>数据前后台通讯</w:t>
      </w:r>
      <w:r w:rsidR="005927F9">
        <w:t>良好，对用户友好</w:t>
      </w:r>
      <w:r w:rsidR="005927F9">
        <w:rPr>
          <w:rFonts w:hint="eastAsia"/>
        </w:rPr>
        <w:t>。</w:t>
      </w:r>
    </w:p>
    <w:p w14:paraId="7A88591E" w14:textId="1B519370" w:rsidR="00FE2A96" w:rsidRDefault="00FE2A96" w:rsidP="00FE2A96">
      <w:pPr>
        <w:spacing w:line="400" w:lineRule="exact"/>
        <w:ind w:firstLineChars="200" w:firstLine="480"/>
      </w:pPr>
      <w:r>
        <w:rPr>
          <w:rFonts w:hint="eastAsia"/>
        </w:rPr>
        <w:t>过程管理方面，</w:t>
      </w:r>
      <w:r w:rsidR="001736F9">
        <w:rPr>
          <w:rFonts w:hint="eastAsia"/>
        </w:rPr>
        <w:t>基于代码混淆的</w:t>
      </w:r>
      <w:r w:rsidR="001736F9">
        <w:t>W</w:t>
      </w:r>
      <w:r w:rsidR="001736F9">
        <w:rPr>
          <w:rFonts w:hint="eastAsia"/>
        </w:rPr>
        <w:t>eb</w:t>
      </w:r>
      <w:r w:rsidR="001736F9">
        <w:rPr>
          <w:rFonts w:hint="eastAsia"/>
        </w:rPr>
        <w:t>站点动态防御系统的开发过程，尽量</w:t>
      </w:r>
      <w:r w:rsidR="001736F9">
        <w:t>参照</w:t>
      </w:r>
      <w:r>
        <w:rPr>
          <w:rFonts w:hint="eastAsia"/>
        </w:rPr>
        <w:t>软件工程</w:t>
      </w:r>
      <w:r w:rsidR="001736F9">
        <w:rPr>
          <w:rFonts w:hint="eastAsia"/>
        </w:rPr>
        <w:t>系统方法</w:t>
      </w:r>
      <w:r>
        <w:rPr>
          <w:rFonts w:hint="eastAsia"/>
        </w:rPr>
        <w:t>，</w:t>
      </w:r>
      <w:r w:rsidR="001736F9">
        <w:rPr>
          <w:rFonts w:hint="eastAsia"/>
        </w:rPr>
        <w:t>尽量严格</w:t>
      </w:r>
      <w:r w:rsidR="001736F9">
        <w:t>规范开发流程</w:t>
      </w:r>
      <w:r w:rsidR="001736F9">
        <w:rPr>
          <w:rFonts w:hint="eastAsia"/>
        </w:rPr>
        <w:t>，</w:t>
      </w:r>
      <w:r w:rsidR="001736F9">
        <w:t>尽量及时进行文档记录</w:t>
      </w:r>
      <w:r w:rsidR="001736F9">
        <w:rPr>
          <w:rFonts w:hint="eastAsia"/>
        </w:rPr>
        <w:t>，遵循</w:t>
      </w:r>
      <w:r w:rsidR="001736F9">
        <w:t>需求分析，系统设计，系统</w:t>
      </w:r>
      <w:r w:rsidR="001736F9">
        <w:rPr>
          <w:rFonts w:hint="eastAsia"/>
        </w:rPr>
        <w:t>实现</w:t>
      </w:r>
      <w:r w:rsidR="001736F9">
        <w:t>，系统测试</w:t>
      </w:r>
      <w:r w:rsidR="001736F9">
        <w:rPr>
          <w:rFonts w:hint="eastAsia"/>
        </w:rPr>
        <w:t>的</w:t>
      </w:r>
      <w:r w:rsidR="001736F9">
        <w:t>流程</w:t>
      </w:r>
      <w:r w:rsidR="001736F9">
        <w:rPr>
          <w:rFonts w:hint="eastAsia"/>
        </w:rPr>
        <w:t>。在进行</w:t>
      </w:r>
      <w:r w:rsidR="001736F9">
        <w:t>代码的迭代规范。</w:t>
      </w:r>
      <w:r w:rsidR="001736F9">
        <w:rPr>
          <w:rFonts w:hint="eastAsia"/>
        </w:rPr>
        <w:t>实际过程中的困难</w:t>
      </w:r>
      <w:r w:rsidR="001736F9">
        <w:t>有，项目经验</w:t>
      </w:r>
      <w:r w:rsidR="001736F9">
        <w:rPr>
          <w:rFonts w:hint="eastAsia"/>
        </w:rPr>
        <w:t>少</w:t>
      </w:r>
      <w:r w:rsidR="001736F9">
        <w:t>，代码能力欠缺，源码分析能力不足等等，</w:t>
      </w:r>
      <w:r w:rsidR="004B0E08">
        <w:rPr>
          <w:rFonts w:hint="eastAsia"/>
        </w:rPr>
        <w:t>存在</w:t>
      </w:r>
      <w:r w:rsidR="001736F9">
        <w:t>开发时间</w:t>
      </w:r>
      <w:r w:rsidR="001736F9">
        <w:rPr>
          <w:rFonts w:hint="eastAsia"/>
        </w:rPr>
        <w:t>延长</w:t>
      </w:r>
      <w:r w:rsidR="004B0E08">
        <w:rPr>
          <w:rFonts w:hint="eastAsia"/>
        </w:rPr>
        <w:t>，</w:t>
      </w:r>
      <w:r w:rsidR="004B0E08">
        <w:t>文档记录不详尽</w:t>
      </w:r>
      <w:r w:rsidR="001736F9">
        <w:rPr>
          <w:rFonts w:hint="eastAsia"/>
        </w:rPr>
        <w:t>等问题</w:t>
      </w:r>
      <w:r>
        <w:rPr>
          <w:rFonts w:hint="eastAsia"/>
        </w:rPr>
        <w:t>。</w:t>
      </w:r>
    </w:p>
    <w:p w14:paraId="5BCFBB86" w14:textId="5AEA75FB" w:rsidR="00FE2A96" w:rsidRDefault="00FE2A96" w:rsidP="00FE2A96">
      <w:pPr>
        <w:spacing w:line="400" w:lineRule="exact"/>
        <w:ind w:firstLineChars="200" w:firstLine="480"/>
      </w:pPr>
      <w:r>
        <w:rPr>
          <w:rFonts w:hint="eastAsia"/>
        </w:rPr>
        <w:t>开发成果方面，</w:t>
      </w:r>
      <w:r w:rsidR="00B9415F">
        <w:rPr>
          <w:rFonts w:hint="eastAsia"/>
        </w:rPr>
        <w:t>基于代码混淆的</w:t>
      </w:r>
      <w:r w:rsidR="00B9415F">
        <w:t>W</w:t>
      </w:r>
      <w:r w:rsidR="00B9415F">
        <w:rPr>
          <w:rFonts w:hint="eastAsia"/>
        </w:rPr>
        <w:t>eb</w:t>
      </w:r>
      <w:r w:rsidR="00B9415F">
        <w:rPr>
          <w:rFonts w:hint="eastAsia"/>
        </w:rPr>
        <w:t>站点动态防御系统</w:t>
      </w:r>
      <w:r>
        <w:rPr>
          <w:rFonts w:hint="eastAsia"/>
        </w:rPr>
        <w:t>实现了预先设计好的</w:t>
      </w:r>
      <w:r w:rsidR="00B9415F">
        <w:rPr>
          <w:rFonts w:hint="eastAsia"/>
        </w:rPr>
        <w:t>动态</w:t>
      </w:r>
      <w:r w:rsidR="00B9415F">
        <w:rPr>
          <w:rFonts w:hint="eastAsia"/>
        </w:rPr>
        <w:t>ID</w:t>
      </w:r>
      <w:r w:rsidR="00B9415F">
        <w:t>验证和代码混淆</w:t>
      </w:r>
      <w:r>
        <w:rPr>
          <w:rFonts w:hint="eastAsia"/>
        </w:rPr>
        <w:t>，</w:t>
      </w:r>
      <w:r w:rsidR="001A01A7">
        <w:rPr>
          <w:rFonts w:hint="eastAsia"/>
        </w:rPr>
        <w:t>对于用户使用流畅，</w:t>
      </w:r>
      <w:r w:rsidR="001A01A7">
        <w:t>对于</w:t>
      </w:r>
      <w:r w:rsidR="001A01A7">
        <w:rPr>
          <w:rFonts w:hint="eastAsia"/>
        </w:rPr>
        <w:t>网站</w:t>
      </w:r>
      <w:r w:rsidR="001A01A7">
        <w:t>部署人员</w:t>
      </w:r>
      <w:r w:rsidR="001A01A7">
        <w:rPr>
          <w:rFonts w:hint="eastAsia"/>
        </w:rPr>
        <w:t>指导详细</w:t>
      </w:r>
      <w:r w:rsidR="002211D9">
        <w:rPr>
          <w:rFonts w:hint="eastAsia"/>
        </w:rPr>
        <w:t>，并且系统稳定，功能测试通过</w:t>
      </w:r>
      <w:r w:rsidR="002211D9">
        <w:t>，</w:t>
      </w:r>
      <w:r w:rsidR="002211D9">
        <w:rPr>
          <w:rFonts w:hint="eastAsia"/>
        </w:rPr>
        <w:t>增加</w:t>
      </w:r>
      <w:r w:rsidR="002211D9">
        <w:t>容错性</w:t>
      </w:r>
      <w:r>
        <w:rPr>
          <w:rFonts w:hint="eastAsia"/>
        </w:rPr>
        <w:t>，可以满足开发人员的基本需求。</w:t>
      </w:r>
    </w:p>
    <w:p w14:paraId="4B59E59C" w14:textId="77777777" w:rsidR="00FE2A96" w:rsidRDefault="00FE2A96" w:rsidP="00FE2A96">
      <w:pPr>
        <w:spacing w:line="400" w:lineRule="exact"/>
        <w:ind w:firstLine="480"/>
      </w:pPr>
    </w:p>
    <w:p w14:paraId="52CA7B05" w14:textId="77777777" w:rsidR="00FE2A96" w:rsidRDefault="00FE2A96" w:rsidP="00FE2A96">
      <w:pPr>
        <w:pStyle w:val="-2"/>
        <w:spacing w:before="0" w:after="0" w:line="400" w:lineRule="exact"/>
        <w:ind w:firstLine="560"/>
        <w:rPr>
          <w:rFonts w:eastAsia="黑体"/>
          <w:b w:val="0"/>
        </w:rPr>
      </w:pPr>
      <w:bookmarkStart w:id="370" w:name="_Toc514845443"/>
      <w:bookmarkStart w:id="371" w:name="_Toc512648865"/>
      <w:bookmarkStart w:id="372" w:name="_Toc514534621"/>
      <w:bookmarkStart w:id="373" w:name="_Toc19511"/>
      <w:bookmarkStart w:id="374" w:name="_Toc7254187"/>
      <w:r>
        <w:rPr>
          <w:rFonts w:eastAsia="黑体" w:hint="eastAsia"/>
          <w:b w:val="0"/>
        </w:rPr>
        <w:t xml:space="preserve">6.2 </w:t>
      </w:r>
      <w:r>
        <w:rPr>
          <w:rFonts w:eastAsia="黑体" w:hint="eastAsia"/>
          <w:b w:val="0"/>
        </w:rPr>
        <w:t>心得体会</w:t>
      </w:r>
      <w:bookmarkEnd w:id="370"/>
      <w:bookmarkEnd w:id="371"/>
      <w:bookmarkEnd w:id="372"/>
      <w:bookmarkEnd w:id="373"/>
      <w:bookmarkEnd w:id="374"/>
    </w:p>
    <w:p w14:paraId="38CF4D19" w14:textId="4582761B" w:rsidR="00FE2A96" w:rsidRDefault="00594C16" w:rsidP="00FE2A96">
      <w:pPr>
        <w:spacing w:line="400" w:lineRule="exact"/>
        <w:ind w:firstLineChars="200" w:firstLine="480"/>
      </w:pPr>
      <w:r>
        <w:rPr>
          <w:rFonts w:hint="eastAsia"/>
        </w:rPr>
        <w:t>基于代码混淆的</w:t>
      </w:r>
      <w:r>
        <w:t>W</w:t>
      </w:r>
      <w:r>
        <w:rPr>
          <w:rFonts w:hint="eastAsia"/>
        </w:rPr>
        <w:t>eb</w:t>
      </w:r>
      <w:r>
        <w:rPr>
          <w:rFonts w:hint="eastAsia"/>
        </w:rPr>
        <w:t>站点动态防御系统</w:t>
      </w:r>
      <w:r w:rsidR="00CC0042">
        <w:rPr>
          <w:rFonts w:hint="eastAsia"/>
        </w:rPr>
        <w:t>，</w:t>
      </w:r>
      <w:r w:rsidR="00CC0042">
        <w:t>由本人开发，体验了</w:t>
      </w:r>
      <w:r w:rsidR="00CC0042">
        <w:rPr>
          <w:rFonts w:hint="eastAsia"/>
        </w:rPr>
        <w:t>从对一门领域完全不了解</w:t>
      </w:r>
      <w:r w:rsidR="00CC0042">
        <w:t>到开发出可用软件，体验到</w:t>
      </w:r>
      <w:r w:rsidR="00CC0042">
        <w:rPr>
          <w:rFonts w:hint="eastAsia"/>
        </w:rPr>
        <w:t>其中</w:t>
      </w:r>
      <w:r w:rsidR="00CC0042">
        <w:t>的困难</w:t>
      </w:r>
      <w:r w:rsidR="00CC0042">
        <w:rPr>
          <w:rFonts w:hint="eastAsia"/>
        </w:rPr>
        <w:t>，</w:t>
      </w:r>
      <w:r w:rsidR="00CC0042">
        <w:t>对</w:t>
      </w:r>
      <w:r w:rsidR="00CC0042">
        <w:rPr>
          <w:rFonts w:hint="eastAsia"/>
        </w:rPr>
        <w:t>开发人员</w:t>
      </w:r>
      <w:r w:rsidR="00CC0042">
        <w:t>的高要求，要有广泛的基础了解，要</w:t>
      </w:r>
      <w:r w:rsidR="00CC0042">
        <w:rPr>
          <w:rFonts w:hint="eastAsia"/>
        </w:rPr>
        <w:t>能</w:t>
      </w:r>
      <w:r w:rsidR="00CC0042">
        <w:t>选择好需要深入研究的技术点</w:t>
      </w:r>
      <w:r w:rsidR="00CC0042">
        <w:rPr>
          <w:rFonts w:hint="eastAsia"/>
        </w:rPr>
        <w:t>。</w:t>
      </w:r>
      <w:r w:rsidR="00CC0042">
        <w:t>整个过程</w:t>
      </w:r>
      <w:r w:rsidR="00CC0042">
        <w:rPr>
          <w:rFonts w:hint="eastAsia"/>
        </w:rPr>
        <w:t>中</w:t>
      </w:r>
      <w:r w:rsidR="00CC0042">
        <w:t>，自己</w:t>
      </w:r>
      <w:proofErr w:type="gramStart"/>
      <w:r w:rsidR="00CC0042">
        <w:t>找需要</w:t>
      </w:r>
      <w:proofErr w:type="gramEnd"/>
      <w:r w:rsidR="00CC0042">
        <w:t>的工具</w:t>
      </w:r>
      <w:r w:rsidR="00CC0042">
        <w:rPr>
          <w:rFonts w:hint="eastAsia"/>
        </w:rPr>
        <w:t>，</w:t>
      </w:r>
      <w:r w:rsidR="00CC0042">
        <w:t>用手中</w:t>
      </w:r>
      <w:r w:rsidR="00CC0042">
        <w:rPr>
          <w:rFonts w:hint="eastAsia"/>
        </w:rPr>
        <w:t>所拥</w:t>
      </w:r>
      <w:r w:rsidR="00CC0042">
        <w:t>有的工具找出解决方法。在面对难点</w:t>
      </w:r>
      <w:r w:rsidR="00CC0042">
        <w:rPr>
          <w:rFonts w:hint="eastAsia"/>
        </w:rPr>
        <w:t>，既要有</w:t>
      </w:r>
      <w:r w:rsidR="00CC0042">
        <w:t>宽泛的了解，</w:t>
      </w:r>
      <w:r w:rsidR="00CC0042">
        <w:rPr>
          <w:rFonts w:hint="eastAsia"/>
        </w:rPr>
        <w:t>有时</w:t>
      </w:r>
      <w:r w:rsidR="00CC0042">
        <w:t>找出能</w:t>
      </w:r>
      <w:r w:rsidR="00CC0042">
        <w:rPr>
          <w:rFonts w:hint="eastAsia"/>
        </w:rPr>
        <w:t>利用</w:t>
      </w:r>
      <w:r w:rsidR="00CC0042">
        <w:t>的最</w:t>
      </w:r>
      <w:r w:rsidR="00CC0042">
        <w:rPr>
          <w:rFonts w:hint="eastAsia"/>
        </w:rPr>
        <w:t>简洁</w:t>
      </w:r>
      <w:r w:rsidR="00CC0042">
        <w:t>的工具，也要</w:t>
      </w:r>
      <w:r w:rsidR="00CC0042">
        <w:rPr>
          <w:rFonts w:hint="eastAsia"/>
        </w:rPr>
        <w:t>有</w:t>
      </w:r>
      <w:r w:rsidR="00CC0042">
        <w:t>深入研究的</w:t>
      </w:r>
      <w:r w:rsidR="00CC0042">
        <w:rPr>
          <w:rFonts w:hint="eastAsia"/>
        </w:rPr>
        <w:t>劲头</w:t>
      </w:r>
      <w:r w:rsidR="00CC0042">
        <w:t>，</w:t>
      </w:r>
      <w:r w:rsidR="00CC0042">
        <w:rPr>
          <w:rFonts w:hint="eastAsia"/>
        </w:rPr>
        <w:t>避免</w:t>
      </w:r>
      <w:r w:rsidR="00CC0042">
        <w:t>将</w:t>
      </w:r>
      <w:r w:rsidR="00CC0042">
        <w:rPr>
          <w:rFonts w:hint="eastAsia"/>
        </w:rPr>
        <w:t>精力</w:t>
      </w:r>
      <w:r w:rsidR="00CC0042">
        <w:t>花费在</w:t>
      </w:r>
      <w:r w:rsidR="00CC0042">
        <w:rPr>
          <w:rFonts w:hint="eastAsia"/>
        </w:rPr>
        <w:t>无休止</w:t>
      </w:r>
      <w:r w:rsidR="00CC0042">
        <w:t>的寻找上而浪费成本</w:t>
      </w:r>
      <w:r w:rsidR="00CC0042">
        <w:rPr>
          <w:rFonts w:hint="eastAsia"/>
        </w:rPr>
        <w:t>。</w:t>
      </w:r>
      <w:r w:rsidR="00CC0042">
        <w:t>这本身就是一个</w:t>
      </w:r>
      <w:r w:rsidR="00CC0042">
        <w:rPr>
          <w:rFonts w:hint="eastAsia"/>
        </w:rPr>
        <w:t>充满探索的</w:t>
      </w:r>
      <w:r w:rsidR="00CC0042">
        <w:t>过程，其中不可避免地要走许多弯路。</w:t>
      </w:r>
    </w:p>
    <w:p w14:paraId="31520CF5" w14:textId="06047ACF" w:rsidR="00AC4A65" w:rsidRDefault="00944884" w:rsidP="00FE2A96">
      <w:pPr>
        <w:spacing w:line="400" w:lineRule="exact"/>
        <w:ind w:firstLineChars="200" w:firstLine="480"/>
      </w:pPr>
      <w:r>
        <w:rPr>
          <w:rFonts w:hint="eastAsia"/>
        </w:rPr>
        <w:t>要有</w:t>
      </w:r>
      <w:r>
        <w:t>迎难而上的勇气，</w:t>
      </w:r>
      <w:r>
        <w:rPr>
          <w:rFonts w:hint="eastAsia"/>
        </w:rPr>
        <w:t>当</w:t>
      </w:r>
      <w:r>
        <w:t>前行很慢</w:t>
      </w:r>
      <w:r>
        <w:rPr>
          <w:rFonts w:hint="eastAsia"/>
        </w:rPr>
        <w:t>时</w:t>
      </w:r>
      <w:r>
        <w:t>，要有蜗牛的耐心和毅力</w:t>
      </w:r>
      <w:r>
        <w:rPr>
          <w:rFonts w:hint="eastAsia"/>
        </w:rPr>
        <w:t>，</w:t>
      </w:r>
      <w:r>
        <w:t>不能放弃。不断进取</w:t>
      </w:r>
      <w:r>
        <w:rPr>
          <w:rFonts w:hint="eastAsia"/>
        </w:rPr>
        <w:t>，</w:t>
      </w:r>
      <w:r>
        <w:t>才能解决困难。</w:t>
      </w:r>
    </w:p>
    <w:p w14:paraId="74E7FE62" w14:textId="77777777" w:rsidR="00AC4A65" w:rsidRDefault="00AC4A65">
      <w:pPr>
        <w:ind w:firstLine="480"/>
      </w:pPr>
      <w:r>
        <w:br w:type="page"/>
      </w:r>
    </w:p>
    <w:p w14:paraId="4B1D643F" w14:textId="77777777" w:rsidR="0087709D" w:rsidRPr="00AC4A65" w:rsidRDefault="0087709D" w:rsidP="0087709D">
      <w:pPr>
        <w:keepNext/>
        <w:keepLines/>
        <w:ind w:firstLine="600"/>
        <w:outlineLvl w:val="0"/>
        <w:rPr>
          <w:rFonts w:eastAsia="黑体" w:cs="Times New Roman"/>
          <w:kern w:val="44"/>
          <w:szCs w:val="24"/>
        </w:rPr>
      </w:pPr>
      <w:bookmarkStart w:id="375" w:name="_Toc7254188"/>
      <w:bookmarkStart w:id="376" w:name="_Toc514534623"/>
      <w:bookmarkStart w:id="377" w:name="_Toc514845445"/>
      <w:bookmarkStart w:id="378" w:name="_Toc13459"/>
      <w:bookmarkStart w:id="379" w:name="_Toc423184843"/>
      <w:bookmarkStart w:id="380" w:name="_Toc30246"/>
      <w:r w:rsidRPr="00AC4A65">
        <w:rPr>
          <w:rFonts w:eastAsia="黑体" w:cs="Times New Roman" w:hint="eastAsia"/>
          <w:bCs/>
          <w:kern w:val="44"/>
          <w:sz w:val="30"/>
          <w:szCs w:val="44"/>
        </w:rPr>
        <w:t>参考文献</w:t>
      </w:r>
      <w:bookmarkEnd w:id="375"/>
    </w:p>
    <w:p w14:paraId="0A85CDBC" w14:textId="359E77E3" w:rsidR="00EC7054" w:rsidRDefault="00EC7054" w:rsidP="0087709D">
      <w:pPr>
        <w:pStyle w:val="a8"/>
        <w:numPr>
          <w:ilvl w:val="0"/>
          <w:numId w:val="18"/>
        </w:numPr>
        <w:ind w:firstLineChars="0"/>
        <w:rPr>
          <w:rFonts w:eastAsiaTheme="minorEastAsia"/>
          <w:shd w:val="clear" w:color="auto" w:fill="FFFFFF"/>
        </w:rPr>
      </w:pPr>
      <w:bookmarkStart w:id="381" w:name="_Ref7247015"/>
      <w:bookmarkStart w:id="382" w:name="_Ref7079606"/>
      <w:r>
        <w:rPr>
          <w:rFonts w:hint="eastAsia"/>
        </w:rPr>
        <w:t>林</w:t>
      </w:r>
      <w:r w:rsidRPr="00D67C68">
        <w:rPr>
          <w:rFonts w:hint="eastAsia"/>
        </w:rPr>
        <w:t>水明</w:t>
      </w:r>
      <w:r w:rsidRPr="00D67C68">
        <w:t>.</w:t>
      </w:r>
      <w:r w:rsidRPr="00D67C68">
        <w:rPr>
          <w:rFonts w:hint="eastAsia"/>
        </w:rPr>
        <w:t>不透明谓词在</w:t>
      </w:r>
      <w:r w:rsidRPr="00D67C68">
        <w:t>JavaScript</w:t>
      </w:r>
      <w:r w:rsidRPr="00D67C68">
        <w:rPr>
          <w:rFonts w:hint="eastAsia"/>
        </w:rPr>
        <w:t>代码保护的应用研究</w:t>
      </w:r>
      <w:r w:rsidRPr="00D67C68">
        <w:t xml:space="preserve">[D]. </w:t>
      </w:r>
      <w:r w:rsidRPr="00D67C68">
        <w:rPr>
          <w:rFonts w:hint="eastAsia"/>
        </w:rPr>
        <w:t>广东工业大学</w:t>
      </w:r>
      <w:r w:rsidRPr="00D67C68">
        <w:t>, 2016</w:t>
      </w:r>
      <w:bookmarkEnd w:id="381"/>
    </w:p>
    <w:p w14:paraId="419BB4E8" w14:textId="77777777" w:rsidR="0087709D" w:rsidRDefault="0087709D" w:rsidP="0087709D">
      <w:pPr>
        <w:pStyle w:val="a8"/>
        <w:numPr>
          <w:ilvl w:val="0"/>
          <w:numId w:val="18"/>
        </w:numPr>
        <w:ind w:firstLineChars="0"/>
        <w:rPr>
          <w:rFonts w:eastAsiaTheme="minorEastAsia"/>
          <w:shd w:val="clear" w:color="auto" w:fill="FFFFFF"/>
        </w:rPr>
      </w:pPr>
      <w:bookmarkStart w:id="383" w:name="_Ref7247107"/>
      <w:r w:rsidRPr="004A0374">
        <w:rPr>
          <w:rFonts w:eastAsiaTheme="minorEastAsia"/>
          <w:shd w:val="clear" w:color="auto" w:fill="FFFFFF"/>
        </w:rPr>
        <w:t>Netcraft.January 2019 Web Server Survey[EB/OL].(2019-01-24)[2019-04-25].https://news.netcraft.com/archives/2019/01/24/january-2019-web-server-survey.html</w:t>
      </w:r>
      <w:bookmarkEnd w:id="383"/>
    </w:p>
    <w:p w14:paraId="14F74BD0" w14:textId="52EB93DF" w:rsidR="00E84A3A" w:rsidRDefault="00E84A3A" w:rsidP="00E84A3A">
      <w:pPr>
        <w:pStyle w:val="a8"/>
        <w:numPr>
          <w:ilvl w:val="0"/>
          <w:numId w:val="18"/>
        </w:numPr>
        <w:ind w:firstLineChars="0"/>
        <w:rPr>
          <w:rFonts w:eastAsiaTheme="minorEastAsia"/>
          <w:shd w:val="clear" w:color="auto" w:fill="FFFFFF"/>
        </w:rPr>
      </w:pPr>
      <w:bookmarkStart w:id="384" w:name="_Ref7247222"/>
      <w:proofErr w:type="gramStart"/>
      <w:r w:rsidRPr="00E84A3A">
        <w:rPr>
          <w:rFonts w:eastAsiaTheme="minorEastAsia" w:hint="eastAsia"/>
          <w:shd w:val="clear" w:color="auto" w:fill="FFFFFF"/>
        </w:rPr>
        <w:t>马卫局</w:t>
      </w:r>
      <w:proofErr w:type="gramEnd"/>
      <w:r w:rsidRPr="00E84A3A">
        <w:rPr>
          <w:rFonts w:eastAsiaTheme="minorEastAsia" w:hint="eastAsia"/>
          <w:shd w:val="clear" w:color="auto" w:fill="FFFFFF"/>
        </w:rPr>
        <w:t xml:space="preserve">. </w:t>
      </w:r>
      <w:r w:rsidRPr="00E84A3A">
        <w:rPr>
          <w:rFonts w:eastAsiaTheme="minorEastAsia" w:hint="eastAsia"/>
          <w:shd w:val="clear" w:color="auto" w:fill="FFFFFF"/>
        </w:rPr>
        <w:t>网络空间安全进入动态防御时代</w:t>
      </w:r>
      <w:r w:rsidRPr="00E84A3A">
        <w:rPr>
          <w:rFonts w:eastAsiaTheme="minorEastAsia" w:hint="eastAsia"/>
          <w:shd w:val="clear" w:color="auto" w:fill="FFFFFF"/>
        </w:rPr>
        <w:t xml:space="preserve">[J]. </w:t>
      </w:r>
      <w:r w:rsidRPr="00E84A3A">
        <w:rPr>
          <w:rFonts w:eastAsiaTheme="minorEastAsia" w:hint="eastAsia"/>
          <w:shd w:val="clear" w:color="auto" w:fill="FFFFFF"/>
        </w:rPr>
        <w:t>现代军事</w:t>
      </w:r>
      <w:r w:rsidRPr="00E84A3A">
        <w:rPr>
          <w:rFonts w:eastAsiaTheme="minorEastAsia" w:hint="eastAsia"/>
          <w:shd w:val="clear" w:color="auto" w:fill="FFFFFF"/>
        </w:rPr>
        <w:t>,2017,07:108-109</w:t>
      </w:r>
      <w:bookmarkEnd w:id="384"/>
    </w:p>
    <w:p w14:paraId="4086DD7A" w14:textId="11FFEFEF" w:rsidR="005374A9" w:rsidRPr="004A0374" w:rsidRDefault="005374A9" w:rsidP="005374A9">
      <w:pPr>
        <w:pStyle w:val="a8"/>
        <w:numPr>
          <w:ilvl w:val="0"/>
          <w:numId w:val="18"/>
        </w:numPr>
        <w:ind w:firstLineChars="0"/>
        <w:rPr>
          <w:rFonts w:eastAsiaTheme="minorEastAsia"/>
          <w:shd w:val="clear" w:color="auto" w:fill="FFFFFF"/>
        </w:rPr>
      </w:pPr>
      <w:bookmarkStart w:id="385" w:name="_Ref7247305"/>
      <w:r w:rsidRPr="005374A9">
        <w:rPr>
          <w:rFonts w:eastAsiaTheme="minorEastAsia" w:hint="eastAsia"/>
          <w:shd w:val="clear" w:color="auto" w:fill="FFFFFF"/>
        </w:rPr>
        <w:t>邬江兴</w:t>
      </w:r>
      <w:r w:rsidRPr="005374A9">
        <w:rPr>
          <w:rFonts w:eastAsiaTheme="minorEastAsia" w:hint="eastAsia"/>
          <w:shd w:val="clear" w:color="auto" w:fill="FFFFFF"/>
        </w:rPr>
        <w:t xml:space="preserve">. </w:t>
      </w:r>
      <w:r w:rsidRPr="005374A9">
        <w:rPr>
          <w:rFonts w:eastAsiaTheme="minorEastAsia" w:hint="eastAsia"/>
          <w:shd w:val="clear" w:color="auto" w:fill="FFFFFF"/>
        </w:rPr>
        <w:t>拟态计算与拟态安全防御的原意</w:t>
      </w:r>
      <w:proofErr w:type="gramStart"/>
      <w:r w:rsidRPr="005374A9">
        <w:rPr>
          <w:rFonts w:eastAsiaTheme="minorEastAsia" w:hint="eastAsia"/>
          <w:shd w:val="clear" w:color="auto" w:fill="FFFFFF"/>
        </w:rPr>
        <w:t>和愿景</w:t>
      </w:r>
      <w:proofErr w:type="gramEnd"/>
      <w:r w:rsidRPr="005374A9">
        <w:rPr>
          <w:rFonts w:eastAsiaTheme="minorEastAsia" w:hint="eastAsia"/>
          <w:shd w:val="clear" w:color="auto" w:fill="FFFFFF"/>
        </w:rPr>
        <w:t xml:space="preserve">[J]. </w:t>
      </w:r>
      <w:r w:rsidRPr="005374A9">
        <w:rPr>
          <w:rFonts w:eastAsiaTheme="minorEastAsia" w:hint="eastAsia"/>
          <w:shd w:val="clear" w:color="auto" w:fill="FFFFFF"/>
        </w:rPr>
        <w:t>电信科学</w:t>
      </w:r>
      <w:r w:rsidRPr="005374A9">
        <w:rPr>
          <w:rFonts w:eastAsiaTheme="minorEastAsia" w:hint="eastAsia"/>
          <w:shd w:val="clear" w:color="auto" w:fill="FFFFFF"/>
        </w:rPr>
        <w:t>, 2014,07:2</w:t>
      </w:r>
      <w:bookmarkEnd w:id="385"/>
    </w:p>
    <w:p w14:paraId="0D77F0F7" w14:textId="77777777" w:rsidR="0087709D" w:rsidRPr="004A0374" w:rsidRDefault="0087709D" w:rsidP="0087709D">
      <w:pPr>
        <w:pStyle w:val="a8"/>
        <w:numPr>
          <w:ilvl w:val="0"/>
          <w:numId w:val="18"/>
        </w:numPr>
        <w:ind w:firstLineChars="0"/>
        <w:rPr>
          <w:rFonts w:eastAsiaTheme="minorEastAsia"/>
          <w:shd w:val="clear" w:color="auto" w:fill="FFFFFF"/>
        </w:rPr>
      </w:pPr>
      <w:bookmarkStart w:id="386" w:name="_Ref7247468"/>
      <w:r w:rsidRPr="004A0374">
        <w:rPr>
          <w:rFonts w:eastAsiaTheme="minorEastAsia"/>
          <w:shd w:val="clear" w:color="auto" w:fill="FFFFFF"/>
        </w:rPr>
        <w:t>statcounter GlobalStats.Browser Market Share Worldwide:Mar 2018 - Mar 2019[EB/OL].(2019-04-01)[2019-04-25].http://gs.statcounter.com/</w:t>
      </w:r>
      <w:bookmarkEnd w:id="382"/>
      <w:bookmarkEnd w:id="386"/>
    </w:p>
    <w:p w14:paraId="0DC36141" w14:textId="2DEC388D" w:rsidR="0087709D" w:rsidRPr="0087709D" w:rsidRDefault="0087709D" w:rsidP="0087709D">
      <w:pPr>
        <w:pStyle w:val="a8"/>
        <w:numPr>
          <w:ilvl w:val="0"/>
          <w:numId w:val="18"/>
        </w:numPr>
        <w:ind w:firstLineChars="0"/>
        <w:rPr>
          <w:rFonts w:eastAsiaTheme="minorEastAsia"/>
          <w:shd w:val="clear" w:color="auto" w:fill="FFFFFF"/>
        </w:rPr>
      </w:pPr>
      <w:bookmarkStart w:id="387" w:name="_Ref7247499"/>
      <w:r w:rsidRPr="004A0374">
        <w:rPr>
          <w:rFonts w:eastAsiaTheme="minorEastAsia"/>
          <w:shd w:val="clear" w:color="auto" w:fill="FFFFFF"/>
        </w:rPr>
        <w:t>JetBrains.The State of Developer Ecosystem in 2018[R/OL].(2019-01-01)[2019-04-25].https://www.jetbrains.com/research/devecosystem-2018/</w:t>
      </w:r>
      <w:bookmarkEnd w:id="387"/>
    </w:p>
    <w:p w14:paraId="1B76BFC6" w14:textId="77777777" w:rsidR="0087709D" w:rsidRDefault="0087709D" w:rsidP="0087709D">
      <w:pPr>
        <w:pStyle w:val="a8"/>
        <w:numPr>
          <w:ilvl w:val="0"/>
          <w:numId w:val="18"/>
        </w:numPr>
        <w:ind w:firstLineChars="0"/>
        <w:rPr>
          <w:rFonts w:eastAsiaTheme="minorEastAsia"/>
          <w:shd w:val="clear" w:color="auto" w:fill="FFFFFF"/>
        </w:rPr>
      </w:pPr>
      <w:bookmarkStart w:id="388" w:name="_Ref7247572"/>
      <w:r w:rsidRPr="004A0374">
        <w:rPr>
          <w:rFonts w:eastAsiaTheme="minorEastAsia" w:hint="eastAsia"/>
          <w:shd w:val="clear" w:color="auto" w:fill="FFFFFF"/>
        </w:rPr>
        <w:t>陶辉</w:t>
      </w:r>
      <w:r w:rsidRPr="004A0374">
        <w:rPr>
          <w:rFonts w:eastAsiaTheme="minorEastAsia" w:hint="eastAsia"/>
          <w:shd w:val="clear" w:color="auto" w:fill="FFFFFF"/>
        </w:rPr>
        <w:t>.</w:t>
      </w:r>
      <w:r w:rsidRPr="004A0374">
        <w:rPr>
          <w:rFonts w:eastAsiaTheme="minorEastAsia" w:hint="eastAsia"/>
          <w:shd w:val="clear" w:color="auto" w:fill="FFFFFF"/>
        </w:rPr>
        <w:t>深入理解</w:t>
      </w:r>
      <w:r w:rsidRPr="004A0374">
        <w:rPr>
          <w:rFonts w:eastAsiaTheme="minorEastAsia" w:hint="eastAsia"/>
          <w:shd w:val="clear" w:color="auto" w:fill="FFFFFF"/>
        </w:rPr>
        <w:t>Nginx-</w:t>
      </w:r>
      <w:r w:rsidRPr="004A0374">
        <w:rPr>
          <w:rFonts w:eastAsiaTheme="minorEastAsia" w:hint="eastAsia"/>
          <w:shd w:val="clear" w:color="auto" w:fill="FFFFFF"/>
        </w:rPr>
        <w:t>模块开发与架构解析第二版</w:t>
      </w:r>
      <w:r w:rsidRPr="004A0374">
        <w:rPr>
          <w:rFonts w:eastAsiaTheme="minorEastAsia" w:hint="eastAsia"/>
          <w:shd w:val="clear" w:color="auto" w:fill="FFFFFF"/>
        </w:rPr>
        <w:t>[M].</w:t>
      </w:r>
      <w:r w:rsidRPr="004A0374">
        <w:rPr>
          <w:rFonts w:eastAsiaTheme="minorEastAsia" w:hint="eastAsia"/>
          <w:shd w:val="clear" w:color="auto" w:fill="FFFFFF"/>
        </w:rPr>
        <w:t>北京：机械工业出版社，</w:t>
      </w:r>
      <w:r w:rsidRPr="004A0374">
        <w:rPr>
          <w:rFonts w:eastAsiaTheme="minorEastAsia" w:hint="eastAsia"/>
          <w:shd w:val="clear" w:color="auto" w:fill="FFFFFF"/>
        </w:rPr>
        <w:t>2016:6-</w:t>
      </w:r>
      <w:commentRangeStart w:id="389"/>
      <w:r w:rsidRPr="004A0374">
        <w:rPr>
          <w:rFonts w:eastAsiaTheme="minorEastAsia" w:hint="eastAsia"/>
          <w:shd w:val="clear" w:color="auto" w:fill="FFFFFF"/>
        </w:rPr>
        <w:t>7</w:t>
      </w:r>
      <w:bookmarkEnd w:id="388"/>
      <w:commentRangeEnd w:id="389"/>
      <w:r w:rsidR="00FE63EA">
        <w:rPr>
          <w:rStyle w:val="a5"/>
        </w:rPr>
        <w:commentReference w:id="389"/>
      </w:r>
    </w:p>
    <w:p w14:paraId="32CF89E7" w14:textId="2CBDD295" w:rsidR="0087709D" w:rsidRDefault="0087709D" w:rsidP="0087709D">
      <w:pPr>
        <w:ind w:firstLine="420"/>
        <w:rPr>
          <w:rFonts w:asciiTheme="minorEastAsia" w:hAnsiTheme="minorEastAsia" w:cs="微软雅黑"/>
          <w:color w:val="000000"/>
          <w:sz w:val="21"/>
          <w:szCs w:val="21"/>
          <w:shd w:val="clear" w:color="auto" w:fill="FFFFFF"/>
        </w:rPr>
      </w:pPr>
      <w:r>
        <w:rPr>
          <w:rFonts w:asciiTheme="minorEastAsia" w:hAnsiTheme="minorEastAsia" w:cs="微软雅黑"/>
          <w:color w:val="000000"/>
          <w:sz w:val="21"/>
          <w:szCs w:val="21"/>
          <w:shd w:val="clear" w:color="auto" w:fill="FFFFFF"/>
        </w:rPr>
        <w:br w:type="page"/>
      </w:r>
    </w:p>
    <w:p w14:paraId="230BB99B" w14:textId="05787C22" w:rsidR="00603C80" w:rsidRDefault="00603C80" w:rsidP="00603C80">
      <w:pPr>
        <w:pStyle w:val="-10"/>
        <w:ind w:firstLine="600"/>
        <w:jc w:val="left"/>
      </w:pPr>
      <w:bookmarkStart w:id="390" w:name="_Toc7254189"/>
      <w:r w:rsidRPr="00603C80">
        <w:rPr>
          <w:rFonts w:hint="eastAsia"/>
        </w:rPr>
        <w:t>附录</w:t>
      </w:r>
      <w:r w:rsidRPr="00603C80">
        <w:rPr>
          <w:rFonts w:hint="eastAsia"/>
        </w:rPr>
        <w:t xml:space="preserve">1 </w:t>
      </w:r>
      <w:r w:rsidRPr="00603C80">
        <w:rPr>
          <w:rFonts w:hint="eastAsia"/>
        </w:rPr>
        <w:t>任务申请书</w:t>
      </w:r>
      <w:bookmarkEnd w:id="376"/>
      <w:bookmarkEnd w:id="377"/>
      <w:bookmarkEnd w:id="378"/>
      <w:bookmarkEnd w:id="390"/>
    </w:p>
    <w:p w14:paraId="7A3ECC6F" w14:textId="77777777" w:rsidR="00603C80" w:rsidRDefault="00603C80" w:rsidP="00603C80">
      <w:pPr>
        <w:pStyle w:val="a8"/>
        <w:ind w:firstLine="420"/>
      </w:pPr>
    </w:p>
    <w:p w14:paraId="3CAF1029" w14:textId="44FE8339" w:rsidR="00603C80" w:rsidRPr="00603C80" w:rsidRDefault="00603C80" w:rsidP="00603C80">
      <w:pPr>
        <w:ind w:firstLine="480"/>
      </w:pPr>
      <w:r>
        <w:tab/>
      </w:r>
    </w:p>
    <w:tbl>
      <w:tblPr>
        <w:tblW w:w="8352"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271"/>
        <w:gridCol w:w="851"/>
        <w:gridCol w:w="428"/>
        <w:gridCol w:w="995"/>
        <w:gridCol w:w="85"/>
        <w:gridCol w:w="1752"/>
        <w:gridCol w:w="1350"/>
        <w:gridCol w:w="900"/>
        <w:gridCol w:w="720"/>
      </w:tblGrid>
      <w:tr w:rsidR="00603C80" w:rsidRPr="00603C80" w14:paraId="441BF848" w14:textId="77777777" w:rsidTr="00603C80">
        <w:trPr>
          <w:trHeight w:val="582"/>
          <w:jc w:val="center"/>
        </w:trPr>
        <w:tc>
          <w:tcPr>
            <w:tcW w:w="1271" w:type="dxa"/>
            <w:tcBorders>
              <w:top w:val="single" w:sz="4" w:space="0" w:color="auto"/>
              <w:left w:val="single" w:sz="4" w:space="0" w:color="auto"/>
              <w:bottom w:val="single" w:sz="4" w:space="0" w:color="auto"/>
              <w:right w:val="single" w:sz="4" w:space="0" w:color="auto"/>
            </w:tcBorders>
            <w:vAlign w:val="center"/>
          </w:tcPr>
          <w:p w14:paraId="2170336F" w14:textId="77777777" w:rsidR="00603C80" w:rsidRPr="00603C80" w:rsidRDefault="00603C80" w:rsidP="00603C80">
            <w:pPr>
              <w:ind w:firstLine="482"/>
              <w:rPr>
                <w:b/>
                <w:bCs/>
              </w:rPr>
            </w:pPr>
            <w:r w:rsidRPr="00603C80">
              <w:rPr>
                <w:rFonts w:hint="eastAsia"/>
                <w:b/>
                <w:bCs/>
              </w:rPr>
              <w:t>论文（设计）题目</w:t>
            </w:r>
          </w:p>
        </w:tc>
        <w:tc>
          <w:tcPr>
            <w:tcW w:w="7081" w:type="dxa"/>
            <w:gridSpan w:val="8"/>
            <w:tcBorders>
              <w:top w:val="single" w:sz="4" w:space="0" w:color="auto"/>
              <w:left w:val="single" w:sz="4" w:space="0" w:color="auto"/>
              <w:bottom w:val="single" w:sz="4" w:space="0" w:color="auto"/>
              <w:right w:val="single" w:sz="4" w:space="0" w:color="auto"/>
            </w:tcBorders>
            <w:vAlign w:val="center"/>
          </w:tcPr>
          <w:p w14:paraId="6871F47A" w14:textId="77777777" w:rsidR="00603C80" w:rsidRPr="00603C80" w:rsidRDefault="00603C80" w:rsidP="00603C80">
            <w:pPr>
              <w:ind w:firstLine="482"/>
              <w:rPr>
                <w:b/>
                <w:bCs/>
              </w:rPr>
            </w:pPr>
            <w:r w:rsidRPr="00603C80">
              <w:rPr>
                <w:rFonts w:hint="eastAsia"/>
                <w:b/>
                <w:bCs/>
              </w:rPr>
              <w:t>基于代码混淆技术的</w:t>
            </w:r>
            <w:r w:rsidRPr="00603C80">
              <w:rPr>
                <w:b/>
                <w:bCs/>
              </w:rPr>
              <w:t>Web</w:t>
            </w:r>
            <w:r w:rsidRPr="00603C80">
              <w:rPr>
                <w:b/>
                <w:bCs/>
              </w:rPr>
              <w:t>站点动态防御系统</w:t>
            </w:r>
          </w:p>
          <w:p w14:paraId="76BCCD46" w14:textId="77777777" w:rsidR="00603C80" w:rsidRPr="00603C80" w:rsidRDefault="00603C80" w:rsidP="00603C80">
            <w:pPr>
              <w:ind w:firstLine="482"/>
              <w:rPr>
                <w:b/>
                <w:bCs/>
              </w:rPr>
            </w:pPr>
          </w:p>
        </w:tc>
      </w:tr>
      <w:tr w:rsidR="00603C80" w:rsidRPr="00603C80" w14:paraId="1B060837" w14:textId="77777777" w:rsidTr="00603C80">
        <w:trPr>
          <w:cantSplit/>
          <w:trHeight w:val="460"/>
          <w:jc w:val="center"/>
        </w:trPr>
        <w:tc>
          <w:tcPr>
            <w:tcW w:w="1271" w:type="dxa"/>
            <w:tcBorders>
              <w:top w:val="single" w:sz="4" w:space="0" w:color="auto"/>
              <w:left w:val="single" w:sz="4" w:space="0" w:color="auto"/>
              <w:bottom w:val="single" w:sz="4" w:space="0" w:color="auto"/>
              <w:right w:val="single" w:sz="4" w:space="0" w:color="auto"/>
            </w:tcBorders>
            <w:vAlign w:val="center"/>
          </w:tcPr>
          <w:p w14:paraId="0010B3C2" w14:textId="77777777" w:rsidR="00603C80" w:rsidRPr="00603C80" w:rsidRDefault="00603C80" w:rsidP="00603C80">
            <w:pPr>
              <w:ind w:firstLine="482"/>
              <w:rPr>
                <w:b/>
                <w:bCs/>
              </w:rPr>
            </w:pPr>
            <w:r w:rsidRPr="00603C80">
              <w:rPr>
                <w:rFonts w:hint="eastAsia"/>
                <w:b/>
                <w:bCs/>
              </w:rPr>
              <w:t>学</w:t>
            </w:r>
            <w:r w:rsidRPr="00603C80">
              <w:rPr>
                <w:rFonts w:hint="eastAsia"/>
                <w:b/>
                <w:bCs/>
              </w:rPr>
              <w:t xml:space="preserve">  </w:t>
            </w:r>
            <w:r w:rsidRPr="00603C80">
              <w:rPr>
                <w:rFonts w:hint="eastAsia"/>
                <w:b/>
                <w:bCs/>
              </w:rPr>
              <w:t>院</w:t>
            </w:r>
          </w:p>
        </w:tc>
        <w:tc>
          <w:tcPr>
            <w:tcW w:w="1279" w:type="dxa"/>
            <w:gridSpan w:val="2"/>
            <w:tcBorders>
              <w:top w:val="single" w:sz="4" w:space="0" w:color="auto"/>
              <w:left w:val="single" w:sz="4" w:space="0" w:color="auto"/>
              <w:bottom w:val="single" w:sz="4" w:space="0" w:color="auto"/>
              <w:right w:val="single" w:sz="4" w:space="0" w:color="auto"/>
            </w:tcBorders>
            <w:vAlign w:val="center"/>
          </w:tcPr>
          <w:p w14:paraId="1BCCC589" w14:textId="77777777" w:rsidR="00603C80" w:rsidRPr="00603C80" w:rsidRDefault="00603C80" w:rsidP="00603C80">
            <w:pPr>
              <w:ind w:firstLine="482"/>
              <w:rPr>
                <w:b/>
                <w:bCs/>
              </w:rPr>
            </w:pPr>
            <w:r w:rsidRPr="00603C80">
              <w:rPr>
                <w:rFonts w:hint="eastAsia"/>
                <w:b/>
                <w:bCs/>
              </w:rPr>
              <w:t>软件学院</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19C2EB1F" w14:textId="77777777" w:rsidR="00603C80" w:rsidRPr="00603C80" w:rsidRDefault="00603C80" w:rsidP="00603C80">
            <w:pPr>
              <w:ind w:firstLine="482"/>
              <w:rPr>
                <w:b/>
                <w:bCs/>
              </w:rPr>
            </w:pPr>
            <w:r w:rsidRPr="00603C80">
              <w:rPr>
                <w:rFonts w:hint="eastAsia"/>
                <w:b/>
                <w:bCs/>
              </w:rPr>
              <w:t>专</w:t>
            </w:r>
            <w:r w:rsidRPr="00603C80">
              <w:rPr>
                <w:rFonts w:hint="eastAsia"/>
                <w:b/>
                <w:bCs/>
              </w:rPr>
              <w:t xml:space="preserve">  </w:t>
            </w:r>
            <w:r w:rsidRPr="00603C80">
              <w:rPr>
                <w:rFonts w:hint="eastAsia"/>
                <w:b/>
                <w:bCs/>
              </w:rPr>
              <w:t>业</w:t>
            </w:r>
          </w:p>
        </w:tc>
        <w:tc>
          <w:tcPr>
            <w:tcW w:w="1752" w:type="dxa"/>
            <w:tcBorders>
              <w:top w:val="single" w:sz="4" w:space="0" w:color="auto"/>
              <w:left w:val="single" w:sz="4" w:space="0" w:color="auto"/>
              <w:bottom w:val="single" w:sz="4" w:space="0" w:color="auto"/>
              <w:right w:val="single" w:sz="4" w:space="0" w:color="auto"/>
            </w:tcBorders>
            <w:vAlign w:val="center"/>
          </w:tcPr>
          <w:p w14:paraId="65C2B6E9" w14:textId="77777777" w:rsidR="00603C80" w:rsidRPr="00603C80" w:rsidRDefault="00603C80" w:rsidP="00603C80">
            <w:pPr>
              <w:ind w:firstLine="482"/>
              <w:rPr>
                <w:b/>
                <w:bCs/>
              </w:rPr>
            </w:pPr>
            <w:r w:rsidRPr="00603C80">
              <w:rPr>
                <w:rFonts w:hint="eastAsia"/>
                <w:b/>
                <w:bCs/>
              </w:rPr>
              <w:t>软件工程</w:t>
            </w:r>
          </w:p>
        </w:tc>
        <w:tc>
          <w:tcPr>
            <w:tcW w:w="1350" w:type="dxa"/>
            <w:tcBorders>
              <w:top w:val="single" w:sz="4" w:space="0" w:color="auto"/>
              <w:left w:val="single" w:sz="4" w:space="0" w:color="auto"/>
              <w:bottom w:val="single" w:sz="4" w:space="0" w:color="auto"/>
              <w:right w:val="single" w:sz="4" w:space="0" w:color="auto"/>
            </w:tcBorders>
            <w:vAlign w:val="center"/>
          </w:tcPr>
          <w:p w14:paraId="79F000C0" w14:textId="77777777" w:rsidR="00603C80" w:rsidRPr="00603C80" w:rsidRDefault="00603C80" w:rsidP="00603C80">
            <w:pPr>
              <w:ind w:firstLine="482"/>
              <w:rPr>
                <w:b/>
                <w:bCs/>
              </w:rPr>
            </w:pPr>
            <w:r w:rsidRPr="00603C80">
              <w:rPr>
                <w:rFonts w:hint="eastAsia"/>
                <w:b/>
                <w:bCs/>
              </w:rPr>
              <w:t>年</w:t>
            </w:r>
            <w:r w:rsidRPr="00603C80">
              <w:rPr>
                <w:rFonts w:hint="eastAsia"/>
                <w:b/>
                <w:bCs/>
              </w:rPr>
              <w:t xml:space="preserve">  </w:t>
            </w:r>
            <w:r w:rsidRPr="00603C80">
              <w:rPr>
                <w:rFonts w:hint="eastAsia"/>
                <w:b/>
                <w:bCs/>
              </w:rPr>
              <w:t>级</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0759CC7A" w14:textId="77777777" w:rsidR="00603C80" w:rsidRPr="00603C80" w:rsidRDefault="00603C80" w:rsidP="00603C80">
            <w:pPr>
              <w:ind w:firstLine="482"/>
              <w:rPr>
                <w:b/>
                <w:bCs/>
              </w:rPr>
            </w:pPr>
            <w:r w:rsidRPr="00603C80">
              <w:rPr>
                <w:rFonts w:hint="eastAsia"/>
                <w:b/>
                <w:bCs/>
              </w:rPr>
              <w:t>2015</w:t>
            </w:r>
          </w:p>
        </w:tc>
      </w:tr>
      <w:tr w:rsidR="00603C80" w:rsidRPr="00603C80" w14:paraId="7559DE68" w14:textId="77777777" w:rsidTr="00603C80">
        <w:trPr>
          <w:cantSplit/>
          <w:trHeight w:val="450"/>
          <w:jc w:val="center"/>
        </w:trPr>
        <w:tc>
          <w:tcPr>
            <w:tcW w:w="1271" w:type="dxa"/>
            <w:vMerge w:val="restart"/>
            <w:tcBorders>
              <w:top w:val="single" w:sz="4" w:space="0" w:color="auto"/>
              <w:left w:val="single" w:sz="4" w:space="0" w:color="auto"/>
              <w:right w:val="single" w:sz="4" w:space="0" w:color="auto"/>
            </w:tcBorders>
            <w:vAlign w:val="center"/>
          </w:tcPr>
          <w:p w14:paraId="5175D9AE" w14:textId="77777777" w:rsidR="00603C80" w:rsidRPr="00603C80" w:rsidRDefault="00603C80" w:rsidP="00603C80">
            <w:pPr>
              <w:ind w:firstLine="482"/>
              <w:rPr>
                <w:b/>
              </w:rPr>
            </w:pPr>
            <w:r w:rsidRPr="00603C80">
              <w:rPr>
                <w:rFonts w:hint="eastAsia"/>
                <w:b/>
              </w:rPr>
              <w:t>题目来源</w:t>
            </w:r>
          </w:p>
          <w:p w14:paraId="312CCECA" w14:textId="77777777" w:rsidR="00603C80" w:rsidRPr="00603C80" w:rsidRDefault="00603C80" w:rsidP="00603C80">
            <w:pPr>
              <w:ind w:firstLine="482"/>
              <w:rPr>
                <w:b/>
              </w:rPr>
            </w:pPr>
            <w:r w:rsidRPr="00603C80">
              <w:rPr>
                <w:rFonts w:hint="eastAsia"/>
                <w:b/>
              </w:rPr>
              <w:t>（选择其一）</w:t>
            </w:r>
          </w:p>
        </w:tc>
        <w:tc>
          <w:tcPr>
            <w:tcW w:w="851" w:type="dxa"/>
            <w:vMerge w:val="restart"/>
            <w:tcBorders>
              <w:top w:val="single" w:sz="4" w:space="0" w:color="auto"/>
              <w:left w:val="single" w:sz="4" w:space="0" w:color="auto"/>
              <w:right w:val="single" w:sz="4" w:space="0" w:color="auto"/>
            </w:tcBorders>
            <w:vAlign w:val="center"/>
          </w:tcPr>
          <w:p w14:paraId="1F05E869" w14:textId="77777777" w:rsidR="00603C80" w:rsidRPr="00603C80" w:rsidRDefault="00603C80" w:rsidP="00603C80">
            <w:pPr>
              <w:ind w:firstLine="482"/>
              <w:rPr>
                <w:b/>
              </w:rPr>
            </w:pPr>
            <w:r w:rsidRPr="00603C80">
              <w:rPr>
                <w:rFonts w:hint="eastAsia"/>
                <w:b/>
              </w:rPr>
              <w:t>教师科研课题</w:t>
            </w:r>
          </w:p>
        </w:tc>
        <w:tc>
          <w:tcPr>
            <w:tcW w:w="1508" w:type="dxa"/>
            <w:gridSpan w:val="3"/>
            <w:tcBorders>
              <w:top w:val="single" w:sz="4" w:space="0" w:color="auto"/>
              <w:left w:val="single" w:sz="4" w:space="0" w:color="auto"/>
              <w:bottom w:val="single" w:sz="4" w:space="0" w:color="auto"/>
              <w:right w:val="single" w:sz="4" w:space="0" w:color="auto"/>
            </w:tcBorders>
            <w:vAlign w:val="center"/>
          </w:tcPr>
          <w:p w14:paraId="40B1D37E" w14:textId="77777777" w:rsidR="00603C80" w:rsidRPr="00603C80" w:rsidRDefault="00603C80" w:rsidP="00603C80">
            <w:pPr>
              <w:ind w:firstLine="482"/>
              <w:rPr>
                <w:b/>
              </w:rPr>
            </w:pPr>
            <w:r w:rsidRPr="00603C80">
              <w:rPr>
                <w:rFonts w:hint="eastAsia"/>
                <w:b/>
              </w:rPr>
              <w:t>纵向课题（　）</w:t>
            </w:r>
          </w:p>
        </w:tc>
        <w:tc>
          <w:tcPr>
            <w:tcW w:w="1752" w:type="dxa"/>
            <w:vMerge w:val="restart"/>
            <w:tcBorders>
              <w:top w:val="single" w:sz="4" w:space="0" w:color="auto"/>
              <w:left w:val="single" w:sz="4" w:space="0" w:color="auto"/>
              <w:bottom w:val="single" w:sz="4" w:space="0" w:color="auto"/>
              <w:right w:val="single" w:sz="4" w:space="0" w:color="auto"/>
            </w:tcBorders>
            <w:vAlign w:val="center"/>
          </w:tcPr>
          <w:p w14:paraId="010B7054" w14:textId="77777777" w:rsidR="00603C80" w:rsidRPr="00603C80" w:rsidRDefault="00603C80" w:rsidP="00603C80">
            <w:pPr>
              <w:ind w:firstLine="482"/>
              <w:rPr>
                <w:b/>
              </w:rPr>
            </w:pPr>
            <w:r w:rsidRPr="00603C80">
              <w:rPr>
                <w:rFonts w:hint="eastAsia"/>
                <w:b/>
              </w:rPr>
              <w:t>题目类型</w:t>
            </w:r>
          </w:p>
        </w:tc>
        <w:tc>
          <w:tcPr>
            <w:tcW w:w="2250" w:type="dxa"/>
            <w:gridSpan w:val="2"/>
            <w:vMerge w:val="restart"/>
            <w:tcBorders>
              <w:top w:val="single" w:sz="4" w:space="0" w:color="auto"/>
              <w:left w:val="single" w:sz="4" w:space="0" w:color="auto"/>
              <w:bottom w:val="single" w:sz="4" w:space="0" w:color="auto"/>
              <w:right w:val="single" w:sz="4" w:space="0" w:color="auto"/>
            </w:tcBorders>
            <w:vAlign w:val="center"/>
          </w:tcPr>
          <w:p w14:paraId="2EE0FB0B" w14:textId="77777777" w:rsidR="00603C80" w:rsidRPr="00603C80" w:rsidRDefault="00603C80" w:rsidP="00603C80">
            <w:pPr>
              <w:ind w:firstLine="482"/>
              <w:rPr>
                <w:b/>
              </w:rPr>
            </w:pPr>
            <w:r w:rsidRPr="00603C80">
              <w:rPr>
                <w:rFonts w:hint="eastAsia"/>
                <w:b/>
              </w:rPr>
              <w:t>理论研究（</w:t>
            </w:r>
            <w:r w:rsidRPr="00603C80">
              <w:rPr>
                <w:rFonts w:hint="eastAsia"/>
                <w:b/>
              </w:rPr>
              <w:t xml:space="preserve">  </w:t>
            </w:r>
            <w:r w:rsidRPr="00603C80">
              <w:rPr>
                <w:rFonts w:hint="eastAsia"/>
                <w:b/>
              </w:rPr>
              <w:t>）</w:t>
            </w:r>
          </w:p>
          <w:p w14:paraId="080B9524" w14:textId="77777777" w:rsidR="00603C80" w:rsidRPr="00603C80" w:rsidRDefault="00603C80" w:rsidP="00603C80">
            <w:pPr>
              <w:ind w:firstLine="482"/>
              <w:rPr>
                <w:b/>
              </w:rPr>
            </w:pPr>
            <w:r w:rsidRPr="00603C80">
              <w:rPr>
                <w:rFonts w:hint="eastAsia"/>
                <w:b/>
              </w:rPr>
              <w:t>应用研究（</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w:t>
            </w:r>
          </w:p>
          <w:p w14:paraId="3F653146" w14:textId="77777777" w:rsidR="00603C80" w:rsidRPr="00603C80" w:rsidRDefault="00603C80" w:rsidP="00603C80">
            <w:pPr>
              <w:ind w:firstLine="482"/>
              <w:rPr>
                <w:b/>
              </w:rPr>
            </w:pPr>
            <w:r w:rsidRPr="00603C80">
              <w:rPr>
                <w:rFonts w:hint="eastAsia"/>
                <w:b/>
              </w:rPr>
              <w:t>技术开发（</w:t>
            </w:r>
            <w:r w:rsidRPr="00603C80">
              <w:rPr>
                <w:rFonts w:hint="eastAsia"/>
                <w:b/>
              </w:rPr>
              <w:t xml:space="preserve">  </w:t>
            </w:r>
            <w:r w:rsidRPr="00603C80">
              <w:rPr>
                <w:rFonts w:hint="eastAsia"/>
                <w:b/>
              </w:rPr>
              <w:t>）</w:t>
            </w:r>
          </w:p>
        </w:tc>
        <w:tc>
          <w:tcPr>
            <w:tcW w:w="720" w:type="dxa"/>
            <w:vMerge w:val="restart"/>
            <w:tcBorders>
              <w:top w:val="single" w:sz="4" w:space="0" w:color="auto"/>
              <w:left w:val="single" w:sz="4" w:space="0" w:color="auto"/>
              <w:right w:val="single" w:sz="4" w:space="0" w:color="auto"/>
            </w:tcBorders>
            <w:vAlign w:val="center"/>
          </w:tcPr>
          <w:p w14:paraId="28202C8D" w14:textId="77777777" w:rsidR="00603C80" w:rsidRPr="00603C80" w:rsidRDefault="00603C80" w:rsidP="00603C80">
            <w:pPr>
              <w:ind w:firstLine="482"/>
              <w:rPr>
                <w:b/>
              </w:rPr>
            </w:pPr>
            <w:r w:rsidRPr="00603C80">
              <w:rPr>
                <w:rFonts w:hint="eastAsia"/>
                <w:b/>
              </w:rPr>
              <w:t>注：请直接在所属项目括号内打“√”</w:t>
            </w:r>
          </w:p>
        </w:tc>
      </w:tr>
      <w:tr w:rsidR="00603C80" w:rsidRPr="00603C80" w14:paraId="26D628AB" w14:textId="77777777" w:rsidTr="00603C80">
        <w:trPr>
          <w:cantSplit/>
          <w:trHeight w:val="465"/>
          <w:jc w:val="center"/>
        </w:trPr>
        <w:tc>
          <w:tcPr>
            <w:tcW w:w="1271" w:type="dxa"/>
            <w:vMerge/>
            <w:tcBorders>
              <w:left w:val="single" w:sz="4" w:space="0" w:color="auto"/>
              <w:right w:val="single" w:sz="4" w:space="0" w:color="auto"/>
            </w:tcBorders>
            <w:vAlign w:val="center"/>
          </w:tcPr>
          <w:p w14:paraId="13B63D09" w14:textId="77777777" w:rsidR="00603C80" w:rsidRPr="00603C80" w:rsidRDefault="00603C80" w:rsidP="00603C80">
            <w:pPr>
              <w:ind w:firstLine="482"/>
              <w:rPr>
                <w:b/>
              </w:rPr>
            </w:pPr>
          </w:p>
        </w:tc>
        <w:tc>
          <w:tcPr>
            <w:tcW w:w="851" w:type="dxa"/>
            <w:vMerge/>
            <w:tcBorders>
              <w:left w:val="single" w:sz="4" w:space="0" w:color="auto"/>
              <w:bottom w:val="single" w:sz="4" w:space="0" w:color="auto"/>
              <w:right w:val="single" w:sz="4" w:space="0" w:color="auto"/>
            </w:tcBorders>
            <w:vAlign w:val="center"/>
          </w:tcPr>
          <w:p w14:paraId="5150427B" w14:textId="77777777" w:rsidR="00603C80" w:rsidRPr="00603C80" w:rsidRDefault="00603C80" w:rsidP="00603C80">
            <w:pPr>
              <w:ind w:firstLine="482"/>
              <w:rPr>
                <w:b/>
              </w:rPr>
            </w:pPr>
          </w:p>
        </w:tc>
        <w:tc>
          <w:tcPr>
            <w:tcW w:w="1508" w:type="dxa"/>
            <w:gridSpan w:val="3"/>
            <w:tcBorders>
              <w:top w:val="single" w:sz="4" w:space="0" w:color="auto"/>
              <w:left w:val="single" w:sz="4" w:space="0" w:color="auto"/>
              <w:bottom w:val="single" w:sz="4" w:space="0" w:color="auto"/>
              <w:right w:val="single" w:sz="4" w:space="0" w:color="auto"/>
            </w:tcBorders>
            <w:vAlign w:val="center"/>
          </w:tcPr>
          <w:p w14:paraId="0F135C14" w14:textId="77777777" w:rsidR="00603C80" w:rsidRPr="00603C80" w:rsidRDefault="00603C80" w:rsidP="00603C80">
            <w:pPr>
              <w:ind w:firstLine="482"/>
              <w:rPr>
                <w:b/>
              </w:rPr>
            </w:pPr>
            <w:r w:rsidRPr="00603C80">
              <w:rPr>
                <w:rFonts w:hint="eastAsia"/>
                <w:b/>
              </w:rPr>
              <w:t>横向课题（√）</w:t>
            </w:r>
          </w:p>
        </w:tc>
        <w:tc>
          <w:tcPr>
            <w:tcW w:w="1752" w:type="dxa"/>
            <w:vMerge/>
            <w:tcBorders>
              <w:top w:val="single" w:sz="4" w:space="0" w:color="auto"/>
              <w:left w:val="single" w:sz="4" w:space="0" w:color="auto"/>
              <w:bottom w:val="single" w:sz="4" w:space="0" w:color="auto"/>
              <w:right w:val="single" w:sz="4" w:space="0" w:color="auto"/>
            </w:tcBorders>
            <w:vAlign w:val="center"/>
          </w:tcPr>
          <w:p w14:paraId="74C01440" w14:textId="77777777" w:rsidR="00603C80" w:rsidRPr="00603C80" w:rsidRDefault="00603C80" w:rsidP="00603C80">
            <w:pPr>
              <w:ind w:firstLine="482"/>
              <w:rPr>
                <w:b/>
              </w:rPr>
            </w:pPr>
          </w:p>
        </w:tc>
        <w:tc>
          <w:tcPr>
            <w:tcW w:w="2250" w:type="dxa"/>
            <w:gridSpan w:val="2"/>
            <w:vMerge/>
            <w:tcBorders>
              <w:top w:val="single" w:sz="4" w:space="0" w:color="auto"/>
              <w:left w:val="single" w:sz="4" w:space="0" w:color="auto"/>
              <w:bottom w:val="single" w:sz="4" w:space="0" w:color="auto"/>
              <w:right w:val="single" w:sz="4" w:space="0" w:color="auto"/>
            </w:tcBorders>
            <w:vAlign w:val="center"/>
          </w:tcPr>
          <w:p w14:paraId="07D5C2CE" w14:textId="77777777" w:rsidR="00603C80" w:rsidRPr="00603C80" w:rsidRDefault="00603C80" w:rsidP="00603C80">
            <w:pPr>
              <w:ind w:firstLine="482"/>
              <w:rPr>
                <w:b/>
              </w:rPr>
            </w:pPr>
          </w:p>
        </w:tc>
        <w:tc>
          <w:tcPr>
            <w:tcW w:w="720" w:type="dxa"/>
            <w:vMerge/>
            <w:tcBorders>
              <w:left w:val="single" w:sz="4" w:space="0" w:color="auto"/>
              <w:right w:val="single" w:sz="4" w:space="0" w:color="auto"/>
            </w:tcBorders>
            <w:vAlign w:val="center"/>
          </w:tcPr>
          <w:p w14:paraId="2E9F0D83" w14:textId="77777777" w:rsidR="00603C80" w:rsidRPr="00603C80" w:rsidRDefault="00603C80" w:rsidP="00603C80">
            <w:pPr>
              <w:ind w:firstLine="482"/>
              <w:rPr>
                <w:b/>
              </w:rPr>
            </w:pPr>
          </w:p>
        </w:tc>
      </w:tr>
      <w:tr w:rsidR="00603C80" w:rsidRPr="00603C80" w14:paraId="09FABD06" w14:textId="77777777" w:rsidTr="00603C80">
        <w:trPr>
          <w:cantSplit/>
          <w:trHeight w:val="683"/>
          <w:jc w:val="center"/>
        </w:trPr>
        <w:tc>
          <w:tcPr>
            <w:tcW w:w="1271" w:type="dxa"/>
            <w:vMerge/>
            <w:tcBorders>
              <w:left w:val="single" w:sz="4" w:space="0" w:color="auto"/>
              <w:right w:val="single" w:sz="4" w:space="0" w:color="auto"/>
            </w:tcBorders>
            <w:vAlign w:val="center"/>
          </w:tcPr>
          <w:p w14:paraId="00E2E5F1" w14:textId="77777777" w:rsidR="00603C80" w:rsidRPr="00603C80" w:rsidRDefault="00603C80" w:rsidP="00603C80">
            <w:pPr>
              <w:ind w:firstLine="482"/>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1B9BFC69" w14:textId="77777777" w:rsidR="00603C80" w:rsidRPr="00603C80" w:rsidRDefault="00603C80" w:rsidP="00603C80">
            <w:pPr>
              <w:ind w:firstLine="482"/>
              <w:rPr>
                <w:b/>
              </w:rPr>
            </w:pPr>
            <w:r w:rsidRPr="00603C80">
              <w:rPr>
                <w:rFonts w:hint="eastAsia"/>
                <w:b/>
              </w:rPr>
              <w:t>企事业单位研发项目相关课题</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w:t>
            </w:r>
          </w:p>
        </w:tc>
        <w:tc>
          <w:tcPr>
            <w:tcW w:w="1752" w:type="dxa"/>
            <w:vMerge w:val="restart"/>
            <w:tcBorders>
              <w:top w:val="single" w:sz="4" w:space="0" w:color="auto"/>
              <w:left w:val="single" w:sz="4" w:space="0" w:color="auto"/>
              <w:right w:val="single" w:sz="4" w:space="0" w:color="auto"/>
            </w:tcBorders>
            <w:vAlign w:val="center"/>
          </w:tcPr>
          <w:p w14:paraId="4A2F01EA" w14:textId="77777777" w:rsidR="00603C80" w:rsidRPr="00603C80" w:rsidRDefault="00603C80" w:rsidP="00603C80">
            <w:pPr>
              <w:ind w:firstLine="482"/>
              <w:rPr>
                <w:b/>
              </w:rPr>
            </w:pPr>
            <w:r w:rsidRPr="00603C80">
              <w:rPr>
                <w:rFonts w:hint="eastAsia"/>
                <w:b/>
              </w:rPr>
              <w:t>是否在实验、实习、工程实践和社会调查等社会实践中完成</w:t>
            </w:r>
          </w:p>
        </w:tc>
        <w:tc>
          <w:tcPr>
            <w:tcW w:w="2250" w:type="dxa"/>
            <w:gridSpan w:val="2"/>
            <w:vMerge w:val="restart"/>
            <w:tcBorders>
              <w:top w:val="single" w:sz="4" w:space="0" w:color="auto"/>
              <w:left w:val="single" w:sz="4" w:space="0" w:color="auto"/>
              <w:right w:val="single" w:sz="4" w:space="0" w:color="auto"/>
            </w:tcBorders>
            <w:vAlign w:val="center"/>
          </w:tcPr>
          <w:p w14:paraId="08695513" w14:textId="77777777" w:rsidR="00603C80" w:rsidRPr="00603C80" w:rsidRDefault="00603C80" w:rsidP="00603C80">
            <w:pPr>
              <w:ind w:firstLine="482"/>
              <w:rPr>
                <w:b/>
              </w:rPr>
            </w:pPr>
            <w:r w:rsidRPr="00603C80">
              <w:rPr>
                <w:rFonts w:hint="eastAsia"/>
                <w:b/>
              </w:rPr>
              <w:t>是（</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w:t>
            </w:r>
            <w:r w:rsidRPr="00603C80">
              <w:rPr>
                <w:rFonts w:hint="eastAsia"/>
                <w:b/>
              </w:rPr>
              <w:t xml:space="preserve">  </w:t>
            </w:r>
            <w:r w:rsidRPr="00603C80">
              <w:rPr>
                <w:rFonts w:hint="eastAsia"/>
                <w:b/>
              </w:rPr>
              <w:t>否（</w:t>
            </w:r>
            <w:r w:rsidRPr="00603C80">
              <w:rPr>
                <w:rFonts w:hint="eastAsia"/>
                <w:b/>
              </w:rPr>
              <w:t xml:space="preserve">  </w:t>
            </w:r>
            <w:r w:rsidRPr="00603C80">
              <w:rPr>
                <w:rFonts w:hint="eastAsia"/>
                <w:b/>
              </w:rPr>
              <w:t>）</w:t>
            </w:r>
          </w:p>
        </w:tc>
        <w:tc>
          <w:tcPr>
            <w:tcW w:w="720" w:type="dxa"/>
            <w:vMerge/>
            <w:tcBorders>
              <w:left w:val="single" w:sz="4" w:space="0" w:color="auto"/>
              <w:right w:val="single" w:sz="4" w:space="0" w:color="auto"/>
            </w:tcBorders>
            <w:vAlign w:val="center"/>
          </w:tcPr>
          <w:p w14:paraId="4BF17AA4" w14:textId="77777777" w:rsidR="00603C80" w:rsidRPr="00603C80" w:rsidRDefault="00603C80" w:rsidP="00603C80">
            <w:pPr>
              <w:ind w:firstLine="482"/>
              <w:rPr>
                <w:b/>
              </w:rPr>
            </w:pPr>
          </w:p>
        </w:tc>
      </w:tr>
      <w:tr w:rsidR="00603C80" w:rsidRPr="00603C80" w14:paraId="3821F508" w14:textId="77777777" w:rsidTr="00603C80">
        <w:trPr>
          <w:cantSplit/>
          <w:trHeight w:val="393"/>
          <w:jc w:val="center"/>
        </w:trPr>
        <w:tc>
          <w:tcPr>
            <w:tcW w:w="1271" w:type="dxa"/>
            <w:vMerge/>
            <w:tcBorders>
              <w:left w:val="single" w:sz="4" w:space="0" w:color="auto"/>
              <w:right w:val="single" w:sz="4" w:space="0" w:color="auto"/>
            </w:tcBorders>
          </w:tcPr>
          <w:p w14:paraId="733241AE" w14:textId="77777777" w:rsidR="00603C80" w:rsidRPr="00603C80" w:rsidRDefault="00603C80" w:rsidP="00603C80">
            <w:pPr>
              <w:ind w:firstLine="482"/>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6A0E9A62" w14:textId="77777777" w:rsidR="00603C80" w:rsidRPr="00603C80" w:rsidRDefault="00603C80" w:rsidP="00603C80">
            <w:pPr>
              <w:ind w:firstLine="482"/>
              <w:rPr>
                <w:b/>
              </w:rPr>
            </w:pPr>
            <w:r w:rsidRPr="00603C80">
              <w:rPr>
                <w:rFonts w:hint="eastAsia"/>
                <w:b/>
              </w:rPr>
              <w:t>教师自拟课题（　）</w:t>
            </w:r>
          </w:p>
        </w:tc>
        <w:tc>
          <w:tcPr>
            <w:tcW w:w="1752" w:type="dxa"/>
            <w:vMerge/>
            <w:tcBorders>
              <w:left w:val="single" w:sz="4" w:space="0" w:color="auto"/>
              <w:right w:val="single" w:sz="4" w:space="0" w:color="auto"/>
            </w:tcBorders>
            <w:vAlign w:val="center"/>
          </w:tcPr>
          <w:p w14:paraId="4D458A47" w14:textId="77777777" w:rsidR="00603C80" w:rsidRPr="00603C80" w:rsidRDefault="00603C80" w:rsidP="00603C80">
            <w:pPr>
              <w:ind w:firstLine="482"/>
              <w:rPr>
                <w:b/>
              </w:rPr>
            </w:pPr>
          </w:p>
        </w:tc>
        <w:tc>
          <w:tcPr>
            <w:tcW w:w="2250" w:type="dxa"/>
            <w:gridSpan w:val="2"/>
            <w:vMerge/>
            <w:tcBorders>
              <w:left w:val="single" w:sz="4" w:space="0" w:color="auto"/>
              <w:right w:val="single" w:sz="4" w:space="0" w:color="auto"/>
            </w:tcBorders>
            <w:vAlign w:val="center"/>
          </w:tcPr>
          <w:p w14:paraId="7FD6961D" w14:textId="77777777" w:rsidR="00603C80" w:rsidRPr="00603C80" w:rsidRDefault="00603C80" w:rsidP="00603C80">
            <w:pPr>
              <w:ind w:firstLine="482"/>
              <w:rPr>
                <w:b/>
              </w:rPr>
            </w:pPr>
          </w:p>
        </w:tc>
        <w:tc>
          <w:tcPr>
            <w:tcW w:w="720" w:type="dxa"/>
            <w:vMerge/>
            <w:tcBorders>
              <w:left w:val="single" w:sz="4" w:space="0" w:color="auto"/>
              <w:right w:val="single" w:sz="4" w:space="0" w:color="auto"/>
            </w:tcBorders>
            <w:vAlign w:val="center"/>
          </w:tcPr>
          <w:p w14:paraId="6649CBF2" w14:textId="77777777" w:rsidR="00603C80" w:rsidRPr="00603C80" w:rsidRDefault="00603C80" w:rsidP="00603C80">
            <w:pPr>
              <w:ind w:firstLine="482"/>
              <w:rPr>
                <w:b/>
              </w:rPr>
            </w:pPr>
          </w:p>
        </w:tc>
      </w:tr>
      <w:tr w:rsidR="00603C80" w:rsidRPr="00603C80" w14:paraId="6D069923" w14:textId="77777777" w:rsidTr="00603C80">
        <w:trPr>
          <w:cantSplit/>
          <w:trHeight w:val="429"/>
          <w:jc w:val="center"/>
        </w:trPr>
        <w:tc>
          <w:tcPr>
            <w:tcW w:w="1271" w:type="dxa"/>
            <w:vMerge/>
            <w:tcBorders>
              <w:left w:val="single" w:sz="4" w:space="0" w:color="auto"/>
              <w:bottom w:val="single" w:sz="4" w:space="0" w:color="auto"/>
              <w:right w:val="single" w:sz="4" w:space="0" w:color="auto"/>
            </w:tcBorders>
          </w:tcPr>
          <w:p w14:paraId="09C1FFE3" w14:textId="77777777" w:rsidR="00603C80" w:rsidRPr="00603C80" w:rsidRDefault="00603C80" w:rsidP="00603C80">
            <w:pPr>
              <w:ind w:firstLine="482"/>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728261FB" w14:textId="77777777" w:rsidR="00603C80" w:rsidRPr="00603C80" w:rsidRDefault="00603C80" w:rsidP="00603C80">
            <w:pPr>
              <w:ind w:firstLine="482"/>
              <w:rPr>
                <w:b/>
              </w:rPr>
            </w:pPr>
            <w:r w:rsidRPr="00603C80">
              <w:rPr>
                <w:rFonts w:hint="eastAsia"/>
                <w:b/>
              </w:rPr>
              <w:t>学生自拟课题（　）</w:t>
            </w:r>
          </w:p>
        </w:tc>
        <w:tc>
          <w:tcPr>
            <w:tcW w:w="1752" w:type="dxa"/>
            <w:vMerge/>
            <w:tcBorders>
              <w:left w:val="single" w:sz="4" w:space="0" w:color="auto"/>
              <w:bottom w:val="single" w:sz="4" w:space="0" w:color="auto"/>
              <w:right w:val="single" w:sz="4" w:space="0" w:color="auto"/>
            </w:tcBorders>
            <w:vAlign w:val="center"/>
          </w:tcPr>
          <w:p w14:paraId="0EF5D512" w14:textId="77777777" w:rsidR="00603C80" w:rsidRPr="00603C80" w:rsidRDefault="00603C80" w:rsidP="00603C80">
            <w:pPr>
              <w:ind w:firstLine="482"/>
              <w:rPr>
                <w:b/>
              </w:rPr>
            </w:pPr>
          </w:p>
        </w:tc>
        <w:tc>
          <w:tcPr>
            <w:tcW w:w="2250" w:type="dxa"/>
            <w:gridSpan w:val="2"/>
            <w:vMerge/>
            <w:tcBorders>
              <w:left w:val="single" w:sz="4" w:space="0" w:color="auto"/>
              <w:bottom w:val="single" w:sz="4" w:space="0" w:color="auto"/>
              <w:right w:val="single" w:sz="4" w:space="0" w:color="auto"/>
            </w:tcBorders>
            <w:vAlign w:val="center"/>
          </w:tcPr>
          <w:p w14:paraId="07FBC2D3" w14:textId="77777777" w:rsidR="00603C80" w:rsidRPr="00603C80" w:rsidRDefault="00603C80" w:rsidP="00603C80">
            <w:pPr>
              <w:ind w:firstLine="482"/>
              <w:rPr>
                <w:b/>
              </w:rPr>
            </w:pPr>
          </w:p>
        </w:tc>
        <w:tc>
          <w:tcPr>
            <w:tcW w:w="720" w:type="dxa"/>
            <w:vMerge/>
            <w:tcBorders>
              <w:left w:val="single" w:sz="4" w:space="0" w:color="auto"/>
              <w:bottom w:val="single" w:sz="4" w:space="0" w:color="auto"/>
              <w:right w:val="single" w:sz="4" w:space="0" w:color="auto"/>
            </w:tcBorders>
            <w:vAlign w:val="center"/>
          </w:tcPr>
          <w:p w14:paraId="606DBD5E" w14:textId="77777777" w:rsidR="00603C80" w:rsidRPr="00603C80" w:rsidRDefault="00603C80" w:rsidP="00603C80">
            <w:pPr>
              <w:ind w:firstLine="482"/>
              <w:rPr>
                <w:b/>
              </w:rPr>
            </w:pPr>
          </w:p>
        </w:tc>
      </w:tr>
      <w:tr w:rsidR="00603C80" w:rsidRPr="00603C80" w14:paraId="2A273CB0" w14:textId="77777777" w:rsidTr="00B41088">
        <w:trPr>
          <w:trHeight w:val="558"/>
          <w:jc w:val="center"/>
        </w:trPr>
        <w:tc>
          <w:tcPr>
            <w:tcW w:w="8352" w:type="dxa"/>
            <w:gridSpan w:val="9"/>
            <w:tcBorders>
              <w:top w:val="single" w:sz="4" w:space="0" w:color="auto"/>
              <w:left w:val="single" w:sz="4" w:space="0" w:color="auto"/>
              <w:bottom w:val="single" w:sz="4" w:space="0" w:color="auto"/>
              <w:right w:val="single" w:sz="4" w:space="0" w:color="auto"/>
            </w:tcBorders>
          </w:tcPr>
          <w:p w14:paraId="312DB353" w14:textId="77777777" w:rsidR="00603C80" w:rsidRPr="00603C80" w:rsidRDefault="00603C80" w:rsidP="00603C80">
            <w:pPr>
              <w:ind w:firstLine="482"/>
              <w:rPr>
                <w:b/>
              </w:rPr>
            </w:pPr>
            <w:r w:rsidRPr="00603C80">
              <w:rPr>
                <w:rFonts w:hint="eastAsia"/>
                <w:b/>
              </w:rPr>
              <w:t>论文（设计）选题目的、工作任务：</w:t>
            </w:r>
          </w:p>
          <w:p w14:paraId="4145484D" w14:textId="77777777" w:rsidR="00603C80" w:rsidRPr="00603C80" w:rsidRDefault="00603C80" w:rsidP="00603C80">
            <w:pPr>
              <w:ind w:firstLine="480"/>
            </w:pPr>
            <w:r w:rsidRPr="00603C80">
              <w:rPr>
                <w:rFonts w:hint="eastAsia"/>
              </w:rPr>
              <w:t>选题目的</w:t>
            </w:r>
            <w:r w:rsidRPr="00603C80">
              <w:t>：</w:t>
            </w:r>
          </w:p>
          <w:p w14:paraId="19F380F3" w14:textId="77777777" w:rsidR="00603C80" w:rsidRPr="00603C80" w:rsidRDefault="00603C80" w:rsidP="00603C80">
            <w:pPr>
              <w:ind w:firstLine="480"/>
            </w:pPr>
            <w:r w:rsidRPr="00603C80">
              <w:rPr>
                <w:rFonts w:hint="eastAsia"/>
              </w:rPr>
              <w:t>随着自动化漏洞扫描、</w:t>
            </w:r>
            <w:proofErr w:type="gramStart"/>
            <w:r w:rsidRPr="00603C80">
              <w:rPr>
                <w:rFonts w:hint="eastAsia"/>
              </w:rPr>
              <w:t>撞库扫号</w:t>
            </w:r>
            <w:proofErr w:type="gramEnd"/>
            <w:r w:rsidRPr="00603C80">
              <w:rPr>
                <w:rFonts w:hint="eastAsia"/>
              </w:rPr>
              <w:t>、恶意爬虫、暴力破解、薅羊毛等自动化攻击技术的快速发展，传统基于特征和规则的入侵检测系统、</w:t>
            </w:r>
            <w:r w:rsidRPr="00603C80">
              <w:rPr>
                <w:rFonts w:hint="eastAsia"/>
              </w:rPr>
              <w:t>Web</w:t>
            </w:r>
            <w:r w:rsidRPr="00603C80">
              <w:rPr>
                <w:rFonts w:hint="eastAsia"/>
              </w:rPr>
              <w:t>应用防火墙（</w:t>
            </w:r>
            <w:r w:rsidRPr="00603C80">
              <w:rPr>
                <w:rFonts w:hint="eastAsia"/>
              </w:rPr>
              <w:t>WAF</w:t>
            </w:r>
            <w:r w:rsidRPr="00603C80">
              <w:rPr>
                <w:rFonts w:hint="eastAsia"/>
              </w:rPr>
              <w:t>）已经无法有效地检测和拦截这些攻击。这些安全问题可能会导致数据库泄露，网页被篡改等，影响正常业务。</w:t>
            </w:r>
          </w:p>
          <w:p w14:paraId="2DA6AEFD" w14:textId="77777777" w:rsidR="00603C80" w:rsidRPr="00603C80" w:rsidRDefault="00603C80" w:rsidP="00603C80">
            <w:pPr>
              <w:ind w:firstLine="480"/>
            </w:pPr>
            <w:r w:rsidRPr="00603C80">
              <w:rPr>
                <w:rFonts w:hint="eastAsia"/>
              </w:rPr>
              <w:t>本项目拟通过随机化代码混淆技术和动态</w:t>
            </w:r>
            <w:r w:rsidRPr="00603C80">
              <w:rPr>
                <w:rFonts w:hint="eastAsia"/>
              </w:rPr>
              <w:t>ID</w:t>
            </w:r>
            <w:r w:rsidRPr="00603C80">
              <w:rPr>
                <w:rFonts w:hint="eastAsia"/>
              </w:rPr>
              <w:t>验证技术，对目标站点页面关键元素进行混淆加密，对客户请求进行人机验证，实现对网站的动态防御，有效降低自动化攻击技术的安全威胁。网站运营商家运用此技术可以防止恶意爬虫、薅羊毛等自动化攻击，不仅可以减少因访问量降低和销量、广告收益降低的恶性循环导致的经济损失，还保障了用户信息安全。</w:t>
            </w:r>
          </w:p>
          <w:p w14:paraId="6E93E90A" w14:textId="77777777" w:rsidR="00603C80" w:rsidRPr="00603C80" w:rsidRDefault="00603C80" w:rsidP="00603C80">
            <w:pPr>
              <w:ind w:firstLine="480"/>
            </w:pPr>
          </w:p>
          <w:p w14:paraId="3B600943" w14:textId="77777777" w:rsidR="00603C80" w:rsidRPr="00603C80" w:rsidRDefault="00603C80" w:rsidP="00603C80">
            <w:pPr>
              <w:ind w:firstLine="480"/>
            </w:pPr>
            <w:r w:rsidRPr="00603C80">
              <w:rPr>
                <w:rFonts w:hint="eastAsia"/>
              </w:rPr>
              <w:t>毕业设计目标：</w:t>
            </w:r>
          </w:p>
          <w:p w14:paraId="6E502714" w14:textId="77777777" w:rsidR="00603C80" w:rsidRPr="00603C80" w:rsidRDefault="00603C80" w:rsidP="00603C80">
            <w:pPr>
              <w:ind w:firstLine="480"/>
            </w:pPr>
            <w:r w:rsidRPr="00603C80">
              <w:rPr>
                <w:rFonts w:hint="eastAsia"/>
              </w:rPr>
              <w:t>对于目前不足的自动化攻击的防御，提取了网站防御中的“机器人”攻击问题。</w:t>
            </w:r>
            <w:proofErr w:type="gramStart"/>
            <w:r w:rsidRPr="00603C80">
              <w:rPr>
                <w:rFonts w:hint="eastAsia"/>
              </w:rPr>
              <w:t>脱取这</w:t>
            </w:r>
            <w:proofErr w:type="gramEnd"/>
            <w:r w:rsidRPr="00603C80">
              <w:rPr>
                <w:rFonts w:hint="eastAsia"/>
              </w:rPr>
              <w:t>部分功能开发成</w:t>
            </w:r>
            <w:r w:rsidRPr="00603C80">
              <w:rPr>
                <w:rFonts w:hint="eastAsia"/>
              </w:rPr>
              <w:t>nginx</w:t>
            </w:r>
            <w:r w:rsidRPr="00603C80">
              <w:rPr>
                <w:rFonts w:hint="eastAsia"/>
              </w:rPr>
              <w:t>模块。该模块具有高可用，轻量的特性，增加了应用的灵活性。将很大程度上提高</w:t>
            </w:r>
            <w:r w:rsidRPr="00603C80">
              <w:rPr>
                <w:rFonts w:hint="eastAsia"/>
              </w:rPr>
              <w:t>Web</w:t>
            </w:r>
            <w:r w:rsidRPr="00603C80">
              <w:rPr>
                <w:rFonts w:hint="eastAsia"/>
              </w:rPr>
              <w:t>站点的安全防护水平。同时，对本项目在客户端的代码和网页代码做了一定保护。项目介绍如下</w:t>
            </w:r>
            <w:r w:rsidRPr="00603C80">
              <w:t>：</w:t>
            </w:r>
          </w:p>
          <w:p w14:paraId="13F81F02" w14:textId="77777777" w:rsidR="00603C80" w:rsidRPr="00603C80" w:rsidRDefault="00603C80" w:rsidP="00603C80">
            <w:pPr>
              <w:ind w:firstLine="480"/>
            </w:pPr>
            <w:r w:rsidRPr="00603C80">
              <w:rPr>
                <w:rFonts w:hint="eastAsia"/>
              </w:rPr>
              <w:t>1.</w:t>
            </w:r>
            <w:r w:rsidRPr="00603C80">
              <w:rPr>
                <w:rFonts w:hint="eastAsia"/>
              </w:rPr>
              <w:t>利用</w:t>
            </w:r>
            <w:r w:rsidRPr="00603C80">
              <w:rPr>
                <w:rFonts w:hint="eastAsia"/>
              </w:rPr>
              <w:t>Nginx</w:t>
            </w:r>
            <w:r w:rsidRPr="00603C80">
              <w:rPr>
                <w:rFonts w:hint="eastAsia"/>
              </w:rPr>
              <w:t>平台的反向代理服务功能</w:t>
            </w:r>
            <w:r w:rsidRPr="00603C80">
              <w:rPr>
                <w:rFonts w:hint="eastAsia"/>
              </w:rPr>
              <w:t xml:space="preserve">, </w:t>
            </w:r>
            <w:r w:rsidRPr="00603C80">
              <w:rPr>
                <w:rFonts w:hint="eastAsia"/>
              </w:rPr>
              <w:t>在此节点，运用人机识别和动态</w:t>
            </w:r>
            <w:r w:rsidRPr="00603C80">
              <w:rPr>
                <w:rFonts w:hint="eastAsia"/>
              </w:rPr>
              <w:t>ID</w:t>
            </w:r>
            <w:r w:rsidRPr="00603C80">
              <w:rPr>
                <w:rFonts w:hint="eastAsia"/>
              </w:rPr>
              <w:t>匹配算法进行人机识别，拦截恶意爬虫等自动化攻击，动态防护原网站的安全；</w:t>
            </w:r>
          </w:p>
          <w:p w14:paraId="30CA4334" w14:textId="77777777" w:rsidR="00603C80" w:rsidRPr="00603C80" w:rsidRDefault="00603C80" w:rsidP="00603C80">
            <w:pPr>
              <w:ind w:firstLine="480"/>
            </w:pPr>
            <w:r w:rsidRPr="00603C80">
              <w:rPr>
                <w:rFonts w:hint="eastAsia"/>
              </w:rPr>
              <w:t>2.</w:t>
            </w:r>
            <w:r w:rsidRPr="00603C80">
              <w:rPr>
                <w:rFonts w:hint="eastAsia"/>
              </w:rPr>
              <w:t>利用随机代码混淆技术对</w:t>
            </w:r>
            <w:r w:rsidRPr="00603C80">
              <w:rPr>
                <w:rFonts w:hint="eastAsia"/>
              </w:rPr>
              <w:t>1</w:t>
            </w:r>
            <w:proofErr w:type="gramStart"/>
            <w:r w:rsidRPr="00603C80">
              <w:rPr>
                <w:rFonts w:hint="eastAsia"/>
              </w:rPr>
              <w:t>中人机</w:t>
            </w:r>
            <w:proofErr w:type="gramEnd"/>
            <w:r w:rsidRPr="00603C80">
              <w:rPr>
                <w:rFonts w:hint="eastAsia"/>
              </w:rPr>
              <w:t>识别客户端代码以及目标站点响应请求的返回内容进行混淆封装处理，使攻击者即便拿到网站的页面信息，也难以阅读网页中的</w:t>
            </w:r>
            <w:r w:rsidRPr="00603C80">
              <w:rPr>
                <w:rFonts w:hint="eastAsia"/>
              </w:rPr>
              <w:t>JS</w:t>
            </w:r>
            <w:r w:rsidRPr="00603C80">
              <w:rPr>
                <w:rFonts w:hint="eastAsia"/>
              </w:rPr>
              <w:t>代码。</w:t>
            </w:r>
          </w:p>
          <w:p w14:paraId="5A80F390" w14:textId="77777777" w:rsidR="00603C80" w:rsidRPr="00603C80" w:rsidRDefault="00603C80" w:rsidP="00603C80">
            <w:pPr>
              <w:ind w:firstLine="480"/>
            </w:pPr>
            <w:r w:rsidRPr="00603C80">
              <w:rPr>
                <w:rFonts w:hint="eastAsia"/>
              </w:rPr>
              <w:t>上述</w:t>
            </w:r>
            <w:r w:rsidRPr="00603C80">
              <w:t>解决方案</w:t>
            </w:r>
            <w:r w:rsidRPr="00603C80">
              <w:rPr>
                <w:rFonts w:hint="eastAsia"/>
              </w:rPr>
              <w:t>要求</w:t>
            </w:r>
            <w:r w:rsidRPr="00603C80">
              <w:t>的</w:t>
            </w:r>
            <w:r w:rsidRPr="00603C80">
              <w:rPr>
                <w:rFonts w:hint="eastAsia"/>
              </w:rPr>
              <w:t>具体功能点如下：</w:t>
            </w:r>
          </w:p>
          <w:p w14:paraId="200CB4B4" w14:textId="77777777" w:rsidR="00603C80" w:rsidRPr="00603C80" w:rsidRDefault="00603C80" w:rsidP="00603C80">
            <w:pPr>
              <w:ind w:firstLine="480"/>
            </w:pPr>
            <w:r w:rsidRPr="00603C80">
              <w:rPr>
                <w:rFonts w:hint="eastAsia"/>
              </w:rPr>
              <w:t xml:space="preserve">1. </w:t>
            </w:r>
            <w:r w:rsidRPr="00603C80">
              <w:rPr>
                <w:rFonts w:hint="eastAsia"/>
              </w:rPr>
              <w:t>浏览器判断：代理节点处通过判断请求方是否使用正确、真实的浏览器，来判断用户是“人”还是“机器”。</w:t>
            </w:r>
          </w:p>
          <w:p w14:paraId="227D2B9E" w14:textId="77777777" w:rsidR="00603C80" w:rsidRPr="00603C80" w:rsidRDefault="00603C80" w:rsidP="00603C80">
            <w:pPr>
              <w:ind w:firstLine="480"/>
            </w:pPr>
            <w:r w:rsidRPr="00603C80">
              <w:rPr>
                <w:rFonts w:hint="eastAsia"/>
              </w:rPr>
              <w:t xml:space="preserve">2. </w:t>
            </w:r>
            <w:r w:rsidRPr="00603C80">
              <w:rPr>
                <w:rFonts w:hint="eastAsia"/>
              </w:rPr>
              <w:t>动态</w:t>
            </w:r>
            <w:r w:rsidRPr="00603C80">
              <w:rPr>
                <w:rFonts w:hint="eastAsia"/>
              </w:rPr>
              <w:t>ID</w:t>
            </w:r>
            <w:r w:rsidRPr="00603C80">
              <w:rPr>
                <w:rFonts w:hint="eastAsia"/>
              </w:rPr>
              <w:t>验证：一般</w:t>
            </w:r>
            <w:r w:rsidRPr="00603C80">
              <w:t>情况，</w:t>
            </w:r>
            <w:r w:rsidRPr="00603C80">
              <w:rPr>
                <w:rFonts w:hint="eastAsia"/>
              </w:rPr>
              <w:t>nginx</w:t>
            </w:r>
            <w:r w:rsidRPr="00603C80">
              <w:t>实施以下的保护模式：</w:t>
            </w:r>
            <w:r w:rsidRPr="00603C80">
              <w:rPr>
                <w:rFonts w:hint="eastAsia"/>
              </w:rPr>
              <w:t>在</w:t>
            </w:r>
            <w:r w:rsidRPr="00603C80">
              <w:t xml:space="preserve"> nginx</w:t>
            </w:r>
            <w:r w:rsidRPr="00603C80">
              <w:rPr>
                <w:rFonts w:hint="eastAsia"/>
              </w:rPr>
              <w:t>处</w:t>
            </w:r>
            <w:r w:rsidRPr="00603C80">
              <w:t>登记</w:t>
            </w:r>
            <w:r w:rsidRPr="00603C80">
              <w:rPr>
                <w:rFonts w:hint="eastAsia"/>
              </w:rPr>
              <w:t>并派发一次性</w:t>
            </w:r>
            <w:r w:rsidRPr="00603C80">
              <w:t>的令牌</w:t>
            </w:r>
            <w:r w:rsidRPr="00603C80">
              <w:rPr>
                <w:rFonts w:hint="eastAsia"/>
              </w:rPr>
              <w:t>给访问者</w:t>
            </w:r>
            <w:r w:rsidRPr="00603C80">
              <w:t>作为下一次验证通过</w:t>
            </w:r>
            <w:r w:rsidRPr="00603C80">
              <w:rPr>
                <w:rFonts w:hint="eastAsia"/>
              </w:rPr>
              <w:t>的</w:t>
            </w:r>
            <w:r w:rsidRPr="00603C80">
              <w:t>凭据</w:t>
            </w:r>
            <w:r w:rsidRPr="00603C80">
              <w:rPr>
                <w:rFonts w:hint="eastAsia"/>
              </w:rPr>
              <w:t>；在</w:t>
            </w:r>
            <w:r w:rsidRPr="00603C80">
              <w:t>每一次与</w:t>
            </w:r>
            <w:r w:rsidRPr="00603C80">
              <w:rPr>
                <w:rFonts w:hint="eastAsia"/>
              </w:rPr>
              <w:t>用户</w:t>
            </w:r>
            <w:r w:rsidRPr="00603C80">
              <w:t>交互过程中将某些</w:t>
            </w:r>
            <w:r w:rsidRPr="00603C80">
              <w:rPr>
                <w:rFonts w:hint="eastAsia"/>
              </w:rPr>
              <w:t>信息附属在用户请求</w:t>
            </w:r>
            <w:r w:rsidRPr="00603C80">
              <w:t>的内容上</w:t>
            </w:r>
            <w:r w:rsidRPr="00603C80">
              <w:rPr>
                <w:rFonts w:hint="eastAsia"/>
              </w:rPr>
              <w:t>发给</w:t>
            </w:r>
            <w:r w:rsidRPr="00603C80">
              <w:t>client</w:t>
            </w:r>
            <w:r w:rsidRPr="00603C80">
              <w:t>，</w:t>
            </w:r>
            <w:r w:rsidRPr="00603C80">
              <w:rPr>
                <w:rFonts w:hint="eastAsia"/>
              </w:rPr>
              <w:t>来维护</w:t>
            </w:r>
            <w:r w:rsidRPr="00603C80">
              <w:t>这个保护模式。</w:t>
            </w:r>
            <w:r w:rsidRPr="00603C80">
              <w:rPr>
                <w:rFonts w:hint="eastAsia"/>
              </w:rPr>
              <w:t>另外</w:t>
            </w:r>
            <w:r w:rsidRPr="00603C80">
              <w:t>，如果</w:t>
            </w:r>
            <w:r w:rsidRPr="00603C80">
              <w:rPr>
                <w:rFonts w:hint="eastAsia"/>
              </w:rPr>
              <w:t>用户</w:t>
            </w:r>
            <w:r w:rsidRPr="00603C80">
              <w:t>发来的请求不符合</w:t>
            </w:r>
            <w:r w:rsidRPr="00603C80">
              <w:rPr>
                <w:rFonts w:hint="eastAsia"/>
              </w:rPr>
              <w:t>或者</w:t>
            </w:r>
            <w:r w:rsidRPr="00603C80">
              <w:t>不通过验证</w:t>
            </w:r>
            <w:r w:rsidRPr="00603C80">
              <w:rPr>
                <w:rFonts w:hint="eastAsia"/>
              </w:rPr>
              <w:t>代码</w:t>
            </w:r>
            <w:r w:rsidRPr="00603C80">
              <w:t>，给</w:t>
            </w:r>
            <w:r w:rsidRPr="00603C80">
              <w:rPr>
                <w:rFonts w:hint="eastAsia"/>
              </w:rPr>
              <w:t>用户</w:t>
            </w:r>
            <w:r w:rsidRPr="00603C80">
              <w:t>发送特殊的验证页面来进入</w:t>
            </w:r>
            <w:r w:rsidRPr="00603C80">
              <w:t>nginx</w:t>
            </w:r>
            <w:r w:rsidRPr="00603C80">
              <w:rPr>
                <w:rFonts w:hint="eastAsia"/>
              </w:rPr>
              <w:t>实施</w:t>
            </w:r>
            <w:r w:rsidRPr="00603C80">
              <w:t>网站保护的模式。</w:t>
            </w:r>
          </w:p>
          <w:p w14:paraId="36FF1827" w14:textId="77777777" w:rsidR="00603C80" w:rsidRPr="00603C80" w:rsidRDefault="00603C80" w:rsidP="00603C80">
            <w:pPr>
              <w:ind w:firstLine="480"/>
            </w:pPr>
            <w:r w:rsidRPr="00603C80">
              <w:rPr>
                <w:rFonts w:hint="eastAsia"/>
              </w:rPr>
              <w:t xml:space="preserve">3. </w:t>
            </w:r>
            <w:r w:rsidRPr="00603C80">
              <w:rPr>
                <w:rFonts w:hint="eastAsia"/>
              </w:rPr>
              <w:t>代码</w:t>
            </w:r>
            <w:r w:rsidRPr="00603C80">
              <w:t>保护：</w:t>
            </w:r>
            <w:r w:rsidRPr="00603C80">
              <w:rPr>
                <w:rFonts w:hint="eastAsia"/>
              </w:rPr>
              <w:t>该保护模式的</w:t>
            </w:r>
            <w:r w:rsidRPr="00603C80">
              <w:t>一部分代码暴露</w:t>
            </w:r>
            <w:r w:rsidRPr="00603C80">
              <w:rPr>
                <w:rFonts w:hint="eastAsia"/>
              </w:rPr>
              <w:t>在</w:t>
            </w:r>
            <w:r w:rsidRPr="00603C80">
              <w:t>用户端</w:t>
            </w:r>
            <w:r w:rsidRPr="00603C80">
              <w:rPr>
                <w:rFonts w:hint="eastAsia"/>
              </w:rPr>
              <w:t>。因此，</w:t>
            </w:r>
            <w:r w:rsidRPr="00603C80">
              <w:t>需要代码保护</w:t>
            </w:r>
            <w:r w:rsidRPr="00603C80">
              <w:rPr>
                <w:rFonts w:hint="eastAsia"/>
              </w:rPr>
              <w:t>技术加大网页内容分析的难度。代码混淆是有效的代码保护技术。</w:t>
            </w:r>
          </w:p>
          <w:p w14:paraId="734E5C24" w14:textId="77777777" w:rsidR="00603C80" w:rsidRPr="00603C80" w:rsidRDefault="00603C80" w:rsidP="00603C80">
            <w:pPr>
              <w:ind w:firstLine="480"/>
            </w:pPr>
          </w:p>
          <w:p w14:paraId="2031D853" w14:textId="77777777" w:rsidR="00603C80" w:rsidRPr="00603C80" w:rsidRDefault="00603C80" w:rsidP="00603C80">
            <w:pPr>
              <w:ind w:firstLine="480"/>
            </w:pPr>
            <w:r w:rsidRPr="00603C80">
              <w:rPr>
                <w:rFonts w:hint="eastAsia"/>
              </w:rPr>
              <w:t>毕业设计工作内容：</w:t>
            </w:r>
          </w:p>
          <w:p w14:paraId="3344BCBF" w14:textId="77777777" w:rsidR="00603C80" w:rsidRPr="00603C80" w:rsidRDefault="00603C80" w:rsidP="00603C80">
            <w:pPr>
              <w:numPr>
                <w:ilvl w:val="0"/>
                <w:numId w:val="19"/>
              </w:numPr>
              <w:ind w:firstLine="480"/>
            </w:pPr>
            <w:r w:rsidRPr="00603C80">
              <w:rPr>
                <w:rFonts w:hint="eastAsia"/>
              </w:rPr>
              <w:t>文献资料阅读；</w:t>
            </w:r>
          </w:p>
          <w:p w14:paraId="6F09C7FF" w14:textId="77777777" w:rsidR="00603C80" w:rsidRPr="00603C80" w:rsidRDefault="00603C80" w:rsidP="00603C80">
            <w:pPr>
              <w:numPr>
                <w:ilvl w:val="0"/>
                <w:numId w:val="19"/>
              </w:numPr>
              <w:ind w:firstLine="480"/>
            </w:pPr>
            <w:r w:rsidRPr="00603C80">
              <w:rPr>
                <w:rFonts w:hint="eastAsia"/>
              </w:rPr>
              <w:t>现有系统、软件、算法等分析；</w:t>
            </w:r>
          </w:p>
          <w:p w14:paraId="654A6EF5" w14:textId="77777777" w:rsidR="00603C80" w:rsidRPr="00603C80" w:rsidRDefault="00603C80" w:rsidP="00603C80">
            <w:pPr>
              <w:numPr>
                <w:ilvl w:val="0"/>
                <w:numId w:val="19"/>
              </w:numPr>
              <w:ind w:firstLine="480"/>
            </w:pPr>
            <w:r w:rsidRPr="00603C80">
              <w:rPr>
                <w:rFonts w:hint="eastAsia"/>
              </w:rPr>
              <w:t>编写开题报告和开题报告答辩；</w:t>
            </w:r>
          </w:p>
          <w:p w14:paraId="738F8771" w14:textId="77777777" w:rsidR="00603C80" w:rsidRPr="00603C80" w:rsidRDefault="00603C80" w:rsidP="00603C80">
            <w:pPr>
              <w:numPr>
                <w:ilvl w:val="0"/>
                <w:numId w:val="19"/>
              </w:numPr>
              <w:ind w:firstLine="480"/>
            </w:pPr>
            <w:r w:rsidRPr="00603C80">
              <w:t>N</w:t>
            </w:r>
            <w:r w:rsidRPr="00603C80">
              <w:rPr>
                <w:rFonts w:hint="eastAsia"/>
              </w:rPr>
              <w:t>inx</w:t>
            </w:r>
            <w:r w:rsidRPr="00603C80">
              <w:rPr>
                <w:rFonts w:hint="eastAsia"/>
              </w:rPr>
              <w:t>模块开发，</w:t>
            </w:r>
            <w:r w:rsidRPr="00603C80">
              <w:t>JavaScript</w:t>
            </w:r>
            <w:r w:rsidRPr="00603C80">
              <w:t>和</w:t>
            </w:r>
            <w:r w:rsidRPr="00603C80">
              <w:t>HTML</w:t>
            </w:r>
            <w:r w:rsidRPr="00603C80">
              <w:rPr>
                <w:rFonts w:hint="eastAsia"/>
              </w:rPr>
              <w:t>学习；</w:t>
            </w:r>
          </w:p>
          <w:p w14:paraId="644BDD1B" w14:textId="77777777" w:rsidR="00603C80" w:rsidRPr="00603C80" w:rsidRDefault="00603C80" w:rsidP="00603C80">
            <w:pPr>
              <w:numPr>
                <w:ilvl w:val="0"/>
                <w:numId w:val="19"/>
              </w:numPr>
              <w:ind w:firstLine="480"/>
            </w:pPr>
            <w:r w:rsidRPr="00603C80">
              <w:rPr>
                <w:rFonts w:hint="eastAsia"/>
              </w:rPr>
              <w:t>按照软件工程方法进行系统开发；</w:t>
            </w:r>
          </w:p>
          <w:p w14:paraId="4D6E33BE" w14:textId="77777777" w:rsidR="00603C80" w:rsidRPr="00603C80" w:rsidRDefault="00603C80" w:rsidP="00603C80">
            <w:pPr>
              <w:numPr>
                <w:ilvl w:val="0"/>
                <w:numId w:val="19"/>
              </w:numPr>
              <w:ind w:firstLine="480"/>
            </w:pPr>
            <w:r w:rsidRPr="00603C80">
              <w:rPr>
                <w:rFonts w:hint="eastAsia"/>
              </w:rPr>
              <w:t>选取</w:t>
            </w:r>
            <w:r w:rsidRPr="00603C80">
              <w:t>并实现</w:t>
            </w:r>
            <w:r w:rsidRPr="00603C80">
              <w:rPr>
                <w:rFonts w:hint="eastAsia"/>
              </w:rPr>
              <w:t>有</w:t>
            </w:r>
            <w:r w:rsidRPr="00603C80">
              <w:t>效的</w:t>
            </w:r>
            <w:r w:rsidRPr="00603C80">
              <w:rPr>
                <w:rFonts w:hint="eastAsia"/>
              </w:rPr>
              <w:t>代码</w:t>
            </w:r>
            <w:r w:rsidRPr="00603C80">
              <w:t>混淆</w:t>
            </w:r>
            <w:r w:rsidRPr="00603C80">
              <w:rPr>
                <w:rFonts w:hint="eastAsia"/>
              </w:rPr>
              <w:t>，</w:t>
            </w:r>
            <w:r w:rsidRPr="00603C80">
              <w:t>ID</w:t>
            </w:r>
            <w:r w:rsidRPr="00603C80">
              <w:t>验证网页内容保护方法</w:t>
            </w:r>
            <w:r w:rsidRPr="00603C80">
              <w:rPr>
                <w:rFonts w:hint="eastAsia"/>
              </w:rPr>
              <w:t>；</w:t>
            </w:r>
          </w:p>
          <w:p w14:paraId="17C3DF2F" w14:textId="77777777" w:rsidR="00603C80" w:rsidRPr="00603C80" w:rsidRDefault="00603C80" w:rsidP="00603C80">
            <w:pPr>
              <w:numPr>
                <w:ilvl w:val="0"/>
                <w:numId w:val="19"/>
              </w:numPr>
              <w:ind w:firstLine="480"/>
            </w:pPr>
            <w:r w:rsidRPr="00603C80">
              <w:rPr>
                <w:rFonts w:hint="eastAsia"/>
              </w:rPr>
              <w:t>开发文档的整理；</w:t>
            </w:r>
          </w:p>
          <w:p w14:paraId="5055DBC6" w14:textId="77777777" w:rsidR="00603C80" w:rsidRPr="00603C80" w:rsidRDefault="00603C80" w:rsidP="00603C80">
            <w:pPr>
              <w:numPr>
                <w:ilvl w:val="0"/>
                <w:numId w:val="19"/>
              </w:numPr>
              <w:ind w:firstLine="480"/>
            </w:pPr>
            <w:r w:rsidRPr="00603C80">
              <w:rPr>
                <w:rFonts w:hint="eastAsia"/>
              </w:rPr>
              <w:t>毕业设计论文的编写、修改；</w:t>
            </w:r>
          </w:p>
          <w:p w14:paraId="08DD22A2" w14:textId="77777777" w:rsidR="00603C80" w:rsidRPr="00603C80" w:rsidRDefault="00603C80" w:rsidP="00603C80">
            <w:pPr>
              <w:numPr>
                <w:ilvl w:val="0"/>
                <w:numId w:val="19"/>
              </w:numPr>
              <w:ind w:firstLine="480"/>
            </w:pPr>
            <w:r w:rsidRPr="00603C80">
              <w:rPr>
                <w:rFonts w:hint="eastAsia"/>
              </w:rPr>
              <w:t>编写答辩提纲（</w:t>
            </w:r>
            <w:r w:rsidRPr="00603C80">
              <w:t>PPT</w:t>
            </w:r>
            <w:r w:rsidRPr="00603C80">
              <w:rPr>
                <w:rFonts w:hint="eastAsia"/>
              </w:rPr>
              <w:t>）；</w:t>
            </w:r>
          </w:p>
          <w:p w14:paraId="26866351" w14:textId="77777777" w:rsidR="00603C80" w:rsidRPr="00603C80" w:rsidRDefault="00603C80" w:rsidP="00603C80">
            <w:pPr>
              <w:numPr>
                <w:ilvl w:val="0"/>
                <w:numId w:val="19"/>
              </w:numPr>
              <w:ind w:firstLine="480"/>
            </w:pPr>
            <w:r w:rsidRPr="00603C80">
              <w:rPr>
                <w:rFonts w:hint="eastAsia"/>
              </w:rPr>
              <w:t>毕业论文答辩；</w:t>
            </w:r>
          </w:p>
          <w:p w14:paraId="0C9CD253" w14:textId="77777777" w:rsidR="00603C80" w:rsidRPr="00603C80" w:rsidRDefault="00603C80" w:rsidP="00603C80">
            <w:pPr>
              <w:ind w:firstLine="480"/>
              <w:rPr>
                <w:vanish/>
              </w:rPr>
            </w:pPr>
          </w:p>
          <w:p w14:paraId="773D80F5" w14:textId="77777777" w:rsidR="00603C80" w:rsidRPr="00603C80" w:rsidRDefault="00603C80" w:rsidP="00603C80">
            <w:pPr>
              <w:ind w:firstLine="480"/>
            </w:pPr>
          </w:p>
          <w:p w14:paraId="0D8929CC" w14:textId="77777777" w:rsidR="00603C80" w:rsidRPr="00603C80" w:rsidRDefault="00603C80" w:rsidP="00603C80">
            <w:pPr>
              <w:ind w:firstLine="480"/>
            </w:pPr>
            <w:r w:rsidRPr="00603C80">
              <w:rPr>
                <w:rFonts w:hint="eastAsia"/>
              </w:rPr>
              <w:t>要求完成的毕业设计成果，需要提交的文档、软件：</w:t>
            </w:r>
          </w:p>
          <w:p w14:paraId="62153513" w14:textId="77777777" w:rsidR="00603C80" w:rsidRPr="00603C80" w:rsidRDefault="00603C80" w:rsidP="00603C80">
            <w:pPr>
              <w:numPr>
                <w:ilvl w:val="0"/>
                <w:numId w:val="20"/>
              </w:numPr>
              <w:ind w:firstLine="480"/>
            </w:pPr>
            <w:r w:rsidRPr="00603C80">
              <w:rPr>
                <w:rFonts w:hint="eastAsia"/>
              </w:rPr>
              <w:t>打印版和电子版的毕业论文和文献翻译；</w:t>
            </w:r>
          </w:p>
          <w:p w14:paraId="62A1FC0E" w14:textId="77777777" w:rsidR="00603C80" w:rsidRPr="00603C80" w:rsidRDefault="00603C80" w:rsidP="00603C80">
            <w:pPr>
              <w:numPr>
                <w:ilvl w:val="0"/>
                <w:numId w:val="20"/>
              </w:numPr>
              <w:ind w:firstLine="480"/>
            </w:pPr>
            <w:r w:rsidRPr="00603C80">
              <w:rPr>
                <w:rFonts w:hint="eastAsia"/>
              </w:rPr>
              <w:t>打印版和电子版的毕业设计套表；</w:t>
            </w:r>
          </w:p>
          <w:p w14:paraId="7B4FA356" w14:textId="77777777" w:rsidR="00603C80" w:rsidRPr="00603C80" w:rsidRDefault="00603C80" w:rsidP="00603C80">
            <w:pPr>
              <w:numPr>
                <w:ilvl w:val="1"/>
                <w:numId w:val="20"/>
              </w:numPr>
              <w:ind w:firstLine="480"/>
            </w:pPr>
            <w:r w:rsidRPr="00603C80">
              <w:rPr>
                <w:rFonts w:hint="eastAsia"/>
              </w:rPr>
              <w:t>《四川大学本科毕业论文（设计）任务书》</w:t>
            </w:r>
          </w:p>
          <w:p w14:paraId="393A1CEB" w14:textId="77777777" w:rsidR="00603C80" w:rsidRPr="00603C80" w:rsidRDefault="00603C80" w:rsidP="00603C80">
            <w:pPr>
              <w:numPr>
                <w:ilvl w:val="1"/>
                <w:numId w:val="20"/>
              </w:numPr>
              <w:ind w:firstLine="480"/>
            </w:pPr>
            <w:r w:rsidRPr="00603C80">
              <w:rPr>
                <w:rFonts w:hint="eastAsia"/>
              </w:rPr>
              <w:t>《四川大学本科毕业论文（设计）开题报告》</w:t>
            </w:r>
          </w:p>
          <w:p w14:paraId="057434D2" w14:textId="77777777" w:rsidR="00603C80" w:rsidRPr="00603C80" w:rsidRDefault="00603C80" w:rsidP="00603C80">
            <w:pPr>
              <w:numPr>
                <w:ilvl w:val="0"/>
                <w:numId w:val="20"/>
              </w:numPr>
              <w:ind w:firstLine="480"/>
            </w:pPr>
            <w:r w:rsidRPr="00603C80">
              <w:rPr>
                <w:rFonts w:hint="eastAsia"/>
              </w:rPr>
              <w:t>电子版的软件软件开发文档；</w:t>
            </w:r>
          </w:p>
          <w:p w14:paraId="561B20C6" w14:textId="77777777" w:rsidR="00603C80" w:rsidRPr="00603C80" w:rsidRDefault="00603C80" w:rsidP="00603C80">
            <w:pPr>
              <w:numPr>
                <w:ilvl w:val="1"/>
                <w:numId w:val="20"/>
              </w:numPr>
              <w:ind w:firstLine="480"/>
            </w:pPr>
            <w:r w:rsidRPr="00603C80">
              <w:rPr>
                <w:rFonts w:hint="eastAsia"/>
              </w:rPr>
              <w:t>需求规格说明书</w:t>
            </w:r>
          </w:p>
          <w:p w14:paraId="69C52684" w14:textId="77777777" w:rsidR="00603C80" w:rsidRPr="00603C80" w:rsidRDefault="00603C80" w:rsidP="00603C80">
            <w:pPr>
              <w:numPr>
                <w:ilvl w:val="1"/>
                <w:numId w:val="20"/>
              </w:numPr>
              <w:ind w:firstLine="480"/>
            </w:pPr>
            <w:r w:rsidRPr="00603C80">
              <w:rPr>
                <w:rFonts w:hint="eastAsia"/>
              </w:rPr>
              <w:t>概要设计文档</w:t>
            </w:r>
          </w:p>
          <w:p w14:paraId="4B6386F2" w14:textId="77777777" w:rsidR="00603C80" w:rsidRPr="00603C80" w:rsidRDefault="00603C80" w:rsidP="00603C80">
            <w:pPr>
              <w:numPr>
                <w:ilvl w:val="1"/>
                <w:numId w:val="20"/>
              </w:numPr>
              <w:ind w:firstLine="480"/>
            </w:pPr>
            <w:r w:rsidRPr="00603C80">
              <w:rPr>
                <w:rFonts w:hint="eastAsia"/>
              </w:rPr>
              <w:t>详细设计文档</w:t>
            </w:r>
          </w:p>
          <w:p w14:paraId="443CC875" w14:textId="77777777" w:rsidR="00603C80" w:rsidRPr="00603C80" w:rsidRDefault="00603C80" w:rsidP="00603C80">
            <w:pPr>
              <w:numPr>
                <w:ilvl w:val="1"/>
                <w:numId w:val="20"/>
              </w:numPr>
              <w:ind w:firstLine="480"/>
            </w:pPr>
            <w:r w:rsidRPr="00603C80">
              <w:rPr>
                <w:rFonts w:hint="eastAsia"/>
              </w:rPr>
              <w:t>测试文档</w:t>
            </w:r>
          </w:p>
          <w:p w14:paraId="6AE30279" w14:textId="77777777" w:rsidR="00603C80" w:rsidRPr="00603C80" w:rsidRDefault="00603C80" w:rsidP="00603C80">
            <w:pPr>
              <w:numPr>
                <w:ilvl w:val="1"/>
                <w:numId w:val="20"/>
              </w:numPr>
              <w:ind w:firstLine="480"/>
            </w:pPr>
            <w:r w:rsidRPr="00603C80">
              <w:rPr>
                <w:rFonts w:hint="eastAsia"/>
              </w:rPr>
              <w:t>用户文档</w:t>
            </w:r>
          </w:p>
          <w:p w14:paraId="21E2D139" w14:textId="77777777" w:rsidR="00603C80" w:rsidRPr="00603C80" w:rsidRDefault="00603C80" w:rsidP="00603C80">
            <w:pPr>
              <w:numPr>
                <w:ilvl w:val="0"/>
                <w:numId w:val="20"/>
              </w:numPr>
              <w:ind w:firstLine="480"/>
            </w:pPr>
            <w:r w:rsidRPr="00603C80">
              <w:rPr>
                <w:rFonts w:hint="eastAsia"/>
              </w:rPr>
              <w:t>电子版的软件源代码；</w:t>
            </w:r>
          </w:p>
          <w:p w14:paraId="15813587" w14:textId="77777777" w:rsidR="00603C80" w:rsidRPr="00603C80" w:rsidRDefault="00603C80" w:rsidP="00603C80">
            <w:pPr>
              <w:numPr>
                <w:ilvl w:val="0"/>
                <w:numId w:val="20"/>
              </w:numPr>
              <w:ind w:firstLine="480"/>
            </w:pPr>
            <w:r w:rsidRPr="00603C80">
              <w:rPr>
                <w:rFonts w:hint="eastAsia"/>
              </w:rPr>
              <w:t>电子版</w:t>
            </w:r>
            <w:r w:rsidRPr="00603C80">
              <w:t>的可安装、可运行的软件</w:t>
            </w:r>
          </w:p>
          <w:p w14:paraId="18EF29E7" w14:textId="77777777" w:rsidR="00603C80" w:rsidRPr="00603C80" w:rsidRDefault="00603C80" w:rsidP="00603C80">
            <w:pPr>
              <w:ind w:firstLine="482"/>
              <w:rPr>
                <w:b/>
              </w:rPr>
            </w:pPr>
          </w:p>
        </w:tc>
      </w:tr>
      <w:tr w:rsidR="00603C80" w:rsidRPr="00603C80" w14:paraId="78B31B7F" w14:textId="77777777" w:rsidTr="00603C80">
        <w:trPr>
          <w:trHeight w:val="2248"/>
          <w:jc w:val="center"/>
        </w:trPr>
        <w:tc>
          <w:tcPr>
            <w:tcW w:w="8352" w:type="dxa"/>
            <w:gridSpan w:val="9"/>
            <w:tcBorders>
              <w:top w:val="single" w:sz="4" w:space="0" w:color="auto"/>
              <w:left w:val="single" w:sz="4" w:space="0" w:color="auto"/>
              <w:bottom w:val="single" w:sz="4" w:space="0" w:color="auto"/>
              <w:right w:val="single" w:sz="4" w:space="0" w:color="auto"/>
            </w:tcBorders>
          </w:tcPr>
          <w:p w14:paraId="3E500780" w14:textId="77777777" w:rsidR="00603C80" w:rsidRPr="00603C80" w:rsidRDefault="00603C80" w:rsidP="00603C80">
            <w:pPr>
              <w:ind w:firstLine="482"/>
              <w:rPr>
                <w:b/>
              </w:rPr>
            </w:pPr>
            <w:r w:rsidRPr="00603C80">
              <w:rPr>
                <w:rFonts w:hint="eastAsia"/>
                <w:b/>
              </w:rPr>
              <w:t>目前资料收集情况（含指定参考资料）：</w:t>
            </w:r>
          </w:p>
          <w:p w14:paraId="1F3C91FE" w14:textId="77777777" w:rsidR="00603C80" w:rsidRPr="00603C80" w:rsidRDefault="00603C80" w:rsidP="00603C80">
            <w:pPr>
              <w:ind w:firstLine="480"/>
            </w:pPr>
            <w:r w:rsidRPr="00603C80">
              <w:t xml:space="preserve">1. </w:t>
            </w:r>
            <w:r w:rsidRPr="002154F9">
              <w:rPr>
                <w:color w:val="000000" w:themeColor="text1"/>
              </w:rPr>
              <w:t xml:space="preserve"> </w:t>
            </w:r>
            <w:hyperlink r:id="rId32" w:history="1">
              <w:r w:rsidRPr="002154F9">
                <w:rPr>
                  <w:rStyle w:val="ac"/>
                  <w:color w:val="000000" w:themeColor="text1"/>
                  <w:u w:val="none"/>
                </w:rPr>
                <w:t>https://www.ibm.com/developerworks/cn/web/wa-lo-jshttp/index.html</w:t>
              </w:r>
            </w:hyperlink>
          </w:p>
          <w:p w14:paraId="71B9849A" w14:textId="77777777" w:rsidR="00603C80" w:rsidRPr="00603C80" w:rsidRDefault="00603C80" w:rsidP="00603C80">
            <w:pPr>
              <w:ind w:firstLine="480"/>
            </w:pPr>
            <w:r w:rsidRPr="00603C80">
              <w:t xml:space="preserve">2. </w:t>
            </w:r>
            <w:r w:rsidRPr="00603C80">
              <w:rPr>
                <w:rFonts w:hint="eastAsia"/>
              </w:rPr>
              <w:t>深入理解</w:t>
            </w:r>
            <w:r w:rsidRPr="00603C80">
              <w:t>Nginx</w:t>
            </w:r>
            <w:r w:rsidRPr="00603C80">
              <w:rPr>
                <w:rFonts w:hint="eastAsia"/>
              </w:rPr>
              <w:t>模块开发</w:t>
            </w:r>
            <w:r w:rsidRPr="00603C80">
              <w:t>与架构解析</w:t>
            </w:r>
            <w:r w:rsidRPr="00603C80">
              <w:rPr>
                <w:rFonts w:hint="eastAsia"/>
              </w:rPr>
              <w:t xml:space="preserve"> </w:t>
            </w:r>
            <w:r w:rsidRPr="00603C80">
              <w:rPr>
                <w:rFonts w:hint="eastAsia"/>
              </w:rPr>
              <w:t>第</w:t>
            </w:r>
            <w:r w:rsidRPr="00603C80">
              <w:rPr>
                <w:rFonts w:hint="eastAsia"/>
              </w:rPr>
              <w:t>2</w:t>
            </w:r>
            <w:r w:rsidRPr="00603C80">
              <w:rPr>
                <w:rFonts w:hint="eastAsia"/>
              </w:rPr>
              <w:t>版</w:t>
            </w:r>
          </w:p>
          <w:p w14:paraId="75210526" w14:textId="77777777" w:rsidR="00603C80" w:rsidRPr="00603C80" w:rsidRDefault="00603C80" w:rsidP="00603C80">
            <w:pPr>
              <w:ind w:firstLine="480"/>
            </w:pPr>
            <w:r w:rsidRPr="00603C80">
              <w:t xml:space="preserve">3. </w:t>
            </w:r>
            <w:r w:rsidRPr="00603C80">
              <w:rPr>
                <w:rFonts w:hint="eastAsia"/>
              </w:rPr>
              <w:t>《基于</w:t>
            </w:r>
            <w:r w:rsidRPr="00603C80">
              <w:t>WEB</w:t>
            </w:r>
            <w:r w:rsidRPr="00603C80">
              <w:t>反向代理的动态混淆方法</w:t>
            </w:r>
            <w:r w:rsidRPr="00603C80">
              <w:rPr>
                <w:rFonts w:hint="eastAsia"/>
              </w:rPr>
              <w:t>》</w:t>
            </w:r>
          </w:p>
          <w:p w14:paraId="0ECF70BA" w14:textId="77777777" w:rsidR="00603C80" w:rsidRPr="00603C80" w:rsidRDefault="00603C80" w:rsidP="00603C80">
            <w:pPr>
              <w:ind w:firstLine="480"/>
              <w:rPr>
                <w:b/>
              </w:rPr>
            </w:pPr>
            <w:r w:rsidRPr="00603C80">
              <w:rPr>
                <w:rFonts w:hint="eastAsia"/>
              </w:rPr>
              <w:t xml:space="preserve">4. </w:t>
            </w:r>
            <w:r w:rsidRPr="00603C80">
              <w:rPr>
                <w:rFonts w:hint="eastAsia"/>
              </w:rPr>
              <w:t>《代码混淆</w:t>
            </w:r>
            <w:r w:rsidRPr="00603C80">
              <w:t>模型研究</w:t>
            </w:r>
            <w:r w:rsidRPr="00603C80">
              <w:rPr>
                <w:rFonts w:hint="eastAsia"/>
              </w:rPr>
              <w:t>》</w:t>
            </w:r>
            <w:r w:rsidRPr="00603C80">
              <w:rPr>
                <w:rFonts w:hint="eastAsia"/>
              </w:rPr>
              <w:t xml:space="preserve"> </w:t>
            </w:r>
            <w:r w:rsidRPr="00603C80">
              <w:rPr>
                <w:rFonts w:hint="eastAsia"/>
              </w:rPr>
              <w:t>杨宇波</w:t>
            </w:r>
          </w:p>
          <w:p w14:paraId="47245507" w14:textId="77777777" w:rsidR="00603C80" w:rsidRPr="00603C80" w:rsidRDefault="00603C80" w:rsidP="00603C80">
            <w:pPr>
              <w:ind w:firstLine="482"/>
              <w:rPr>
                <w:b/>
              </w:rPr>
            </w:pPr>
          </w:p>
          <w:p w14:paraId="57DED5FE" w14:textId="77777777" w:rsidR="00603C80" w:rsidRPr="00603C80" w:rsidRDefault="00603C80" w:rsidP="00603C80">
            <w:pPr>
              <w:ind w:firstLine="482"/>
              <w:rPr>
                <w:b/>
              </w:rPr>
            </w:pPr>
          </w:p>
          <w:p w14:paraId="1AC4530F" w14:textId="77777777" w:rsidR="00603C80" w:rsidRPr="00603C80" w:rsidRDefault="00603C80" w:rsidP="00603C80">
            <w:pPr>
              <w:ind w:firstLine="482"/>
              <w:rPr>
                <w:b/>
              </w:rPr>
            </w:pPr>
          </w:p>
        </w:tc>
      </w:tr>
      <w:tr w:rsidR="00603C80" w:rsidRPr="00603C80" w14:paraId="0502E80D" w14:textId="77777777" w:rsidTr="00603C80">
        <w:trPr>
          <w:trHeight w:val="2263"/>
          <w:jc w:val="center"/>
        </w:trPr>
        <w:tc>
          <w:tcPr>
            <w:tcW w:w="8352" w:type="dxa"/>
            <w:gridSpan w:val="9"/>
            <w:tcBorders>
              <w:top w:val="single" w:sz="4" w:space="0" w:color="auto"/>
              <w:left w:val="single" w:sz="4" w:space="0" w:color="auto"/>
              <w:bottom w:val="single" w:sz="4" w:space="0" w:color="auto"/>
              <w:right w:val="single" w:sz="4" w:space="0" w:color="auto"/>
            </w:tcBorders>
          </w:tcPr>
          <w:p w14:paraId="0A32C80F" w14:textId="77777777" w:rsidR="00603C80" w:rsidRPr="00603C80" w:rsidRDefault="00603C80" w:rsidP="00603C80">
            <w:pPr>
              <w:ind w:firstLine="482"/>
              <w:rPr>
                <w:b/>
              </w:rPr>
            </w:pPr>
            <w:r w:rsidRPr="00603C80">
              <w:rPr>
                <w:rFonts w:hint="eastAsia"/>
                <w:b/>
              </w:rPr>
              <w:t>论文（设计）完成计划（</w:t>
            </w:r>
            <w:proofErr w:type="gramStart"/>
            <w:r w:rsidRPr="00603C80">
              <w:rPr>
                <w:rFonts w:hint="eastAsia"/>
                <w:b/>
              </w:rPr>
              <w:t>含时间</w:t>
            </w:r>
            <w:proofErr w:type="gramEnd"/>
            <w:r w:rsidRPr="00603C80">
              <w:rPr>
                <w:rFonts w:hint="eastAsia"/>
                <w:b/>
              </w:rPr>
              <w:t>进度）：</w:t>
            </w:r>
          </w:p>
          <w:p w14:paraId="593190BC" w14:textId="77777777" w:rsidR="00603C80" w:rsidRPr="00603C80" w:rsidRDefault="00603C80" w:rsidP="00603C80">
            <w:pPr>
              <w:ind w:firstLine="480"/>
            </w:pPr>
            <w:r w:rsidRPr="00603C80">
              <w:rPr>
                <w:rFonts w:hint="eastAsia"/>
              </w:rPr>
              <w:t>（</w:t>
            </w:r>
            <w:r w:rsidRPr="00603C80">
              <w:rPr>
                <w:rFonts w:hint="eastAsia"/>
              </w:rPr>
              <w:t>1</w:t>
            </w:r>
            <w:r w:rsidRPr="00603C80">
              <w:rPr>
                <w:rFonts w:hint="eastAsia"/>
              </w:rPr>
              <w:t>）</w:t>
            </w:r>
            <w:r w:rsidRPr="00603C80">
              <w:rPr>
                <w:rFonts w:hint="eastAsia"/>
              </w:rPr>
              <w:t>2018</w:t>
            </w:r>
            <w:r w:rsidRPr="00603C80">
              <w:rPr>
                <w:rFonts w:hint="eastAsia"/>
              </w:rPr>
              <w:t>年</w:t>
            </w:r>
            <w:r w:rsidRPr="00603C80">
              <w:rPr>
                <w:rFonts w:hint="eastAsia"/>
              </w:rPr>
              <w:t>11</w:t>
            </w:r>
            <w:r w:rsidRPr="00603C80">
              <w:rPr>
                <w:rFonts w:hint="eastAsia"/>
              </w:rPr>
              <w:t>月</w:t>
            </w:r>
            <w:r w:rsidRPr="00603C80">
              <w:rPr>
                <w:rFonts w:hint="eastAsia"/>
              </w:rPr>
              <w:t>12</w:t>
            </w:r>
            <w:r w:rsidRPr="00603C80">
              <w:rPr>
                <w:rFonts w:hint="eastAsia"/>
              </w:rPr>
              <w:t>日</w:t>
            </w:r>
            <w:r w:rsidRPr="00603C80">
              <w:rPr>
                <w:rFonts w:hint="eastAsia"/>
              </w:rPr>
              <w:t>-2018</w:t>
            </w:r>
            <w:r w:rsidRPr="00603C80">
              <w:rPr>
                <w:rFonts w:hint="eastAsia"/>
              </w:rPr>
              <w:t>年</w:t>
            </w:r>
            <w:r w:rsidRPr="00603C80">
              <w:rPr>
                <w:rFonts w:hint="eastAsia"/>
              </w:rPr>
              <w:t>12</w:t>
            </w:r>
            <w:r w:rsidRPr="00603C80">
              <w:rPr>
                <w:rFonts w:hint="eastAsia"/>
              </w:rPr>
              <w:t>月初：完成反向</w:t>
            </w:r>
            <w:r w:rsidRPr="00603C80">
              <w:t>代理</w:t>
            </w:r>
            <w:r w:rsidRPr="00603C80">
              <w:rPr>
                <w:rFonts w:hint="eastAsia"/>
              </w:rPr>
              <w:t>并</w:t>
            </w:r>
            <w:r w:rsidRPr="00603C80">
              <w:t>ID</w:t>
            </w:r>
            <w:r w:rsidRPr="00603C80">
              <w:t>验证</w:t>
            </w:r>
            <w:r w:rsidRPr="00603C80">
              <w:rPr>
                <w:rFonts w:hint="eastAsia"/>
              </w:rPr>
              <w:t>服务器端</w:t>
            </w:r>
            <w:r w:rsidRPr="00603C80">
              <w:t>模块</w:t>
            </w:r>
            <w:r w:rsidRPr="00603C80">
              <w:rPr>
                <w:rFonts w:hint="eastAsia"/>
              </w:rPr>
              <w:t>；</w:t>
            </w:r>
          </w:p>
          <w:p w14:paraId="5D8A595B" w14:textId="77777777" w:rsidR="00603C80" w:rsidRPr="00603C80" w:rsidRDefault="00603C80" w:rsidP="00603C80">
            <w:pPr>
              <w:ind w:firstLine="480"/>
            </w:pPr>
            <w:r w:rsidRPr="00603C80">
              <w:rPr>
                <w:rFonts w:hint="eastAsia"/>
              </w:rPr>
              <w:t>（</w:t>
            </w:r>
            <w:r w:rsidRPr="00603C80">
              <w:rPr>
                <w:rFonts w:hint="eastAsia"/>
              </w:rPr>
              <w:t>2</w:t>
            </w:r>
            <w:r w:rsidRPr="00603C80">
              <w:rPr>
                <w:rFonts w:hint="eastAsia"/>
              </w:rPr>
              <w:t>）</w:t>
            </w:r>
            <w:r w:rsidRPr="00603C80">
              <w:rPr>
                <w:rFonts w:hint="eastAsia"/>
              </w:rPr>
              <w:t>2018</w:t>
            </w:r>
            <w:r w:rsidRPr="00603C80">
              <w:rPr>
                <w:rFonts w:hint="eastAsia"/>
              </w:rPr>
              <w:t>年</w:t>
            </w:r>
            <w:r w:rsidRPr="00603C80">
              <w:rPr>
                <w:rFonts w:hint="eastAsia"/>
              </w:rPr>
              <w:t>12</w:t>
            </w:r>
            <w:r w:rsidRPr="00603C80">
              <w:rPr>
                <w:rFonts w:hint="eastAsia"/>
              </w:rPr>
              <w:t>月初</w:t>
            </w:r>
            <w:r w:rsidRPr="00603C80">
              <w:rPr>
                <w:rFonts w:hint="eastAsia"/>
              </w:rPr>
              <w:t>-2019</w:t>
            </w:r>
            <w:r w:rsidRPr="00603C80">
              <w:rPr>
                <w:rFonts w:hint="eastAsia"/>
              </w:rPr>
              <w:t>年</w:t>
            </w:r>
            <w:r w:rsidRPr="00603C80">
              <w:rPr>
                <w:rFonts w:hint="eastAsia"/>
              </w:rPr>
              <w:t>1</w:t>
            </w:r>
            <w:r w:rsidRPr="00603C80">
              <w:rPr>
                <w:rFonts w:hint="eastAsia"/>
              </w:rPr>
              <w:t>月底：完成反向</w:t>
            </w:r>
            <w:r w:rsidRPr="00603C80">
              <w:t>代理</w:t>
            </w:r>
            <w:r w:rsidRPr="00603C80">
              <w:rPr>
                <w:rFonts w:hint="eastAsia"/>
              </w:rPr>
              <w:t>并</w:t>
            </w:r>
            <w:r w:rsidRPr="00603C80">
              <w:t>ID</w:t>
            </w:r>
            <w:r w:rsidRPr="00603C80">
              <w:t>验证</w:t>
            </w:r>
            <w:r w:rsidRPr="00603C80">
              <w:rPr>
                <w:rFonts w:hint="eastAsia"/>
              </w:rPr>
              <w:t>服务器端</w:t>
            </w:r>
            <w:r w:rsidRPr="00603C80">
              <w:t>模块</w:t>
            </w:r>
            <w:r w:rsidRPr="00603C80">
              <w:rPr>
                <w:rFonts w:hint="eastAsia"/>
              </w:rPr>
              <w:t>；</w:t>
            </w:r>
          </w:p>
          <w:p w14:paraId="1F92E8D4" w14:textId="77777777" w:rsidR="00603C80" w:rsidRPr="00603C80" w:rsidRDefault="00603C80" w:rsidP="00603C80">
            <w:pPr>
              <w:ind w:firstLine="480"/>
            </w:pPr>
            <w:r w:rsidRPr="00603C80">
              <w:rPr>
                <w:rFonts w:hint="eastAsia"/>
              </w:rPr>
              <w:t>（</w:t>
            </w:r>
            <w:r w:rsidRPr="00603C80">
              <w:rPr>
                <w:rFonts w:hint="eastAsia"/>
              </w:rPr>
              <w:t>3</w:t>
            </w:r>
            <w:r w:rsidRPr="00603C80">
              <w:rPr>
                <w:rFonts w:hint="eastAsia"/>
              </w:rPr>
              <w:t>）</w:t>
            </w:r>
            <w:r w:rsidRPr="00603C80">
              <w:rPr>
                <w:rFonts w:hint="eastAsia"/>
              </w:rPr>
              <w:t>2019</w:t>
            </w:r>
            <w:r w:rsidRPr="00603C80">
              <w:rPr>
                <w:rFonts w:hint="eastAsia"/>
              </w:rPr>
              <w:t>年</w:t>
            </w:r>
            <w:r w:rsidRPr="00603C80">
              <w:rPr>
                <w:rFonts w:hint="eastAsia"/>
              </w:rPr>
              <w:t>1</w:t>
            </w:r>
            <w:r w:rsidRPr="00603C80">
              <w:rPr>
                <w:rFonts w:hint="eastAsia"/>
              </w:rPr>
              <w:t>月底</w:t>
            </w:r>
            <w:r w:rsidRPr="00603C80">
              <w:rPr>
                <w:rFonts w:hint="eastAsia"/>
              </w:rPr>
              <w:t>-2019</w:t>
            </w:r>
            <w:r w:rsidRPr="00603C80">
              <w:rPr>
                <w:rFonts w:hint="eastAsia"/>
              </w:rPr>
              <w:t>年</w:t>
            </w:r>
            <w:r w:rsidRPr="00603C80">
              <w:rPr>
                <w:rFonts w:hint="eastAsia"/>
              </w:rPr>
              <w:t>3</w:t>
            </w:r>
            <w:r w:rsidRPr="00603C80">
              <w:rPr>
                <w:rFonts w:hint="eastAsia"/>
              </w:rPr>
              <w:t>月初：完成代码保护；</w:t>
            </w:r>
          </w:p>
          <w:p w14:paraId="61FACEA7" w14:textId="77777777" w:rsidR="00603C80" w:rsidRPr="00603C80" w:rsidRDefault="00603C80" w:rsidP="00603C80">
            <w:pPr>
              <w:ind w:firstLine="480"/>
            </w:pPr>
            <w:r w:rsidRPr="00603C80">
              <w:rPr>
                <w:rFonts w:hint="eastAsia"/>
              </w:rPr>
              <w:t>（</w:t>
            </w:r>
            <w:r w:rsidRPr="00603C80">
              <w:rPr>
                <w:rFonts w:hint="eastAsia"/>
              </w:rPr>
              <w:t>4</w:t>
            </w:r>
            <w:r w:rsidRPr="00603C80">
              <w:rPr>
                <w:rFonts w:hint="eastAsia"/>
              </w:rPr>
              <w:t>）</w:t>
            </w:r>
            <w:r w:rsidRPr="00603C80">
              <w:rPr>
                <w:rFonts w:hint="eastAsia"/>
              </w:rPr>
              <w:t>2019</w:t>
            </w:r>
            <w:r w:rsidRPr="00603C80">
              <w:rPr>
                <w:rFonts w:hint="eastAsia"/>
              </w:rPr>
              <w:t>年</w:t>
            </w:r>
            <w:r w:rsidRPr="00603C80">
              <w:rPr>
                <w:rFonts w:hint="eastAsia"/>
              </w:rPr>
              <w:t>3</w:t>
            </w:r>
            <w:r w:rsidRPr="00603C80">
              <w:rPr>
                <w:rFonts w:hint="eastAsia"/>
              </w:rPr>
              <w:t>月初</w:t>
            </w:r>
            <w:r w:rsidRPr="00603C80">
              <w:rPr>
                <w:rFonts w:hint="eastAsia"/>
              </w:rPr>
              <w:t>-2019</w:t>
            </w:r>
            <w:r w:rsidRPr="00603C80">
              <w:rPr>
                <w:rFonts w:hint="eastAsia"/>
              </w:rPr>
              <w:t>年</w:t>
            </w:r>
            <w:r w:rsidRPr="00603C80">
              <w:rPr>
                <w:rFonts w:hint="eastAsia"/>
              </w:rPr>
              <w:t>4</w:t>
            </w:r>
            <w:r w:rsidRPr="00603C80">
              <w:rPr>
                <w:rFonts w:hint="eastAsia"/>
              </w:rPr>
              <w:t>月初：完善</w:t>
            </w:r>
            <w:r w:rsidRPr="00603C80">
              <w:t>，优化细节</w:t>
            </w:r>
            <w:r w:rsidRPr="00603C80">
              <w:rPr>
                <w:rFonts w:hint="eastAsia"/>
              </w:rPr>
              <w:t>；</w:t>
            </w:r>
          </w:p>
          <w:p w14:paraId="6DD6BB00" w14:textId="77777777" w:rsidR="00603C80" w:rsidRPr="00603C80" w:rsidRDefault="00603C80" w:rsidP="00603C80">
            <w:pPr>
              <w:ind w:firstLine="480"/>
            </w:pPr>
            <w:r w:rsidRPr="00603C80">
              <w:rPr>
                <w:rFonts w:hint="eastAsia"/>
              </w:rPr>
              <w:t>（</w:t>
            </w:r>
            <w:r w:rsidRPr="00603C80">
              <w:rPr>
                <w:rFonts w:hint="eastAsia"/>
              </w:rPr>
              <w:t>5</w:t>
            </w:r>
            <w:r w:rsidRPr="00603C80">
              <w:rPr>
                <w:rFonts w:hint="eastAsia"/>
              </w:rPr>
              <w:t>）</w:t>
            </w:r>
            <w:r w:rsidRPr="00603C80">
              <w:rPr>
                <w:rFonts w:hint="eastAsia"/>
              </w:rPr>
              <w:t>2019</w:t>
            </w:r>
            <w:r w:rsidRPr="00603C80">
              <w:rPr>
                <w:rFonts w:hint="eastAsia"/>
              </w:rPr>
              <w:t>年</w:t>
            </w:r>
            <w:r w:rsidRPr="00603C80">
              <w:rPr>
                <w:rFonts w:hint="eastAsia"/>
              </w:rPr>
              <w:t>4</w:t>
            </w:r>
            <w:r w:rsidRPr="00603C80">
              <w:rPr>
                <w:rFonts w:hint="eastAsia"/>
              </w:rPr>
              <w:t>月初</w:t>
            </w:r>
            <w:r w:rsidRPr="00603C80">
              <w:rPr>
                <w:rFonts w:hint="eastAsia"/>
              </w:rPr>
              <w:t>-2019</w:t>
            </w:r>
            <w:r w:rsidRPr="00603C80">
              <w:rPr>
                <w:rFonts w:hint="eastAsia"/>
              </w:rPr>
              <w:t>年</w:t>
            </w:r>
            <w:r w:rsidRPr="00603C80">
              <w:rPr>
                <w:rFonts w:hint="eastAsia"/>
              </w:rPr>
              <w:t>4</w:t>
            </w:r>
            <w:r w:rsidRPr="00603C80">
              <w:rPr>
                <w:rFonts w:hint="eastAsia"/>
              </w:rPr>
              <w:t>月末：完善毕业论文，准备论文答辩。</w:t>
            </w:r>
          </w:p>
          <w:p w14:paraId="61D0E323" w14:textId="77777777" w:rsidR="00603C80" w:rsidRPr="00603C80" w:rsidRDefault="00603C80" w:rsidP="00603C80">
            <w:pPr>
              <w:ind w:firstLine="480"/>
            </w:pPr>
            <w:r w:rsidRPr="00603C80">
              <w:rPr>
                <w:rFonts w:hint="eastAsia"/>
              </w:rPr>
              <w:t>（</w:t>
            </w:r>
            <w:r w:rsidRPr="00603C80">
              <w:rPr>
                <w:rFonts w:hint="eastAsia"/>
              </w:rPr>
              <w:t>6</w:t>
            </w:r>
            <w:r w:rsidRPr="00603C80">
              <w:rPr>
                <w:rFonts w:hint="eastAsia"/>
              </w:rPr>
              <w:t>）</w:t>
            </w:r>
            <w:r w:rsidRPr="00603C80">
              <w:rPr>
                <w:rFonts w:hint="eastAsia"/>
              </w:rPr>
              <w:t>2019</w:t>
            </w:r>
            <w:r w:rsidRPr="00603C80">
              <w:rPr>
                <w:rFonts w:hint="eastAsia"/>
              </w:rPr>
              <w:t>年</w:t>
            </w:r>
            <w:r w:rsidRPr="00603C80">
              <w:rPr>
                <w:rFonts w:hint="eastAsia"/>
              </w:rPr>
              <w:t>5</w:t>
            </w:r>
            <w:r w:rsidRPr="00603C80">
              <w:rPr>
                <w:rFonts w:hint="eastAsia"/>
              </w:rPr>
              <w:t>月：毕业论文答辩。</w:t>
            </w:r>
          </w:p>
          <w:p w14:paraId="25A6A489" w14:textId="77777777" w:rsidR="00603C80" w:rsidRPr="00603C80" w:rsidRDefault="00603C80" w:rsidP="00603C80">
            <w:pPr>
              <w:ind w:firstLine="482"/>
              <w:rPr>
                <w:b/>
              </w:rPr>
            </w:pPr>
          </w:p>
        </w:tc>
      </w:tr>
      <w:tr w:rsidR="00603C80" w:rsidRPr="00603C80" w14:paraId="5A585145" w14:textId="77777777" w:rsidTr="00603C80">
        <w:trPr>
          <w:cantSplit/>
          <w:trHeight w:val="81"/>
          <w:jc w:val="center"/>
        </w:trPr>
        <w:tc>
          <w:tcPr>
            <w:tcW w:w="3545" w:type="dxa"/>
            <w:gridSpan w:val="4"/>
            <w:tcBorders>
              <w:top w:val="single" w:sz="4" w:space="0" w:color="auto"/>
              <w:left w:val="single" w:sz="4" w:space="0" w:color="auto"/>
              <w:bottom w:val="nil"/>
              <w:right w:val="nil"/>
            </w:tcBorders>
          </w:tcPr>
          <w:p w14:paraId="5B8CEAC0" w14:textId="27F5A42D" w:rsidR="00603C80" w:rsidRPr="00603C80" w:rsidRDefault="006455A6" w:rsidP="00603C80">
            <w:pPr>
              <w:ind w:firstLine="482"/>
              <w:rPr>
                <w:b/>
              </w:rPr>
            </w:pPr>
            <w:r>
              <w:rPr>
                <w:rFonts w:hint="eastAsia"/>
                <w:b/>
              </w:rPr>
              <w:t>接受任务日</w:t>
            </w:r>
            <w:r w:rsidR="00603C80" w:rsidRPr="00603C80">
              <w:rPr>
                <w:rFonts w:hint="eastAsia"/>
                <w:b/>
              </w:rPr>
              <w:t>2018</w:t>
            </w:r>
            <w:r w:rsidR="00603C80" w:rsidRPr="00603C80">
              <w:rPr>
                <w:rFonts w:hint="eastAsia"/>
                <w:b/>
              </w:rPr>
              <w:t>年</w:t>
            </w:r>
            <w:r w:rsidR="00603C80" w:rsidRPr="00603C80">
              <w:rPr>
                <w:rFonts w:hint="eastAsia"/>
                <w:b/>
              </w:rPr>
              <w:t xml:space="preserve"> </w:t>
            </w:r>
            <w:r w:rsidR="00603C80" w:rsidRPr="00603C80">
              <w:rPr>
                <w:b/>
              </w:rPr>
              <w:t>10</w:t>
            </w:r>
            <w:r w:rsidR="00603C80" w:rsidRPr="00603C80">
              <w:rPr>
                <w:rFonts w:hint="eastAsia"/>
                <w:b/>
              </w:rPr>
              <w:t xml:space="preserve"> </w:t>
            </w:r>
            <w:r w:rsidR="00603C80" w:rsidRPr="00603C80">
              <w:rPr>
                <w:rFonts w:hint="eastAsia"/>
                <w:b/>
              </w:rPr>
              <w:t>月</w:t>
            </w:r>
            <w:r w:rsidR="00603C80" w:rsidRPr="00603C80">
              <w:rPr>
                <w:rFonts w:hint="eastAsia"/>
                <w:b/>
              </w:rPr>
              <w:t xml:space="preserve"> </w:t>
            </w:r>
            <w:r w:rsidR="00603C80" w:rsidRPr="00603C80">
              <w:rPr>
                <w:b/>
              </w:rPr>
              <w:t>19</w:t>
            </w:r>
            <w:r w:rsidR="00603C80" w:rsidRPr="00603C80">
              <w:rPr>
                <w:rFonts w:hint="eastAsia"/>
                <w:b/>
              </w:rPr>
              <w:t xml:space="preserve">  </w:t>
            </w:r>
            <w:r w:rsidR="00603C80" w:rsidRPr="00603C80">
              <w:rPr>
                <w:rFonts w:hint="eastAsia"/>
                <w:b/>
              </w:rPr>
              <w:t>日</w:t>
            </w:r>
            <w:r w:rsidR="00603C80" w:rsidRPr="00603C80">
              <w:rPr>
                <w:rFonts w:hint="eastAsia"/>
                <w:b/>
              </w:rPr>
              <w:t xml:space="preserve">  </w:t>
            </w:r>
            <w:r w:rsidR="00603C80" w:rsidRPr="00603C80">
              <w:rPr>
                <w:b/>
              </w:rPr>
              <w:t xml:space="preserve">      </w:t>
            </w:r>
          </w:p>
        </w:tc>
        <w:tc>
          <w:tcPr>
            <w:tcW w:w="4807" w:type="dxa"/>
            <w:gridSpan w:val="5"/>
            <w:vMerge w:val="restart"/>
            <w:tcBorders>
              <w:top w:val="single" w:sz="4" w:space="0" w:color="auto"/>
              <w:left w:val="nil"/>
              <w:bottom w:val="nil"/>
              <w:right w:val="single" w:sz="4" w:space="0" w:color="auto"/>
            </w:tcBorders>
          </w:tcPr>
          <w:p w14:paraId="4816B226" w14:textId="1AE7EDD4" w:rsidR="00603C80" w:rsidRPr="00603C80" w:rsidRDefault="00603C80" w:rsidP="00603C80">
            <w:pPr>
              <w:ind w:firstLine="482"/>
              <w:rPr>
                <w:b/>
              </w:rPr>
            </w:pPr>
            <w:r w:rsidRPr="00603C80">
              <w:rPr>
                <w:rFonts w:hint="eastAsia"/>
                <w:b/>
              </w:rPr>
              <w:t>预计完成日期：</w:t>
            </w:r>
            <w:r w:rsidRPr="00603C80">
              <w:rPr>
                <w:rFonts w:hint="eastAsia"/>
                <w:b/>
              </w:rPr>
              <w:t xml:space="preserve">     </w:t>
            </w:r>
            <w:r w:rsidRPr="00603C80">
              <w:rPr>
                <w:b/>
              </w:rPr>
              <w:t>2019</w:t>
            </w:r>
            <w:r w:rsidRPr="00603C80">
              <w:rPr>
                <w:rFonts w:hint="eastAsia"/>
                <w:b/>
              </w:rPr>
              <w:t xml:space="preserve"> </w:t>
            </w:r>
            <w:r w:rsidRPr="00603C80">
              <w:rPr>
                <w:rFonts w:hint="eastAsia"/>
                <w:b/>
              </w:rPr>
              <w:t>年</w:t>
            </w:r>
            <w:r w:rsidRPr="00603C80">
              <w:rPr>
                <w:rFonts w:hint="eastAsia"/>
                <w:b/>
              </w:rPr>
              <w:t xml:space="preserve">  </w:t>
            </w:r>
            <w:r w:rsidR="002154F9">
              <w:rPr>
                <w:b/>
              </w:rPr>
              <w:t>4</w:t>
            </w:r>
            <w:r w:rsidRPr="00603C80">
              <w:rPr>
                <w:rFonts w:hint="eastAsia"/>
                <w:b/>
              </w:rPr>
              <w:t xml:space="preserve"> </w:t>
            </w:r>
            <w:r w:rsidRPr="00603C80">
              <w:rPr>
                <w:rFonts w:hint="eastAsia"/>
                <w:b/>
              </w:rPr>
              <w:t>月</w:t>
            </w:r>
            <w:r w:rsidRPr="00603C80">
              <w:rPr>
                <w:rFonts w:hint="eastAsia"/>
                <w:b/>
              </w:rPr>
              <w:t xml:space="preserve"> 2</w:t>
            </w:r>
            <w:r w:rsidR="002154F9">
              <w:rPr>
                <w:b/>
              </w:rPr>
              <w:t>7</w:t>
            </w:r>
            <w:r w:rsidRPr="00603C80">
              <w:rPr>
                <w:rFonts w:hint="eastAsia"/>
                <w:b/>
              </w:rPr>
              <w:t xml:space="preserve"> </w:t>
            </w:r>
            <w:r w:rsidRPr="00603C80">
              <w:rPr>
                <w:rFonts w:hint="eastAsia"/>
                <w:b/>
              </w:rPr>
              <w:t>日</w:t>
            </w:r>
            <w:r w:rsidRPr="00603C80">
              <w:rPr>
                <w:rFonts w:hint="eastAsia"/>
                <w:b/>
              </w:rPr>
              <w:t xml:space="preserve">           </w:t>
            </w:r>
          </w:p>
          <w:p w14:paraId="29BD32F3" w14:textId="77777777" w:rsidR="00603C80" w:rsidRPr="00603C80" w:rsidRDefault="00603C80" w:rsidP="00603C80">
            <w:pPr>
              <w:ind w:firstLine="482"/>
              <w:rPr>
                <w:b/>
              </w:rPr>
            </w:pPr>
            <w:r w:rsidRPr="00603C80">
              <w:rPr>
                <w:rFonts w:hint="eastAsia"/>
                <w:b/>
              </w:rPr>
              <w:t xml:space="preserve">       </w:t>
            </w:r>
          </w:p>
        </w:tc>
      </w:tr>
      <w:tr w:rsidR="00603C80" w:rsidRPr="00603C80" w14:paraId="64E4341E" w14:textId="77777777" w:rsidTr="00603C80">
        <w:trPr>
          <w:cantSplit/>
          <w:trHeight w:val="634"/>
          <w:jc w:val="center"/>
        </w:trPr>
        <w:tc>
          <w:tcPr>
            <w:tcW w:w="3545" w:type="dxa"/>
            <w:gridSpan w:val="4"/>
            <w:tcBorders>
              <w:top w:val="nil"/>
              <w:left w:val="single" w:sz="4" w:space="0" w:color="auto"/>
              <w:bottom w:val="nil"/>
              <w:right w:val="nil"/>
            </w:tcBorders>
            <w:vAlign w:val="center"/>
          </w:tcPr>
          <w:p w14:paraId="0932985D" w14:textId="77777777" w:rsidR="00603C80" w:rsidRPr="00603C80" w:rsidRDefault="00603C80" w:rsidP="00603C80">
            <w:pPr>
              <w:ind w:firstLine="482"/>
              <w:rPr>
                <w:b/>
              </w:rPr>
            </w:pPr>
            <w:r w:rsidRPr="00603C80">
              <w:rPr>
                <w:rFonts w:hint="eastAsia"/>
                <w:b/>
              </w:rPr>
              <w:t>学生接受任务（签名）：</w:t>
            </w:r>
            <w:proofErr w:type="gramStart"/>
            <w:r w:rsidRPr="00603C80">
              <w:rPr>
                <w:rFonts w:hint="eastAsia"/>
                <w:b/>
              </w:rPr>
              <w:t>邵</w:t>
            </w:r>
            <w:proofErr w:type="gramEnd"/>
            <w:r w:rsidRPr="00603C80">
              <w:rPr>
                <w:rFonts w:hint="eastAsia"/>
                <w:b/>
              </w:rPr>
              <w:t>欣欣</w:t>
            </w:r>
          </w:p>
        </w:tc>
        <w:tc>
          <w:tcPr>
            <w:tcW w:w="4807" w:type="dxa"/>
            <w:gridSpan w:val="5"/>
            <w:vMerge/>
            <w:tcBorders>
              <w:top w:val="single" w:sz="4" w:space="0" w:color="auto"/>
              <w:left w:val="nil"/>
              <w:bottom w:val="nil"/>
              <w:right w:val="single" w:sz="4" w:space="0" w:color="auto"/>
            </w:tcBorders>
            <w:vAlign w:val="center"/>
          </w:tcPr>
          <w:p w14:paraId="750BE885" w14:textId="77777777" w:rsidR="00603C80" w:rsidRPr="00603C80" w:rsidRDefault="00603C80" w:rsidP="00603C80">
            <w:pPr>
              <w:ind w:firstLine="482"/>
              <w:rPr>
                <w:b/>
              </w:rPr>
            </w:pPr>
          </w:p>
        </w:tc>
      </w:tr>
      <w:tr w:rsidR="00603C80" w:rsidRPr="00603C80" w14:paraId="4995979A" w14:textId="77777777" w:rsidTr="00603C80">
        <w:trPr>
          <w:trHeight w:val="758"/>
          <w:jc w:val="center"/>
        </w:trPr>
        <w:tc>
          <w:tcPr>
            <w:tcW w:w="3545" w:type="dxa"/>
            <w:gridSpan w:val="4"/>
            <w:tcBorders>
              <w:top w:val="nil"/>
              <w:left w:val="single" w:sz="4" w:space="0" w:color="auto"/>
              <w:bottom w:val="single" w:sz="4" w:space="0" w:color="auto"/>
              <w:right w:val="nil"/>
            </w:tcBorders>
          </w:tcPr>
          <w:p w14:paraId="21B06234" w14:textId="77777777" w:rsidR="00603C80" w:rsidRPr="00603C80" w:rsidRDefault="00603C80" w:rsidP="00603C80">
            <w:pPr>
              <w:ind w:firstLine="482"/>
              <w:rPr>
                <w:b/>
              </w:rPr>
            </w:pPr>
            <w:r w:rsidRPr="00603C80">
              <w:rPr>
                <w:rFonts w:hint="eastAsia"/>
                <w:b/>
              </w:rPr>
              <w:t>指</w:t>
            </w:r>
            <w:r w:rsidRPr="00603C80">
              <w:rPr>
                <w:rFonts w:hint="eastAsia"/>
                <w:b/>
              </w:rPr>
              <w:t xml:space="preserve"> </w:t>
            </w:r>
            <w:r w:rsidRPr="00603C80">
              <w:rPr>
                <w:rFonts w:hint="eastAsia"/>
                <w:b/>
              </w:rPr>
              <w:t>导</w:t>
            </w:r>
            <w:r w:rsidRPr="00603C80">
              <w:rPr>
                <w:rFonts w:hint="eastAsia"/>
                <w:b/>
              </w:rPr>
              <w:t xml:space="preserve"> </w:t>
            </w:r>
            <w:r w:rsidRPr="00603C80">
              <w:rPr>
                <w:rFonts w:hint="eastAsia"/>
                <w:b/>
              </w:rPr>
              <w:t>教</w:t>
            </w:r>
            <w:r w:rsidRPr="00603C80">
              <w:rPr>
                <w:rFonts w:hint="eastAsia"/>
                <w:b/>
              </w:rPr>
              <w:t xml:space="preserve"> </w:t>
            </w:r>
            <w:r w:rsidRPr="00603C80">
              <w:rPr>
                <w:rFonts w:hint="eastAsia"/>
                <w:b/>
              </w:rPr>
              <w:t>师</w:t>
            </w:r>
            <w:r w:rsidRPr="00603C80">
              <w:rPr>
                <w:rFonts w:hint="eastAsia"/>
                <w:b/>
              </w:rPr>
              <w:t xml:space="preserve"> </w:t>
            </w:r>
            <w:r w:rsidRPr="00603C80">
              <w:rPr>
                <w:rFonts w:hint="eastAsia"/>
                <w:b/>
              </w:rPr>
              <w:t>（签名）：</w:t>
            </w:r>
          </w:p>
        </w:tc>
        <w:tc>
          <w:tcPr>
            <w:tcW w:w="4807" w:type="dxa"/>
            <w:gridSpan w:val="5"/>
            <w:tcBorders>
              <w:top w:val="nil"/>
              <w:left w:val="nil"/>
              <w:bottom w:val="single" w:sz="4" w:space="0" w:color="auto"/>
              <w:right w:val="single" w:sz="4" w:space="0" w:color="auto"/>
            </w:tcBorders>
          </w:tcPr>
          <w:p w14:paraId="06B42FAC" w14:textId="77777777" w:rsidR="00603C80" w:rsidRPr="00603C80" w:rsidRDefault="00603C80" w:rsidP="00603C80">
            <w:pPr>
              <w:ind w:firstLine="482"/>
              <w:rPr>
                <w:b/>
              </w:rPr>
            </w:pPr>
            <w:r w:rsidRPr="00603C80">
              <w:rPr>
                <w:rFonts w:hint="eastAsia"/>
                <w:b/>
              </w:rPr>
              <w:t>学院（系）负责人审定（签名）：</w:t>
            </w:r>
            <w:r w:rsidRPr="00603C80">
              <w:rPr>
                <w:rFonts w:hint="eastAsia"/>
                <w:b/>
              </w:rPr>
              <w:t xml:space="preserve">                        </w:t>
            </w:r>
          </w:p>
        </w:tc>
      </w:tr>
    </w:tbl>
    <w:p w14:paraId="09606FCC" w14:textId="01D5A1B0" w:rsidR="00603C80" w:rsidRPr="00603C80" w:rsidDel="00FE63EA" w:rsidRDefault="00603C80" w:rsidP="00603C80">
      <w:pPr>
        <w:ind w:firstLine="480"/>
        <w:rPr>
          <w:del w:id="391" w:author="dadi" w:date="2019-04-28T23:15:00Z"/>
        </w:rPr>
      </w:pPr>
    </w:p>
    <w:p w14:paraId="53AD88C6" w14:textId="7BA884B9" w:rsidR="00603C80" w:rsidDel="00FE63EA" w:rsidRDefault="00603C80" w:rsidP="00603C80">
      <w:pPr>
        <w:ind w:firstLine="480"/>
        <w:rPr>
          <w:del w:id="392" w:author="dadi" w:date="2019-04-28T23:15:00Z"/>
        </w:rPr>
      </w:pPr>
    </w:p>
    <w:p w14:paraId="4364FF74" w14:textId="0AF8985C" w:rsidR="00603C80" w:rsidDel="00FE63EA" w:rsidRDefault="00603C80" w:rsidP="00603C80">
      <w:pPr>
        <w:ind w:firstLine="480"/>
        <w:rPr>
          <w:del w:id="393" w:author="dadi" w:date="2019-04-28T23:15:00Z"/>
        </w:rPr>
      </w:pPr>
    </w:p>
    <w:p w14:paraId="40A0B84D" w14:textId="7DF9C23B" w:rsidR="00603C80" w:rsidDel="00FE63EA" w:rsidRDefault="00603C80" w:rsidP="00603C80">
      <w:pPr>
        <w:ind w:firstLine="480"/>
        <w:rPr>
          <w:del w:id="394" w:author="dadi" w:date="2019-04-28T23:15:00Z"/>
        </w:rPr>
      </w:pPr>
    </w:p>
    <w:p w14:paraId="70CB3A9C" w14:textId="719D5634" w:rsidR="00603C80" w:rsidDel="00FE63EA" w:rsidRDefault="00603C80" w:rsidP="00603C80">
      <w:pPr>
        <w:ind w:firstLine="480"/>
        <w:rPr>
          <w:del w:id="395" w:author="dadi" w:date="2019-04-28T23:15:00Z"/>
        </w:rPr>
      </w:pPr>
    </w:p>
    <w:p w14:paraId="3F946E4E" w14:textId="77777777" w:rsidR="00603C80" w:rsidRDefault="00603C80" w:rsidP="00603C80">
      <w:pPr>
        <w:ind w:firstLine="480"/>
      </w:pPr>
    </w:p>
    <w:p w14:paraId="3C587516" w14:textId="5B1E700B" w:rsidR="00B41088" w:rsidRDefault="00B41088">
      <w:pPr>
        <w:ind w:firstLine="480"/>
      </w:pPr>
      <w:r>
        <w:br w:type="page"/>
      </w:r>
    </w:p>
    <w:p w14:paraId="39BD4112" w14:textId="77777777" w:rsidR="00603C80" w:rsidRDefault="00603C80" w:rsidP="00603C80">
      <w:pPr>
        <w:ind w:firstLine="480"/>
      </w:pPr>
    </w:p>
    <w:p w14:paraId="2890A329" w14:textId="4FD03163" w:rsidR="00603C80" w:rsidRDefault="00603C80">
      <w:pPr>
        <w:ind w:firstLine="480"/>
      </w:pPr>
      <w:r>
        <w:br w:type="page"/>
      </w:r>
    </w:p>
    <w:p w14:paraId="01038679" w14:textId="77777777" w:rsidR="00603C80" w:rsidRDefault="00603C80" w:rsidP="00603C80">
      <w:pPr>
        <w:ind w:firstLine="480"/>
      </w:pPr>
    </w:p>
    <w:p w14:paraId="202A7D30" w14:textId="62A6B1D3" w:rsidR="00D814CE" w:rsidRDefault="00D814CE" w:rsidP="00D814CE">
      <w:pPr>
        <w:pStyle w:val="-10"/>
        <w:ind w:firstLine="600"/>
        <w:jc w:val="both"/>
      </w:pPr>
      <w:bookmarkStart w:id="396" w:name="_Toc7254190"/>
      <w:r w:rsidRPr="00D814CE">
        <w:rPr>
          <w:rFonts w:hint="eastAsia"/>
        </w:rPr>
        <w:t>附录</w:t>
      </w:r>
      <w:r w:rsidRPr="00D814CE">
        <w:rPr>
          <w:rFonts w:hint="eastAsia"/>
        </w:rPr>
        <w:t xml:space="preserve">2 </w:t>
      </w:r>
      <w:r w:rsidRPr="00D814CE">
        <w:rPr>
          <w:rFonts w:hint="eastAsia"/>
        </w:rPr>
        <w:t>可行性研究报告书</w:t>
      </w:r>
      <w:bookmarkEnd w:id="396"/>
    </w:p>
    <w:p w14:paraId="5C1719F3" w14:textId="74685C37" w:rsidR="00D814CE" w:rsidRDefault="00D814CE" w:rsidP="00D814CE">
      <w:pPr>
        <w:ind w:firstLine="880"/>
        <w:jc w:val="center"/>
        <w:rPr>
          <w:rFonts w:eastAsia="黑体"/>
          <w:sz w:val="44"/>
        </w:rPr>
      </w:pPr>
      <w:r>
        <w:rPr>
          <w:rFonts w:eastAsia="黑体"/>
          <w:noProof/>
          <w:sz w:val="44"/>
        </w:rPr>
        <mc:AlternateContent>
          <mc:Choice Requires="wps">
            <w:drawing>
              <wp:anchor distT="0" distB="0" distL="114300" distR="114300" simplePos="0" relativeHeight="251661312" behindDoc="0" locked="0" layoutInCell="0" allowOverlap="1" wp14:anchorId="1662538E" wp14:editId="09F418CE">
                <wp:simplePos x="0" y="0"/>
                <wp:positionH relativeFrom="column">
                  <wp:posOffset>0</wp:posOffset>
                </wp:positionH>
                <wp:positionV relativeFrom="paragraph">
                  <wp:posOffset>495300</wp:posOffset>
                </wp:positionV>
                <wp:extent cx="5143500" cy="0"/>
                <wp:effectExtent l="0" t="0" r="4445" b="4445"/>
                <wp:wrapTopAndBottom/>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1D0636" id="直接连接符 1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uA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CgwjuA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7D4B53B8" w14:textId="77777777" w:rsidR="00D814CE" w:rsidRDefault="00D814CE" w:rsidP="00D814CE">
      <w:pPr>
        <w:ind w:firstLine="880"/>
        <w:jc w:val="center"/>
        <w:rPr>
          <w:rFonts w:eastAsia="黑体"/>
          <w:sz w:val="44"/>
        </w:rPr>
      </w:pPr>
    </w:p>
    <w:p w14:paraId="4DD7AEE2" w14:textId="77777777" w:rsidR="00D814CE" w:rsidRDefault="00D814CE" w:rsidP="00D814CE">
      <w:pPr>
        <w:ind w:firstLine="880"/>
        <w:jc w:val="center"/>
        <w:rPr>
          <w:rFonts w:eastAsia="黑体"/>
          <w:sz w:val="44"/>
        </w:rPr>
      </w:pPr>
      <w:r>
        <w:rPr>
          <w:rFonts w:eastAsia="黑体" w:hint="eastAsia"/>
          <w:sz w:val="44"/>
        </w:rPr>
        <w:t>可行性研究报告</w:t>
      </w:r>
    </w:p>
    <w:p w14:paraId="665CE373" w14:textId="77777777" w:rsidR="00D814CE" w:rsidRDefault="00D814CE" w:rsidP="00D814CE">
      <w:pPr>
        <w:ind w:firstLine="560"/>
        <w:jc w:val="center"/>
        <w:rPr>
          <w:sz w:val="28"/>
        </w:rPr>
      </w:pPr>
    </w:p>
    <w:p w14:paraId="148E9A55" w14:textId="77777777" w:rsidR="00D814CE" w:rsidRDefault="00D814CE" w:rsidP="00D814CE">
      <w:pPr>
        <w:ind w:firstLine="560"/>
        <w:jc w:val="center"/>
        <w:rPr>
          <w:sz w:val="28"/>
        </w:rPr>
      </w:pPr>
    </w:p>
    <w:p w14:paraId="3DC36367" w14:textId="77777777" w:rsidR="00D814CE" w:rsidRDefault="00D814CE" w:rsidP="00D814CE">
      <w:pPr>
        <w:ind w:firstLine="560"/>
        <w:jc w:val="center"/>
        <w:rPr>
          <w:sz w:val="28"/>
        </w:rPr>
      </w:pPr>
    </w:p>
    <w:p w14:paraId="0BC94CEC" w14:textId="77777777" w:rsidR="00D814CE" w:rsidRDefault="00D814CE" w:rsidP="00D814CE">
      <w:pPr>
        <w:ind w:firstLine="560"/>
        <w:jc w:val="center"/>
        <w:rPr>
          <w:sz w:val="28"/>
        </w:rPr>
      </w:pPr>
    </w:p>
    <w:p w14:paraId="4498BFCB" w14:textId="77777777" w:rsidR="00D814CE" w:rsidRDefault="00D814CE" w:rsidP="00D814CE">
      <w:pPr>
        <w:ind w:firstLine="560"/>
        <w:jc w:val="center"/>
        <w:rPr>
          <w:sz w:val="28"/>
        </w:rPr>
      </w:pPr>
    </w:p>
    <w:p w14:paraId="3302A238" w14:textId="77777777" w:rsidR="00D814CE" w:rsidRDefault="00D814CE" w:rsidP="00D814CE">
      <w:pPr>
        <w:ind w:firstLine="480"/>
      </w:pPr>
    </w:p>
    <w:p w14:paraId="0715FF29" w14:textId="77777777" w:rsidR="00D814CE" w:rsidRDefault="00D814CE" w:rsidP="00D814CE">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w:t>
      </w:r>
      <w:proofErr w:type="gramStart"/>
      <w:r>
        <w:rPr>
          <w:rFonts w:hint="eastAsia"/>
          <w:sz w:val="28"/>
        </w:rPr>
        <w:t>邵</w:t>
      </w:r>
      <w:proofErr w:type="gramEnd"/>
      <w:r>
        <w:rPr>
          <w:rFonts w:hint="eastAsia"/>
          <w:sz w:val="28"/>
        </w:rPr>
        <w:t>欣欣</w:t>
      </w:r>
      <w:r>
        <w:rPr>
          <w:sz w:val="28"/>
        </w:rPr>
        <w:t>______________</w:t>
      </w:r>
    </w:p>
    <w:p w14:paraId="71EA7FF0" w14:textId="77777777" w:rsidR="00D814CE" w:rsidRDefault="00D814CE" w:rsidP="00D814CE">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4C3B154B" w14:textId="77777777" w:rsidR="00D814CE" w:rsidRDefault="00D814CE" w:rsidP="00D814CE">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2CA2D8B2" w14:textId="77777777" w:rsidR="00D814CE" w:rsidRDefault="00D814CE" w:rsidP="00D814CE">
      <w:pPr>
        <w:ind w:firstLine="560"/>
        <w:jc w:val="center"/>
        <w:rPr>
          <w:sz w:val="28"/>
        </w:rPr>
      </w:pPr>
    </w:p>
    <w:p w14:paraId="7E5FFBA7" w14:textId="77777777" w:rsidR="00D814CE" w:rsidRDefault="00D814CE" w:rsidP="00D814CE">
      <w:pPr>
        <w:ind w:firstLine="560"/>
        <w:jc w:val="center"/>
        <w:rPr>
          <w:sz w:val="28"/>
        </w:rPr>
      </w:pPr>
    </w:p>
    <w:p w14:paraId="43463173" w14:textId="77777777" w:rsidR="00D814CE" w:rsidRDefault="00D814CE" w:rsidP="00D814CE">
      <w:pPr>
        <w:ind w:firstLine="560"/>
        <w:jc w:val="center"/>
        <w:rPr>
          <w:sz w:val="28"/>
        </w:rPr>
      </w:pPr>
    </w:p>
    <w:p w14:paraId="76E3E550" w14:textId="77777777" w:rsidR="00D814CE" w:rsidRDefault="00D814CE" w:rsidP="00D814CE">
      <w:pPr>
        <w:ind w:firstLine="560"/>
        <w:jc w:val="center"/>
        <w:rPr>
          <w:sz w:val="28"/>
        </w:rPr>
      </w:pPr>
      <w:r>
        <w:rPr>
          <w:rFonts w:hint="eastAsia"/>
          <w:sz w:val="28"/>
        </w:rPr>
        <w:t>[</w:t>
      </w:r>
      <w:bookmarkStart w:id="397" w:name="_Hlk512786145"/>
      <w:r>
        <w:rPr>
          <w:rFonts w:ascii="宋体" w:hAnsi="宋体" w:cs="宋体" w:hint="eastAsia"/>
          <w:sz w:val="28"/>
        </w:rPr>
        <w:t>二零一九年三月二日</w:t>
      </w:r>
      <w:bookmarkEnd w:id="397"/>
      <w:r>
        <w:rPr>
          <w:rFonts w:hint="eastAsia"/>
          <w:sz w:val="28"/>
        </w:rPr>
        <w:t>]</w:t>
      </w:r>
    </w:p>
    <w:p w14:paraId="18D90525" w14:textId="77777777" w:rsidR="00D814CE" w:rsidRDefault="00D814CE" w:rsidP="00FC232D">
      <w:pPr>
        <w:pStyle w:val="3"/>
        <w:ind w:firstLine="643"/>
      </w:pPr>
      <w:r>
        <w:rPr>
          <w:rFonts w:hint="eastAsia"/>
        </w:rPr>
        <w:t>1.</w:t>
      </w:r>
      <w:r>
        <w:t xml:space="preserve"> </w:t>
      </w:r>
      <w:r>
        <w:rPr>
          <w:rFonts w:hint="eastAsia"/>
        </w:rPr>
        <w:t>引言</w:t>
      </w:r>
    </w:p>
    <w:p w14:paraId="58A71FBA" w14:textId="77777777" w:rsidR="00D814CE" w:rsidRDefault="00D814CE" w:rsidP="00D814CE">
      <w:pPr>
        <w:pStyle w:val="ab"/>
        <w:snapToGrid w:val="0"/>
        <w:ind w:firstLine="420"/>
      </w:pPr>
      <w:r>
        <w:rPr>
          <w:rFonts w:hint="eastAsia"/>
        </w:rPr>
        <w:t>1.1</w:t>
      </w:r>
      <w:r>
        <w:t xml:space="preserve"> </w:t>
      </w:r>
      <w:r>
        <w:rPr>
          <w:rFonts w:hint="eastAsia"/>
        </w:rPr>
        <w:t>编写目的</w:t>
      </w:r>
    </w:p>
    <w:p w14:paraId="1E7900C2" w14:textId="77777777" w:rsidR="00D814CE" w:rsidRDefault="00D814CE" w:rsidP="00D814CE">
      <w:pPr>
        <w:pStyle w:val="ab"/>
        <w:snapToGrid w:val="0"/>
        <w:ind w:firstLineChars="200" w:firstLine="420"/>
      </w:pPr>
      <w:r w:rsidRPr="00600ABE">
        <w:rPr>
          <w:rFonts w:hint="eastAsia"/>
        </w:rPr>
        <w:t>本报告旨在环境、数据和功能等方面系统分析</w:t>
      </w:r>
      <w:r>
        <w:rPr>
          <w:rFonts w:hint="eastAsia"/>
        </w:rPr>
        <w:t>基于代码混淆的</w:t>
      </w:r>
      <w:r>
        <w:t>W</w:t>
      </w:r>
      <w:r>
        <w:rPr>
          <w:rFonts w:hint="eastAsia"/>
        </w:rPr>
        <w:t>eb站点动态防御系统</w:t>
      </w:r>
      <w:r w:rsidRPr="00600ABE">
        <w:rPr>
          <w:rFonts w:hint="eastAsia"/>
        </w:rPr>
        <w:t>设计与实现的可行性，明确了项目开发目标、规划和处理流程，指出了目前该项目存在的缺陷与不足，并根据实际情况进行分析，预期针对的读者为</w:t>
      </w:r>
      <w:r>
        <w:rPr>
          <w:rFonts w:hint="eastAsia"/>
        </w:rPr>
        <w:t>基于代码混淆的</w:t>
      </w:r>
      <w:r>
        <w:t>W</w:t>
      </w:r>
      <w:r>
        <w:rPr>
          <w:rFonts w:hint="eastAsia"/>
        </w:rPr>
        <w:t>eb站点动态防御系统</w:t>
      </w:r>
      <w:r w:rsidRPr="00600ABE">
        <w:rPr>
          <w:rFonts w:hint="eastAsia"/>
        </w:rPr>
        <w:t>设计与实现的开发、设计、测试、文档编写和评审人员。</w:t>
      </w:r>
    </w:p>
    <w:p w14:paraId="231ED251" w14:textId="77777777" w:rsidR="00D814CE" w:rsidRDefault="00D814CE" w:rsidP="00D814CE">
      <w:pPr>
        <w:pStyle w:val="ab"/>
        <w:snapToGrid w:val="0"/>
        <w:ind w:firstLine="420"/>
      </w:pPr>
      <w:r>
        <w:rPr>
          <w:rFonts w:hint="eastAsia"/>
        </w:rPr>
        <w:t>1.2 背景</w:t>
      </w:r>
    </w:p>
    <w:p w14:paraId="70773DF9" w14:textId="77777777" w:rsidR="00D814CE" w:rsidRDefault="00D814CE" w:rsidP="00D814CE">
      <w:pPr>
        <w:pStyle w:val="ab"/>
        <w:snapToGrid w:val="0"/>
        <w:ind w:firstLineChars="200" w:firstLine="420"/>
      </w:pPr>
      <w:proofErr w:type="gramStart"/>
      <w:r>
        <w:t>a</w:t>
      </w:r>
      <w:proofErr w:type="gramEnd"/>
      <w:r>
        <w:t>.</w:t>
      </w:r>
      <w:r w:rsidRPr="00025DDC">
        <w:rPr>
          <w:rFonts w:hint="eastAsia"/>
        </w:rPr>
        <w:t xml:space="preserve"> </w:t>
      </w:r>
      <w:r>
        <w:rPr>
          <w:rFonts w:hint="eastAsia"/>
        </w:rPr>
        <w:t>基于代码混淆的</w:t>
      </w:r>
      <w:r>
        <w:t>W</w:t>
      </w:r>
      <w:r>
        <w:rPr>
          <w:rFonts w:hint="eastAsia"/>
        </w:rPr>
        <w:t>eb站点动态防御系统</w:t>
      </w:r>
    </w:p>
    <w:p w14:paraId="29915D6A" w14:textId="77777777" w:rsidR="00D814CE" w:rsidRDefault="00D814CE" w:rsidP="00D814CE">
      <w:pPr>
        <w:pStyle w:val="ab"/>
        <w:tabs>
          <w:tab w:val="num" w:pos="720"/>
        </w:tabs>
        <w:snapToGrid w:val="0"/>
        <w:ind w:firstLineChars="200" w:firstLine="420"/>
      </w:pPr>
      <w:r>
        <w:t>b.</w:t>
      </w:r>
      <w:r w:rsidRPr="00025DDC">
        <w:rPr>
          <w:rFonts w:hint="eastAsia"/>
        </w:rPr>
        <w:t xml:space="preserve"> </w:t>
      </w:r>
      <w:r w:rsidRPr="00931C72">
        <w:rPr>
          <w:rFonts w:hint="eastAsia"/>
        </w:rPr>
        <w:t>本项目的任务提出者、开发者:</w:t>
      </w:r>
      <w:r>
        <w:rPr>
          <w:rFonts w:hint="eastAsia"/>
        </w:rPr>
        <w:t>邵欣欣</w:t>
      </w:r>
      <w:r w:rsidRPr="00931C72">
        <w:rPr>
          <w:rFonts w:hint="eastAsia"/>
        </w:rPr>
        <w:t>；需要</w:t>
      </w:r>
      <w:r>
        <w:rPr>
          <w:rFonts w:hint="eastAsia"/>
        </w:rPr>
        <w:t>部署网站的</w:t>
      </w:r>
      <w:r>
        <w:t>技术人员</w:t>
      </w:r>
      <w:r w:rsidRPr="00931C72">
        <w:rPr>
          <w:rFonts w:hint="eastAsia"/>
        </w:rPr>
        <w:t>、运维人员；</w:t>
      </w:r>
    </w:p>
    <w:p w14:paraId="48B96AF9" w14:textId="77777777" w:rsidR="00D814CE" w:rsidRDefault="00D814CE" w:rsidP="00D814CE">
      <w:pPr>
        <w:pStyle w:val="ab"/>
        <w:tabs>
          <w:tab w:val="num" w:pos="720"/>
        </w:tabs>
        <w:snapToGrid w:val="0"/>
        <w:ind w:firstLineChars="200" w:firstLine="420"/>
      </w:pPr>
      <w:r>
        <w:t>c.</w:t>
      </w:r>
      <w:r>
        <w:rPr>
          <w:rFonts w:hint="eastAsia"/>
        </w:rPr>
        <w:t>当</w:t>
      </w:r>
      <w:r>
        <w:t>访问量大量到一定阈值，需要开发外部数据库来存储</w:t>
      </w:r>
      <w:r>
        <w:rPr>
          <w:rFonts w:hint="eastAsia"/>
        </w:rPr>
        <w:t>。</w:t>
      </w:r>
    </w:p>
    <w:p w14:paraId="0C49A688" w14:textId="77777777" w:rsidR="00D814CE" w:rsidRDefault="00D814CE" w:rsidP="00D814CE">
      <w:pPr>
        <w:pStyle w:val="ab"/>
        <w:snapToGrid w:val="0"/>
        <w:ind w:firstLineChars="200" w:firstLine="420"/>
      </w:pPr>
    </w:p>
    <w:p w14:paraId="00865B3E" w14:textId="77777777" w:rsidR="00D814CE" w:rsidRDefault="00D814CE" w:rsidP="00D814CE">
      <w:pPr>
        <w:pStyle w:val="ab"/>
        <w:snapToGrid w:val="0"/>
        <w:ind w:firstLine="420"/>
      </w:pPr>
      <w:r>
        <w:rPr>
          <w:rFonts w:hint="eastAsia"/>
        </w:rPr>
        <w:t>1.3 定义</w:t>
      </w:r>
    </w:p>
    <w:p w14:paraId="3D6716F7" w14:textId="77777777" w:rsidR="00D814CE" w:rsidRPr="004E60E1" w:rsidRDefault="00D814CE" w:rsidP="00D814CE">
      <w:pPr>
        <w:pStyle w:val="ab"/>
        <w:snapToGrid w:val="0"/>
        <w:ind w:firstLineChars="200" w:firstLine="420"/>
      </w:pPr>
      <w:r w:rsidRPr="004E60E1">
        <w:t>Chrome Extension：</w:t>
      </w:r>
      <w:r w:rsidRPr="004E60E1">
        <w:rPr>
          <w:rFonts w:hint="eastAsia"/>
        </w:rPr>
        <w:t>Chrome</w:t>
      </w:r>
      <w:r w:rsidRPr="004E60E1">
        <w:t>浏览器</w:t>
      </w:r>
      <w:r w:rsidRPr="004E60E1">
        <w:rPr>
          <w:rFonts w:hint="eastAsia"/>
        </w:rPr>
        <w:t>的</w:t>
      </w:r>
      <w:r w:rsidRPr="004E60E1">
        <w:t>扩展</w:t>
      </w:r>
      <w:r w:rsidRPr="004E60E1">
        <w:rPr>
          <w:rFonts w:hint="eastAsia"/>
        </w:rPr>
        <w:t>，扩展浏览器的功能，例如：捕捉特定网页的内容，捕捉HTTP报文，捕捉用户浏览动作，改变浏览器地址栏/起始页/书签/Tab等界面元素的行为，与别的站点通信，修改网页内容等。</w:t>
      </w:r>
    </w:p>
    <w:p w14:paraId="36E8D979" w14:textId="77777777" w:rsidR="00D814CE" w:rsidRPr="004E60E1" w:rsidRDefault="00D814CE" w:rsidP="00D814CE">
      <w:pPr>
        <w:pStyle w:val="ab"/>
        <w:snapToGrid w:val="0"/>
        <w:ind w:firstLineChars="200" w:firstLine="420"/>
      </w:pPr>
      <w:r w:rsidRPr="004E60E1">
        <w:rPr>
          <w:rFonts w:hint="eastAsia"/>
        </w:rPr>
        <w:t>HTML：</w:t>
      </w:r>
      <w:r w:rsidRPr="004E60E1">
        <w:t>Hyper Text Markup Language</w:t>
      </w:r>
      <w:r w:rsidRPr="004E60E1">
        <w:rPr>
          <w:rFonts w:hint="eastAsia"/>
        </w:rPr>
        <w:t>的</w:t>
      </w:r>
      <w:r w:rsidRPr="004E60E1">
        <w:t>缩写</w:t>
      </w:r>
      <w:r w:rsidRPr="004E60E1">
        <w:rPr>
          <w:rFonts w:hint="eastAsia"/>
        </w:rPr>
        <w:t>，超文本标记语言。HTML 不是一种编程语言，而是制作网页必需</w:t>
      </w:r>
      <w:r w:rsidRPr="004E60E1">
        <w:t>的标记语言。</w:t>
      </w:r>
      <w:r w:rsidRPr="004E60E1">
        <w:rPr>
          <w:rFonts w:hint="eastAsia"/>
        </w:rPr>
        <w:t>“超文本”指页面可以包含图片，链接，音乐和程序等非文字元素。</w:t>
      </w:r>
    </w:p>
    <w:p w14:paraId="1DEBD0CC" w14:textId="77777777" w:rsidR="00D814CE" w:rsidRPr="004E60E1" w:rsidRDefault="00D814CE" w:rsidP="00D814CE">
      <w:pPr>
        <w:pStyle w:val="ab"/>
        <w:snapToGrid w:val="0"/>
        <w:ind w:firstLineChars="200" w:firstLine="420"/>
      </w:pPr>
      <w:r w:rsidRPr="004E60E1">
        <w:t>JavaScript：</w:t>
      </w:r>
      <w:r w:rsidRPr="004E60E1">
        <w:rPr>
          <w:rFonts w:hint="eastAsia"/>
        </w:rPr>
        <w:t>JavaScript是因特网上最流行的脚本语言，一种直译式脚本语言。</w:t>
      </w:r>
    </w:p>
    <w:p w14:paraId="7AB5F3C7" w14:textId="77777777" w:rsidR="00D814CE" w:rsidRPr="004E60E1" w:rsidRDefault="00D814CE" w:rsidP="00D814CE">
      <w:pPr>
        <w:pStyle w:val="ab"/>
        <w:snapToGrid w:val="0"/>
        <w:ind w:firstLineChars="200" w:firstLine="420"/>
      </w:pPr>
      <w:r w:rsidRPr="004E60E1">
        <w:rPr>
          <w:rFonts w:hint="eastAsia"/>
        </w:rPr>
        <w:t>Gumbo</w:t>
      </w:r>
      <w:r w:rsidRPr="004E60E1">
        <w:t>：一个</w:t>
      </w:r>
      <w:r w:rsidRPr="004E60E1">
        <w:rPr>
          <w:rFonts w:hint="eastAsia"/>
        </w:rPr>
        <w:t>C语言</w:t>
      </w:r>
      <w:r w:rsidRPr="004E60E1">
        <w:t>编写的开源的HTML解析器。</w:t>
      </w:r>
    </w:p>
    <w:p w14:paraId="3156190C" w14:textId="77777777" w:rsidR="00D814CE" w:rsidRPr="004E60E1" w:rsidRDefault="00D814CE" w:rsidP="00D814CE">
      <w:pPr>
        <w:pStyle w:val="ab"/>
        <w:snapToGrid w:val="0"/>
        <w:ind w:firstLineChars="200" w:firstLine="420"/>
      </w:pPr>
      <w:r w:rsidRPr="004E60E1">
        <w:rPr>
          <w:rFonts w:hint="eastAsia"/>
        </w:rPr>
        <w:t>Duktape</w:t>
      </w:r>
      <w:r w:rsidRPr="004E60E1">
        <w:t>：一个</w:t>
      </w:r>
      <w:r w:rsidRPr="004E60E1">
        <w:rPr>
          <w:rFonts w:hint="eastAsia"/>
        </w:rPr>
        <w:t>C</w:t>
      </w:r>
      <w:r w:rsidRPr="004E60E1">
        <w:t>语言编写的可以嵌入C/C++工程</w:t>
      </w:r>
      <w:r w:rsidRPr="004E60E1">
        <w:rPr>
          <w:rFonts w:hint="eastAsia"/>
        </w:rPr>
        <w:t>的</w:t>
      </w:r>
      <w:r w:rsidRPr="004E60E1">
        <w:t>JavaScript引擎。</w:t>
      </w:r>
    </w:p>
    <w:p w14:paraId="4F0BAFA9" w14:textId="77777777" w:rsidR="00D814CE" w:rsidRPr="004E60E1" w:rsidRDefault="00D814CE" w:rsidP="00D814CE">
      <w:pPr>
        <w:pStyle w:val="ab"/>
        <w:snapToGrid w:val="0"/>
        <w:ind w:firstLineChars="200" w:firstLine="420"/>
      </w:pPr>
      <w:r w:rsidRPr="004E60E1">
        <w:rPr>
          <w:rFonts w:hint="eastAsia"/>
        </w:rPr>
        <w:t>反向代理服务器</w:t>
      </w:r>
      <w:r w:rsidRPr="004E60E1">
        <w:t>：</w:t>
      </w:r>
      <w:r w:rsidRPr="004E60E1">
        <w:rPr>
          <w:rFonts w:hint="eastAsia"/>
        </w:rPr>
        <w:t>反向代理服务器</w:t>
      </w:r>
      <w:r w:rsidRPr="004E60E1">
        <w:t>是服务器的一种，它连接一组或多组后端服务器</w:t>
      </w:r>
      <w:r w:rsidRPr="004E60E1">
        <w:rPr>
          <w:rFonts w:hint="eastAsia"/>
        </w:rPr>
        <w:t>。</w:t>
      </w:r>
      <w:r w:rsidRPr="004E60E1">
        <w:t>用户</w:t>
      </w:r>
      <w:r w:rsidRPr="004E60E1">
        <w:rPr>
          <w:rFonts w:hint="eastAsia"/>
        </w:rPr>
        <w:t>只知道</w:t>
      </w:r>
      <w:r w:rsidRPr="004E60E1">
        <w:t>反向</w:t>
      </w:r>
      <w:r w:rsidRPr="004E60E1">
        <w:rPr>
          <w:rFonts w:hint="eastAsia"/>
        </w:rPr>
        <w:t>代理</w:t>
      </w:r>
      <w:r w:rsidRPr="004E60E1">
        <w:t>服务器的</w:t>
      </w:r>
      <w:r w:rsidRPr="004E60E1">
        <w:rPr>
          <w:rFonts w:hint="eastAsia"/>
        </w:rPr>
        <w:t>IP</w:t>
      </w:r>
      <w:r w:rsidRPr="004E60E1">
        <w:t>地址，对于用户请求，</w:t>
      </w:r>
      <w:r w:rsidRPr="004E60E1">
        <w:rPr>
          <w:rFonts w:hint="eastAsia"/>
        </w:rPr>
        <w:t>由</w:t>
      </w:r>
      <w:r w:rsidRPr="004E60E1">
        <w:t>反向代理服务器</w:t>
      </w:r>
      <w:r w:rsidRPr="004E60E1">
        <w:rPr>
          <w:rFonts w:hint="eastAsia"/>
        </w:rPr>
        <w:t>向</w:t>
      </w:r>
      <w:r w:rsidRPr="004E60E1">
        <w:t>后端服务器进行请求，在发送给用户。</w:t>
      </w:r>
      <w:r w:rsidRPr="004E60E1">
        <w:rPr>
          <w:rFonts w:hint="eastAsia"/>
        </w:rPr>
        <w:t>它与前向代理</w:t>
      </w:r>
      <w:r w:rsidRPr="004E60E1">
        <w:t>的明显区别是，前向代理</w:t>
      </w:r>
      <w:r w:rsidRPr="004E60E1">
        <w:rPr>
          <w:rFonts w:hint="eastAsia"/>
        </w:rPr>
        <w:t>作为客户端的</w:t>
      </w:r>
      <w:r w:rsidRPr="004E60E1">
        <w:t>代理，可能会将资源发送给一个或多个客户端</w:t>
      </w:r>
      <w:r w:rsidRPr="004E60E1">
        <w:rPr>
          <w:rFonts w:hint="eastAsia"/>
        </w:rPr>
        <w:t>。</w:t>
      </w:r>
    </w:p>
    <w:p w14:paraId="0E5EB91E" w14:textId="77777777" w:rsidR="00D814CE" w:rsidRPr="004E60E1" w:rsidRDefault="00D814CE" w:rsidP="00D814CE">
      <w:pPr>
        <w:pStyle w:val="ab"/>
        <w:snapToGrid w:val="0"/>
        <w:ind w:firstLineChars="200" w:firstLine="420"/>
      </w:pPr>
      <w:r w:rsidRPr="004E60E1">
        <w:rPr>
          <w:rFonts w:hint="eastAsia"/>
        </w:rPr>
        <w:t>AngularJS</w:t>
      </w:r>
      <w:r w:rsidRPr="004E60E1">
        <w:t>：是</w:t>
      </w:r>
      <w:r w:rsidRPr="004E60E1">
        <w:rPr>
          <w:rFonts w:hint="eastAsia"/>
        </w:rPr>
        <w:t>一个</w:t>
      </w:r>
      <w:r w:rsidRPr="004E60E1">
        <w:t xml:space="preserve">JavaScript框架，使用MVC </w:t>
      </w:r>
      <w:r w:rsidRPr="004E60E1">
        <w:rPr>
          <w:rFonts w:hint="eastAsia"/>
        </w:rPr>
        <w:t>架构</w:t>
      </w:r>
      <w:r w:rsidRPr="004E60E1">
        <w:t>在HTML与JavaScript</w:t>
      </w:r>
      <w:proofErr w:type="gramStart"/>
      <w:r w:rsidRPr="004E60E1">
        <w:rPr>
          <w:rFonts w:hint="eastAsia"/>
        </w:rPr>
        <w:t>见</w:t>
      </w:r>
      <w:r w:rsidRPr="004E60E1">
        <w:t>提供</w:t>
      </w:r>
      <w:proofErr w:type="gramEnd"/>
      <w:r w:rsidRPr="004E60E1">
        <w:t>良好用户体验</w:t>
      </w:r>
      <w:r w:rsidRPr="004E60E1">
        <w:rPr>
          <w:rFonts w:hint="eastAsia"/>
        </w:rPr>
        <w:t>。</w:t>
      </w:r>
    </w:p>
    <w:p w14:paraId="62F07BC1" w14:textId="77777777" w:rsidR="00D814CE" w:rsidRPr="004E60E1" w:rsidRDefault="00D814CE" w:rsidP="00D814CE">
      <w:pPr>
        <w:pStyle w:val="ab"/>
        <w:snapToGrid w:val="0"/>
        <w:ind w:firstLineChars="200" w:firstLine="420"/>
      </w:pPr>
      <w:r w:rsidRPr="004E60E1">
        <w:t>slab</w:t>
      </w:r>
      <w:r w:rsidRPr="004E60E1">
        <w:rPr>
          <w:rFonts w:hint="eastAsia"/>
        </w:rPr>
        <w:t>共享</w:t>
      </w:r>
      <w:r w:rsidRPr="004E60E1">
        <w:t>内存：</w:t>
      </w:r>
      <w:r w:rsidRPr="004E60E1">
        <w:rPr>
          <w:rFonts w:hint="eastAsia"/>
        </w:rPr>
        <w:t>Nginx</w:t>
      </w:r>
      <w:r w:rsidRPr="004E60E1">
        <w:t>的设计架构是一个</w:t>
      </w:r>
      <w:proofErr w:type="gramStart"/>
      <w:r w:rsidRPr="004E60E1">
        <w:t>多进程</w:t>
      </w:r>
      <w:proofErr w:type="gramEnd"/>
      <w:r w:rsidRPr="004E60E1">
        <w:t>的程序，收到的请求分布在不同的进程上，当</w:t>
      </w:r>
      <w:r w:rsidRPr="004E60E1">
        <w:rPr>
          <w:rFonts w:hint="eastAsia"/>
        </w:rPr>
        <w:t>请求的完成</w:t>
      </w:r>
      <w:r w:rsidRPr="004E60E1">
        <w:t>需要</w:t>
      </w:r>
      <w:proofErr w:type="gramStart"/>
      <w:r w:rsidRPr="004E60E1">
        <w:rPr>
          <w:rFonts w:hint="eastAsia"/>
        </w:rPr>
        <w:t>各</w:t>
      </w:r>
      <w:r w:rsidRPr="004E60E1">
        <w:t>进程</w:t>
      </w:r>
      <w:proofErr w:type="gramEnd"/>
      <w:r w:rsidRPr="004E60E1">
        <w:t>相互配合时，进程间需要通信，</w:t>
      </w:r>
      <w:r w:rsidRPr="004E60E1">
        <w:rPr>
          <w:rFonts w:hint="eastAsia"/>
        </w:rPr>
        <w:t>但我们知道</w:t>
      </w:r>
      <w:r w:rsidRPr="004E60E1">
        <w:t>，</w:t>
      </w:r>
      <w:r w:rsidRPr="004E60E1">
        <w:rPr>
          <w:rFonts w:hint="eastAsia"/>
        </w:rPr>
        <w:t>进程间通信</w:t>
      </w:r>
      <w:r w:rsidRPr="004E60E1">
        <w:t>开发</w:t>
      </w:r>
      <w:r w:rsidRPr="004E60E1">
        <w:rPr>
          <w:rFonts w:hint="eastAsia"/>
        </w:rPr>
        <w:t>往往会很困难，为此</w:t>
      </w:r>
      <w:r w:rsidRPr="004E60E1">
        <w:t>，Nginx实现了一套</w:t>
      </w:r>
      <w:r w:rsidRPr="004E60E1">
        <w:rPr>
          <w:rFonts w:hint="eastAsia"/>
        </w:rPr>
        <w:t>共享</w:t>
      </w:r>
      <w:r w:rsidRPr="004E60E1">
        <w:t>内存管理机制</w:t>
      </w:r>
      <w:r w:rsidRPr="004E60E1">
        <w:rPr>
          <w:rFonts w:hint="eastAsia"/>
        </w:rPr>
        <w:t>-</w:t>
      </w:r>
      <w:r w:rsidRPr="004E60E1">
        <w:t>slab。</w:t>
      </w:r>
    </w:p>
    <w:p w14:paraId="3EC87C5F" w14:textId="77777777" w:rsidR="00D814CE" w:rsidRPr="004E60E1" w:rsidRDefault="00D814CE" w:rsidP="00D814CE">
      <w:pPr>
        <w:pStyle w:val="ab"/>
        <w:snapToGrid w:val="0"/>
        <w:ind w:firstLineChars="200" w:firstLine="420"/>
      </w:pPr>
      <w:r w:rsidRPr="004E60E1">
        <w:rPr>
          <w:rFonts w:hint="eastAsia"/>
        </w:rPr>
        <w:t>红黑树</w:t>
      </w:r>
      <w:r w:rsidRPr="004E60E1">
        <w:t>：</w:t>
      </w:r>
      <w:r w:rsidRPr="004E60E1">
        <w:rPr>
          <w:rFonts w:hint="eastAsia"/>
        </w:rPr>
        <w:t>一种</w:t>
      </w:r>
      <w:r w:rsidRPr="004E60E1">
        <w:t>数据结构，自</w:t>
      </w:r>
      <w:proofErr w:type="gramStart"/>
      <w:r w:rsidRPr="004E60E1">
        <w:t>平衡</w:t>
      </w:r>
      <w:r w:rsidRPr="004E60E1">
        <w:rPr>
          <w:rFonts w:hint="eastAsia"/>
        </w:rPr>
        <w:t>二叉</w:t>
      </w:r>
      <w:r w:rsidRPr="004E60E1">
        <w:t>查找</w:t>
      </w:r>
      <w:proofErr w:type="gramEnd"/>
      <w:r w:rsidRPr="004E60E1">
        <w:t>树</w:t>
      </w:r>
      <w:r w:rsidRPr="004E60E1">
        <w:rPr>
          <w:rFonts w:hint="eastAsia"/>
        </w:rPr>
        <w:t>。</w:t>
      </w:r>
    </w:p>
    <w:p w14:paraId="2C581983" w14:textId="77777777" w:rsidR="00D814CE" w:rsidRPr="004E60E1" w:rsidRDefault="00D814CE" w:rsidP="00D814CE">
      <w:pPr>
        <w:pStyle w:val="ab"/>
        <w:snapToGrid w:val="0"/>
        <w:ind w:firstLineChars="200" w:firstLine="420"/>
      </w:pPr>
      <w:r w:rsidRPr="004E60E1">
        <w:t>subrequest</w:t>
      </w:r>
      <w:r w:rsidRPr="004E60E1">
        <w:rPr>
          <w:rFonts w:hint="eastAsia"/>
        </w:rPr>
        <w:t>:</w:t>
      </w:r>
      <w:r w:rsidRPr="004E60E1">
        <w:t>N</w:t>
      </w:r>
      <w:r w:rsidRPr="004E60E1">
        <w:rPr>
          <w:rFonts w:hint="eastAsia"/>
        </w:rPr>
        <w:t>ginx</w:t>
      </w:r>
      <w:r w:rsidRPr="004E60E1">
        <w:t>模块中处理子请求的模块。</w:t>
      </w:r>
    </w:p>
    <w:p w14:paraId="4AD777A1" w14:textId="77777777" w:rsidR="00D814CE" w:rsidRPr="004E60E1" w:rsidRDefault="00D814CE" w:rsidP="00D814CE">
      <w:pPr>
        <w:pStyle w:val="ab"/>
        <w:snapToGrid w:val="0"/>
        <w:ind w:firstLineChars="200" w:firstLine="420"/>
      </w:pPr>
      <w:r w:rsidRPr="004E60E1">
        <w:rPr>
          <w:rFonts w:hint="eastAsia"/>
        </w:rPr>
        <w:t>DOM</w:t>
      </w:r>
      <w:r w:rsidRPr="004E60E1">
        <w:t>：Document Object Model</w:t>
      </w:r>
      <w:r w:rsidRPr="004E60E1">
        <w:rPr>
          <w:rFonts w:hint="eastAsia"/>
        </w:rPr>
        <w:t>，</w:t>
      </w:r>
      <w:r w:rsidRPr="004E60E1">
        <w:t>文档对象模型。</w:t>
      </w:r>
      <w:r w:rsidRPr="004E60E1">
        <w:rPr>
          <w:rFonts w:hint="eastAsia"/>
        </w:rPr>
        <w:t>简单来说</w:t>
      </w:r>
      <w:r w:rsidRPr="004E60E1">
        <w:t>，就是一个HTML文件对应结构的数据结构。</w:t>
      </w:r>
      <w:r w:rsidRPr="004E60E1">
        <w:rPr>
          <w:rFonts w:hint="eastAsia"/>
        </w:rPr>
        <w:t>DOM</w:t>
      </w:r>
      <w:r w:rsidRPr="004E60E1">
        <w:t>是</w:t>
      </w:r>
      <w:r w:rsidRPr="004E60E1">
        <w:rPr>
          <w:rFonts w:hint="eastAsia"/>
        </w:rPr>
        <w:t>表示和处理一个HTML或XML文档的常用方法。是</w:t>
      </w:r>
      <w:r w:rsidRPr="004E60E1">
        <w:t>以</w:t>
      </w:r>
      <w:r w:rsidRPr="004E60E1">
        <w:rPr>
          <w:rFonts w:hint="eastAsia"/>
        </w:rPr>
        <w:t>面向对象</w:t>
      </w:r>
      <w:r w:rsidRPr="004E60E1">
        <w:t>的</w:t>
      </w:r>
      <w:r w:rsidRPr="004E60E1">
        <w:rPr>
          <w:rFonts w:hint="eastAsia"/>
        </w:rPr>
        <w:t>方式描述文档的模型。每一个</w:t>
      </w:r>
      <w:r w:rsidRPr="004E60E1">
        <w:t>标签都是树上的一个节点。</w:t>
      </w:r>
    </w:p>
    <w:p w14:paraId="47152871" w14:textId="77777777" w:rsidR="00D814CE" w:rsidRPr="004E60E1" w:rsidRDefault="00D814CE" w:rsidP="00D814CE">
      <w:pPr>
        <w:pStyle w:val="ab"/>
        <w:snapToGrid w:val="0"/>
        <w:ind w:firstLineChars="200" w:firstLine="420"/>
      </w:pPr>
      <w:r w:rsidRPr="004E60E1">
        <w:rPr>
          <w:rFonts w:hint="eastAsia"/>
        </w:rPr>
        <w:t>AST：Abstract Syntax Tree，抽象语法树，简称语法树，是源代码语法结构的抽象表示。它以树的形式表示编程语言的语法结构，分析</w:t>
      </w:r>
      <w:r w:rsidRPr="004E60E1">
        <w:t>源代码更直观，更形象</w:t>
      </w:r>
      <w:r w:rsidRPr="004E60E1">
        <w:rPr>
          <w:rFonts w:hint="eastAsia"/>
        </w:rPr>
        <w:t>，</w:t>
      </w:r>
      <w:r w:rsidRPr="004E60E1">
        <w:t>更贴近人的感性认知</w:t>
      </w:r>
      <w:r w:rsidRPr="004E60E1">
        <w:rPr>
          <w:rFonts w:hint="eastAsia"/>
        </w:rPr>
        <w:t>。</w:t>
      </w:r>
    </w:p>
    <w:p w14:paraId="11BD3F6F" w14:textId="77777777" w:rsidR="00D814CE" w:rsidRPr="004E60E1" w:rsidRDefault="00D814CE" w:rsidP="00D814CE">
      <w:pPr>
        <w:pStyle w:val="ab"/>
        <w:snapToGrid w:val="0"/>
        <w:ind w:firstLineChars="200" w:firstLine="420"/>
      </w:pPr>
      <w:r w:rsidRPr="004E60E1">
        <w:rPr>
          <w:rFonts w:hint="eastAsia"/>
        </w:rPr>
        <w:t>代码混淆</w:t>
      </w:r>
      <w:r w:rsidRPr="004E60E1">
        <w:t>：</w:t>
      </w:r>
      <w:r w:rsidRPr="004E60E1">
        <w:rPr>
          <w:rFonts w:hint="eastAsia"/>
        </w:rPr>
        <w:t>本系统</w:t>
      </w:r>
      <w:r w:rsidRPr="004E60E1">
        <w:t>中涉及到的代码混淆均不涉及到加密解密，</w:t>
      </w:r>
      <w:r w:rsidRPr="004E60E1">
        <w:rPr>
          <w:rFonts w:hint="eastAsia"/>
        </w:rPr>
        <w:t>对于</w:t>
      </w:r>
      <w:r w:rsidRPr="004E60E1">
        <w:t>人来说，通过</w:t>
      </w:r>
      <w:r w:rsidRPr="004E60E1">
        <w:rPr>
          <w:rFonts w:hint="eastAsia"/>
        </w:rPr>
        <w:t>改变形式让</w:t>
      </w:r>
      <w:r w:rsidRPr="004E60E1">
        <w:t>脚本代码</w:t>
      </w:r>
      <w:r w:rsidRPr="004E60E1">
        <w:rPr>
          <w:rFonts w:hint="eastAsia"/>
        </w:rPr>
        <w:t>变得</w:t>
      </w:r>
      <w:r w:rsidRPr="004E60E1">
        <w:t>晦涩难懂，</w:t>
      </w:r>
      <w:r w:rsidRPr="004E60E1">
        <w:rPr>
          <w:rFonts w:hint="eastAsia"/>
        </w:rPr>
        <w:t>但对于</w:t>
      </w:r>
      <w:r w:rsidRPr="004E60E1">
        <w:t>机器来说，并没</w:t>
      </w:r>
      <w:r w:rsidRPr="004E60E1">
        <w:rPr>
          <w:rFonts w:hint="eastAsia"/>
        </w:rPr>
        <w:t>有</w:t>
      </w:r>
      <w:r w:rsidRPr="004E60E1">
        <w:t>实质不同。</w:t>
      </w:r>
    </w:p>
    <w:p w14:paraId="24374AA3" w14:textId="77777777" w:rsidR="00D814CE" w:rsidRPr="004E60E1" w:rsidRDefault="00D814CE" w:rsidP="00D814CE">
      <w:pPr>
        <w:pStyle w:val="ab"/>
        <w:snapToGrid w:val="0"/>
        <w:ind w:firstLineChars="200" w:firstLine="420"/>
      </w:pPr>
      <w:r w:rsidRPr="004E60E1">
        <w:rPr>
          <w:rFonts w:hint="eastAsia"/>
        </w:rPr>
        <w:t>MD</w:t>
      </w:r>
      <w:r w:rsidRPr="004E60E1">
        <w:t>5</w:t>
      </w:r>
      <w:r w:rsidRPr="004E60E1">
        <w:rPr>
          <w:rFonts w:hint="eastAsia"/>
        </w:rPr>
        <w:t>：</w:t>
      </w:r>
      <w:r w:rsidRPr="004E60E1">
        <w:t>MD5 Message-Digest Algorithm</w:t>
      </w:r>
      <w:r w:rsidRPr="004E60E1">
        <w:rPr>
          <w:rFonts w:hint="eastAsia"/>
        </w:rPr>
        <w:t>，MD5消息摘要算法。MD5将文本信息，通过其不可逆的字符串变换算法，产生了这个唯一的MD5信息。</w:t>
      </w:r>
    </w:p>
    <w:p w14:paraId="7837035D" w14:textId="77777777" w:rsidR="00D814CE" w:rsidRPr="004E60E1" w:rsidRDefault="00D814CE" w:rsidP="00D814CE">
      <w:pPr>
        <w:pStyle w:val="ab"/>
        <w:snapToGrid w:val="0"/>
        <w:ind w:firstLineChars="200" w:firstLine="420"/>
      </w:pPr>
    </w:p>
    <w:p w14:paraId="7188F0CE" w14:textId="77777777" w:rsidR="00D814CE" w:rsidRDefault="00D814CE" w:rsidP="00D814CE">
      <w:pPr>
        <w:pStyle w:val="ab"/>
        <w:snapToGrid w:val="0"/>
        <w:ind w:firstLineChars="200" w:firstLine="420"/>
      </w:pPr>
    </w:p>
    <w:p w14:paraId="2D8B0FF0" w14:textId="77777777" w:rsidR="00D814CE" w:rsidRDefault="00D814CE" w:rsidP="00D814CE">
      <w:pPr>
        <w:pStyle w:val="ab"/>
        <w:snapToGrid w:val="0"/>
        <w:ind w:firstLine="420"/>
      </w:pPr>
      <w:r>
        <w:rPr>
          <w:rFonts w:hint="eastAsia"/>
        </w:rPr>
        <w:t>1.4 参考资料</w:t>
      </w:r>
    </w:p>
    <w:p w14:paraId="4AEF42D4" w14:textId="556C9FBA" w:rsidR="00D814CE" w:rsidRDefault="00475572" w:rsidP="00D814CE">
      <w:pPr>
        <w:pStyle w:val="ab"/>
        <w:snapToGrid w:val="0"/>
        <w:ind w:firstLineChars="200" w:firstLine="420"/>
      </w:pPr>
      <w:r>
        <w:rPr>
          <w:rFonts w:hint="eastAsia"/>
        </w:rPr>
        <w:t>[1</w:t>
      </w:r>
      <w:r w:rsidR="00D814CE" w:rsidRPr="005F3161">
        <w:rPr>
          <w:rFonts w:hint="eastAsia"/>
        </w:rPr>
        <w:t xml:space="preserve">] </w:t>
      </w:r>
      <w:proofErr w:type="gramStart"/>
      <w:r w:rsidR="00D814CE" w:rsidRPr="005F3161">
        <w:rPr>
          <w:rFonts w:hint="eastAsia"/>
        </w:rPr>
        <w:t>马蔚</w:t>
      </w:r>
      <w:proofErr w:type="gramEnd"/>
      <w:r w:rsidR="00D814CE" w:rsidRPr="005F3161">
        <w:rPr>
          <w:rFonts w:hint="eastAsia"/>
        </w:rPr>
        <w:t>,郑霖,</w:t>
      </w:r>
      <w:proofErr w:type="gramStart"/>
      <w:r w:rsidR="00D814CE" w:rsidRPr="005F3161">
        <w:rPr>
          <w:rFonts w:hint="eastAsia"/>
        </w:rPr>
        <w:t>何久</w:t>
      </w:r>
      <w:proofErr w:type="gramEnd"/>
      <w:r w:rsidR="00D814CE" w:rsidRPr="005F3161">
        <w:rPr>
          <w:rFonts w:hint="eastAsia"/>
        </w:rPr>
        <w:t>. 动态变换技术防御 Ｓtｒｕｔｓ２ Ｓ2 －０３２ 零日攻击研究[J].信息安全研究,2016,08:748</w:t>
      </w:r>
    </w:p>
    <w:p w14:paraId="57E39448" w14:textId="77777777" w:rsidR="00D814CE" w:rsidRDefault="00D814CE" w:rsidP="00D814CE">
      <w:pPr>
        <w:pStyle w:val="ab"/>
        <w:snapToGrid w:val="0"/>
        <w:ind w:firstLineChars="200" w:firstLine="420"/>
      </w:pPr>
    </w:p>
    <w:p w14:paraId="50BC831E" w14:textId="77777777" w:rsidR="00D814CE" w:rsidRDefault="00D814CE" w:rsidP="00FC232D">
      <w:pPr>
        <w:pStyle w:val="3"/>
        <w:ind w:firstLine="643"/>
      </w:pPr>
      <w:r>
        <w:rPr>
          <w:rFonts w:hint="eastAsia"/>
        </w:rPr>
        <w:t>2.</w:t>
      </w:r>
      <w:r>
        <w:t xml:space="preserve"> </w:t>
      </w:r>
      <w:r>
        <w:rPr>
          <w:rFonts w:hint="eastAsia"/>
        </w:rPr>
        <w:t>可行性研究的前提</w:t>
      </w:r>
    </w:p>
    <w:p w14:paraId="6AFF047E" w14:textId="3C010400" w:rsidR="00D814CE" w:rsidDel="00FE63EA" w:rsidRDefault="00D814CE" w:rsidP="00D814CE">
      <w:pPr>
        <w:pStyle w:val="ab"/>
        <w:snapToGrid w:val="0"/>
        <w:ind w:firstLineChars="200" w:firstLine="420"/>
        <w:rPr>
          <w:del w:id="398" w:author="dadi" w:date="2019-04-28T23:15:00Z"/>
        </w:rPr>
      </w:pPr>
    </w:p>
    <w:p w14:paraId="545C3382" w14:textId="77777777" w:rsidR="00D814CE" w:rsidRDefault="00D814CE" w:rsidP="00D814CE">
      <w:pPr>
        <w:pStyle w:val="ab"/>
        <w:snapToGrid w:val="0"/>
        <w:ind w:firstLine="420"/>
      </w:pPr>
      <w:r>
        <w:rPr>
          <w:rFonts w:hint="eastAsia"/>
        </w:rPr>
        <w:t>2.1</w:t>
      </w:r>
      <w:r>
        <w:t xml:space="preserve"> </w:t>
      </w:r>
      <w:r>
        <w:rPr>
          <w:rFonts w:hint="eastAsia"/>
        </w:rPr>
        <w:t>要求</w:t>
      </w:r>
    </w:p>
    <w:p w14:paraId="7030E50E" w14:textId="77777777" w:rsidR="00D814CE" w:rsidRDefault="00D814CE" w:rsidP="00D814CE">
      <w:pPr>
        <w:pStyle w:val="ab"/>
        <w:snapToGrid w:val="0"/>
        <w:ind w:firstLineChars="200" w:firstLine="420"/>
        <w:rPr>
          <w:ins w:id="399" w:author="dadi" w:date="2019-04-28T23:16:00Z"/>
        </w:rPr>
      </w:pPr>
      <w:r>
        <w:rPr>
          <w:rFonts w:hint="eastAsia"/>
        </w:rPr>
        <w:t>本系统要</w:t>
      </w:r>
      <w:r>
        <w:t>实现</w:t>
      </w:r>
      <w:r>
        <w:rPr>
          <w:rFonts w:hint="eastAsia"/>
        </w:rPr>
        <w:t>动态</w:t>
      </w:r>
      <w:r>
        <w:t>ID机制和代码混淆处理</w:t>
      </w:r>
      <w:r>
        <w:rPr>
          <w:rFonts w:hint="eastAsia"/>
        </w:rPr>
        <w:t>，</w:t>
      </w:r>
      <w:r>
        <w:t>要求系统对用户友好，</w:t>
      </w:r>
      <w:r>
        <w:rPr>
          <w:rFonts w:hint="eastAsia"/>
        </w:rPr>
        <w:t>本系统</w:t>
      </w:r>
      <w:r>
        <w:t>目标于安全方向，但</w:t>
      </w:r>
      <w:r>
        <w:rPr>
          <w:rFonts w:hint="eastAsia"/>
        </w:rPr>
        <w:t>从业务方面考虑</w:t>
      </w:r>
      <w:r>
        <w:t>，在安全之前提，</w:t>
      </w:r>
      <w:r>
        <w:rPr>
          <w:rFonts w:hint="eastAsia"/>
        </w:rPr>
        <w:t>务必保证对被代理网站</w:t>
      </w:r>
      <w:r>
        <w:t>的业务没有影响，对用户的正常使用没有造成困扰，保证良好的用户体验才是基础。</w:t>
      </w:r>
    </w:p>
    <w:p w14:paraId="2C922806" w14:textId="77777777" w:rsidR="00FE63EA" w:rsidRPr="00BE6A51" w:rsidRDefault="00FE63EA" w:rsidP="00D814CE">
      <w:pPr>
        <w:pStyle w:val="ab"/>
        <w:snapToGrid w:val="0"/>
        <w:ind w:firstLineChars="200" w:firstLine="420"/>
      </w:pPr>
    </w:p>
    <w:p w14:paraId="1ED03A55" w14:textId="77777777" w:rsidR="00D814CE" w:rsidRDefault="00D814CE" w:rsidP="00D814CE">
      <w:pPr>
        <w:pStyle w:val="ab"/>
        <w:snapToGrid w:val="0"/>
        <w:ind w:firstLine="420"/>
      </w:pPr>
      <w:r>
        <w:rPr>
          <w:rFonts w:hint="eastAsia"/>
        </w:rPr>
        <w:t>2.2 目标</w:t>
      </w:r>
    </w:p>
    <w:p w14:paraId="355A8640" w14:textId="77777777" w:rsidR="00D814CE" w:rsidRDefault="00D814CE" w:rsidP="00D814CE">
      <w:pPr>
        <w:pStyle w:val="ab"/>
        <w:snapToGrid w:val="0"/>
        <w:ind w:firstLineChars="200" w:firstLine="420"/>
      </w:pPr>
      <w:r>
        <w:rPr>
          <w:rFonts w:hint="eastAsia"/>
        </w:rPr>
        <w:t>一个可以添加</w:t>
      </w:r>
      <w:r>
        <w:t>到反向代理服务器上的模块，目标是过滤掉一些自动化请求。需要注明的是</w:t>
      </w:r>
      <w:r>
        <w:rPr>
          <w:rFonts w:hint="eastAsia"/>
        </w:rPr>
        <w:t>，</w:t>
      </w:r>
      <w:r>
        <w:t>这里的反向代理服务</w:t>
      </w:r>
      <w:proofErr w:type="gramStart"/>
      <w:r>
        <w:t>器具体指</w:t>
      </w:r>
      <w:proofErr w:type="gramEnd"/>
      <w:r>
        <w:t>Nginx</w:t>
      </w:r>
      <w:r>
        <w:rPr>
          <w:rFonts w:hint="eastAsia"/>
        </w:rPr>
        <w:t>。</w:t>
      </w:r>
    </w:p>
    <w:p w14:paraId="6CDD2801" w14:textId="77777777" w:rsidR="00D814CE" w:rsidRDefault="00D814CE" w:rsidP="00D814CE">
      <w:pPr>
        <w:pStyle w:val="ab"/>
        <w:snapToGrid w:val="0"/>
        <w:ind w:firstLineChars="200" w:firstLine="420"/>
      </w:pPr>
    </w:p>
    <w:p w14:paraId="7B5497A2" w14:textId="77777777" w:rsidR="00D814CE" w:rsidRDefault="00D814CE" w:rsidP="00D814CE">
      <w:pPr>
        <w:pStyle w:val="ab"/>
        <w:snapToGrid w:val="0"/>
        <w:ind w:firstLine="420"/>
      </w:pPr>
      <w:r>
        <w:rPr>
          <w:rFonts w:hint="eastAsia"/>
        </w:rPr>
        <w:t>2.3</w:t>
      </w:r>
      <w:r>
        <w:t xml:space="preserve"> </w:t>
      </w:r>
      <w:r>
        <w:rPr>
          <w:rFonts w:hint="eastAsia"/>
        </w:rPr>
        <w:t>条件、假定和限制</w:t>
      </w:r>
    </w:p>
    <w:p w14:paraId="774A29FE" w14:textId="0E033843" w:rsidR="00D814CE" w:rsidDel="00FE63EA" w:rsidRDefault="00D814CE" w:rsidP="00D814CE">
      <w:pPr>
        <w:pStyle w:val="ab"/>
        <w:snapToGrid w:val="0"/>
        <w:ind w:firstLineChars="200" w:firstLine="420"/>
        <w:rPr>
          <w:del w:id="400" w:author="dadi" w:date="2019-04-28T23:16:00Z"/>
        </w:rPr>
      </w:pPr>
      <w:r>
        <w:rPr>
          <w:rFonts w:hint="eastAsia"/>
        </w:rPr>
        <w:t>条件</w:t>
      </w:r>
      <w:r>
        <w:t>：</w:t>
      </w:r>
    </w:p>
    <w:p w14:paraId="7339F71F" w14:textId="77777777" w:rsidR="00D814CE" w:rsidRDefault="00D814CE" w:rsidP="00D814CE">
      <w:pPr>
        <w:pStyle w:val="ab"/>
        <w:snapToGrid w:val="0"/>
        <w:ind w:firstLineChars="200" w:firstLine="420"/>
      </w:pPr>
    </w:p>
    <w:p w14:paraId="11CA583A" w14:textId="77777777" w:rsidR="00D814CE" w:rsidRDefault="00D814CE" w:rsidP="00D814CE">
      <w:pPr>
        <w:pStyle w:val="ab"/>
        <w:snapToGrid w:val="0"/>
        <w:ind w:firstLineChars="200" w:firstLine="420"/>
      </w:pPr>
      <w:r>
        <w:rPr>
          <w:rFonts w:hint="eastAsia"/>
        </w:rPr>
        <w:t>必须配置</w:t>
      </w:r>
      <w:r>
        <w:t>Nginx对上游</w:t>
      </w:r>
      <w:r>
        <w:rPr>
          <w:rFonts w:hint="eastAsia"/>
        </w:rPr>
        <w:t>响应</w:t>
      </w:r>
      <w:r>
        <w:t>的缓存完全容纳可能出现的</w:t>
      </w:r>
      <w:r>
        <w:rPr>
          <w:rFonts w:hint="eastAsia"/>
        </w:rPr>
        <w:t>最大</w:t>
      </w:r>
      <w:r>
        <w:t>的文本文件。</w:t>
      </w:r>
      <w:r>
        <w:rPr>
          <w:rFonts w:hint="eastAsia"/>
        </w:rPr>
        <w:t>请估计好网站涉及</w:t>
      </w:r>
      <w:r>
        <w:t>到的HTML</w:t>
      </w:r>
      <w:r>
        <w:rPr>
          <w:rFonts w:hint="eastAsia"/>
        </w:rPr>
        <w:t>文件或</w:t>
      </w:r>
      <w:r>
        <w:t>JavaScript文件的最大大小。</w:t>
      </w:r>
    </w:p>
    <w:p w14:paraId="1AA75535" w14:textId="77777777" w:rsidR="00D814CE" w:rsidRDefault="00D814CE" w:rsidP="00D814CE">
      <w:pPr>
        <w:pStyle w:val="ab"/>
        <w:snapToGrid w:val="0"/>
        <w:ind w:firstLineChars="200" w:firstLine="420"/>
        <w:rPr>
          <w:ins w:id="401" w:author="dadi" w:date="2019-04-28T23:16:00Z"/>
        </w:rPr>
      </w:pPr>
      <w:r>
        <w:rPr>
          <w:rFonts w:hint="eastAsia"/>
        </w:rPr>
        <w:t>保证</w:t>
      </w:r>
      <w:r>
        <w:t>请求的</w:t>
      </w:r>
      <w:r>
        <w:rPr>
          <w:rFonts w:hint="eastAsia"/>
        </w:rPr>
        <w:t>及时结束</w:t>
      </w:r>
      <w:r>
        <w:t>，本系统中要求keepalive为off</w:t>
      </w:r>
      <w:r>
        <w:rPr>
          <w:rFonts w:hint="eastAsia"/>
        </w:rPr>
        <w:t>。</w:t>
      </w:r>
    </w:p>
    <w:p w14:paraId="7E16452B" w14:textId="77777777" w:rsidR="00FE63EA" w:rsidRPr="00470864" w:rsidRDefault="00FE63EA" w:rsidP="00D814CE">
      <w:pPr>
        <w:pStyle w:val="ab"/>
        <w:snapToGrid w:val="0"/>
        <w:ind w:firstLineChars="200" w:firstLine="420"/>
      </w:pPr>
    </w:p>
    <w:p w14:paraId="207C8535" w14:textId="77777777" w:rsidR="00D814CE" w:rsidRDefault="00D814CE" w:rsidP="00D814CE">
      <w:pPr>
        <w:pStyle w:val="ab"/>
        <w:snapToGrid w:val="0"/>
        <w:ind w:firstLine="420"/>
      </w:pPr>
      <w:r>
        <w:rPr>
          <w:rFonts w:hint="eastAsia"/>
        </w:rPr>
        <w:t>2.4 进行可行性研究的方法</w:t>
      </w:r>
    </w:p>
    <w:p w14:paraId="640F0982" w14:textId="4AC29063" w:rsidR="00D814CE" w:rsidDel="00FE63EA" w:rsidRDefault="00D814CE" w:rsidP="00D814CE">
      <w:pPr>
        <w:pStyle w:val="ab"/>
        <w:snapToGrid w:val="0"/>
        <w:ind w:firstLineChars="200" w:firstLine="420"/>
        <w:rPr>
          <w:del w:id="402" w:author="dadi" w:date="2019-04-28T23:16:00Z"/>
        </w:rPr>
      </w:pPr>
      <w:del w:id="403" w:author="dadi" w:date="2019-04-28T23:16:00Z">
        <w:r w:rsidDel="00FE63EA">
          <w:delText>[</w:delText>
        </w:r>
        <w:r w:rsidDel="00FE63EA">
          <w:rPr>
            <w:rFonts w:hint="eastAsia"/>
          </w:rPr>
          <w:delText>说明这项可行性研究将是如何进行的，所建议的系统将是如何评价的，摘要说明所使用的基本方法和策略。</w:delText>
        </w:r>
        <w:r w:rsidDel="00FE63EA">
          <w:delText>]</w:delText>
        </w:r>
      </w:del>
    </w:p>
    <w:p w14:paraId="2FECB677" w14:textId="77777777" w:rsidR="00D814CE" w:rsidRDefault="00D814CE" w:rsidP="00D814CE">
      <w:pPr>
        <w:pStyle w:val="ab"/>
        <w:snapToGrid w:val="0"/>
        <w:ind w:firstLineChars="200" w:firstLine="420"/>
      </w:pPr>
      <w:r>
        <w:rPr>
          <w:rFonts w:hint="eastAsia"/>
        </w:rPr>
        <w:t>调研</w:t>
      </w:r>
      <w:r>
        <w:t>目前市场</w:t>
      </w:r>
      <w:r>
        <w:rPr>
          <w:rFonts w:hint="eastAsia"/>
        </w:rPr>
        <w:t>上</w:t>
      </w:r>
      <w:r>
        <w:t>的网站防御系统，使用原理，目前网站</w:t>
      </w:r>
      <w:r>
        <w:rPr>
          <w:rFonts w:hint="eastAsia"/>
        </w:rPr>
        <w:t>防御</w:t>
      </w:r>
      <w:r>
        <w:t>普及程度，防范程度</w:t>
      </w:r>
      <w:r>
        <w:rPr>
          <w:rFonts w:hint="eastAsia"/>
        </w:rPr>
        <w:t>。</w:t>
      </w:r>
      <w:r>
        <w:t>以及</w:t>
      </w:r>
      <w:r>
        <w:rPr>
          <w:rFonts w:hint="eastAsia"/>
        </w:rPr>
        <w:t>，</w:t>
      </w:r>
      <w:r>
        <w:t>目前自动化攻击常用形式</w:t>
      </w:r>
      <w:r>
        <w:rPr>
          <w:rFonts w:hint="eastAsia"/>
        </w:rPr>
        <w:t>。</w:t>
      </w:r>
    </w:p>
    <w:p w14:paraId="2720BED6" w14:textId="77777777" w:rsidR="00D814CE" w:rsidRPr="00764AE7" w:rsidRDefault="00D814CE" w:rsidP="00D814CE">
      <w:pPr>
        <w:pStyle w:val="ab"/>
        <w:snapToGrid w:val="0"/>
        <w:ind w:firstLineChars="200" w:firstLine="420"/>
      </w:pPr>
      <w:r>
        <w:rPr>
          <w:rFonts w:hint="eastAsia"/>
        </w:rPr>
        <w:t>从</w:t>
      </w:r>
      <w:r>
        <w:t>目前专利论文情况了解</w:t>
      </w:r>
      <w:r>
        <w:rPr>
          <w:rFonts w:hint="eastAsia"/>
        </w:rPr>
        <w:t>前沿</w:t>
      </w:r>
      <w:r>
        <w:t>技术</w:t>
      </w:r>
      <w:r>
        <w:rPr>
          <w:rFonts w:hint="eastAsia"/>
        </w:rPr>
        <w:t>。</w:t>
      </w:r>
      <w:r>
        <w:t>确定我们</w:t>
      </w:r>
      <w:r>
        <w:rPr>
          <w:rFonts w:hint="eastAsia"/>
        </w:rPr>
        <w:t>的</w:t>
      </w:r>
      <w:r>
        <w:t>技术路线。</w:t>
      </w:r>
    </w:p>
    <w:p w14:paraId="2E45D5C9" w14:textId="77777777" w:rsidR="00D814CE" w:rsidRDefault="00D814CE" w:rsidP="00D814CE">
      <w:pPr>
        <w:pStyle w:val="ab"/>
        <w:snapToGrid w:val="0"/>
        <w:ind w:firstLineChars="200" w:firstLine="420"/>
        <w:rPr>
          <w:ins w:id="404" w:author="dadi" w:date="2019-04-28T23:16:00Z"/>
        </w:rPr>
      </w:pPr>
      <w:r>
        <w:rPr>
          <w:rFonts w:hint="eastAsia"/>
        </w:rPr>
        <w:t>宽泛了解</w:t>
      </w:r>
      <w:r>
        <w:t>技术难以</w:t>
      </w:r>
      <w:r>
        <w:rPr>
          <w:rFonts w:hint="eastAsia"/>
        </w:rPr>
        <w:t>程度</w:t>
      </w:r>
      <w:r>
        <w:t>，结合自身能力进行评估，进一步加强可行性研究。</w:t>
      </w:r>
    </w:p>
    <w:p w14:paraId="37687E67" w14:textId="77777777" w:rsidR="00FE63EA" w:rsidRDefault="00FE63EA" w:rsidP="00D814CE">
      <w:pPr>
        <w:pStyle w:val="ab"/>
        <w:snapToGrid w:val="0"/>
        <w:ind w:firstLineChars="200" w:firstLine="420"/>
      </w:pPr>
    </w:p>
    <w:p w14:paraId="482742C8" w14:textId="3EC611F4" w:rsidR="00D814CE" w:rsidDel="00FE63EA" w:rsidRDefault="00D814CE" w:rsidP="00D814CE">
      <w:pPr>
        <w:pStyle w:val="ab"/>
        <w:snapToGrid w:val="0"/>
        <w:ind w:firstLine="420"/>
        <w:rPr>
          <w:del w:id="405" w:author="dadi" w:date="2019-04-28T23:16:00Z"/>
        </w:rPr>
      </w:pPr>
      <w:r>
        <w:rPr>
          <w:rFonts w:hint="eastAsia"/>
        </w:rPr>
        <w:t>2.5</w:t>
      </w:r>
      <w:r>
        <w:t xml:space="preserve"> </w:t>
      </w:r>
      <w:r>
        <w:rPr>
          <w:rFonts w:hint="eastAsia"/>
        </w:rPr>
        <w:t>评价尺度</w:t>
      </w:r>
    </w:p>
    <w:p w14:paraId="2539C66E" w14:textId="77777777" w:rsidR="00D814CE" w:rsidRDefault="00D814CE">
      <w:pPr>
        <w:pStyle w:val="ab"/>
        <w:snapToGrid w:val="0"/>
        <w:ind w:firstLine="480"/>
        <w:pPrChange w:id="406" w:author="dadi" w:date="2019-04-28T23:16:00Z">
          <w:pPr>
            <w:pStyle w:val="ab"/>
            <w:snapToGrid w:val="0"/>
            <w:ind w:firstLineChars="200" w:firstLine="420"/>
          </w:pPr>
        </w:pPrChange>
      </w:pPr>
    </w:p>
    <w:p w14:paraId="347E2049" w14:textId="77777777" w:rsidR="00D814CE" w:rsidRDefault="00D814CE" w:rsidP="00D814CE">
      <w:pPr>
        <w:pStyle w:val="ab"/>
        <w:snapToGrid w:val="0"/>
        <w:ind w:firstLineChars="200" w:firstLine="420"/>
      </w:pPr>
      <w:r>
        <w:rPr>
          <w:rFonts w:hint="eastAsia"/>
        </w:rPr>
        <w:t>系统</w:t>
      </w:r>
      <w:r>
        <w:t>的评价主要从</w:t>
      </w:r>
      <w:r>
        <w:rPr>
          <w:rFonts w:hint="eastAsia"/>
        </w:rPr>
        <w:t>下面</w:t>
      </w:r>
      <w:r>
        <w:t>几个方面来评估</w:t>
      </w:r>
    </w:p>
    <w:p w14:paraId="65A95E71" w14:textId="77777777" w:rsidR="00D814CE" w:rsidRDefault="00D814CE">
      <w:pPr>
        <w:pStyle w:val="ab"/>
        <w:snapToGrid w:val="0"/>
        <w:ind w:firstLineChars="200" w:firstLine="420"/>
        <w:pPrChange w:id="407" w:author="dadi" w:date="2019-04-28T23:16:00Z">
          <w:pPr>
            <w:pStyle w:val="ab"/>
            <w:snapToGrid w:val="0"/>
            <w:ind w:firstLineChars="322" w:firstLine="676"/>
          </w:pPr>
        </w:pPrChange>
      </w:pPr>
      <w:r>
        <w:t>用户使用难易程度</w:t>
      </w:r>
      <w:r>
        <w:rPr>
          <w:rFonts w:hint="eastAsia"/>
        </w:rPr>
        <w:t>，</w:t>
      </w:r>
      <w:r>
        <w:t>这是评估系统易用性的重要</w:t>
      </w:r>
      <w:r>
        <w:rPr>
          <w:rFonts w:hint="eastAsia"/>
        </w:rPr>
        <w:t>手段；</w:t>
      </w:r>
    </w:p>
    <w:p w14:paraId="2D9911A8" w14:textId="77777777" w:rsidR="00D814CE" w:rsidRPr="00E104AB" w:rsidRDefault="00D814CE">
      <w:pPr>
        <w:pStyle w:val="ab"/>
        <w:snapToGrid w:val="0"/>
        <w:ind w:firstLineChars="200" w:firstLine="420"/>
        <w:pPrChange w:id="408" w:author="dadi" w:date="2019-04-28T23:16:00Z">
          <w:pPr>
            <w:pStyle w:val="ab"/>
            <w:snapToGrid w:val="0"/>
            <w:ind w:firstLineChars="322" w:firstLine="676"/>
          </w:pPr>
        </w:pPrChange>
      </w:pPr>
      <w:r>
        <w:rPr>
          <w:rFonts w:hint="eastAsia"/>
        </w:rPr>
        <w:t>能</w:t>
      </w:r>
      <w:r>
        <w:t>通</w:t>
      </w:r>
      <w:r>
        <w:rPr>
          <w:rFonts w:hint="eastAsia"/>
        </w:rPr>
        <w:t>畅代理并处理</w:t>
      </w:r>
      <w:r>
        <w:t>的</w:t>
      </w:r>
      <w:r>
        <w:rPr>
          <w:rFonts w:hint="eastAsia"/>
        </w:rPr>
        <w:t>网站</w:t>
      </w:r>
      <w:r>
        <w:t>的</w:t>
      </w:r>
      <w:r>
        <w:rPr>
          <w:rFonts w:hint="eastAsia"/>
        </w:rPr>
        <w:t>等级</w:t>
      </w:r>
      <w:r>
        <w:t>，</w:t>
      </w:r>
      <w:r>
        <w:rPr>
          <w:rFonts w:hint="eastAsia"/>
        </w:rPr>
        <w:t>根据网站</w:t>
      </w:r>
      <w:r>
        <w:t>使用技术的复杂程度，本系统能够解决的网站等级是评估系统成熟</w:t>
      </w:r>
      <w:r>
        <w:rPr>
          <w:rFonts w:hint="eastAsia"/>
        </w:rPr>
        <w:t>度</w:t>
      </w:r>
      <w:r>
        <w:t>的尺度。</w:t>
      </w:r>
    </w:p>
    <w:p w14:paraId="6447367E" w14:textId="77777777" w:rsidR="00D814CE" w:rsidRDefault="00D814CE">
      <w:pPr>
        <w:pStyle w:val="ab"/>
        <w:snapToGrid w:val="0"/>
        <w:ind w:firstLineChars="200" w:firstLine="420"/>
        <w:pPrChange w:id="409" w:author="dadi" w:date="2019-04-28T23:16:00Z">
          <w:pPr>
            <w:pStyle w:val="ab"/>
            <w:snapToGrid w:val="0"/>
            <w:ind w:firstLineChars="322" w:firstLine="676"/>
          </w:pPr>
        </w:pPrChange>
      </w:pPr>
      <w:r>
        <w:rPr>
          <w:rFonts w:hint="eastAsia"/>
        </w:rPr>
        <w:t>拦截自动化攻击的</w:t>
      </w:r>
      <w:r>
        <w:t>成功率是本系统追求的重要尺度。</w:t>
      </w:r>
    </w:p>
    <w:p w14:paraId="1B025F29" w14:textId="77777777" w:rsidR="00D814CE" w:rsidRDefault="00D814CE" w:rsidP="00FC232D">
      <w:pPr>
        <w:pStyle w:val="3"/>
        <w:ind w:firstLine="643"/>
      </w:pPr>
      <w:r>
        <w:rPr>
          <w:rFonts w:hint="eastAsia"/>
        </w:rPr>
        <w:t>3.</w:t>
      </w:r>
      <w:r>
        <w:t xml:space="preserve"> </w:t>
      </w:r>
      <w:r>
        <w:rPr>
          <w:rFonts w:hint="eastAsia"/>
        </w:rPr>
        <w:t>对现有系统的分析</w:t>
      </w:r>
    </w:p>
    <w:p w14:paraId="45096423" w14:textId="77777777" w:rsidR="00D814CE" w:rsidRDefault="00D814CE" w:rsidP="00D814CE">
      <w:pPr>
        <w:pStyle w:val="ab"/>
        <w:snapToGrid w:val="0"/>
        <w:ind w:firstLine="420"/>
      </w:pPr>
      <w:r>
        <w:rPr>
          <w:rFonts w:hint="eastAsia"/>
        </w:rPr>
        <w:t>3.1 处理流程和数据流程</w:t>
      </w:r>
    </w:p>
    <w:p w14:paraId="14536E0E" w14:textId="3D29F5D0" w:rsidR="00D814CE" w:rsidDel="00FE63EA" w:rsidRDefault="00D814CE" w:rsidP="00D814CE">
      <w:pPr>
        <w:pStyle w:val="ab"/>
        <w:snapToGrid w:val="0"/>
        <w:ind w:firstLineChars="200" w:firstLine="420"/>
        <w:rPr>
          <w:del w:id="410" w:author="dadi" w:date="2019-04-28T23:16:00Z"/>
        </w:rPr>
      </w:pPr>
      <w:del w:id="411" w:author="dadi" w:date="2019-04-28T23:16:00Z">
        <w:r w:rsidDel="00FE63EA">
          <w:delText>[</w:delText>
        </w:r>
        <w:r w:rsidDel="00FE63EA">
          <w:rPr>
            <w:rFonts w:hint="eastAsia"/>
          </w:rPr>
          <w:delText>说明现有系统的基本的处理流程和数据流程。此流程可用图表即流程图的形式表示，并加以叙述。</w:delText>
        </w:r>
        <w:r w:rsidDel="00FE63EA">
          <w:delText>]</w:delText>
        </w:r>
      </w:del>
    </w:p>
    <w:p w14:paraId="5FB1D2AB" w14:textId="77777777" w:rsidR="00D814CE" w:rsidRDefault="00D814CE" w:rsidP="00D814CE">
      <w:pPr>
        <w:pStyle w:val="ab"/>
        <w:snapToGrid w:val="0"/>
        <w:ind w:firstLineChars="200" w:firstLine="420"/>
      </w:pPr>
      <w:r>
        <w:rPr>
          <w:rFonts w:hint="eastAsia"/>
        </w:rPr>
        <w:t>现有系统</w:t>
      </w:r>
      <w:r>
        <w:t>的网站防御解决</w:t>
      </w:r>
      <w:r>
        <w:rPr>
          <w:rFonts w:hint="eastAsia"/>
        </w:rPr>
        <w:t>方法</w:t>
      </w:r>
      <w:r>
        <w:t>，通过在网</w:t>
      </w:r>
      <w:r>
        <w:rPr>
          <w:rFonts w:hint="eastAsia"/>
        </w:rPr>
        <w:t>关</w:t>
      </w:r>
      <w:r>
        <w:t>部署监控设备，监控</w:t>
      </w:r>
      <w:r>
        <w:rPr>
          <w:rFonts w:hint="eastAsia"/>
        </w:rPr>
        <w:t>流量</w:t>
      </w:r>
      <w:r>
        <w:t>，根据以往经验，常规特征，</w:t>
      </w:r>
      <w:r>
        <w:rPr>
          <w:rFonts w:hint="eastAsia"/>
        </w:rPr>
        <w:t>根据</w:t>
      </w:r>
      <w:r>
        <w:t>规则</w:t>
      </w:r>
      <w:r>
        <w:rPr>
          <w:rFonts w:hint="eastAsia"/>
        </w:rPr>
        <w:t xml:space="preserve"> 来发现异常</w:t>
      </w:r>
      <w:r>
        <w:t>，在进行预警，提醒管理员可能出现的问题。这种</w:t>
      </w:r>
      <w:r>
        <w:rPr>
          <w:rFonts w:hint="eastAsia"/>
        </w:rPr>
        <w:t>解决方案</w:t>
      </w:r>
      <w:r>
        <w:t>，</w:t>
      </w:r>
      <w:r>
        <w:rPr>
          <w:rFonts w:hint="eastAsia"/>
        </w:rPr>
        <w:t>仍需</w:t>
      </w:r>
      <w:r>
        <w:t>人工的大量介入，</w:t>
      </w:r>
      <w:r>
        <w:rPr>
          <w:rFonts w:hint="eastAsia"/>
        </w:rPr>
        <w:t>决策依然掌握在网站</w:t>
      </w:r>
      <w:r>
        <w:t>监控人员的手里，需要网站监控人员倾注心力，密切关注。</w:t>
      </w:r>
    </w:p>
    <w:p w14:paraId="43EBE42E" w14:textId="77777777" w:rsidR="00D814CE" w:rsidRDefault="00D814CE" w:rsidP="00D814CE">
      <w:pPr>
        <w:pStyle w:val="ab"/>
        <w:snapToGrid w:val="0"/>
        <w:ind w:firstLineChars="200" w:firstLine="420"/>
      </w:pPr>
      <w:r>
        <w:rPr>
          <w:rFonts w:hint="eastAsia"/>
        </w:rPr>
        <w:t>另外</w:t>
      </w:r>
      <w:r>
        <w:t>应对更具体</w:t>
      </w:r>
      <w:r>
        <w:rPr>
          <w:rFonts w:hint="eastAsia"/>
        </w:rPr>
        <w:t>，</w:t>
      </w:r>
      <w:r>
        <w:t>针对性更</w:t>
      </w:r>
      <w:r>
        <w:rPr>
          <w:rFonts w:hint="eastAsia"/>
        </w:rPr>
        <w:t>强</w:t>
      </w:r>
      <w:r>
        <w:t>，目的</w:t>
      </w:r>
      <w:r>
        <w:rPr>
          <w:rFonts w:hint="eastAsia"/>
        </w:rPr>
        <w:t>极其</w:t>
      </w:r>
      <w:r>
        <w:t>明确</w:t>
      </w:r>
      <w:r>
        <w:rPr>
          <w:rFonts w:hint="eastAsia"/>
        </w:rPr>
        <w:t>，持续性</w:t>
      </w:r>
      <w:r>
        <w:t>强</w:t>
      </w:r>
      <w:r>
        <w:rPr>
          <w:rFonts w:hint="eastAsia"/>
        </w:rPr>
        <w:t>的，</w:t>
      </w:r>
      <w:r>
        <w:t>与黑客斗智斗勇的攻击，目前在市场前沿已经有动态防御，蜜罐等技术来着重解决这些问题。</w:t>
      </w:r>
    </w:p>
    <w:p w14:paraId="4B9D8E6E" w14:textId="77777777" w:rsidR="00D814CE" w:rsidRPr="00AE7DE9" w:rsidRDefault="00D814CE" w:rsidP="00D814CE">
      <w:pPr>
        <w:pStyle w:val="ab"/>
        <w:snapToGrid w:val="0"/>
        <w:ind w:firstLineChars="200" w:firstLine="420"/>
      </w:pPr>
      <w:r>
        <w:rPr>
          <w:rFonts w:hint="eastAsia"/>
        </w:rPr>
        <w:t>因此</w:t>
      </w:r>
      <w:r>
        <w:t>，借鉴更先进的</w:t>
      </w:r>
      <w:r>
        <w:rPr>
          <w:rFonts w:hint="eastAsia"/>
        </w:rPr>
        <w:t>动态</w:t>
      </w:r>
      <w:r>
        <w:t>主动防御的</w:t>
      </w:r>
      <w:r>
        <w:rPr>
          <w:rFonts w:hint="eastAsia"/>
        </w:rPr>
        <w:t>思想</w:t>
      </w:r>
      <w:r>
        <w:t>，应用于</w:t>
      </w:r>
      <w:r>
        <w:rPr>
          <w:rFonts w:hint="eastAsia"/>
        </w:rPr>
        <w:t>低端</w:t>
      </w:r>
      <w:r>
        <w:t>，常见的自动化</w:t>
      </w:r>
      <w:r>
        <w:rPr>
          <w:rFonts w:hint="eastAsia"/>
        </w:rPr>
        <w:t>攻击将是</w:t>
      </w:r>
      <w:r>
        <w:t>一大提高。</w:t>
      </w:r>
    </w:p>
    <w:p w14:paraId="766DE401" w14:textId="77777777" w:rsidR="00D814CE" w:rsidRDefault="00D814CE" w:rsidP="00D814CE">
      <w:pPr>
        <w:pStyle w:val="ab"/>
        <w:snapToGrid w:val="0"/>
        <w:ind w:firstLine="420"/>
      </w:pPr>
      <w:r>
        <w:rPr>
          <w:rFonts w:hint="eastAsia"/>
        </w:rPr>
        <w:t>3.2 工作负荷</w:t>
      </w:r>
    </w:p>
    <w:p w14:paraId="70D0F697" w14:textId="77777777" w:rsidR="00D814CE" w:rsidRDefault="00D814CE" w:rsidP="00D814CE">
      <w:pPr>
        <w:pStyle w:val="ab"/>
        <w:snapToGrid w:val="0"/>
        <w:ind w:firstLine="420"/>
      </w:pPr>
    </w:p>
    <w:p w14:paraId="1B91055B" w14:textId="77777777" w:rsidR="00D814CE" w:rsidRDefault="00D814CE" w:rsidP="00D814CE">
      <w:pPr>
        <w:pStyle w:val="ab"/>
        <w:snapToGrid w:val="0"/>
        <w:ind w:firstLineChars="200" w:firstLine="420"/>
      </w:pPr>
      <w:r>
        <w:rPr>
          <w:rFonts w:hint="eastAsia"/>
        </w:rPr>
        <w:t>流量</w:t>
      </w:r>
      <w:r>
        <w:t>监控</w:t>
      </w:r>
    </w:p>
    <w:p w14:paraId="25872956" w14:textId="77777777" w:rsidR="00D814CE" w:rsidRDefault="00D814CE" w:rsidP="00D814CE">
      <w:pPr>
        <w:pStyle w:val="ab"/>
        <w:snapToGrid w:val="0"/>
        <w:ind w:firstLineChars="200" w:firstLine="420"/>
      </w:pPr>
      <w:r>
        <w:rPr>
          <w:rFonts w:hint="eastAsia"/>
        </w:rPr>
        <w:t>规则</w:t>
      </w:r>
      <w:r>
        <w:t>匹配</w:t>
      </w:r>
    </w:p>
    <w:p w14:paraId="4D498156" w14:textId="77777777" w:rsidR="00D814CE" w:rsidRPr="00070393" w:rsidRDefault="00D814CE" w:rsidP="00D814CE">
      <w:pPr>
        <w:pStyle w:val="ab"/>
        <w:snapToGrid w:val="0"/>
        <w:ind w:firstLineChars="200" w:firstLine="420"/>
      </w:pPr>
      <w:r>
        <w:rPr>
          <w:rFonts w:hint="eastAsia"/>
        </w:rPr>
        <w:t>预警系统</w:t>
      </w:r>
    </w:p>
    <w:p w14:paraId="17F3A9D2" w14:textId="77777777" w:rsidR="00D814CE" w:rsidRDefault="00D814CE" w:rsidP="00D814CE">
      <w:pPr>
        <w:pStyle w:val="ab"/>
        <w:snapToGrid w:val="0"/>
        <w:ind w:firstLineChars="200" w:firstLine="420"/>
      </w:pPr>
    </w:p>
    <w:p w14:paraId="79C68E24" w14:textId="77777777" w:rsidR="00D814CE" w:rsidRDefault="00D814CE" w:rsidP="00D814CE">
      <w:pPr>
        <w:pStyle w:val="ab"/>
        <w:snapToGrid w:val="0"/>
        <w:ind w:firstLine="420"/>
      </w:pPr>
      <w:r>
        <w:rPr>
          <w:rFonts w:hint="eastAsia"/>
        </w:rPr>
        <w:t>3.3</w:t>
      </w:r>
      <w:r>
        <w:t xml:space="preserve"> </w:t>
      </w:r>
      <w:r>
        <w:rPr>
          <w:rFonts w:hint="eastAsia"/>
        </w:rPr>
        <w:t>费用开支</w:t>
      </w:r>
    </w:p>
    <w:p w14:paraId="5147E567" w14:textId="77777777" w:rsidR="00D814CE" w:rsidRDefault="00D814CE" w:rsidP="00D814CE">
      <w:pPr>
        <w:pStyle w:val="ab"/>
        <w:snapToGrid w:val="0"/>
        <w:ind w:firstLineChars="200" w:firstLine="420"/>
      </w:pPr>
      <w:r>
        <w:rPr>
          <w:rFonts w:hint="eastAsia"/>
        </w:rPr>
        <w:t>外包的</w:t>
      </w:r>
      <w:r>
        <w:t>安全业务费用。</w:t>
      </w:r>
    </w:p>
    <w:p w14:paraId="4E3870AA" w14:textId="77777777" w:rsidR="00D814CE" w:rsidRDefault="00D814CE" w:rsidP="00D814CE">
      <w:pPr>
        <w:pStyle w:val="ab"/>
        <w:snapToGrid w:val="0"/>
        <w:ind w:firstLineChars="200" w:firstLine="420"/>
      </w:pPr>
      <w:r>
        <w:rPr>
          <w:rFonts w:hint="eastAsia"/>
        </w:rPr>
        <w:t>现有</w:t>
      </w:r>
      <w:r>
        <w:t>的</w:t>
      </w:r>
      <w:r>
        <w:rPr>
          <w:rFonts w:hint="eastAsia"/>
        </w:rPr>
        <w:t>网站防御</w:t>
      </w:r>
      <w:r>
        <w:t>，需要</w:t>
      </w:r>
      <w:r>
        <w:rPr>
          <w:rFonts w:hint="eastAsia"/>
        </w:rPr>
        <w:t>向</w:t>
      </w:r>
      <w:r>
        <w:t>提供安全服务的</w:t>
      </w:r>
      <w:r>
        <w:rPr>
          <w:rFonts w:hint="eastAsia"/>
        </w:rPr>
        <w:t>公司进行</w:t>
      </w:r>
      <w:r>
        <w:t>安全服务的购买。</w:t>
      </w:r>
    </w:p>
    <w:p w14:paraId="66471833" w14:textId="77777777" w:rsidR="00D814CE" w:rsidRDefault="00D814CE" w:rsidP="00D814CE">
      <w:pPr>
        <w:pStyle w:val="ab"/>
        <w:snapToGrid w:val="0"/>
        <w:ind w:firstLineChars="200" w:firstLine="420"/>
      </w:pPr>
    </w:p>
    <w:p w14:paraId="507852B0" w14:textId="77777777" w:rsidR="00D814CE" w:rsidRDefault="00D814CE" w:rsidP="00D814CE">
      <w:pPr>
        <w:pStyle w:val="ab"/>
        <w:snapToGrid w:val="0"/>
        <w:ind w:firstLine="420"/>
      </w:pPr>
      <w:r>
        <w:rPr>
          <w:rFonts w:hint="eastAsia"/>
        </w:rPr>
        <w:t>3.4</w:t>
      </w:r>
      <w:r>
        <w:t xml:space="preserve"> </w:t>
      </w:r>
      <w:r>
        <w:rPr>
          <w:rFonts w:hint="eastAsia"/>
        </w:rPr>
        <w:t>人员</w:t>
      </w:r>
    </w:p>
    <w:p w14:paraId="330914F0" w14:textId="77777777" w:rsidR="00D814CE" w:rsidRDefault="00D814CE" w:rsidP="00D814CE">
      <w:pPr>
        <w:pStyle w:val="ab"/>
        <w:snapToGrid w:val="0"/>
        <w:ind w:firstLineChars="200" w:firstLine="420"/>
      </w:pPr>
      <w:r>
        <w:rPr>
          <w:rFonts w:hint="eastAsia"/>
        </w:rPr>
        <w:t>网站</w:t>
      </w:r>
      <w:r>
        <w:t>运维人员</w:t>
      </w:r>
    </w:p>
    <w:p w14:paraId="7E74FD58" w14:textId="77777777" w:rsidR="00D814CE" w:rsidRDefault="00D814CE" w:rsidP="00D814CE">
      <w:pPr>
        <w:pStyle w:val="ab"/>
        <w:snapToGrid w:val="0"/>
        <w:ind w:firstLineChars="200" w:firstLine="420"/>
      </w:pPr>
    </w:p>
    <w:p w14:paraId="69282814" w14:textId="77777777" w:rsidR="00D814CE" w:rsidRDefault="00D814CE" w:rsidP="00D814CE">
      <w:pPr>
        <w:pStyle w:val="ab"/>
        <w:snapToGrid w:val="0"/>
        <w:ind w:firstLine="420"/>
      </w:pPr>
      <w:r>
        <w:rPr>
          <w:rFonts w:hint="eastAsia"/>
        </w:rPr>
        <w:t>3.5 设备</w:t>
      </w:r>
    </w:p>
    <w:p w14:paraId="44968512" w14:textId="77777777" w:rsidR="00D814CE" w:rsidRDefault="00D814CE" w:rsidP="00D814CE">
      <w:pPr>
        <w:pStyle w:val="ab"/>
        <w:snapToGrid w:val="0"/>
        <w:ind w:firstLineChars="200" w:firstLine="420"/>
      </w:pPr>
      <w:r>
        <w:rPr>
          <w:rFonts w:hint="eastAsia"/>
        </w:rPr>
        <w:t>防火墙</w:t>
      </w:r>
      <w:r>
        <w:t>，</w:t>
      </w:r>
      <w:r>
        <w:rPr>
          <w:rFonts w:hint="eastAsia"/>
        </w:rPr>
        <w:t>流量监控设备</w:t>
      </w:r>
    </w:p>
    <w:p w14:paraId="5D7BDC67" w14:textId="77777777" w:rsidR="00D814CE" w:rsidRDefault="00D814CE" w:rsidP="00D814CE">
      <w:pPr>
        <w:pStyle w:val="ab"/>
        <w:snapToGrid w:val="0"/>
        <w:ind w:firstLineChars="200" w:firstLine="420"/>
      </w:pPr>
    </w:p>
    <w:p w14:paraId="73C34597" w14:textId="77777777" w:rsidR="00D814CE" w:rsidRDefault="00D814CE" w:rsidP="00D814CE">
      <w:pPr>
        <w:pStyle w:val="ab"/>
        <w:snapToGrid w:val="0"/>
        <w:ind w:firstLine="420"/>
      </w:pPr>
      <w:r>
        <w:rPr>
          <w:rFonts w:hint="eastAsia"/>
        </w:rPr>
        <w:t>3.6</w:t>
      </w:r>
      <w:r>
        <w:t xml:space="preserve"> </w:t>
      </w:r>
      <w:r>
        <w:rPr>
          <w:rFonts w:hint="eastAsia"/>
        </w:rPr>
        <w:t>局限性</w:t>
      </w:r>
    </w:p>
    <w:p w14:paraId="25519A75" w14:textId="77777777" w:rsidR="00D814CE" w:rsidRDefault="00D814CE" w:rsidP="00D814CE">
      <w:pPr>
        <w:pStyle w:val="ab"/>
        <w:snapToGrid w:val="0"/>
        <w:ind w:firstLineChars="200" w:firstLine="420"/>
      </w:pPr>
      <w:r>
        <w:rPr>
          <w:rFonts w:hint="eastAsia"/>
        </w:rPr>
        <w:t>对于服务比较有规模的网站</w:t>
      </w:r>
      <w:r>
        <w:t>，</w:t>
      </w:r>
      <w:r>
        <w:rPr>
          <w:rFonts w:hint="eastAsia"/>
        </w:rPr>
        <w:t>购买</w:t>
      </w:r>
      <w:r>
        <w:t>安全服务公司服务</w:t>
      </w:r>
      <w:r>
        <w:rPr>
          <w:rFonts w:hint="eastAsia"/>
        </w:rPr>
        <w:t>是比较划算的</w:t>
      </w:r>
      <w:r>
        <w:t>。对于</w:t>
      </w:r>
      <w:r>
        <w:rPr>
          <w:rFonts w:hint="eastAsia"/>
        </w:rPr>
        <w:t>小规模的</w:t>
      </w:r>
      <w:r>
        <w:t>网站，如果购买安全服务，将会</w:t>
      </w:r>
      <w:r>
        <w:rPr>
          <w:rFonts w:hint="eastAsia"/>
        </w:rPr>
        <w:t>大比例</w:t>
      </w:r>
      <w:r>
        <w:t>提高成本，对本身业务</w:t>
      </w:r>
      <w:r>
        <w:rPr>
          <w:rFonts w:hint="eastAsia"/>
        </w:rPr>
        <w:t>造成影响</w:t>
      </w:r>
      <w:r>
        <w:t>。</w:t>
      </w:r>
    </w:p>
    <w:p w14:paraId="469F43DC" w14:textId="77777777" w:rsidR="00D814CE" w:rsidRDefault="00D814CE" w:rsidP="00FC232D">
      <w:pPr>
        <w:pStyle w:val="3"/>
        <w:ind w:firstLine="643"/>
      </w:pPr>
      <w:r>
        <w:rPr>
          <w:rFonts w:hint="eastAsia"/>
        </w:rPr>
        <w:t>4.</w:t>
      </w:r>
      <w:r>
        <w:t xml:space="preserve"> </w:t>
      </w:r>
      <w:r>
        <w:rPr>
          <w:rFonts w:hint="eastAsia"/>
        </w:rPr>
        <w:t>所建议的系统</w:t>
      </w:r>
    </w:p>
    <w:p w14:paraId="66FB2217" w14:textId="77777777" w:rsidR="00D814CE" w:rsidRDefault="00D814CE" w:rsidP="00D814CE">
      <w:pPr>
        <w:pStyle w:val="ab"/>
        <w:snapToGrid w:val="0"/>
        <w:ind w:firstLine="420"/>
      </w:pPr>
      <w:r>
        <w:rPr>
          <w:rFonts w:hint="eastAsia"/>
        </w:rPr>
        <w:t>4.1 对所建议系统的说明</w:t>
      </w:r>
    </w:p>
    <w:p w14:paraId="449D520E" w14:textId="77777777" w:rsidR="00475572" w:rsidRDefault="00D814CE" w:rsidP="00475572">
      <w:pPr>
        <w:pStyle w:val="ab"/>
        <w:keepNext/>
        <w:snapToGrid w:val="0"/>
        <w:ind w:firstLineChars="200" w:firstLine="420"/>
        <w:jc w:val="center"/>
      </w:pPr>
      <w:r w:rsidRPr="00D13E54">
        <w:rPr>
          <w:rFonts w:cs="仿宋"/>
          <w:noProof/>
        </w:rPr>
        <w:drawing>
          <wp:inline distT="0" distB="0" distL="0" distR="0" wp14:anchorId="552C20DD" wp14:editId="246641CD">
            <wp:extent cx="3241964" cy="1582910"/>
            <wp:effectExtent l="0" t="0" r="0" b="0"/>
            <wp:docPr id="18" name="图片 18" descr="动态防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动态防御"/>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4115" cy="1588843"/>
                    </a:xfrm>
                    <a:prstGeom prst="rect">
                      <a:avLst/>
                    </a:prstGeom>
                    <a:noFill/>
                    <a:ln>
                      <a:noFill/>
                    </a:ln>
                  </pic:spPr>
                </pic:pic>
              </a:graphicData>
            </a:graphic>
          </wp:inline>
        </w:drawing>
      </w:r>
    </w:p>
    <w:p w14:paraId="4B57BE05" w14:textId="1820BC22" w:rsidR="00D814CE" w:rsidRDefault="00475572" w:rsidP="00475572">
      <w:pPr>
        <w:pStyle w:val="af0"/>
        <w:ind w:firstLine="400"/>
        <w:jc w:val="center"/>
        <w:rPr>
          <w:ins w:id="412" w:author="dadi" w:date="2019-04-28T23:16:00Z"/>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F628B">
        <w:rPr>
          <w:noProof/>
        </w:rPr>
        <w:t>1</w:t>
      </w:r>
      <w:r>
        <w:fldChar w:fldCharType="end"/>
      </w:r>
      <w:r>
        <w:t xml:space="preserve"> </w:t>
      </w:r>
      <w:r>
        <w:rPr>
          <w:rFonts w:hint="eastAsia"/>
        </w:rPr>
        <w:t>网络攻击</w:t>
      </w:r>
      <w:r>
        <w:t>的前提</w:t>
      </w:r>
    </w:p>
    <w:p w14:paraId="01F70881" w14:textId="77777777" w:rsidR="00FE63EA" w:rsidRPr="00FE63EA" w:rsidRDefault="00FE63EA">
      <w:pPr>
        <w:ind w:firstLine="480"/>
        <w:rPr>
          <w:rFonts w:asciiTheme="minorHAnsi" w:hAnsiTheme="minorHAnsi"/>
          <w:rPrChange w:id="413" w:author="dadi" w:date="2019-04-28T23:16:00Z">
            <w:rPr>
              <w:rFonts w:cs="仿宋"/>
              <w:noProof/>
            </w:rPr>
          </w:rPrChange>
        </w:rPr>
        <w:pPrChange w:id="414" w:author="dadi" w:date="2019-04-28T23:16:00Z">
          <w:pPr>
            <w:pStyle w:val="af0"/>
            <w:jc w:val="center"/>
          </w:pPr>
        </w:pPrChange>
      </w:pPr>
    </w:p>
    <w:p w14:paraId="0021B4B7" w14:textId="77777777" w:rsidR="00D814CE" w:rsidRDefault="00D814CE" w:rsidP="00D814CE">
      <w:pPr>
        <w:pStyle w:val="ab"/>
        <w:snapToGrid w:val="0"/>
        <w:ind w:firstLineChars="200" w:firstLine="420"/>
      </w:pPr>
      <w:r>
        <w:rPr>
          <w:rFonts w:cs="仿宋" w:hint="eastAsia"/>
          <w:noProof/>
        </w:rPr>
        <w:t>一般网站</w:t>
      </w:r>
      <w:r>
        <w:rPr>
          <w:rFonts w:cs="仿宋"/>
          <w:noProof/>
        </w:rPr>
        <w:t>直接提供</w:t>
      </w:r>
      <w:r>
        <w:rPr>
          <w:rFonts w:cs="仿宋" w:hint="eastAsia"/>
          <w:noProof/>
        </w:rPr>
        <w:t>服务</w:t>
      </w:r>
      <w:r>
        <w:rPr>
          <w:rFonts w:cs="仿宋"/>
          <w:noProof/>
        </w:rPr>
        <w:t>，所有资源文件都对用户开放</w:t>
      </w:r>
      <w:r>
        <w:rPr>
          <w:rFonts w:cs="仿宋" w:hint="eastAsia"/>
          <w:noProof/>
        </w:rPr>
        <w:t>。</w:t>
      </w:r>
      <w:r w:rsidRPr="005F3161">
        <w:rPr>
          <w:rFonts w:cs="仿宋" w:hint="eastAsia"/>
          <w:noProof/>
        </w:rPr>
        <w:t>基于目前网页开发架构和开发语言，网页应用最主要的一个特点是：客户端对服务器进行的请求和访问，返回页面在客户端网页代码中可以看到大量除屏幕展现的信息之外的参数名和参数信息．而获得这些信息正是网页攻击的最重要的一步．</w:t>
      </w:r>
    </w:p>
    <w:p w14:paraId="281E7D5D" w14:textId="77777777" w:rsidR="00D814CE" w:rsidRDefault="00D814CE" w:rsidP="00D814CE">
      <w:pPr>
        <w:pStyle w:val="ab"/>
        <w:snapToGrid w:val="0"/>
        <w:ind w:firstLineChars="200" w:firstLine="420"/>
      </w:pPr>
    </w:p>
    <w:p w14:paraId="34BC2B0F" w14:textId="77777777" w:rsidR="00D814CE" w:rsidRDefault="00D814CE" w:rsidP="00D814CE">
      <w:pPr>
        <w:pStyle w:val="ab"/>
        <w:snapToGrid w:val="0"/>
        <w:ind w:firstLine="420"/>
      </w:pPr>
      <w:r>
        <w:rPr>
          <w:rFonts w:hint="eastAsia"/>
        </w:rPr>
        <w:t>4.2</w:t>
      </w:r>
      <w:r>
        <w:t xml:space="preserve"> </w:t>
      </w:r>
      <w:r>
        <w:rPr>
          <w:rFonts w:hint="eastAsia"/>
        </w:rPr>
        <w:t>处理流程和数据流程。</w:t>
      </w:r>
    </w:p>
    <w:p w14:paraId="31CCB13F" w14:textId="77777777" w:rsidR="00D814CE" w:rsidRDefault="00D814CE" w:rsidP="00D814CE">
      <w:pPr>
        <w:pStyle w:val="ab"/>
        <w:snapToGrid w:val="0"/>
        <w:ind w:firstLineChars="200" w:firstLine="420"/>
      </w:pPr>
    </w:p>
    <w:p w14:paraId="6646307D" w14:textId="77777777" w:rsidR="007F628B" w:rsidRDefault="007F628B" w:rsidP="007F628B">
      <w:pPr>
        <w:pStyle w:val="ab"/>
        <w:keepNext/>
        <w:snapToGrid w:val="0"/>
        <w:ind w:firstLineChars="200" w:firstLine="420"/>
        <w:jc w:val="center"/>
      </w:pPr>
      <w:r>
        <w:object w:dxaOrig="12390" w:dyaOrig="1785" w14:anchorId="5923DA07">
          <v:shape id="_x0000_i1026" type="#_x0000_t75" style="width:339.9pt;height:49.3pt" o:ole="">
            <v:imagedata r:id="rId34" o:title=""/>
          </v:shape>
          <o:OLEObject Type="Embed" ProgID="Visio.Drawing.15" ShapeID="_x0000_i1026" DrawAspect="Content" ObjectID="_1618261778" r:id="rId35"/>
        </w:object>
      </w:r>
    </w:p>
    <w:p w14:paraId="14B88CB7" w14:textId="706CD8AD" w:rsidR="00D814CE" w:rsidRDefault="007F628B" w:rsidP="007F628B">
      <w:pPr>
        <w:pStyle w:val="af0"/>
        <w:ind w:firstLine="40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t xml:space="preserve"> Nginx</w:t>
      </w:r>
      <w:r w:rsidR="00A60374">
        <w:t>反向代理</w:t>
      </w:r>
    </w:p>
    <w:p w14:paraId="06FAFF42" w14:textId="77777777" w:rsidR="00D814CE" w:rsidRDefault="00D814CE" w:rsidP="00D814CE">
      <w:pPr>
        <w:pStyle w:val="ab"/>
        <w:snapToGrid w:val="0"/>
        <w:ind w:firstLineChars="200" w:firstLine="420"/>
      </w:pPr>
    </w:p>
    <w:p w14:paraId="661F31FC" w14:textId="77777777" w:rsidR="00D814CE" w:rsidRDefault="00D814CE" w:rsidP="00D814CE">
      <w:pPr>
        <w:pStyle w:val="ab"/>
        <w:snapToGrid w:val="0"/>
        <w:ind w:firstLine="420"/>
      </w:pPr>
      <w:r>
        <w:rPr>
          <w:rFonts w:hint="eastAsia"/>
        </w:rPr>
        <w:t>4.3 改进之处</w:t>
      </w:r>
    </w:p>
    <w:p w14:paraId="55CD746D" w14:textId="77777777" w:rsidR="00D814CE" w:rsidRDefault="00D814CE" w:rsidP="00D814CE">
      <w:pPr>
        <w:pStyle w:val="ab"/>
        <w:snapToGrid w:val="0"/>
        <w:ind w:firstLineChars="200" w:firstLine="420"/>
      </w:pPr>
      <w:r>
        <w:rPr>
          <w:rFonts w:hint="eastAsia"/>
        </w:rPr>
        <w:t>不需要</w:t>
      </w:r>
      <w:r>
        <w:t>实施监督</w:t>
      </w:r>
    </w:p>
    <w:p w14:paraId="45F8584F" w14:textId="77777777" w:rsidR="00D814CE" w:rsidRDefault="00D814CE" w:rsidP="00D814CE">
      <w:pPr>
        <w:pStyle w:val="ab"/>
        <w:snapToGrid w:val="0"/>
        <w:ind w:firstLineChars="200" w:firstLine="420"/>
      </w:pPr>
      <w:r>
        <w:rPr>
          <w:rFonts w:hint="eastAsia"/>
        </w:rPr>
        <w:t>将</w:t>
      </w:r>
      <w:r>
        <w:t>不必要的请求带来的</w:t>
      </w:r>
      <w:proofErr w:type="gramStart"/>
      <w:r>
        <w:t>的</w:t>
      </w:r>
      <w:proofErr w:type="gramEnd"/>
      <w:r>
        <w:t>压力加诸反向代理服务器上</w:t>
      </w:r>
      <w:r>
        <w:rPr>
          <w:rFonts w:hint="eastAsia"/>
        </w:rPr>
        <w:t>。</w:t>
      </w:r>
    </w:p>
    <w:p w14:paraId="636098F4" w14:textId="77777777" w:rsidR="00D814CE" w:rsidRDefault="00D814CE" w:rsidP="00D814CE">
      <w:pPr>
        <w:pStyle w:val="ab"/>
        <w:snapToGrid w:val="0"/>
        <w:ind w:firstLineChars="200" w:firstLine="420"/>
      </w:pPr>
    </w:p>
    <w:p w14:paraId="0BD8A2B5" w14:textId="77777777" w:rsidR="00D814CE" w:rsidRDefault="00D814CE" w:rsidP="00D814CE">
      <w:pPr>
        <w:pStyle w:val="ab"/>
        <w:snapToGrid w:val="0"/>
        <w:ind w:firstLine="420"/>
      </w:pPr>
      <w:r>
        <w:rPr>
          <w:rFonts w:hint="eastAsia"/>
        </w:rPr>
        <w:t>4.4</w:t>
      </w:r>
      <w:r>
        <w:t xml:space="preserve"> </w:t>
      </w:r>
      <w:r>
        <w:rPr>
          <w:rFonts w:hint="eastAsia"/>
        </w:rPr>
        <w:t>影响</w:t>
      </w:r>
    </w:p>
    <w:p w14:paraId="10E6B9F8" w14:textId="77777777" w:rsidR="00D814CE" w:rsidRDefault="00D814CE" w:rsidP="00D814CE">
      <w:pPr>
        <w:pStyle w:val="ab"/>
        <w:snapToGrid w:val="0"/>
        <w:ind w:firstLineChars="200" w:firstLine="420"/>
      </w:pPr>
      <w:r>
        <w:rPr>
          <w:rFonts w:hint="eastAsia"/>
        </w:rPr>
        <w:t>对</w:t>
      </w:r>
      <w:r>
        <w:t>现有设备的影响是需要</w:t>
      </w:r>
      <w:r>
        <w:rPr>
          <w:rFonts w:hint="eastAsia"/>
        </w:rPr>
        <w:t>添加</w:t>
      </w:r>
      <w:r>
        <w:t>反向代理功能</w:t>
      </w:r>
      <w:r>
        <w:rPr>
          <w:rFonts w:hint="eastAsia"/>
        </w:rPr>
        <w:t>。</w:t>
      </w:r>
    </w:p>
    <w:p w14:paraId="7E792C1E" w14:textId="77777777" w:rsidR="00D814CE" w:rsidRDefault="00D814CE" w:rsidP="00D814CE">
      <w:pPr>
        <w:pStyle w:val="ab"/>
        <w:snapToGrid w:val="0"/>
        <w:ind w:firstLine="420"/>
      </w:pPr>
      <w:r>
        <w:rPr>
          <w:rFonts w:hint="eastAsia"/>
        </w:rPr>
        <w:t>4.4.1.对设备的影响</w:t>
      </w:r>
    </w:p>
    <w:p w14:paraId="099E709D" w14:textId="77777777" w:rsidR="00D814CE" w:rsidRDefault="00D814CE">
      <w:pPr>
        <w:pStyle w:val="ab"/>
        <w:snapToGrid w:val="0"/>
        <w:ind w:firstLineChars="200" w:firstLine="420"/>
        <w:pPrChange w:id="415" w:author="dadi" w:date="2019-04-28T23:17:00Z">
          <w:pPr>
            <w:pStyle w:val="ab"/>
            <w:snapToGrid w:val="0"/>
            <w:ind w:firstLineChars="300" w:firstLine="630"/>
          </w:pPr>
        </w:pPrChange>
      </w:pPr>
      <w:r>
        <w:rPr>
          <w:rFonts w:hint="eastAsia"/>
        </w:rPr>
        <w:t>使用</w:t>
      </w:r>
      <w:r>
        <w:t>Nginx服务器进行反向代理</w:t>
      </w:r>
    </w:p>
    <w:p w14:paraId="1E52F84D" w14:textId="77777777" w:rsidR="00D814CE" w:rsidRDefault="00D814CE" w:rsidP="00D814CE">
      <w:pPr>
        <w:pStyle w:val="ab"/>
        <w:snapToGrid w:val="0"/>
        <w:ind w:firstLine="420"/>
      </w:pPr>
      <w:r>
        <w:rPr>
          <w:rFonts w:hint="eastAsia"/>
        </w:rPr>
        <w:t>4.4.2.对软件的影响</w:t>
      </w:r>
    </w:p>
    <w:p w14:paraId="700C5D77" w14:textId="77777777" w:rsidR="00D814CE" w:rsidRDefault="00D814CE">
      <w:pPr>
        <w:pStyle w:val="ab"/>
        <w:snapToGrid w:val="0"/>
        <w:ind w:firstLineChars="200" w:firstLine="420"/>
        <w:pPrChange w:id="416" w:author="dadi" w:date="2019-04-28T23:17:00Z">
          <w:pPr>
            <w:pStyle w:val="ab"/>
            <w:snapToGrid w:val="0"/>
            <w:ind w:firstLineChars="300" w:firstLine="630"/>
          </w:pPr>
        </w:pPrChange>
      </w:pPr>
      <w:r>
        <w:rPr>
          <w:rFonts w:hint="eastAsia"/>
        </w:rPr>
        <w:t>两者之间没有交集</w:t>
      </w:r>
    </w:p>
    <w:p w14:paraId="256A809D" w14:textId="77777777" w:rsidR="00D814CE" w:rsidRDefault="00D814CE" w:rsidP="00D814CE">
      <w:pPr>
        <w:pStyle w:val="ab"/>
        <w:snapToGrid w:val="0"/>
        <w:ind w:firstLine="420"/>
      </w:pPr>
      <w:r>
        <w:rPr>
          <w:rFonts w:hint="eastAsia"/>
        </w:rPr>
        <w:t>4.4.3.对用户单位机构的影响</w:t>
      </w:r>
    </w:p>
    <w:p w14:paraId="01D4CD8C" w14:textId="77777777" w:rsidR="00D814CE" w:rsidRDefault="00D814CE">
      <w:pPr>
        <w:pStyle w:val="ab"/>
        <w:snapToGrid w:val="0"/>
        <w:ind w:firstLineChars="200" w:firstLine="420"/>
        <w:pPrChange w:id="417" w:author="dadi" w:date="2019-04-28T23:17:00Z">
          <w:pPr>
            <w:pStyle w:val="ab"/>
            <w:snapToGrid w:val="0"/>
            <w:ind w:firstLineChars="300" w:firstLine="630"/>
          </w:pPr>
        </w:pPrChange>
      </w:pPr>
      <w:r>
        <w:rPr>
          <w:rFonts w:hint="eastAsia"/>
        </w:rPr>
        <w:t>通过了解</w:t>
      </w:r>
      <w:r>
        <w:t>Nginx，并使用本模块，减轻开发人员在安全方面的额外设计，并且，作为开源免费，使用方便，作为其中一个模块，灵活易用。</w:t>
      </w:r>
    </w:p>
    <w:p w14:paraId="5BDE2469" w14:textId="77777777" w:rsidR="00D814CE" w:rsidRDefault="00D814CE" w:rsidP="00D814CE">
      <w:pPr>
        <w:pStyle w:val="ab"/>
        <w:snapToGrid w:val="0"/>
        <w:ind w:firstLine="420"/>
      </w:pPr>
      <w:r>
        <w:rPr>
          <w:rFonts w:hint="eastAsia"/>
        </w:rPr>
        <w:t>4.4.4.对系统运行过程的影响</w:t>
      </w:r>
    </w:p>
    <w:p w14:paraId="7427C4F5" w14:textId="77777777" w:rsidR="00D814CE" w:rsidRDefault="00D814CE">
      <w:pPr>
        <w:pStyle w:val="ab"/>
        <w:snapToGrid w:val="0"/>
        <w:ind w:firstLineChars="200" w:firstLine="420"/>
        <w:pPrChange w:id="418" w:author="dadi" w:date="2019-04-28T23:17:00Z">
          <w:pPr>
            <w:pStyle w:val="ab"/>
            <w:snapToGrid w:val="0"/>
            <w:ind w:firstLineChars="300" w:firstLine="630"/>
          </w:pPr>
        </w:pPrChange>
      </w:pPr>
      <w:r>
        <w:rPr>
          <w:rFonts w:hint="eastAsia"/>
        </w:rPr>
        <w:t>本系统理想目标对</w:t>
      </w:r>
      <w:r>
        <w:t>网站与用户之间的业务没有任何</w:t>
      </w:r>
      <w:r>
        <w:rPr>
          <w:rFonts w:hint="eastAsia"/>
        </w:rPr>
        <w:t>影响</w:t>
      </w:r>
      <w:r>
        <w:t>。</w:t>
      </w:r>
    </w:p>
    <w:p w14:paraId="34BBE2AA" w14:textId="77777777" w:rsidR="00D814CE" w:rsidRDefault="00D814CE" w:rsidP="00D814CE">
      <w:pPr>
        <w:pStyle w:val="ab"/>
        <w:snapToGrid w:val="0"/>
        <w:ind w:firstLine="420"/>
      </w:pPr>
      <w:r>
        <w:rPr>
          <w:rFonts w:hint="eastAsia"/>
        </w:rPr>
        <w:t>4.4.5.对开发的影响</w:t>
      </w:r>
    </w:p>
    <w:p w14:paraId="26F370BF" w14:textId="77777777" w:rsidR="00D814CE" w:rsidRDefault="00D814CE">
      <w:pPr>
        <w:pStyle w:val="ab"/>
        <w:snapToGrid w:val="0"/>
        <w:ind w:firstLineChars="200" w:firstLine="420"/>
        <w:pPrChange w:id="419" w:author="dadi" w:date="2019-04-28T23:18:00Z">
          <w:pPr>
            <w:pStyle w:val="ab"/>
            <w:snapToGrid w:val="0"/>
            <w:ind w:firstLineChars="300" w:firstLine="630"/>
          </w:pPr>
        </w:pPrChange>
      </w:pPr>
      <w:r>
        <w:rPr>
          <w:rFonts w:hint="eastAsia"/>
        </w:rPr>
        <w:t>本系统</w:t>
      </w:r>
      <w:r>
        <w:t>理想目标对开发没有任何影响。</w:t>
      </w:r>
    </w:p>
    <w:p w14:paraId="643912D2" w14:textId="77777777" w:rsidR="00D814CE" w:rsidRDefault="00D814CE" w:rsidP="00D814CE">
      <w:pPr>
        <w:pStyle w:val="ab"/>
        <w:snapToGrid w:val="0"/>
        <w:ind w:firstLine="420"/>
      </w:pPr>
      <w:r>
        <w:rPr>
          <w:rFonts w:hint="eastAsia"/>
        </w:rPr>
        <w:t>4.4.6.对地点和设施的影响</w:t>
      </w:r>
    </w:p>
    <w:p w14:paraId="7C93EE68" w14:textId="77777777" w:rsidR="00D814CE" w:rsidRDefault="00D814CE">
      <w:pPr>
        <w:pStyle w:val="ab"/>
        <w:snapToGrid w:val="0"/>
        <w:ind w:firstLineChars="200" w:firstLine="420"/>
        <w:pPrChange w:id="420" w:author="dadi" w:date="2019-04-28T23:18:00Z">
          <w:pPr>
            <w:pStyle w:val="ab"/>
            <w:snapToGrid w:val="0"/>
            <w:ind w:firstLineChars="300" w:firstLine="630"/>
          </w:pPr>
        </w:pPrChange>
      </w:pPr>
      <w:r>
        <w:rPr>
          <w:rFonts w:hint="eastAsia"/>
        </w:rPr>
        <w:t>需要部署额外</w:t>
      </w:r>
      <w:r>
        <w:t>的反向代理服务器</w:t>
      </w:r>
      <w:r>
        <w:rPr>
          <w:rFonts w:hint="eastAsia"/>
        </w:rPr>
        <w:t>。</w:t>
      </w:r>
    </w:p>
    <w:p w14:paraId="522E101B" w14:textId="77777777" w:rsidR="00D814CE" w:rsidRDefault="00D814CE" w:rsidP="00D814CE">
      <w:pPr>
        <w:pStyle w:val="ab"/>
        <w:snapToGrid w:val="0"/>
        <w:ind w:firstLine="420"/>
      </w:pPr>
      <w:r>
        <w:rPr>
          <w:rFonts w:hint="eastAsia"/>
        </w:rPr>
        <w:t>4.4.7.对经费开支的影响</w:t>
      </w:r>
    </w:p>
    <w:p w14:paraId="4C2CAD41" w14:textId="77777777" w:rsidR="00D814CE" w:rsidRDefault="00D814CE">
      <w:pPr>
        <w:pStyle w:val="ab"/>
        <w:snapToGrid w:val="0"/>
        <w:ind w:firstLineChars="200" w:firstLine="420"/>
        <w:pPrChange w:id="421" w:author="dadi" w:date="2019-04-28T23:18:00Z">
          <w:pPr>
            <w:pStyle w:val="ab"/>
            <w:snapToGrid w:val="0"/>
            <w:ind w:firstLineChars="300" w:firstLine="630"/>
          </w:pPr>
        </w:pPrChange>
      </w:pPr>
      <w:r>
        <w:rPr>
          <w:rFonts w:hint="eastAsia"/>
        </w:rPr>
        <w:t>经费支出用于</w:t>
      </w:r>
      <w:r>
        <w:t>反向代理服务器相关软硬件</w:t>
      </w:r>
      <w:r>
        <w:rPr>
          <w:rFonts w:hint="eastAsia"/>
        </w:rPr>
        <w:t>后期</w:t>
      </w:r>
      <w:r>
        <w:t>维护。</w:t>
      </w:r>
    </w:p>
    <w:p w14:paraId="68FF8175" w14:textId="77777777" w:rsidR="00D814CE" w:rsidRDefault="00D814CE" w:rsidP="00D814CE">
      <w:pPr>
        <w:pStyle w:val="ab"/>
        <w:snapToGrid w:val="0"/>
        <w:ind w:firstLineChars="300" w:firstLine="630"/>
      </w:pPr>
    </w:p>
    <w:p w14:paraId="2D166675" w14:textId="77777777" w:rsidR="00D814CE" w:rsidRDefault="00D814CE" w:rsidP="00D814CE">
      <w:pPr>
        <w:pStyle w:val="ab"/>
        <w:snapToGrid w:val="0"/>
        <w:ind w:firstLine="420"/>
      </w:pPr>
      <w:r>
        <w:rPr>
          <w:rFonts w:hint="eastAsia"/>
        </w:rPr>
        <w:t>4.5</w:t>
      </w:r>
      <w:r>
        <w:t xml:space="preserve"> </w:t>
      </w:r>
      <w:r>
        <w:rPr>
          <w:rFonts w:hint="eastAsia"/>
        </w:rPr>
        <w:t>技术条件方面的可能性</w:t>
      </w:r>
    </w:p>
    <w:p w14:paraId="4F656122" w14:textId="7AC1BED4" w:rsidR="00D814CE" w:rsidRDefault="00D814CE" w:rsidP="00D814CE">
      <w:pPr>
        <w:pStyle w:val="ab"/>
        <w:snapToGrid w:val="0"/>
        <w:ind w:firstLineChars="200" w:firstLine="420"/>
      </w:pPr>
      <w:del w:id="422" w:author="dadi" w:date="2019-04-28T23:18:00Z">
        <w:r w:rsidDel="00FE63EA">
          <w:rPr>
            <w:rFonts w:hint="eastAsia"/>
          </w:rPr>
          <w:delText xml:space="preserve"> </w:delText>
        </w:r>
      </w:del>
      <w:r>
        <w:t>Nginx</w:t>
      </w:r>
      <w:r>
        <w:rPr>
          <w:rFonts w:hint="eastAsia"/>
        </w:rPr>
        <w:t>模块开发技术，</w:t>
      </w:r>
      <w:r>
        <w:t>对HTML的改造技术，对JavaScript的改造技术。</w:t>
      </w:r>
    </w:p>
    <w:p w14:paraId="7F4C2BE4" w14:textId="77777777" w:rsidR="00D814CE" w:rsidRDefault="00D814CE" w:rsidP="00FC232D">
      <w:pPr>
        <w:pStyle w:val="3"/>
        <w:ind w:firstLine="643"/>
      </w:pPr>
      <w:r>
        <w:rPr>
          <w:rFonts w:hint="eastAsia"/>
        </w:rPr>
        <w:t>5.</w:t>
      </w:r>
      <w:r>
        <w:t xml:space="preserve"> </w:t>
      </w:r>
      <w:r>
        <w:rPr>
          <w:rFonts w:hint="eastAsia"/>
        </w:rPr>
        <w:t>可选择的其他系统方案</w:t>
      </w:r>
    </w:p>
    <w:p w14:paraId="283CC22A" w14:textId="77777777" w:rsidR="00D814CE" w:rsidRDefault="00D814CE" w:rsidP="00D814CE">
      <w:pPr>
        <w:pStyle w:val="ab"/>
        <w:snapToGrid w:val="0"/>
        <w:ind w:firstLine="420"/>
      </w:pPr>
      <w:r>
        <w:rPr>
          <w:rFonts w:hint="eastAsia"/>
        </w:rPr>
        <w:t>5.1</w:t>
      </w:r>
      <w:r>
        <w:t xml:space="preserve"> </w:t>
      </w:r>
      <w:r>
        <w:rPr>
          <w:rFonts w:hint="eastAsia"/>
        </w:rPr>
        <w:t>可选择的系统方案1</w:t>
      </w:r>
    </w:p>
    <w:p w14:paraId="3DF1944F" w14:textId="77777777" w:rsidR="00D814CE" w:rsidRDefault="00D814CE" w:rsidP="00D814CE">
      <w:pPr>
        <w:pStyle w:val="ab"/>
        <w:snapToGrid w:val="0"/>
        <w:ind w:firstLineChars="200" w:firstLine="420"/>
      </w:pPr>
      <w:r>
        <w:rPr>
          <w:rFonts w:hint="eastAsia"/>
        </w:rPr>
        <w:t>另一种</w:t>
      </w:r>
      <w:r>
        <w:t>预想的</w:t>
      </w:r>
      <w:r>
        <w:rPr>
          <w:rFonts w:hint="eastAsia"/>
        </w:rPr>
        <w:t>解决方案</w:t>
      </w:r>
      <w:r>
        <w:t>是</w:t>
      </w:r>
      <w:r>
        <w:rPr>
          <w:rFonts w:hint="eastAsia"/>
        </w:rPr>
        <w:t>完全通过</w:t>
      </w:r>
      <w:r>
        <w:t>在Nginx反向代理处</w:t>
      </w:r>
      <w:r>
        <w:rPr>
          <w:rFonts w:hint="eastAsia"/>
        </w:rPr>
        <w:t>提前拿到</w:t>
      </w:r>
      <w:r>
        <w:t>HTML，JavaScript等文件，</w:t>
      </w:r>
      <w:r>
        <w:rPr>
          <w:rFonts w:hint="eastAsia"/>
        </w:rPr>
        <w:t>通过</w:t>
      </w:r>
      <w:r>
        <w:t>解析源代码，</w:t>
      </w:r>
      <w:r>
        <w:rPr>
          <w:rFonts w:hint="eastAsia"/>
        </w:rPr>
        <w:t>再</w:t>
      </w:r>
      <w:r>
        <w:t>通过AOP技术，即通过JavaScript的</w:t>
      </w:r>
      <w:r>
        <w:rPr>
          <w:rFonts w:hint="eastAsia"/>
        </w:rPr>
        <w:t>函数</w:t>
      </w:r>
      <w:r>
        <w:t>覆盖等技术，完完全全在服务器</w:t>
      </w:r>
      <w:proofErr w:type="gramStart"/>
      <w:r>
        <w:t>处改造</w:t>
      </w:r>
      <w:proofErr w:type="gramEnd"/>
      <w:r>
        <w:t>代码吗，让代码可以做到自己</w:t>
      </w:r>
      <w:r>
        <w:t>“</w:t>
      </w:r>
      <w:r>
        <w:rPr>
          <w:rFonts w:hint="eastAsia"/>
        </w:rPr>
        <w:t>捕捉</w:t>
      </w:r>
      <w:r>
        <w:t>所有HTTP请求</w:t>
      </w:r>
      <w:r>
        <w:t>”</w:t>
      </w:r>
      <w:r>
        <w:rPr>
          <w:rFonts w:hint="eastAsia"/>
        </w:rPr>
        <w:t>来实现动态</w:t>
      </w:r>
      <w:r>
        <w:t>ID在浏览器端的配合</w:t>
      </w:r>
      <w:r>
        <w:rPr>
          <w:rFonts w:hint="eastAsia"/>
        </w:rPr>
        <w:t>部分。</w:t>
      </w:r>
    </w:p>
    <w:p w14:paraId="77D36660" w14:textId="77777777" w:rsidR="00D814CE" w:rsidRDefault="00D814CE" w:rsidP="00D814CE">
      <w:pPr>
        <w:pStyle w:val="ab"/>
        <w:snapToGrid w:val="0"/>
        <w:ind w:firstLineChars="200" w:firstLine="420"/>
      </w:pPr>
      <w:r>
        <w:rPr>
          <w:rFonts w:hint="eastAsia"/>
        </w:rPr>
        <w:t>如果可以实现</w:t>
      </w:r>
      <w:r>
        <w:t>，那么对使用浏览器访问网站的用户</w:t>
      </w:r>
      <w:r>
        <w:rPr>
          <w:rFonts w:hint="eastAsia"/>
        </w:rPr>
        <w:t>真正</w:t>
      </w:r>
      <w:r>
        <w:t>做到了透明，</w:t>
      </w:r>
      <w:r>
        <w:rPr>
          <w:rFonts w:hint="eastAsia"/>
        </w:rPr>
        <w:t>将</w:t>
      </w:r>
      <w:r>
        <w:t>是极好的</w:t>
      </w:r>
      <w:r>
        <w:rPr>
          <w:rFonts w:hint="eastAsia"/>
        </w:rPr>
        <w:t>。</w:t>
      </w:r>
    </w:p>
    <w:p w14:paraId="040B5C40" w14:textId="77777777" w:rsidR="00D814CE" w:rsidRDefault="00D814CE" w:rsidP="00D814CE">
      <w:pPr>
        <w:pStyle w:val="ab"/>
        <w:snapToGrid w:val="0"/>
        <w:ind w:firstLineChars="200" w:firstLine="420"/>
      </w:pPr>
      <w:r>
        <w:t>但在</w:t>
      </w:r>
      <w:r>
        <w:rPr>
          <w:rFonts w:hint="eastAsia"/>
        </w:rPr>
        <w:t>技术实现</w:t>
      </w:r>
      <w:r>
        <w:t>上</w:t>
      </w:r>
      <w:r>
        <w:rPr>
          <w:rFonts w:hint="eastAsia"/>
        </w:rPr>
        <w:t>遇到问题。</w:t>
      </w:r>
      <w:r>
        <w:t>需要对JavaScript的</w:t>
      </w:r>
      <w:r>
        <w:rPr>
          <w:rFonts w:hint="eastAsia"/>
        </w:rPr>
        <w:t>精通，</w:t>
      </w:r>
      <w:r>
        <w:t>在目前的开发周期内，还未能实现。</w:t>
      </w:r>
    </w:p>
    <w:p w14:paraId="42DEC1F7" w14:textId="77777777" w:rsidR="00D814CE" w:rsidRDefault="00D814CE" w:rsidP="00D814CE">
      <w:pPr>
        <w:pStyle w:val="ab"/>
        <w:snapToGrid w:val="0"/>
        <w:ind w:firstLineChars="200" w:firstLine="420"/>
      </w:pPr>
    </w:p>
    <w:p w14:paraId="76C3FBD7" w14:textId="77777777" w:rsidR="00D814CE" w:rsidRDefault="00D814CE" w:rsidP="00FC232D">
      <w:pPr>
        <w:pStyle w:val="3"/>
        <w:ind w:firstLine="643"/>
      </w:pPr>
      <w:r>
        <w:rPr>
          <w:rFonts w:hint="eastAsia"/>
        </w:rPr>
        <w:t>6.</w:t>
      </w:r>
      <w:r>
        <w:t xml:space="preserve"> </w:t>
      </w:r>
      <w:r>
        <w:rPr>
          <w:rFonts w:hint="eastAsia"/>
        </w:rPr>
        <w:t>投资及效益分析</w:t>
      </w:r>
    </w:p>
    <w:p w14:paraId="57A16283" w14:textId="77777777" w:rsidR="00D814CE" w:rsidRDefault="00D814CE" w:rsidP="00D814CE">
      <w:pPr>
        <w:pStyle w:val="ab"/>
        <w:snapToGrid w:val="0"/>
        <w:ind w:firstLine="420"/>
      </w:pPr>
      <w:r>
        <w:rPr>
          <w:rFonts w:hint="eastAsia"/>
        </w:rPr>
        <w:t>6.1 支出</w:t>
      </w:r>
    </w:p>
    <w:p w14:paraId="654D1BB9" w14:textId="77777777" w:rsidR="00D814CE" w:rsidRDefault="00D814CE" w:rsidP="00D814CE">
      <w:pPr>
        <w:pStyle w:val="ab"/>
        <w:snapToGrid w:val="0"/>
        <w:ind w:firstLineChars="200" w:firstLine="420"/>
      </w:pPr>
      <w:r>
        <w:rPr>
          <w:rFonts w:hint="eastAsia"/>
        </w:rPr>
        <w:t>部署反向代理</w:t>
      </w:r>
      <w:r>
        <w:t>的</w:t>
      </w:r>
      <w:r>
        <w:rPr>
          <w:rFonts w:hint="eastAsia"/>
        </w:rPr>
        <w:t>支出</w:t>
      </w:r>
    </w:p>
    <w:p w14:paraId="5A2D63C5" w14:textId="77777777" w:rsidR="00D814CE" w:rsidRDefault="00D814CE" w:rsidP="00D814CE">
      <w:pPr>
        <w:pStyle w:val="ab"/>
        <w:snapToGrid w:val="0"/>
        <w:ind w:firstLine="420"/>
      </w:pPr>
      <w:r>
        <w:rPr>
          <w:rFonts w:hint="eastAsia"/>
        </w:rPr>
        <w:t>6.1.1 基本建设投资</w:t>
      </w:r>
    </w:p>
    <w:p w14:paraId="1A59550F" w14:textId="77777777" w:rsidR="00D814CE" w:rsidRDefault="00D814CE" w:rsidP="00D814CE">
      <w:pPr>
        <w:pStyle w:val="ab"/>
        <w:snapToGrid w:val="0"/>
        <w:ind w:firstLineChars="300" w:firstLine="630"/>
      </w:pPr>
      <w:r>
        <w:rPr>
          <w:rFonts w:hint="eastAsia"/>
        </w:rPr>
        <w:t>按</w:t>
      </w:r>
      <w:r>
        <w:t>指导手册安装即可</w:t>
      </w:r>
    </w:p>
    <w:p w14:paraId="7020E7C7" w14:textId="77777777" w:rsidR="00D814CE" w:rsidRDefault="00D814CE" w:rsidP="00D814CE">
      <w:pPr>
        <w:pStyle w:val="ab"/>
        <w:snapToGrid w:val="0"/>
        <w:ind w:firstLine="420"/>
      </w:pPr>
      <w:r>
        <w:rPr>
          <w:rFonts w:hint="eastAsia"/>
        </w:rPr>
        <w:t>6.1.2 其他一次性支出 ：</w:t>
      </w:r>
      <w:r>
        <w:t>无</w:t>
      </w:r>
    </w:p>
    <w:p w14:paraId="3968BA80" w14:textId="77777777" w:rsidR="00D814CE" w:rsidRDefault="00D814CE" w:rsidP="00D814CE">
      <w:pPr>
        <w:pStyle w:val="ab"/>
        <w:snapToGrid w:val="0"/>
        <w:ind w:firstLine="420"/>
      </w:pPr>
      <w:r>
        <w:rPr>
          <w:rFonts w:hint="eastAsia"/>
        </w:rPr>
        <w:t>6.1.3 非一次性支出</w:t>
      </w:r>
    </w:p>
    <w:p w14:paraId="01C78810" w14:textId="77777777" w:rsidR="00D814CE" w:rsidRDefault="00D814CE" w:rsidP="00D814CE">
      <w:pPr>
        <w:pStyle w:val="ab"/>
        <w:snapToGrid w:val="0"/>
        <w:ind w:firstLineChars="300" w:firstLine="630"/>
      </w:pPr>
      <w:r>
        <w:rPr>
          <w:rFonts w:hint="eastAsia"/>
        </w:rPr>
        <w:t>关注</w:t>
      </w:r>
      <w:r>
        <w:t>本系统优化升级。</w:t>
      </w:r>
    </w:p>
    <w:p w14:paraId="5EBB6CD5" w14:textId="77777777" w:rsidR="00D814CE" w:rsidRDefault="00D814CE" w:rsidP="00D814CE">
      <w:pPr>
        <w:pStyle w:val="ab"/>
        <w:snapToGrid w:val="0"/>
        <w:ind w:firstLineChars="300" w:firstLine="630"/>
      </w:pPr>
    </w:p>
    <w:p w14:paraId="574B08DD" w14:textId="77777777" w:rsidR="00D814CE" w:rsidRDefault="00D814CE" w:rsidP="00D814CE">
      <w:pPr>
        <w:pStyle w:val="ab"/>
        <w:snapToGrid w:val="0"/>
        <w:ind w:firstLine="420"/>
      </w:pPr>
      <w:r>
        <w:rPr>
          <w:rFonts w:hint="eastAsia"/>
        </w:rPr>
        <w:t>6.2 收益</w:t>
      </w:r>
    </w:p>
    <w:p w14:paraId="749FDCD3" w14:textId="77777777" w:rsidR="00D814CE" w:rsidRDefault="00D814CE" w:rsidP="00D814CE">
      <w:pPr>
        <w:pStyle w:val="ab"/>
        <w:snapToGrid w:val="0"/>
        <w:ind w:firstLineChars="200" w:firstLine="420"/>
      </w:pPr>
      <w:r>
        <w:rPr>
          <w:rFonts w:hint="eastAsia"/>
        </w:rPr>
        <w:t>向安全公司</w:t>
      </w:r>
      <w:r>
        <w:t>购买安全服务的费用。硬件设备</w:t>
      </w:r>
      <w:r>
        <w:rPr>
          <w:rFonts w:hint="eastAsia"/>
        </w:rPr>
        <w:t>磨损费用</w:t>
      </w:r>
    </w:p>
    <w:p w14:paraId="33E782FD" w14:textId="77777777" w:rsidR="00D814CE" w:rsidRDefault="00D814CE" w:rsidP="00D814CE">
      <w:pPr>
        <w:pStyle w:val="ab"/>
        <w:snapToGrid w:val="0"/>
        <w:ind w:firstLine="420"/>
      </w:pPr>
      <w:r>
        <w:rPr>
          <w:rFonts w:hint="eastAsia"/>
        </w:rPr>
        <w:t>6.2.1 一次性收益</w:t>
      </w:r>
      <w:r>
        <w:t>]</w:t>
      </w:r>
    </w:p>
    <w:p w14:paraId="5398F2F5" w14:textId="77777777" w:rsidR="00D814CE" w:rsidRDefault="00D814CE" w:rsidP="00D814CE">
      <w:pPr>
        <w:pStyle w:val="ab"/>
        <w:snapToGrid w:val="0"/>
        <w:ind w:firstLineChars="300" w:firstLine="630"/>
      </w:pPr>
      <w:r>
        <w:rPr>
          <w:rFonts w:hint="eastAsia"/>
        </w:rPr>
        <w:t>专职网站监控</w:t>
      </w:r>
      <w:r>
        <w:t>人员的</w:t>
      </w:r>
      <w:r>
        <w:rPr>
          <w:rFonts w:hint="eastAsia"/>
        </w:rPr>
        <w:t>成本费</w:t>
      </w:r>
    </w:p>
    <w:p w14:paraId="2DAD930C" w14:textId="77777777" w:rsidR="00D814CE" w:rsidRDefault="00D814CE" w:rsidP="00D814CE">
      <w:pPr>
        <w:pStyle w:val="ab"/>
        <w:snapToGrid w:val="0"/>
        <w:ind w:firstLine="420"/>
      </w:pPr>
      <w:r>
        <w:rPr>
          <w:rFonts w:hint="eastAsia"/>
        </w:rPr>
        <w:t>6.2.2 非一次性收益</w:t>
      </w:r>
    </w:p>
    <w:p w14:paraId="76EEF85E" w14:textId="77777777" w:rsidR="00D814CE" w:rsidRDefault="00D814CE" w:rsidP="00D814CE">
      <w:pPr>
        <w:pStyle w:val="ab"/>
        <w:snapToGrid w:val="0"/>
        <w:ind w:firstLineChars="300" w:firstLine="630"/>
      </w:pPr>
      <w:r>
        <w:rPr>
          <w:rFonts w:hint="eastAsia"/>
        </w:rPr>
        <w:t>不可估量</w:t>
      </w:r>
    </w:p>
    <w:p w14:paraId="48BB1327" w14:textId="77777777" w:rsidR="00D814CE" w:rsidRDefault="00D814CE" w:rsidP="00D814CE">
      <w:pPr>
        <w:pStyle w:val="ab"/>
        <w:snapToGrid w:val="0"/>
        <w:ind w:firstLine="420"/>
      </w:pPr>
      <w:r>
        <w:rPr>
          <w:rFonts w:hint="eastAsia"/>
        </w:rPr>
        <w:t>6.2.3 不可定量的收益</w:t>
      </w:r>
    </w:p>
    <w:p w14:paraId="4BDA9350" w14:textId="77777777" w:rsidR="00D814CE" w:rsidRDefault="00D814CE" w:rsidP="00D814CE">
      <w:pPr>
        <w:pStyle w:val="ab"/>
        <w:snapToGrid w:val="0"/>
        <w:ind w:firstLineChars="300" w:firstLine="630"/>
      </w:pPr>
      <w:r>
        <w:rPr>
          <w:rFonts w:hint="eastAsia"/>
        </w:rPr>
        <w:t>对网站</w:t>
      </w:r>
      <w:r>
        <w:t>工作人员的减负</w:t>
      </w:r>
    </w:p>
    <w:p w14:paraId="1B523D3B" w14:textId="77777777" w:rsidR="00D814CE" w:rsidRPr="00A71EC6" w:rsidRDefault="00D814CE" w:rsidP="00D814CE">
      <w:pPr>
        <w:pStyle w:val="ab"/>
        <w:snapToGrid w:val="0"/>
        <w:ind w:firstLineChars="300" w:firstLine="630"/>
      </w:pPr>
      <w:r>
        <w:rPr>
          <w:rFonts w:hint="eastAsia"/>
        </w:rPr>
        <w:t>对</w:t>
      </w:r>
      <w:r>
        <w:t>目标网站的负载减轻</w:t>
      </w:r>
    </w:p>
    <w:p w14:paraId="3D03B9C1" w14:textId="77777777" w:rsidR="00D814CE" w:rsidRDefault="00D814CE" w:rsidP="00D814CE">
      <w:pPr>
        <w:pStyle w:val="ab"/>
        <w:snapToGrid w:val="0"/>
        <w:ind w:firstLineChars="300" w:firstLine="630"/>
      </w:pPr>
    </w:p>
    <w:p w14:paraId="52F9F93A" w14:textId="77777777" w:rsidR="00D814CE" w:rsidRDefault="00D814CE" w:rsidP="00D814CE">
      <w:pPr>
        <w:pStyle w:val="ab"/>
        <w:snapToGrid w:val="0"/>
        <w:ind w:firstLine="420"/>
      </w:pPr>
      <w:r>
        <w:rPr>
          <w:rFonts w:hint="eastAsia"/>
        </w:rPr>
        <w:t>6.3</w:t>
      </w:r>
      <w:r>
        <w:t xml:space="preserve"> </w:t>
      </w:r>
      <w:r>
        <w:rPr>
          <w:rFonts w:hint="eastAsia"/>
        </w:rPr>
        <w:t>收益/投资比</w:t>
      </w:r>
    </w:p>
    <w:p w14:paraId="5ADB1749" w14:textId="77777777" w:rsidR="00D814CE" w:rsidRDefault="00D814CE" w:rsidP="00D814CE">
      <w:pPr>
        <w:pStyle w:val="ab"/>
        <w:snapToGrid w:val="0"/>
        <w:ind w:firstLineChars="200" w:firstLine="420"/>
      </w:pPr>
      <w:r>
        <w:rPr>
          <w:rFonts w:hint="eastAsia"/>
        </w:rPr>
        <w:t>接近80</w:t>
      </w:r>
      <w:r>
        <w:t>%</w:t>
      </w:r>
    </w:p>
    <w:p w14:paraId="221936F8" w14:textId="77777777" w:rsidR="00D814CE" w:rsidRDefault="00D814CE" w:rsidP="00D814CE">
      <w:pPr>
        <w:pStyle w:val="ab"/>
        <w:snapToGrid w:val="0"/>
        <w:ind w:firstLineChars="200" w:firstLine="420"/>
      </w:pPr>
    </w:p>
    <w:p w14:paraId="3C5E8DB4" w14:textId="77777777" w:rsidR="00D814CE" w:rsidRDefault="00D814CE" w:rsidP="00D814CE">
      <w:pPr>
        <w:pStyle w:val="ab"/>
        <w:snapToGrid w:val="0"/>
        <w:ind w:firstLine="420"/>
      </w:pPr>
      <w:r>
        <w:rPr>
          <w:rFonts w:hint="eastAsia"/>
        </w:rPr>
        <w:t>6.4 投资回收周期</w:t>
      </w:r>
    </w:p>
    <w:p w14:paraId="126F026B" w14:textId="77777777" w:rsidR="00D814CE" w:rsidRDefault="00D814CE" w:rsidP="00D814CE">
      <w:pPr>
        <w:pStyle w:val="ab"/>
        <w:snapToGrid w:val="0"/>
        <w:ind w:firstLineChars="200" w:firstLine="420"/>
      </w:pPr>
      <w:r>
        <w:rPr>
          <w:rFonts w:hint="eastAsia"/>
        </w:rPr>
        <w:t>一周</w:t>
      </w:r>
    </w:p>
    <w:p w14:paraId="47BC760C" w14:textId="77777777" w:rsidR="00D814CE" w:rsidRDefault="00D814CE" w:rsidP="00D814CE">
      <w:pPr>
        <w:pStyle w:val="ab"/>
        <w:snapToGrid w:val="0"/>
        <w:ind w:firstLineChars="200" w:firstLine="420"/>
      </w:pPr>
    </w:p>
    <w:p w14:paraId="24098686" w14:textId="77777777" w:rsidR="00D814CE" w:rsidRDefault="00D814CE" w:rsidP="00D814CE">
      <w:pPr>
        <w:pStyle w:val="ab"/>
        <w:snapToGrid w:val="0"/>
        <w:ind w:firstLine="420"/>
      </w:pPr>
      <w:r>
        <w:rPr>
          <w:rFonts w:hint="eastAsia"/>
        </w:rPr>
        <w:t>6.5</w:t>
      </w:r>
      <w:r>
        <w:t xml:space="preserve"> </w:t>
      </w:r>
      <w:r>
        <w:rPr>
          <w:rFonts w:hint="eastAsia"/>
        </w:rPr>
        <w:t>敏感性分析</w:t>
      </w:r>
    </w:p>
    <w:p w14:paraId="1C7A8631" w14:textId="77777777" w:rsidR="00D814CE" w:rsidRDefault="00D814CE" w:rsidP="00D814CE">
      <w:pPr>
        <w:pStyle w:val="ab"/>
        <w:snapToGrid w:val="0"/>
        <w:ind w:firstLineChars="200" w:firstLine="420"/>
      </w:pPr>
      <w:r>
        <w:rPr>
          <w:rFonts w:hint="eastAsia"/>
        </w:rPr>
        <w:t>本项目</w:t>
      </w:r>
      <w:r>
        <w:t>目标实现基本</w:t>
      </w:r>
      <w:r>
        <w:rPr>
          <w:rFonts w:hint="eastAsia"/>
        </w:rPr>
        <w:t>动态</w:t>
      </w:r>
      <w:r>
        <w:t>ID</w:t>
      </w:r>
      <w:r>
        <w:rPr>
          <w:rFonts w:hint="eastAsia"/>
        </w:rPr>
        <w:t>机制</w:t>
      </w:r>
      <w:r>
        <w:t>和代码混淆，</w:t>
      </w:r>
      <w:r>
        <w:rPr>
          <w:rFonts w:hint="eastAsia"/>
        </w:rPr>
        <w:t>目前还未</w:t>
      </w:r>
      <w:proofErr w:type="gramStart"/>
      <w:r>
        <w:rPr>
          <w:rFonts w:hint="eastAsia"/>
        </w:rPr>
        <w:t>测试较</w:t>
      </w:r>
      <w:proofErr w:type="gramEnd"/>
      <w:r>
        <w:rPr>
          <w:rFonts w:hint="eastAsia"/>
        </w:rPr>
        <w:t>复杂</w:t>
      </w:r>
      <w:r>
        <w:t>JavaScript技术的使用效果。</w:t>
      </w:r>
    </w:p>
    <w:p w14:paraId="237AD288" w14:textId="77777777" w:rsidR="00D814CE" w:rsidRDefault="00D814CE" w:rsidP="00FC232D">
      <w:pPr>
        <w:pStyle w:val="3"/>
        <w:ind w:firstLine="643"/>
      </w:pPr>
      <w:r>
        <w:rPr>
          <w:rFonts w:hint="eastAsia"/>
        </w:rPr>
        <w:t>7.</w:t>
      </w:r>
      <w:r>
        <w:t xml:space="preserve"> </w:t>
      </w:r>
      <w:r>
        <w:rPr>
          <w:rFonts w:hint="eastAsia"/>
        </w:rPr>
        <w:t>社会因素方面的可能性</w:t>
      </w:r>
    </w:p>
    <w:p w14:paraId="39EB5EE2" w14:textId="77777777" w:rsidR="00D814CE" w:rsidRDefault="00D814CE" w:rsidP="00D814CE">
      <w:pPr>
        <w:pStyle w:val="ab"/>
        <w:snapToGrid w:val="0"/>
        <w:ind w:firstLine="420"/>
      </w:pPr>
      <w:r>
        <w:rPr>
          <w:rFonts w:hint="eastAsia"/>
        </w:rPr>
        <w:t>7.1.</w:t>
      </w:r>
      <w:r>
        <w:t>Nginx开源，大量第三方模块</w:t>
      </w:r>
      <w:r>
        <w:rPr>
          <w:rFonts w:hint="eastAsia"/>
        </w:rPr>
        <w:t>是其珍贵资源，</w:t>
      </w:r>
      <w:r>
        <w:t>本项目同属于其开源</w:t>
      </w:r>
      <w:r>
        <w:rPr>
          <w:rFonts w:hint="eastAsia"/>
        </w:rPr>
        <w:t>项目</w:t>
      </w:r>
      <w:r>
        <w:t>的一个第三方模块开发。</w:t>
      </w:r>
    </w:p>
    <w:p w14:paraId="15A3D5C7" w14:textId="77777777" w:rsidR="00D814CE" w:rsidRPr="00084874" w:rsidRDefault="00D814CE" w:rsidP="00D814CE">
      <w:pPr>
        <w:pStyle w:val="ab"/>
        <w:snapToGrid w:val="0"/>
        <w:ind w:firstLine="420"/>
      </w:pPr>
    </w:p>
    <w:p w14:paraId="494CE652" w14:textId="77777777" w:rsidR="00D814CE" w:rsidRDefault="00D814CE" w:rsidP="00D814CE">
      <w:pPr>
        <w:pStyle w:val="ab"/>
        <w:snapToGrid w:val="0"/>
        <w:ind w:firstLine="420"/>
      </w:pPr>
      <w:r>
        <w:rPr>
          <w:rFonts w:hint="eastAsia"/>
        </w:rPr>
        <w:t>7.2.浏览器用户涉及到</w:t>
      </w:r>
      <w:r>
        <w:t>的操作简单，通过指导文件可以方便使用。</w:t>
      </w:r>
      <w:r>
        <w:rPr>
          <w:rFonts w:hint="eastAsia"/>
        </w:rPr>
        <w:t>对</w:t>
      </w:r>
      <w:r>
        <w:t>网站开发人员的要求是了解Nginx，并按照本系统用户手册操作即可。</w:t>
      </w:r>
    </w:p>
    <w:p w14:paraId="262CA604" w14:textId="77777777" w:rsidR="00D814CE" w:rsidRDefault="00D814CE" w:rsidP="00FC232D">
      <w:pPr>
        <w:pStyle w:val="3"/>
        <w:ind w:firstLine="643"/>
      </w:pPr>
      <w:r>
        <w:rPr>
          <w:rFonts w:hint="eastAsia"/>
        </w:rPr>
        <w:t>8.</w:t>
      </w:r>
      <w:r>
        <w:t xml:space="preserve"> </w:t>
      </w:r>
      <w:r>
        <w:rPr>
          <w:rFonts w:hint="eastAsia"/>
        </w:rPr>
        <w:t>结论</w:t>
      </w:r>
    </w:p>
    <w:p w14:paraId="19E9B335" w14:textId="77777777" w:rsidR="00D814CE" w:rsidRDefault="00D814CE" w:rsidP="00D814CE">
      <w:pPr>
        <w:pStyle w:val="ab"/>
        <w:snapToGrid w:val="0"/>
        <w:ind w:firstLineChars="200" w:firstLine="420"/>
      </w:pPr>
      <w:r>
        <w:rPr>
          <w:rFonts w:hint="eastAsia"/>
        </w:rPr>
        <w:t>本项目</w:t>
      </w:r>
      <w:r>
        <w:t>的开发从技术，市场</w:t>
      </w:r>
      <w:r>
        <w:rPr>
          <w:rFonts w:hint="eastAsia"/>
        </w:rPr>
        <w:t>方面</w:t>
      </w:r>
      <w:r>
        <w:t>均具有可行性。</w:t>
      </w:r>
      <w:r>
        <w:rPr>
          <w:rFonts w:hint="eastAsia"/>
        </w:rPr>
        <w:t>本项目的开发</w:t>
      </w:r>
      <w:r>
        <w:t>对网站防御有积极作用。</w:t>
      </w:r>
    </w:p>
    <w:p w14:paraId="711BAFC5" w14:textId="4C5239C0" w:rsidR="00D814CE" w:rsidRPr="00D814CE" w:rsidRDefault="00D814CE" w:rsidP="00D814CE">
      <w:pPr>
        <w:pStyle w:val="a8"/>
        <w:ind w:firstLineChars="0" w:firstLine="0"/>
      </w:pPr>
    </w:p>
    <w:p w14:paraId="771938F7" w14:textId="193FC3E6" w:rsidR="00D814CE" w:rsidRDefault="00D814CE" w:rsidP="00BA473E">
      <w:pPr>
        <w:ind w:firstLine="480"/>
      </w:pPr>
      <w:r>
        <w:br w:type="page"/>
      </w:r>
    </w:p>
    <w:p w14:paraId="516CBD4F" w14:textId="6B5AE63E" w:rsidR="00BA473E" w:rsidRDefault="00BA473E" w:rsidP="00BA473E">
      <w:pPr>
        <w:pStyle w:val="-10"/>
        <w:ind w:firstLine="600"/>
        <w:jc w:val="both"/>
      </w:pPr>
      <w:bookmarkStart w:id="423" w:name="_Toc7254191"/>
      <w:r w:rsidRPr="00BA473E">
        <w:rPr>
          <w:rFonts w:hint="eastAsia"/>
        </w:rPr>
        <w:t>附录</w:t>
      </w:r>
      <w:r w:rsidRPr="00BA473E">
        <w:rPr>
          <w:rFonts w:hint="eastAsia"/>
        </w:rPr>
        <w:t xml:space="preserve">3 </w:t>
      </w:r>
      <w:r w:rsidRPr="00BA473E">
        <w:rPr>
          <w:rFonts w:hint="eastAsia"/>
        </w:rPr>
        <w:t>项目开发计划书</w:t>
      </w:r>
      <w:bookmarkEnd w:id="423"/>
    </w:p>
    <w:p w14:paraId="69B29100" w14:textId="77777777" w:rsidR="000978AF" w:rsidRDefault="000978AF" w:rsidP="000978AF">
      <w:pPr>
        <w:ind w:firstLine="480"/>
        <w:jc w:val="center"/>
      </w:pPr>
    </w:p>
    <w:p w14:paraId="0271AF74" w14:textId="335005BA" w:rsidR="000978AF" w:rsidRDefault="000978AF" w:rsidP="000978AF">
      <w:pPr>
        <w:ind w:firstLine="880"/>
        <w:jc w:val="center"/>
        <w:rPr>
          <w:rFonts w:eastAsia="黑体"/>
          <w:sz w:val="44"/>
        </w:rPr>
      </w:pPr>
      <w:r>
        <w:rPr>
          <w:rFonts w:eastAsia="黑体"/>
          <w:noProof/>
          <w:sz w:val="44"/>
        </w:rPr>
        <mc:AlternateContent>
          <mc:Choice Requires="wps">
            <w:drawing>
              <wp:anchor distT="0" distB="0" distL="114300" distR="114300" simplePos="0" relativeHeight="251663360" behindDoc="0" locked="0" layoutInCell="0" allowOverlap="1" wp14:anchorId="05675EF5" wp14:editId="4E5523EC">
                <wp:simplePos x="0" y="0"/>
                <wp:positionH relativeFrom="column">
                  <wp:posOffset>0</wp:posOffset>
                </wp:positionH>
                <wp:positionV relativeFrom="paragraph">
                  <wp:posOffset>495300</wp:posOffset>
                </wp:positionV>
                <wp:extent cx="5143500" cy="0"/>
                <wp:effectExtent l="0" t="0" r="0" b="0"/>
                <wp:wrapTopAndBottom/>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F57766" id="直接连接符 21"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5E64B1AE" w14:textId="77777777" w:rsidR="000978AF" w:rsidRDefault="000978AF" w:rsidP="000978AF">
      <w:pPr>
        <w:ind w:firstLine="880"/>
        <w:jc w:val="center"/>
        <w:rPr>
          <w:rFonts w:eastAsia="黑体"/>
          <w:sz w:val="44"/>
        </w:rPr>
      </w:pPr>
    </w:p>
    <w:p w14:paraId="5801576C" w14:textId="77777777" w:rsidR="000978AF" w:rsidRDefault="000978AF" w:rsidP="000978AF">
      <w:pPr>
        <w:ind w:firstLine="880"/>
        <w:jc w:val="center"/>
        <w:rPr>
          <w:rFonts w:eastAsia="黑体"/>
          <w:sz w:val="44"/>
        </w:rPr>
      </w:pPr>
      <w:r>
        <w:rPr>
          <w:rFonts w:eastAsia="黑体" w:hint="eastAsia"/>
          <w:sz w:val="44"/>
        </w:rPr>
        <w:t>项目开发计划的编写</w:t>
      </w:r>
    </w:p>
    <w:p w14:paraId="4683BAB4" w14:textId="77777777" w:rsidR="000978AF" w:rsidRDefault="000978AF" w:rsidP="000978AF">
      <w:pPr>
        <w:ind w:firstLine="560"/>
        <w:jc w:val="center"/>
        <w:rPr>
          <w:sz w:val="28"/>
        </w:rPr>
      </w:pPr>
    </w:p>
    <w:p w14:paraId="469E5785" w14:textId="77777777" w:rsidR="000978AF" w:rsidRDefault="000978AF" w:rsidP="000978AF">
      <w:pPr>
        <w:ind w:firstLine="560"/>
        <w:jc w:val="center"/>
        <w:rPr>
          <w:sz w:val="28"/>
        </w:rPr>
      </w:pPr>
      <w:r>
        <w:rPr>
          <w:rFonts w:hint="eastAsia"/>
          <w:sz w:val="28"/>
        </w:rPr>
        <w:t>[V</w:t>
      </w:r>
      <w:r>
        <w:rPr>
          <w:sz w:val="28"/>
        </w:rPr>
        <w:t>1.0</w:t>
      </w:r>
      <w:r>
        <w:rPr>
          <w:rFonts w:hint="eastAsia"/>
          <w:sz w:val="28"/>
        </w:rPr>
        <w:t>]</w:t>
      </w:r>
    </w:p>
    <w:p w14:paraId="439051C6" w14:textId="77777777" w:rsidR="000978AF" w:rsidRDefault="000978AF" w:rsidP="000978AF">
      <w:pPr>
        <w:ind w:firstLine="560"/>
        <w:jc w:val="center"/>
        <w:rPr>
          <w:sz w:val="28"/>
        </w:rPr>
      </w:pPr>
    </w:p>
    <w:p w14:paraId="129DE536" w14:textId="77777777" w:rsidR="000978AF" w:rsidRDefault="000978AF" w:rsidP="000978AF">
      <w:pPr>
        <w:ind w:firstLine="560"/>
        <w:jc w:val="center"/>
        <w:rPr>
          <w:sz w:val="28"/>
        </w:rPr>
      </w:pPr>
    </w:p>
    <w:p w14:paraId="4E6EF8A5" w14:textId="77777777" w:rsidR="000978AF" w:rsidRDefault="000978AF" w:rsidP="000978AF">
      <w:pPr>
        <w:ind w:firstLine="560"/>
        <w:jc w:val="center"/>
        <w:rPr>
          <w:sz w:val="28"/>
        </w:rPr>
      </w:pPr>
    </w:p>
    <w:p w14:paraId="1245BC58" w14:textId="77777777" w:rsidR="000978AF" w:rsidRDefault="000978AF" w:rsidP="000978AF">
      <w:pPr>
        <w:ind w:firstLine="480"/>
      </w:pPr>
    </w:p>
    <w:p w14:paraId="18572CC0" w14:textId="77777777" w:rsidR="000978AF" w:rsidRDefault="000978AF" w:rsidP="000978AF">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proofErr w:type="gramStart"/>
      <w:r>
        <w:rPr>
          <w:rFonts w:hint="eastAsia"/>
          <w:sz w:val="28"/>
        </w:rPr>
        <w:t>邵</w:t>
      </w:r>
      <w:proofErr w:type="gramEnd"/>
      <w:r>
        <w:rPr>
          <w:rFonts w:hint="eastAsia"/>
          <w:sz w:val="28"/>
        </w:rPr>
        <w:t>欣欣</w:t>
      </w:r>
      <w:r>
        <w:rPr>
          <w:sz w:val="28"/>
        </w:rPr>
        <w:t>____________</w:t>
      </w:r>
    </w:p>
    <w:p w14:paraId="635C7EBD" w14:textId="77777777" w:rsidR="000978AF" w:rsidRDefault="000978AF" w:rsidP="000978AF">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6E771351" w14:textId="77777777" w:rsidR="000978AF" w:rsidRDefault="000978AF" w:rsidP="000978AF">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692CF186" w14:textId="77777777" w:rsidR="000978AF" w:rsidRDefault="000978AF" w:rsidP="000978AF">
      <w:pPr>
        <w:ind w:firstLine="560"/>
        <w:jc w:val="center"/>
        <w:rPr>
          <w:sz w:val="28"/>
        </w:rPr>
      </w:pPr>
    </w:p>
    <w:p w14:paraId="7C3A9F7B" w14:textId="77777777" w:rsidR="000978AF" w:rsidRDefault="000978AF" w:rsidP="000978AF">
      <w:pPr>
        <w:ind w:firstLine="560"/>
        <w:jc w:val="center"/>
        <w:rPr>
          <w:sz w:val="28"/>
        </w:rPr>
      </w:pPr>
    </w:p>
    <w:p w14:paraId="700530E9" w14:textId="77777777" w:rsidR="000978AF" w:rsidRDefault="000978AF" w:rsidP="000978AF">
      <w:pPr>
        <w:ind w:firstLine="560"/>
        <w:jc w:val="center"/>
        <w:rPr>
          <w:sz w:val="28"/>
        </w:rPr>
      </w:pPr>
    </w:p>
    <w:p w14:paraId="123244F9" w14:textId="77777777" w:rsidR="000978AF" w:rsidRDefault="000978AF" w:rsidP="000978AF">
      <w:pPr>
        <w:ind w:firstLine="560"/>
        <w:jc w:val="center"/>
        <w:rPr>
          <w:sz w:val="28"/>
        </w:rPr>
      </w:pPr>
    </w:p>
    <w:p w14:paraId="2D8CAE58" w14:textId="77777777" w:rsidR="000978AF" w:rsidRDefault="000978AF" w:rsidP="000978AF">
      <w:pPr>
        <w:ind w:firstLine="560"/>
        <w:jc w:val="center"/>
        <w:rPr>
          <w:sz w:val="28"/>
        </w:rPr>
      </w:pPr>
      <w:r>
        <w:rPr>
          <w:rFonts w:hint="eastAsia"/>
          <w:sz w:val="28"/>
        </w:rPr>
        <w:t>[</w:t>
      </w:r>
      <w:r>
        <w:rPr>
          <w:rFonts w:hint="eastAsia"/>
          <w:sz w:val="28"/>
        </w:rPr>
        <w:t>二零一九年三月二十六日</w:t>
      </w:r>
      <w:r>
        <w:rPr>
          <w:rFonts w:hint="eastAsia"/>
          <w:sz w:val="28"/>
        </w:rPr>
        <w:t>]</w:t>
      </w:r>
    </w:p>
    <w:p w14:paraId="40387886" w14:textId="77777777" w:rsidR="000978AF" w:rsidRDefault="000978AF" w:rsidP="00FC232D">
      <w:pPr>
        <w:pStyle w:val="3"/>
        <w:ind w:firstLine="643"/>
      </w:pPr>
      <w:r>
        <w:rPr>
          <w:rFonts w:hint="eastAsia"/>
        </w:rPr>
        <w:t>1.</w:t>
      </w:r>
      <w:r>
        <w:t xml:space="preserve"> </w:t>
      </w:r>
      <w:r>
        <w:rPr>
          <w:rFonts w:hint="eastAsia"/>
        </w:rPr>
        <w:t>引言</w:t>
      </w:r>
    </w:p>
    <w:p w14:paraId="51747150" w14:textId="77777777" w:rsidR="000978AF" w:rsidRDefault="000978AF" w:rsidP="000978AF">
      <w:pPr>
        <w:pStyle w:val="ab"/>
        <w:snapToGrid w:val="0"/>
        <w:ind w:firstLine="420"/>
      </w:pPr>
      <w:r>
        <w:rPr>
          <w:rFonts w:hint="eastAsia"/>
        </w:rPr>
        <w:t>1.1</w:t>
      </w:r>
      <w:r>
        <w:t xml:space="preserve"> </w:t>
      </w:r>
      <w:r>
        <w:rPr>
          <w:rFonts w:hint="eastAsia"/>
        </w:rPr>
        <w:t>编写目的</w:t>
      </w:r>
    </w:p>
    <w:p w14:paraId="60064D3E" w14:textId="77777777" w:rsidR="000978AF" w:rsidRDefault="000978AF" w:rsidP="000978AF">
      <w:pPr>
        <w:pStyle w:val="ab"/>
        <w:snapToGrid w:val="0"/>
        <w:ind w:firstLine="420"/>
      </w:pPr>
      <w:r>
        <w:rPr>
          <w:rFonts w:hint="eastAsia"/>
        </w:rPr>
        <w:t>本文档</w:t>
      </w:r>
      <w:r>
        <w:t>对应</w:t>
      </w:r>
      <w:r>
        <w:rPr>
          <w:rFonts w:hint="eastAsia"/>
        </w:rPr>
        <w:t>项目是“</w:t>
      </w:r>
      <w:r>
        <w:t>基于代码混淆的Web</w:t>
      </w:r>
      <w:r>
        <w:rPr>
          <w:rFonts w:hint="eastAsia"/>
        </w:rPr>
        <w:t>站点动态防御系统”。本文档预期读者</w:t>
      </w:r>
      <w:r>
        <w:t>是项目</w:t>
      </w:r>
      <w:r>
        <w:rPr>
          <w:rFonts w:hint="eastAsia"/>
        </w:rPr>
        <w:t>经历</w:t>
      </w:r>
      <w:r>
        <w:t>，项目开发人员</w:t>
      </w:r>
      <w:r>
        <w:rPr>
          <w:rFonts w:hint="eastAsia"/>
        </w:rPr>
        <w:t>以及有意了解</w:t>
      </w:r>
      <w:r>
        <w:t>项目进度的人员。</w:t>
      </w:r>
    </w:p>
    <w:p w14:paraId="6CCE1AF6" w14:textId="77777777" w:rsidR="000978AF" w:rsidRDefault="000978AF" w:rsidP="000978AF">
      <w:pPr>
        <w:pStyle w:val="ab"/>
        <w:snapToGrid w:val="0"/>
        <w:ind w:firstLine="420"/>
      </w:pPr>
    </w:p>
    <w:p w14:paraId="39ED4E99" w14:textId="77777777" w:rsidR="000978AF" w:rsidRDefault="000978AF" w:rsidP="000978AF">
      <w:pPr>
        <w:pStyle w:val="ab"/>
        <w:snapToGrid w:val="0"/>
        <w:ind w:firstLine="420"/>
      </w:pPr>
      <w:r>
        <w:rPr>
          <w:rFonts w:hint="eastAsia"/>
        </w:rPr>
        <w:t>1.2 背景</w:t>
      </w:r>
    </w:p>
    <w:p w14:paraId="5FED078A" w14:textId="77777777" w:rsidR="000978AF" w:rsidRDefault="000978AF" w:rsidP="000978AF">
      <w:pPr>
        <w:pStyle w:val="ab"/>
        <w:numPr>
          <w:ilvl w:val="0"/>
          <w:numId w:val="21"/>
        </w:numPr>
        <w:tabs>
          <w:tab w:val="clear" w:pos="840"/>
          <w:tab w:val="num" w:pos="720"/>
        </w:tabs>
        <w:snapToGrid w:val="0"/>
        <w:ind w:left="720" w:firstLine="420"/>
      </w:pPr>
      <w:r>
        <w:t>基于代码混淆的Web</w:t>
      </w:r>
      <w:r>
        <w:rPr>
          <w:rFonts w:hint="eastAsia"/>
        </w:rPr>
        <w:t>站点动态防御系统；</w:t>
      </w:r>
    </w:p>
    <w:p w14:paraId="23472FAC" w14:textId="77777777" w:rsidR="000978AF" w:rsidRDefault="000978AF" w:rsidP="000978AF">
      <w:pPr>
        <w:pStyle w:val="ab"/>
        <w:numPr>
          <w:ilvl w:val="0"/>
          <w:numId w:val="21"/>
        </w:numPr>
        <w:tabs>
          <w:tab w:val="clear" w:pos="840"/>
          <w:tab w:val="num" w:pos="720"/>
        </w:tabs>
        <w:snapToGrid w:val="0"/>
        <w:ind w:left="720" w:firstLine="420"/>
      </w:pPr>
      <w:r>
        <w:rPr>
          <w:rFonts w:hint="eastAsia"/>
        </w:rPr>
        <w:t>任务提出者：</w:t>
      </w:r>
      <w:proofErr w:type="gramStart"/>
      <w:r>
        <w:t>邵</w:t>
      </w:r>
      <w:proofErr w:type="gramEnd"/>
      <w:r>
        <w:t>欣欣；</w:t>
      </w:r>
      <w:r>
        <w:rPr>
          <w:rFonts w:hint="eastAsia"/>
        </w:rPr>
        <w:t>开发者：</w:t>
      </w:r>
      <w:proofErr w:type="gramStart"/>
      <w:r>
        <w:t>邵</w:t>
      </w:r>
      <w:proofErr w:type="gramEnd"/>
      <w:r>
        <w:t>欣欣；</w:t>
      </w:r>
      <w:r>
        <w:rPr>
          <w:rFonts w:hint="eastAsia"/>
        </w:rPr>
        <w:t>用户：</w:t>
      </w:r>
      <w:r>
        <w:t>网站</w:t>
      </w:r>
      <w:proofErr w:type="gramStart"/>
      <w:r>
        <w:t>安全运</w:t>
      </w:r>
      <w:proofErr w:type="gramEnd"/>
      <w:r>
        <w:t>维人员</w:t>
      </w:r>
      <w:r>
        <w:rPr>
          <w:rFonts w:hint="eastAsia"/>
        </w:rPr>
        <w:t>，</w:t>
      </w:r>
      <w:r>
        <w:t>访问网站的用户；</w:t>
      </w:r>
      <w:r>
        <w:rPr>
          <w:rFonts w:hint="eastAsia"/>
        </w:rPr>
        <w:t>实现该软件的计算机网络：处于反向代理节点的网络；</w:t>
      </w:r>
    </w:p>
    <w:p w14:paraId="7CFC9A98" w14:textId="77777777" w:rsidR="000978AF" w:rsidRDefault="000978AF" w:rsidP="000978AF">
      <w:pPr>
        <w:pStyle w:val="ab"/>
        <w:numPr>
          <w:ilvl w:val="0"/>
          <w:numId w:val="21"/>
        </w:numPr>
        <w:tabs>
          <w:tab w:val="clear" w:pos="840"/>
          <w:tab w:val="num" w:pos="720"/>
        </w:tabs>
        <w:snapToGrid w:val="0"/>
        <w:ind w:left="720" w:firstLine="420"/>
      </w:pPr>
      <w:r>
        <w:rPr>
          <w:rFonts w:hint="eastAsia"/>
        </w:rPr>
        <w:t>本系统从安装位</w:t>
      </w:r>
      <w:r>
        <w:t>置</w:t>
      </w:r>
      <w:r>
        <w:rPr>
          <w:rFonts w:hint="eastAsia"/>
        </w:rPr>
        <w:t>上来看</w:t>
      </w:r>
      <w:r>
        <w:t>可以分成两部分</w:t>
      </w:r>
      <w:r>
        <w:rPr>
          <w:rFonts w:hint="eastAsia"/>
        </w:rPr>
        <w:t>，</w:t>
      </w:r>
      <w:r>
        <w:t>一部分</w:t>
      </w:r>
      <w:r>
        <w:rPr>
          <w:rFonts w:hint="eastAsia"/>
        </w:rPr>
        <w:t>安装在</w:t>
      </w:r>
      <w:r>
        <w:t>是</w:t>
      </w:r>
      <w:r>
        <w:rPr>
          <w:rFonts w:hint="eastAsia"/>
        </w:rPr>
        <w:t>访问网站</w:t>
      </w:r>
      <w:r>
        <w:t>的浏览器</w:t>
      </w:r>
      <w:r>
        <w:rPr>
          <w:rFonts w:hint="eastAsia"/>
        </w:rPr>
        <w:t>上</w:t>
      </w:r>
      <w:r>
        <w:t>；</w:t>
      </w:r>
      <w:r>
        <w:rPr>
          <w:rFonts w:hint="eastAsia"/>
        </w:rPr>
        <w:t>一部分</w:t>
      </w:r>
      <w:r>
        <w:t>安装在反向代理服务器Nginx中</w:t>
      </w:r>
      <w:r>
        <w:rPr>
          <w:rFonts w:hint="eastAsia"/>
        </w:rPr>
        <w:t>。</w:t>
      </w:r>
    </w:p>
    <w:p w14:paraId="01C3B381" w14:textId="77777777" w:rsidR="000978AF" w:rsidRPr="005C5FF7" w:rsidRDefault="000978AF" w:rsidP="000978AF">
      <w:pPr>
        <w:pStyle w:val="ab"/>
        <w:snapToGrid w:val="0"/>
        <w:ind w:firstLine="420"/>
      </w:pPr>
    </w:p>
    <w:p w14:paraId="4BCA201F" w14:textId="77777777" w:rsidR="000978AF" w:rsidRDefault="000978AF" w:rsidP="000978AF">
      <w:pPr>
        <w:pStyle w:val="ab"/>
        <w:snapToGrid w:val="0"/>
        <w:ind w:firstLine="420"/>
      </w:pPr>
      <w:r>
        <w:rPr>
          <w:rFonts w:hint="eastAsia"/>
        </w:rPr>
        <w:t>1.3 定义</w:t>
      </w:r>
    </w:p>
    <w:p w14:paraId="243F3150" w14:textId="77777777" w:rsidR="000978AF" w:rsidRDefault="000978AF" w:rsidP="000978AF">
      <w:pPr>
        <w:pStyle w:val="ab"/>
        <w:snapToGrid w:val="0"/>
        <w:ind w:firstLine="420"/>
      </w:pPr>
      <w:r>
        <w:rPr>
          <w:rFonts w:hint="eastAsia"/>
        </w:rPr>
        <w:t>Chrome</w:t>
      </w:r>
      <w:r>
        <w:t xml:space="preserve"> Extension</w:t>
      </w:r>
      <w:r>
        <w:rPr>
          <w:rFonts w:hint="eastAsia"/>
        </w:rPr>
        <w:t>：Chrome</w:t>
      </w:r>
      <w:r>
        <w:t>浏览器扩展</w:t>
      </w:r>
    </w:p>
    <w:p w14:paraId="275391B2" w14:textId="77777777" w:rsidR="000978AF" w:rsidRDefault="000978AF" w:rsidP="000978AF">
      <w:pPr>
        <w:pStyle w:val="ab"/>
        <w:snapToGrid w:val="0"/>
        <w:ind w:firstLine="420"/>
      </w:pPr>
      <w:r>
        <w:t>Cygwin:</w:t>
      </w:r>
      <w:r w:rsidRPr="00D967B7">
        <w:rPr>
          <w:rFonts w:hint="eastAsia"/>
        </w:rPr>
        <w:t xml:space="preserve"> Cygwin是一个在windows平台上运行的类UNIX模拟环境，是cygnus solutions公司开发的自由软件（该公司开发的著名工具还有eCos，不过现已被Redhat收购）。它对于学习UNIX/Linux操作环境，或者从UNIX到Windows的应用程序移植，或者进行某些特殊的开发工作，尤其是使用GNU工具集在Windows上进行嵌入式系统开发，非常有用。随着嵌入式系统开发在国内日渐流行，越来越多的开发者对Cygwin产生了兴趣。</w:t>
      </w:r>
      <w:r>
        <w:rPr>
          <w:rFonts w:hint="eastAsia"/>
        </w:rPr>
        <w:t>[</w:t>
      </w:r>
      <w:r>
        <w:t>1</w:t>
      </w:r>
      <w:r>
        <w:rPr>
          <w:rFonts w:hint="eastAsia"/>
        </w:rPr>
        <w:t>]</w:t>
      </w:r>
    </w:p>
    <w:p w14:paraId="4C092604" w14:textId="77777777" w:rsidR="000978AF" w:rsidRDefault="000978AF" w:rsidP="000978AF">
      <w:pPr>
        <w:pStyle w:val="ab"/>
        <w:snapToGrid w:val="0"/>
        <w:ind w:firstLine="420"/>
      </w:pPr>
      <w:r>
        <w:t>Eclipse-cdt:</w:t>
      </w:r>
      <w:r w:rsidRPr="00D967B7">
        <w:rPr>
          <w:rFonts w:hint="eastAsia"/>
        </w:rPr>
        <w:t xml:space="preserve"> </w:t>
      </w:r>
      <w:r>
        <w:t>(C/C++</w:t>
      </w:r>
      <w:r>
        <w:rPr>
          <w:rFonts w:hint="eastAsia"/>
        </w:rPr>
        <w:t>开发环境</w:t>
      </w:r>
      <w:r>
        <w:t>)</w:t>
      </w:r>
      <w:r w:rsidRPr="00D967B7">
        <w:rPr>
          <w:rFonts w:hint="eastAsia"/>
        </w:rPr>
        <w:t>CDT项目提供了基于Eclipse平台的功能齐全的C和C ++集成开发环境。 功能包括：支持项目创建和各种工具链的托管构建，标准构建，源导航，</w:t>
      </w:r>
      <w:proofErr w:type="gramStart"/>
      <w:r w:rsidRPr="00D967B7">
        <w:rPr>
          <w:rFonts w:hint="eastAsia"/>
        </w:rPr>
        <w:t>各种源知识</w:t>
      </w:r>
      <w:proofErr w:type="gramEnd"/>
      <w:r w:rsidRPr="00D967B7">
        <w:rPr>
          <w:rFonts w:hint="eastAsia"/>
        </w:rPr>
        <w:t>工具，</w:t>
      </w:r>
      <w:proofErr w:type="gramStart"/>
      <w:r w:rsidRPr="00D967B7">
        <w:rPr>
          <w:rFonts w:hint="eastAsia"/>
        </w:rPr>
        <w:t>如类型</w:t>
      </w:r>
      <w:proofErr w:type="gramEnd"/>
      <w:r w:rsidRPr="00D967B7">
        <w:rPr>
          <w:rFonts w:hint="eastAsia"/>
        </w:rPr>
        <w:t>层次结构，调用图，包含浏览器，宏定义浏览器，具有语法突出显示的代码编辑器，折叠和超链接 导航，源代码重构和代码生成，可视化调试工具，包括内存，寄存器和反汇编查看器。</w:t>
      </w:r>
    </w:p>
    <w:p w14:paraId="160444D1" w14:textId="77777777" w:rsidR="000978AF" w:rsidRDefault="000978AF" w:rsidP="000978AF">
      <w:pPr>
        <w:pStyle w:val="ab"/>
        <w:snapToGrid w:val="0"/>
        <w:ind w:firstLine="420"/>
      </w:pPr>
    </w:p>
    <w:p w14:paraId="3CD0C5D7" w14:textId="77777777" w:rsidR="000978AF" w:rsidRDefault="000978AF" w:rsidP="000978AF">
      <w:pPr>
        <w:pStyle w:val="ab"/>
        <w:snapToGrid w:val="0"/>
        <w:ind w:firstLine="420"/>
      </w:pPr>
      <w:r>
        <w:rPr>
          <w:rFonts w:hint="eastAsia"/>
        </w:rPr>
        <w:t>1.4 参考资料</w:t>
      </w:r>
    </w:p>
    <w:p w14:paraId="3042A09F" w14:textId="77777777" w:rsidR="000978AF" w:rsidRDefault="000978AF" w:rsidP="000978AF">
      <w:pPr>
        <w:spacing w:line="400" w:lineRule="exact"/>
        <w:ind w:left="435" w:firstLine="480"/>
      </w:pPr>
      <w:r w:rsidRPr="002902BC">
        <w:t>[</w:t>
      </w:r>
      <w:r>
        <w:t>1</w:t>
      </w:r>
      <w:r w:rsidRPr="002902BC">
        <w:t xml:space="preserve">]Eclipse.Eclipse </w:t>
      </w:r>
      <w:proofErr w:type="gramStart"/>
      <w:r w:rsidRPr="002902BC">
        <w:t>CDT :C</w:t>
      </w:r>
      <w:proofErr w:type="gramEnd"/>
      <w:r w:rsidRPr="002902BC">
        <w:t>/C++ Development Tooling</w:t>
      </w:r>
      <w:r>
        <w:t xml:space="preserve"> </w:t>
      </w:r>
      <w:r w:rsidRPr="002902BC">
        <w:t>[EB/OL]</w:t>
      </w:r>
      <w:r>
        <w:t xml:space="preserve"> </w:t>
      </w:r>
      <w:r w:rsidRPr="002902BC">
        <w:t>.</w:t>
      </w:r>
      <w:r>
        <w:t xml:space="preserve"> </w:t>
      </w:r>
      <w:r w:rsidRPr="002902BC">
        <w:t>[2019-04-26</w:t>
      </w:r>
      <w:proofErr w:type="gramStart"/>
      <w:r w:rsidRPr="002902BC">
        <w:t>]</w:t>
      </w:r>
      <w:r>
        <w:t xml:space="preserve"> </w:t>
      </w:r>
      <w:r w:rsidRPr="002902BC">
        <w:t>.</w:t>
      </w:r>
      <w:proofErr w:type="gramEnd"/>
      <w:r>
        <w:t xml:space="preserve"> </w:t>
      </w:r>
      <w:r w:rsidRPr="002902BC">
        <w:t>http://www.eclipse.org/cdt/</w:t>
      </w:r>
    </w:p>
    <w:p w14:paraId="0718D399" w14:textId="77777777" w:rsidR="000978AF" w:rsidRDefault="000978AF" w:rsidP="00FC232D">
      <w:pPr>
        <w:pStyle w:val="3"/>
        <w:ind w:firstLine="643"/>
      </w:pPr>
      <w:r>
        <w:rPr>
          <w:rFonts w:hint="eastAsia"/>
        </w:rPr>
        <w:t>2.</w:t>
      </w:r>
      <w:r>
        <w:t xml:space="preserve"> </w:t>
      </w:r>
      <w:r>
        <w:rPr>
          <w:rFonts w:hint="eastAsia"/>
        </w:rPr>
        <w:t>项目概述</w:t>
      </w:r>
    </w:p>
    <w:p w14:paraId="5E7A5445" w14:textId="77777777" w:rsidR="000978AF" w:rsidRDefault="000978AF" w:rsidP="000978AF">
      <w:pPr>
        <w:pStyle w:val="ab"/>
        <w:snapToGrid w:val="0"/>
        <w:ind w:firstLine="420"/>
      </w:pPr>
      <w:r>
        <w:rPr>
          <w:rFonts w:hint="eastAsia"/>
        </w:rPr>
        <w:t>2.1</w:t>
      </w:r>
      <w:r>
        <w:t xml:space="preserve"> </w:t>
      </w:r>
      <w:r>
        <w:rPr>
          <w:rFonts w:hint="eastAsia"/>
        </w:rPr>
        <w:t>工作内容</w:t>
      </w:r>
    </w:p>
    <w:p w14:paraId="15FFC40B" w14:textId="77777777" w:rsidR="000978AF" w:rsidRDefault="000978AF" w:rsidP="000978AF">
      <w:pPr>
        <w:pStyle w:val="ab"/>
        <w:snapToGrid w:val="0"/>
        <w:ind w:firstLine="420"/>
      </w:pPr>
      <w:r>
        <w:rPr>
          <w:rFonts w:hint="eastAsia"/>
        </w:rPr>
        <w:t>背景</w:t>
      </w:r>
      <w:r>
        <w:t>调查：了解目前自动化攻击的现状，包括攻击手段，以及在网络攻击中的占比</w:t>
      </w:r>
      <w:r>
        <w:rPr>
          <w:rFonts w:hint="eastAsia"/>
        </w:rPr>
        <w:t>和目前应对</w:t>
      </w:r>
      <w:r>
        <w:t>自动化攻击</w:t>
      </w:r>
      <w:r>
        <w:rPr>
          <w:rFonts w:hint="eastAsia"/>
        </w:rPr>
        <w:t>的</w:t>
      </w:r>
      <w:r>
        <w:t>手段。</w:t>
      </w:r>
    </w:p>
    <w:p w14:paraId="10109FD5" w14:textId="77777777" w:rsidR="000978AF" w:rsidRDefault="000978AF" w:rsidP="000978AF">
      <w:pPr>
        <w:pStyle w:val="ab"/>
        <w:snapToGrid w:val="0"/>
        <w:ind w:firstLine="420"/>
      </w:pPr>
      <w:r>
        <w:rPr>
          <w:rFonts w:hint="eastAsia"/>
        </w:rPr>
        <w:t>市场调查</w:t>
      </w:r>
      <w:r>
        <w:t>：</w:t>
      </w:r>
      <w:r>
        <w:rPr>
          <w:rFonts w:hint="eastAsia"/>
        </w:rPr>
        <w:t>鉴于</w:t>
      </w:r>
      <w:r>
        <w:t>我们的系统开发依</w:t>
      </w:r>
      <w:r>
        <w:rPr>
          <w:rFonts w:hint="eastAsia"/>
        </w:rPr>
        <w:t>赖</w:t>
      </w:r>
      <w:r>
        <w:t>于特</w:t>
      </w:r>
      <w:r>
        <w:rPr>
          <w:rFonts w:hint="eastAsia"/>
        </w:rPr>
        <w:t>定</w:t>
      </w:r>
      <w:r>
        <w:t>的已存在软件：</w:t>
      </w:r>
      <w:r>
        <w:rPr>
          <w:rFonts w:hint="eastAsia"/>
        </w:rPr>
        <w:t xml:space="preserve"> Nginx和</w:t>
      </w:r>
      <w:r>
        <w:t>Chrome</w:t>
      </w:r>
      <w:r>
        <w:rPr>
          <w:rFonts w:hint="eastAsia"/>
        </w:rPr>
        <w:t>，</w:t>
      </w:r>
      <w:r>
        <w:t>了解目前</w:t>
      </w:r>
      <w:r>
        <w:rPr>
          <w:rFonts w:hint="eastAsia"/>
        </w:rPr>
        <w:t>Nginx和</w:t>
      </w:r>
      <w:r>
        <w:t>Chrome在各自领域的</w:t>
      </w:r>
      <w:r>
        <w:rPr>
          <w:rFonts w:hint="eastAsia"/>
        </w:rPr>
        <w:t>市场占比</w:t>
      </w:r>
      <w:r>
        <w:t>。</w:t>
      </w:r>
      <w:r>
        <w:rPr>
          <w:rFonts w:hint="eastAsia"/>
        </w:rPr>
        <w:t>保证</w:t>
      </w:r>
      <w:r>
        <w:t>我们开发的系统的应用前景</w:t>
      </w:r>
      <w:r>
        <w:rPr>
          <w:rFonts w:hint="eastAsia"/>
        </w:rPr>
        <w:t>的</w:t>
      </w:r>
      <w:r>
        <w:t>限制是比较小的。</w:t>
      </w:r>
    </w:p>
    <w:p w14:paraId="68D06CF1" w14:textId="77777777" w:rsidR="000978AF" w:rsidRDefault="000978AF" w:rsidP="000978AF">
      <w:pPr>
        <w:pStyle w:val="ab"/>
        <w:snapToGrid w:val="0"/>
        <w:ind w:firstLine="420"/>
      </w:pPr>
      <w:r>
        <w:rPr>
          <w:rFonts w:hint="eastAsia"/>
        </w:rPr>
        <w:t>需求分析</w:t>
      </w:r>
      <w:r>
        <w:t>；</w:t>
      </w:r>
    </w:p>
    <w:p w14:paraId="1EF04D18" w14:textId="77777777" w:rsidR="000978AF" w:rsidRDefault="000978AF" w:rsidP="000978AF">
      <w:pPr>
        <w:pStyle w:val="ab"/>
        <w:snapToGrid w:val="0"/>
        <w:ind w:firstLine="420"/>
      </w:pPr>
      <w:r>
        <w:rPr>
          <w:rFonts w:hint="eastAsia"/>
        </w:rPr>
        <w:t>系统设计</w:t>
      </w:r>
      <w:r>
        <w:t>；</w:t>
      </w:r>
    </w:p>
    <w:p w14:paraId="03CA48A5" w14:textId="77777777" w:rsidR="000978AF" w:rsidRDefault="000978AF" w:rsidP="000978AF">
      <w:pPr>
        <w:pStyle w:val="ab"/>
        <w:snapToGrid w:val="0"/>
        <w:ind w:firstLine="420"/>
      </w:pPr>
      <w:r>
        <w:rPr>
          <w:rFonts w:hint="eastAsia"/>
        </w:rPr>
        <w:t>系统</w:t>
      </w:r>
      <w:r>
        <w:t>实现；</w:t>
      </w:r>
    </w:p>
    <w:p w14:paraId="02519AE4" w14:textId="77777777" w:rsidR="000978AF" w:rsidRPr="007B5576" w:rsidRDefault="000978AF" w:rsidP="000978AF">
      <w:pPr>
        <w:pStyle w:val="ab"/>
        <w:snapToGrid w:val="0"/>
        <w:ind w:firstLine="420"/>
      </w:pPr>
      <w:r>
        <w:rPr>
          <w:rFonts w:hint="eastAsia"/>
        </w:rPr>
        <w:t>系统测试</w:t>
      </w:r>
      <w:r>
        <w:t>。</w:t>
      </w:r>
    </w:p>
    <w:p w14:paraId="0FAFD21B" w14:textId="77777777" w:rsidR="000978AF" w:rsidRDefault="000978AF" w:rsidP="000978AF">
      <w:pPr>
        <w:pStyle w:val="ab"/>
        <w:snapToGrid w:val="0"/>
        <w:ind w:firstLine="420"/>
      </w:pPr>
    </w:p>
    <w:p w14:paraId="671C0EE7" w14:textId="77777777" w:rsidR="000978AF" w:rsidRDefault="000978AF" w:rsidP="000978AF">
      <w:pPr>
        <w:pStyle w:val="ab"/>
        <w:snapToGrid w:val="0"/>
        <w:ind w:firstLine="420"/>
      </w:pPr>
      <w:r>
        <w:rPr>
          <w:rFonts w:hint="eastAsia"/>
        </w:rPr>
        <w:t xml:space="preserve">2.2 主要参加人员   </w:t>
      </w:r>
    </w:p>
    <w:p w14:paraId="3A74B47F" w14:textId="77777777" w:rsidR="000978AF" w:rsidRDefault="000978AF" w:rsidP="000978AF">
      <w:pPr>
        <w:pStyle w:val="ab"/>
        <w:snapToGrid w:val="0"/>
        <w:ind w:firstLine="420"/>
      </w:pPr>
      <w:r>
        <w:rPr>
          <w:rFonts w:hint="eastAsia"/>
        </w:rPr>
        <w:t xml:space="preserve">   指导老师</w:t>
      </w:r>
      <w:r>
        <w:t>：王海舟；</w:t>
      </w:r>
      <w:r>
        <w:rPr>
          <w:rFonts w:hint="eastAsia"/>
        </w:rPr>
        <w:t>开发人员</w:t>
      </w:r>
      <w:r>
        <w:t>：</w:t>
      </w:r>
      <w:proofErr w:type="gramStart"/>
      <w:r>
        <w:t>邵</w:t>
      </w:r>
      <w:proofErr w:type="gramEnd"/>
      <w:r>
        <w:t>欣欣。</w:t>
      </w:r>
    </w:p>
    <w:p w14:paraId="2A3D3A4A" w14:textId="77777777" w:rsidR="000978AF" w:rsidRDefault="000978AF" w:rsidP="000978AF">
      <w:pPr>
        <w:pStyle w:val="ab"/>
        <w:snapToGrid w:val="0"/>
        <w:ind w:firstLine="420"/>
      </w:pPr>
    </w:p>
    <w:p w14:paraId="09F1EDAC" w14:textId="77777777" w:rsidR="000978AF" w:rsidRDefault="000978AF" w:rsidP="000978AF">
      <w:pPr>
        <w:pStyle w:val="ab"/>
        <w:snapToGrid w:val="0"/>
        <w:ind w:firstLine="420"/>
      </w:pPr>
      <w:r>
        <w:rPr>
          <w:rFonts w:hint="eastAsia"/>
        </w:rPr>
        <w:t>2.3</w:t>
      </w:r>
      <w:r>
        <w:t xml:space="preserve"> </w:t>
      </w:r>
      <w:r>
        <w:rPr>
          <w:rFonts w:hint="eastAsia"/>
        </w:rPr>
        <w:t>产品</w:t>
      </w:r>
    </w:p>
    <w:p w14:paraId="21378939" w14:textId="77777777" w:rsidR="000978AF" w:rsidRDefault="000978AF" w:rsidP="000978AF">
      <w:pPr>
        <w:pStyle w:val="ab"/>
        <w:snapToGrid w:val="0"/>
        <w:ind w:firstLine="420"/>
      </w:pPr>
      <w:r>
        <w:rPr>
          <w:rFonts w:hint="eastAsia"/>
        </w:rPr>
        <w:t>2.3.1</w:t>
      </w:r>
      <w:r>
        <w:t xml:space="preserve"> </w:t>
      </w:r>
      <w:r>
        <w:rPr>
          <w:rFonts w:hint="eastAsia"/>
        </w:rPr>
        <w:t xml:space="preserve">程序  </w:t>
      </w:r>
    </w:p>
    <w:p w14:paraId="6A9809D9" w14:textId="77777777" w:rsidR="000978AF" w:rsidRDefault="000978AF" w:rsidP="000978AF">
      <w:pPr>
        <w:pStyle w:val="ab"/>
        <w:snapToGrid w:val="0"/>
        <w:ind w:firstLine="420"/>
      </w:pPr>
      <w:r>
        <w:rPr>
          <w:rFonts w:hint="eastAsia"/>
        </w:rPr>
        <w:t>[列出需移交给用户的程序的名称、所用的编程语言及存储程序的媒体形式，并通过引用有关文件。逐项说明其功能和能力。</w:t>
      </w:r>
      <w:r>
        <w:t>]</w:t>
      </w:r>
    </w:p>
    <w:p w14:paraId="65BEC83C" w14:textId="77777777" w:rsidR="000978AF" w:rsidRDefault="000978AF" w:rsidP="000978AF">
      <w:pPr>
        <w:pStyle w:val="ab"/>
        <w:snapToGrid w:val="0"/>
        <w:ind w:firstLine="420"/>
      </w:pPr>
      <w:r>
        <w:rPr>
          <w:rFonts w:hint="eastAsia"/>
        </w:rPr>
        <w:t>产品</w:t>
      </w:r>
      <w:r>
        <w:t>：基于代码混淆的Web站点动态防御系统</w:t>
      </w:r>
    </w:p>
    <w:p w14:paraId="6314900B" w14:textId="77777777" w:rsidR="000978AF" w:rsidRDefault="000978AF" w:rsidP="000978AF">
      <w:pPr>
        <w:pStyle w:val="ab"/>
        <w:snapToGrid w:val="0"/>
        <w:ind w:firstLine="420"/>
      </w:pPr>
      <w:r>
        <w:t>“</w:t>
      </w:r>
      <w:r>
        <w:t>hx_protect</w:t>
      </w:r>
      <w:r>
        <w:t>”</w:t>
      </w:r>
      <w:r>
        <w:t>:</w:t>
      </w:r>
      <w:r>
        <w:rPr>
          <w:rFonts w:hint="eastAsia"/>
        </w:rPr>
        <w:t>一个Chrome</w:t>
      </w:r>
      <w:r>
        <w:t>浏览器扩展</w:t>
      </w:r>
      <w:r>
        <w:rPr>
          <w:rFonts w:hint="eastAsia"/>
        </w:rPr>
        <w:t>；使用</w:t>
      </w:r>
      <w:r>
        <w:t>HTML</w:t>
      </w:r>
      <w:r>
        <w:rPr>
          <w:rFonts w:hint="eastAsia"/>
        </w:rPr>
        <w:t>，</w:t>
      </w:r>
      <w:r>
        <w:t>CSS，JavaS</w:t>
      </w:r>
      <w:r>
        <w:rPr>
          <w:rFonts w:hint="eastAsia"/>
        </w:rPr>
        <w:t>cript</w:t>
      </w:r>
      <w:r>
        <w:t>编写</w:t>
      </w:r>
      <w:r>
        <w:rPr>
          <w:rFonts w:hint="eastAsia"/>
        </w:rPr>
        <w:t>。</w:t>
      </w:r>
    </w:p>
    <w:p w14:paraId="26E6E591" w14:textId="77777777" w:rsidR="000978AF" w:rsidRDefault="000978AF" w:rsidP="000978AF">
      <w:pPr>
        <w:pStyle w:val="ab"/>
        <w:snapToGrid w:val="0"/>
        <w:ind w:firstLine="420"/>
      </w:pPr>
      <w:r>
        <w:t>”</w:t>
      </w:r>
      <w:r>
        <w:t>ngx_http_ipslab_module</w:t>
      </w:r>
      <w:proofErr w:type="gramStart"/>
      <w:r>
        <w:t>”</w:t>
      </w:r>
      <w:proofErr w:type="gramEnd"/>
      <w:r>
        <w:rPr>
          <w:rFonts w:hint="eastAsia"/>
        </w:rPr>
        <w:t>一个可以安装到</w:t>
      </w:r>
      <w:r>
        <w:t>Nginx上的模块。使用</w:t>
      </w:r>
      <w:r>
        <w:rPr>
          <w:rFonts w:hint="eastAsia"/>
        </w:rPr>
        <w:t>C</w:t>
      </w:r>
      <w:r>
        <w:t>编写。</w:t>
      </w:r>
    </w:p>
    <w:p w14:paraId="0301B0EA" w14:textId="77777777" w:rsidR="000978AF" w:rsidRDefault="000978AF" w:rsidP="000978AF">
      <w:pPr>
        <w:pStyle w:val="ab"/>
        <w:snapToGrid w:val="0"/>
        <w:ind w:firstLine="420"/>
      </w:pPr>
    </w:p>
    <w:p w14:paraId="72ECAE30" w14:textId="77777777" w:rsidR="000978AF" w:rsidRDefault="000978AF" w:rsidP="000978AF">
      <w:pPr>
        <w:pStyle w:val="ab"/>
        <w:snapToGrid w:val="0"/>
        <w:ind w:firstLine="420"/>
      </w:pPr>
      <w:r>
        <w:rPr>
          <w:rFonts w:hint="eastAsia"/>
        </w:rPr>
        <w:t xml:space="preserve">2.3.2.文件 </w:t>
      </w:r>
    </w:p>
    <w:p w14:paraId="7CE35595" w14:textId="77777777" w:rsidR="000978AF" w:rsidRDefault="000978AF" w:rsidP="000978AF">
      <w:pPr>
        <w:pStyle w:val="ab"/>
        <w:snapToGrid w:val="0"/>
        <w:ind w:firstLine="420"/>
      </w:pPr>
      <w:r>
        <w:rPr>
          <w:rFonts w:hint="eastAsia"/>
        </w:rPr>
        <w:t xml:space="preserve">    </w:t>
      </w:r>
      <w:r w:rsidRPr="00C65F68">
        <w:rPr>
          <w:rFonts w:hint="eastAsia"/>
        </w:rPr>
        <w:t>《用户手册概要》：该用户手册主要包含</w:t>
      </w:r>
      <w:r>
        <w:rPr>
          <w:rFonts w:hint="eastAsia"/>
        </w:rPr>
        <w:t>对于</w:t>
      </w:r>
      <w:r>
        <w:t>浏览器用户，对于网站运</w:t>
      </w:r>
      <w:proofErr w:type="gramStart"/>
      <w:r>
        <w:t>维人员</w:t>
      </w:r>
      <w:proofErr w:type="gramEnd"/>
      <w:r>
        <w:t>的系统使用环境</w:t>
      </w:r>
      <w:r>
        <w:rPr>
          <w:rFonts w:hint="eastAsia"/>
        </w:rPr>
        <w:t>，</w:t>
      </w:r>
      <w:r>
        <w:t>安装指导，配置指导，</w:t>
      </w:r>
      <w:r>
        <w:rPr>
          <w:rFonts w:hint="eastAsia"/>
        </w:rPr>
        <w:t>以及会出现的限制</w:t>
      </w:r>
      <w:r>
        <w:t>，可实现的功能等。</w:t>
      </w:r>
    </w:p>
    <w:p w14:paraId="3857267F" w14:textId="77777777" w:rsidR="000978AF" w:rsidRDefault="000978AF" w:rsidP="000978AF">
      <w:pPr>
        <w:pStyle w:val="ab"/>
        <w:snapToGrid w:val="0"/>
        <w:ind w:firstLine="420"/>
      </w:pPr>
      <w:r>
        <w:rPr>
          <w:rFonts w:hint="eastAsia"/>
        </w:rPr>
        <w:t>2.3.3.服务</w:t>
      </w:r>
    </w:p>
    <w:p w14:paraId="026CA93C" w14:textId="77777777" w:rsidR="000978AF" w:rsidRDefault="000978AF" w:rsidP="000978AF">
      <w:pPr>
        <w:pStyle w:val="ab"/>
        <w:snapToGrid w:val="0"/>
        <w:ind w:firstLine="420"/>
      </w:pPr>
      <w:r>
        <w:rPr>
          <w:rFonts w:hint="eastAsia"/>
        </w:rPr>
        <w:t>代码混淆</w:t>
      </w:r>
      <w:r>
        <w:t>；</w:t>
      </w:r>
    </w:p>
    <w:p w14:paraId="1DA52722" w14:textId="77777777" w:rsidR="000978AF" w:rsidRPr="0042247B" w:rsidRDefault="000978AF" w:rsidP="000978AF">
      <w:pPr>
        <w:pStyle w:val="ab"/>
        <w:snapToGrid w:val="0"/>
        <w:ind w:firstLine="420"/>
      </w:pPr>
      <w:r>
        <w:rPr>
          <w:rFonts w:hint="eastAsia"/>
        </w:rPr>
        <w:t>自动化请求</w:t>
      </w:r>
      <w:r>
        <w:t>拦截。</w:t>
      </w:r>
    </w:p>
    <w:p w14:paraId="63DB1001" w14:textId="77777777" w:rsidR="000978AF" w:rsidRDefault="000978AF" w:rsidP="000978AF">
      <w:pPr>
        <w:pStyle w:val="ab"/>
        <w:snapToGrid w:val="0"/>
        <w:ind w:firstLine="420"/>
      </w:pPr>
      <w:r>
        <w:rPr>
          <w:rFonts w:hint="eastAsia"/>
        </w:rPr>
        <w:t xml:space="preserve">2.3.4.非移交的产品   </w:t>
      </w:r>
    </w:p>
    <w:p w14:paraId="6601E03C" w14:textId="77777777" w:rsidR="000978AF" w:rsidRDefault="000978AF" w:rsidP="000978AF">
      <w:pPr>
        <w:pStyle w:val="ab"/>
        <w:snapToGrid w:val="0"/>
        <w:ind w:firstLine="420"/>
      </w:pPr>
      <w:r>
        <w:rPr>
          <w:rFonts w:hint="eastAsia"/>
        </w:rPr>
        <w:t xml:space="preserve">    《可行性与计划阶段--可行性研究报告》</w:t>
      </w:r>
    </w:p>
    <w:p w14:paraId="710450E2" w14:textId="77777777" w:rsidR="000978AF" w:rsidRDefault="000978AF" w:rsidP="000978AF">
      <w:pPr>
        <w:pStyle w:val="ab"/>
        <w:snapToGrid w:val="0"/>
        <w:ind w:leftChars="202" w:left="485" w:firstLine="420"/>
      </w:pPr>
      <w:r>
        <w:rPr>
          <w:rFonts w:hint="eastAsia"/>
        </w:rPr>
        <w:t>《可行性与计划阶段--项目开发计划》</w:t>
      </w:r>
    </w:p>
    <w:p w14:paraId="4D9FEE4E" w14:textId="77777777" w:rsidR="000978AF" w:rsidRDefault="000978AF" w:rsidP="000978AF">
      <w:pPr>
        <w:pStyle w:val="ab"/>
        <w:snapToGrid w:val="0"/>
        <w:ind w:leftChars="202" w:left="485" w:firstLine="420"/>
      </w:pPr>
      <w:r>
        <w:rPr>
          <w:rFonts w:hint="eastAsia"/>
        </w:rPr>
        <w:t>《需求分析阶段--需求说明书》</w:t>
      </w:r>
    </w:p>
    <w:p w14:paraId="0B85F816" w14:textId="77777777" w:rsidR="000978AF" w:rsidRDefault="000978AF" w:rsidP="000978AF">
      <w:pPr>
        <w:pStyle w:val="ab"/>
        <w:snapToGrid w:val="0"/>
        <w:ind w:leftChars="202" w:left="485" w:firstLine="420"/>
      </w:pPr>
      <w:r>
        <w:rPr>
          <w:rFonts w:hint="eastAsia"/>
        </w:rPr>
        <w:t>《概要设计阶段--概要设计说明书》</w:t>
      </w:r>
    </w:p>
    <w:p w14:paraId="2D8B1DFD" w14:textId="77777777" w:rsidR="000978AF" w:rsidRDefault="000978AF" w:rsidP="000978AF">
      <w:pPr>
        <w:pStyle w:val="ab"/>
        <w:snapToGrid w:val="0"/>
        <w:ind w:leftChars="202" w:left="485" w:firstLine="420"/>
      </w:pPr>
      <w:r>
        <w:rPr>
          <w:rFonts w:hint="eastAsia"/>
        </w:rPr>
        <w:t>《概要设计阶段--数据库设计说明书》</w:t>
      </w:r>
    </w:p>
    <w:p w14:paraId="4D0A3D04" w14:textId="77777777" w:rsidR="000978AF" w:rsidRDefault="000978AF" w:rsidP="000978AF">
      <w:pPr>
        <w:pStyle w:val="ab"/>
        <w:snapToGrid w:val="0"/>
        <w:ind w:leftChars="202" w:left="485" w:firstLine="420"/>
      </w:pPr>
      <w:r>
        <w:rPr>
          <w:rFonts w:hint="eastAsia"/>
        </w:rPr>
        <w:t>《详细设计阶段--详细设计说明书》</w:t>
      </w:r>
    </w:p>
    <w:p w14:paraId="1CD38E95" w14:textId="77777777" w:rsidR="000978AF" w:rsidRDefault="000978AF" w:rsidP="000978AF">
      <w:pPr>
        <w:pStyle w:val="ab"/>
        <w:snapToGrid w:val="0"/>
        <w:ind w:leftChars="202" w:left="485" w:firstLine="420"/>
      </w:pPr>
      <w:r>
        <w:rPr>
          <w:rFonts w:hint="eastAsia"/>
        </w:rPr>
        <w:t>《单元测试阶段--单元测试报告》</w:t>
      </w:r>
    </w:p>
    <w:p w14:paraId="7B11B295" w14:textId="77777777" w:rsidR="000978AF" w:rsidRDefault="000978AF" w:rsidP="000978AF">
      <w:pPr>
        <w:pStyle w:val="ab"/>
        <w:snapToGrid w:val="0"/>
        <w:ind w:firstLine="420"/>
      </w:pPr>
    </w:p>
    <w:p w14:paraId="70FCF0C4" w14:textId="77777777" w:rsidR="000978AF" w:rsidRDefault="000978AF" w:rsidP="000978AF">
      <w:pPr>
        <w:pStyle w:val="ab"/>
        <w:snapToGrid w:val="0"/>
        <w:ind w:firstLine="420"/>
      </w:pPr>
      <w:r>
        <w:rPr>
          <w:rFonts w:hint="eastAsia"/>
        </w:rPr>
        <w:t>2.4</w:t>
      </w:r>
      <w:r>
        <w:t xml:space="preserve"> </w:t>
      </w:r>
      <w:r>
        <w:rPr>
          <w:rFonts w:hint="eastAsia"/>
        </w:rPr>
        <w:t xml:space="preserve">验收标准 </w:t>
      </w:r>
    </w:p>
    <w:p w14:paraId="32AD8C1C" w14:textId="77777777" w:rsidR="000978AF" w:rsidRDefault="000978AF" w:rsidP="000978AF">
      <w:pPr>
        <w:pStyle w:val="ab"/>
        <w:snapToGrid w:val="0"/>
        <w:ind w:firstLine="420"/>
      </w:pPr>
      <w:r>
        <w:t xml:space="preserve">  </w:t>
      </w: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424" w:author="dadi" w:date="2019-04-28T23:18: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2523"/>
        <w:gridCol w:w="5690"/>
        <w:tblGridChange w:id="425">
          <w:tblGrid>
            <w:gridCol w:w="2523"/>
            <w:gridCol w:w="5690"/>
          </w:tblGrid>
        </w:tblGridChange>
      </w:tblGrid>
      <w:tr w:rsidR="000978AF" w:rsidRPr="005202C0" w14:paraId="5B7AE999" w14:textId="77777777" w:rsidTr="00FE63EA">
        <w:trPr>
          <w:trHeight w:val="542"/>
          <w:jc w:val="center"/>
          <w:trPrChange w:id="426" w:author="dadi" w:date="2019-04-28T23:18:00Z">
            <w:trPr>
              <w:trHeight w:val="542"/>
              <w:jc w:val="center"/>
            </w:trPr>
          </w:trPrChange>
        </w:trPr>
        <w:tc>
          <w:tcPr>
            <w:tcW w:w="2523" w:type="dxa"/>
            <w:vAlign w:val="center"/>
            <w:tcPrChange w:id="427" w:author="dadi" w:date="2019-04-28T23:18:00Z">
              <w:tcPr>
                <w:tcW w:w="2523" w:type="dxa"/>
                <w:vAlign w:val="center"/>
              </w:tcPr>
            </w:tcPrChange>
          </w:tcPr>
          <w:p w14:paraId="46E4E038" w14:textId="77777777" w:rsidR="000978AF" w:rsidRPr="005202C0" w:rsidRDefault="000978AF">
            <w:pPr>
              <w:pStyle w:val="ab"/>
              <w:ind w:firstLine="422"/>
              <w:jc w:val="center"/>
              <w:rPr>
                <w:b/>
              </w:rPr>
              <w:pPrChange w:id="428" w:author="dadi" w:date="2019-04-28T23:18:00Z">
                <w:pPr>
                  <w:pStyle w:val="ab"/>
                  <w:ind w:firstLine="482"/>
                </w:pPr>
              </w:pPrChange>
            </w:pPr>
            <w:r w:rsidRPr="005202C0">
              <w:rPr>
                <w:rFonts w:hint="eastAsia"/>
                <w:b/>
              </w:rPr>
              <w:t>产品服务</w:t>
            </w:r>
          </w:p>
        </w:tc>
        <w:tc>
          <w:tcPr>
            <w:tcW w:w="5690" w:type="dxa"/>
            <w:vAlign w:val="center"/>
            <w:tcPrChange w:id="429" w:author="dadi" w:date="2019-04-28T23:18:00Z">
              <w:tcPr>
                <w:tcW w:w="5690" w:type="dxa"/>
                <w:vAlign w:val="center"/>
              </w:tcPr>
            </w:tcPrChange>
          </w:tcPr>
          <w:p w14:paraId="557A9A36" w14:textId="77777777" w:rsidR="000978AF" w:rsidRPr="005202C0" w:rsidRDefault="000978AF">
            <w:pPr>
              <w:pStyle w:val="ab"/>
              <w:ind w:firstLine="422"/>
              <w:jc w:val="center"/>
              <w:rPr>
                <w:b/>
              </w:rPr>
              <w:pPrChange w:id="430" w:author="dadi" w:date="2019-04-28T23:18:00Z">
                <w:pPr>
                  <w:pStyle w:val="ab"/>
                  <w:ind w:firstLine="482"/>
                </w:pPr>
              </w:pPrChange>
            </w:pPr>
            <w:r w:rsidRPr="005202C0">
              <w:rPr>
                <w:rFonts w:hint="eastAsia"/>
                <w:b/>
              </w:rPr>
              <w:t>验收标准</w:t>
            </w:r>
          </w:p>
        </w:tc>
      </w:tr>
      <w:tr w:rsidR="000978AF" w:rsidRPr="005202C0" w14:paraId="2527C584" w14:textId="77777777" w:rsidTr="00FE63EA">
        <w:trPr>
          <w:trHeight w:val="598"/>
          <w:jc w:val="center"/>
          <w:trPrChange w:id="431" w:author="dadi" w:date="2019-04-28T23:18:00Z">
            <w:trPr>
              <w:trHeight w:val="598"/>
              <w:jc w:val="center"/>
            </w:trPr>
          </w:trPrChange>
        </w:trPr>
        <w:tc>
          <w:tcPr>
            <w:tcW w:w="2523" w:type="dxa"/>
            <w:vAlign w:val="center"/>
            <w:tcPrChange w:id="432" w:author="dadi" w:date="2019-04-28T23:18:00Z">
              <w:tcPr>
                <w:tcW w:w="2523" w:type="dxa"/>
                <w:vAlign w:val="center"/>
              </w:tcPr>
            </w:tcPrChange>
          </w:tcPr>
          <w:p w14:paraId="15608693" w14:textId="77777777" w:rsidR="000978AF" w:rsidRPr="005202C0" w:rsidRDefault="000978AF">
            <w:pPr>
              <w:pStyle w:val="ab"/>
              <w:ind w:firstLine="420"/>
              <w:jc w:val="center"/>
              <w:pPrChange w:id="433" w:author="dadi" w:date="2019-04-28T23:18:00Z">
                <w:pPr>
                  <w:pStyle w:val="ab"/>
                  <w:ind w:firstLine="480"/>
                </w:pPr>
              </w:pPrChange>
            </w:pPr>
            <w:r w:rsidRPr="005202C0">
              <w:rPr>
                <w:rFonts w:hint="eastAsia"/>
              </w:rPr>
              <w:t>《任务申请》</w:t>
            </w:r>
          </w:p>
        </w:tc>
        <w:tc>
          <w:tcPr>
            <w:tcW w:w="5690" w:type="dxa"/>
            <w:vAlign w:val="center"/>
            <w:tcPrChange w:id="434" w:author="dadi" w:date="2019-04-28T23:18:00Z">
              <w:tcPr>
                <w:tcW w:w="5690" w:type="dxa"/>
                <w:vAlign w:val="center"/>
              </w:tcPr>
            </w:tcPrChange>
          </w:tcPr>
          <w:p w14:paraId="33176FC6" w14:textId="77777777" w:rsidR="000978AF" w:rsidRPr="005202C0" w:rsidRDefault="000978AF">
            <w:pPr>
              <w:pStyle w:val="ab"/>
              <w:ind w:firstLine="420"/>
              <w:jc w:val="center"/>
              <w:pPrChange w:id="435" w:author="dadi" w:date="2019-04-28T23:18:00Z">
                <w:pPr>
                  <w:pStyle w:val="ab"/>
                  <w:ind w:firstLine="480"/>
                </w:pPr>
              </w:pPrChange>
            </w:pPr>
            <w:r w:rsidRPr="005202C0">
              <w:rPr>
                <w:rFonts w:hint="eastAsia"/>
              </w:rPr>
              <w:t>清晰而有条理的描述概括出整个项目的功能</w:t>
            </w:r>
          </w:p>
        </w:tc>
      </w:tr>
      <w:tr w:rsidR="000978AF" w:rsidRPr="005202C0" w14:paraId="4810DB57" w14:textId="77777777" w:rsidTr="00FE63EA">
        <w:trPr>
          <w:trHeight w:val="1674"/>
          <w:jc w:val="center"/>
          <w:trPrChange w:id="436" w:author="dadi" w:date="2019-04-28T23:18:00Z">
            <w:trPr>
              <w:trHeight w:val="1674"/>
              <w:jc w:val="center"/>
            </w:trPr>
          </w:trPrChange>
        </w:trPr>
        <w:tc>
          <w:tcPr>
            <w:tcW w:w="2523" w:type="dxa"/>
            <w:vAlign w:val="center"/>
            <w:tcPrChange w:id="437" w:author="dadi" w:date="2019-04-28T23:18:00Z">
              <w:tcPr>
                <w:tcW w:w="2523" w:type="dxa"/>
                <w:vAlign w:val="center"/>
              </w:tcPr>
            </w:tcPrChange>
          </w:tcPr>
          <w:p w14:paraId="01D1107B" w14:textId="77777777" w:rsidR="000978AF" w:rsidRPr="005202C0" w:rsidRDefault="000978AF">
            <w:pPr>
              <w:pStyle w:val="ab"/>
              <w:ind w:firstLine="420"/>
              <w:jc w:val="center"/>
              <w:pPrChange w:id="438" w:author="dadi" w:date="2019-04-28T23:18:00Z">
                <w:pPr>
                  <w:pStyle w:val="ab"/>
                  <w:ind w:firstLine="480"/>
                </w:pPr>
              </w:pPrChange>
            </w:pPr>
            <w:r w:rsidRPr="005202C0">
              <w:rPr>
                <w:rFonts w:hint="eastAsia"/>
              </w:rPr>
              <w:t>《可行性与计划阶段--可行性研究报告》</w:t>
            </w:r>
          </w:p>
        </w:tc>
        <w:tc>
          <w:tcPr>
            <w:tcW w:w="5690" w:type="dxa"/>
            <w:vAlign w:val="center"/>
            <w:tcPrChange w:id="439" w:author="dadi" w:date="2019-04-28T23:18:00Z">
              <w:tcPr>
                <w:tcW w:w="5690" w:type="dxa"/>
                <w:vAlign w:val="center"/>
              </w:tcPr>
            </w:tcPrChange>
          </w:tcPr>
          <w:p w14:paraId="4C71E2A6" w14:textId="77777777" w:rsidR="000978AF" w:rsidRPr="005202C0" w:rsidRDefault="000978AF">
            <w:pPr>
              <w:pStyle w:val="ab"/>
              <w:ind w:firstLine="420"/>
              <w:jc w:val="center"/>
              <w:pPrChange w:id="440" w:author="dadi" w:date="2019-04-28T23:18:00Z">
                <w:pPr>
                  <w:pStyle w:val="ab"/>
                  <w:ind w:firstLine="480"/>
                </w:pPr>
              </w:pPrChange>
            </w:pPr>
            <w:r w:rsidRPr="005202C0">
              <w:rPr>
                <w:rFonts w:hint="eastAsia"/>
              </w:rPr>
              <w:t>全面而清晰地说明该软件开发项目的实现在技术上、经济上和社会因素上的可行性，评述为了合理地达到开发目标可供选择的各种可能实施方案，说明并论证所选定实施方案的理由。</w:t>
            </w:r>
          </w:p>
        </w:tc>
      </w:tr>
      <w:tr w:rsidR="000978AF" w:rsidRPr="005202C0" w14:paraId="75CC5838" w14:textId="77777777" w:rsidTr="00FE63EA">
        <w:trPr>
          <w:trHeight w:val="1227"/>
          <w:jc w:val="center"/>
          <w:trPrChange w:id="441" w:author="dadi" w:date="2019-04-28T23:18:00Z">
            <w:trPr>
              <w:trHeight w:val="1227"/>
              <w:jc w:val="center"/>
            </w:trPr>
          </w:trPrChange>
        </w:trPr>
        <w:tc>
          <w:tcPr>
            <w:tcW w:w="2523" w:type="dxa"/>
            <w:vAlign w:val="center"/>
            <w:tcPrChange w:id="442" w:author="dadi" w:date="2019-04-28T23:18:00Z">
              <w:tcPr>
                <w:tcW w:w="2523" w:type="dxa"/>
                <w:vAlign w:val="center"/>
              </w:tcPr>
            </w:tcPrChange>
          </w:tcPr>
          <w:p w14:paraId="49BB6BB3" w14:textId="77777777" w:rsidR="000978AF" w:rsidRPr="005202C0" w:rsidRDefault="000978AF">
            <w:pPr>
              <w:pStyle w:val="ab"/>
              <w:ind w:firstLine="420"/>
              <w:jc w:val="center"/>
              <w:pPrChange w:id="443" w:author="dadi" w:date="2019-04-28T23:18:00Z">
                <w:pPr>
                  <w:pStyle w:val="ab"/>
                  <w:ind w:firstLine="480"/>
                </w:pPr>
              </w:pPrChange>
            </w:pPr>
            <w:r w:rsidRPr="005202C0">
              <w:rPr>
                <w:rFonts w:hint="eastAsia"/>
              </w:rPr>
              <w:t>《可行性与计划阶段--项目开发计划》</w:t>
            </w:r>
          </w:p>
        </w:tc>
        <w:tc>
          <w:tcPr>
            <w:tcW w:w="5690" w:type="dxa"/>
            <w:vAlign w:val="center"/>
            <w:tcPrChange w:id="444" w:author="dadi" w:date="2019-04-28T23:18:00Z">
              <w:tcPr>
                <w:tcW w:w="5690" w:type="dxa"/>
                <w:vAlign w:val="center"/>
              </w:tcPr>
            </w:tcPrChange>
          </w:tcPr>
          <w:p w14:paraId="361F9CBA" w14:textId="77777777" w:rsidR="000978AF" w:rsidRPr="005202C0" w:rsidRDefault="000978AF">
            <w:pPr>
              <w:pStyle w:val="ab"/>
              <w:ind w:firstLine="420"/>
              <w:jc w:val="center"/>
              <w:pPrChange w:id="445" w:author="dadi" w:date="2019-04-28T23:18:00Z">
                <w:pPr>
                  <w:pStyle w:val="ab"/>
                  <w:ind w:firstLine="480"/>
                </w:pPr>
              </w:pPrChange>
            </w:pPr>
            <w:r w:rsidRPr="005202C0">
              <w:rPr>
                <w:rFonts w:hint="eastAsia"/>
              </w:rPr>
              <w:t>详细而全面的为软件项目实施方案制订出具体计划，应该包括各部分工作的负责人员、开发的进度、开发经费的预算、所需的硬件及软件资源等。</w:t>
            </w:r>
          </w:p>
        </w:tc>
      </w:tr>
      <w:tr w:rsidR="000978AF" w:rsidRPr="005202C0" w14:paraId="0F7EDAB5" w14:textId="77777777" w:rsidTr="00FE63EA">
        <w:trPr>
          <w:trHeight w:val="1241"/>
          <w:jc w:val="center"/>
          <w:trPrChange w:id="446" w:author="dadi" w:date="2019-04-28T23:18:00Z">
            <w:trPr>
              <w:trHeight w:val="1241"/>
              <w:jc w:val="center"/>
            </w:trPr>
          </w:trPrChange>
        </w:trPr>
        <w:tc>
          <w:tcPr>
            <w:tcW w:w="2523" w:type="dxa"/>
            <w:vAlign w:val="center"/>
            <w:tcPrChange w:id="447" w:author="dadi" w:date="2019-04-28T23:18:00Z">
              <w:tcPr>
                <w:tcW w:w="2523" w:type="dxa"/>
                <w:vAlign w:val="center"/>
              </w:tcPr>
            </w:tcPrChange>
          </w:tcPr>
          <w:p w14:paraId="3B615594" w14:textId="77777777" w:rsidR="000978AF" w:rsidRPr="005202C0" w:rsidRDefault="000978AF">
            <w:pPr>
              <w:pStyle w:val="ab"/>
              <w:ind w:firstLine="420"/>
              <w:jc w:val="center"/>
              <w:pPrChange w:id="448" w:author="dadi" w:date="2019-04-28T23:18:00Z">
                <w:pPr>
                  <w:pStyle w:val="ab"/>
                  <w:ind w:firstLine="480"/>
                </w:pPr>
              </w:pPrChange>
            </w:pPr>
            <w:r w:rsidRPr="005202C0">
              <w:rPr>
                <w:rFonts w:hint="eastAsia"/>
              </w:rPr>
              <w:t>《需求分析阶段--数据要求说明书》</w:t>
            </w:r>
          </w:p>
        </w:tc>
        <w:tc>
          <w:tcPr>
            <w:tcW w:w="5690" w:type="dxa"/>
            <w:vAlign w:val="center"/>
            <w:tcPrChange w:id="449" w:author="dadi" w:date="2019-04-28T23:18:00Z">
              <w:tcPr>
                <w:tcW w:w="5690" w:type="dxa"/>
                <w:vAlign w:val="center"/>
              </w:tcPr>
            </w:tcPrChange>
          </w:tcPr>
          <w:p w14:paraId="201CE4B6" w14:textId="77777777" w:rsidR="000978AF" w:rsidRPr="005202C0" w:rsidRDefault="000978AF">
            <w:pPr>
              <w:pStyle w:val="ab"/>
              <w:ind w:firstLine="420"/>
              <w:jc w:val="center"/>
              <w:pPrChange w:id="450" w:author="dadi" w:date="2019-04-28T23:18:00Z">
                <w:pPr>
                  <w:pStyle w:val="ab"/>
                  <w:ind w:firstLine="480"/>
                </w:pPr>
              </w:pPrChange>
            </w:pPr>
            <w:r w:rsidRPr="005202C0">
              <w:rPr>
                <w:rFonts w:hint="eastAsia"/>
              </w:rPr>
              <w:t>清晰完整的向整个软件开发时期提供关于被处理数据的描述和数据采集要求的技术信息，包括数据的逻辑描述、数据的采集等。</w:t>
            </w:r>
          </w:p>
        </w:tc>
      </w:tr>
      <w:tr w:rsidR="000978AF" w:rsidRPr="005202C0" w14:paraId="09B8D30F" w14:textId="77777777" w:rsidTr="00FE63EA">
        <w:trPr>
          <w:trHeight w:val="1884"/>
          <w:jc w:val="center"/>
          <w:trPrChange w:id="451" w:author="dadi" w:date="2019-04-28T23:18:00Z">
            <w:trPr>
              <w:trHeight w:val="1884"/>
              <w:jc w:val="center"/>
            </w:trPr>
          </w:trPrChange>
        </w:trPr>
        <w:tc>
          <w:tcPr>
            <w:tcW w:w="2523" w:type="dxa"/>
            <w:vAlign w:val="center"/>
            <w:tcPrChange w:id="452" w:author="dadi" w:date="2019-04-28T23:18:00Z">
              <w:tcPr>
                <w:tcW w:w="2523" w:type="dxa"/>
                <w:vAlign w:val="center"/>
              </w:tcPr>
            </w:tcPrChange>
          </w:tcPr>
          <w:p w14:paraId="10991B43" w14:textId="77777777" w:rsidR="000978AF" w:rsidRPr="005202C0" w:rsidRDefault="000978AF">
            <w:pPr>
              <w:pStyle w:val="ab"/>
              <w:ind w:firstLine="420"/>
              <w:jc w:val="center"/>
              <w:pPrChange w:id="453" w:author="dadi" w:date="2019-04-28T23:18:00Z">
                <w:pPr>
                  <w:pStyle w:val="ab"/>
                  <w:ind w:firstLine="480"/>
                </w:pPr>
              </w:pPrChange>
            </w:pPr>
            <w:r w:rsidRPr="005202C0">
              <w:rPr>
                <w:rFonts w:hint="eastAsia"/>
              </w:rPr>
              <w:t>《需求分析阶段--需求说明书》</w:t>
            </w:r>
          </w:p>
        </w:tc>
        <w:tc>
          <w:tcPr>
            <w:tcW w:w="5690" w:type="dxa"/>
            <w:vAlign w:val="center"/>
            <w:tcPrChange w:id="454" w:author="dadi" w:date="2019-04-28T23:18:00Z">
              <w:tcPr>
                <w:tcW w:w="5690" w:type="dxa"/>
                <w:vAlign w:val="center"/>
              </w:tcPr>
            </w:tcPrChange>
          </w:tcPr>
          <w:p w14:paraId="5CB79415" w14:textId="77777777" w:rsidR="000978AF" w:rsidRPr="005202C0" w:rsidRDefault="000978AF">
            <w:pPr>
              <w:pStyle w:val="ab"/>
              <w:ind w:firstLine="420"/>
              <w:jc w:val="center"/>
              <w:pPrChange w:id="455" w:author="dadi" w:date="2019-04-28T23:18:00Z">
                <w:pPr>
                  <w:pStyle w:val="ab"/>
                  <w:ind w:firstLine="480"/>
                </w:pPr>
              </w:pPrChange>
            </w:pPr>
            <w:r w:rsidRPr="005202C0">
              <w:rPr>
                <w:rFonts w:hint="eastAsia"/>
              </w:rPr>
              <w:t>详细而清晰的对所开发软件的功能、性能、用户界面及运行环境等</w:t>
            </w:r>
            <w:proofErr w:type="gramStart"/>
            <w:r w:rsidRPr="005202C0">
              <w:rPr>
                <w:rFonts w:hint="eastAsia"/>
              </w:rPr>
              <w:t>作出</w:t>
            </w:r>
            <w:proofErr w:type="gramEnd"/>
            <w:r w:rsidRPr="005202C0">
              <w:rPr>
                <w:rFonts w:hint="eastAsia"/>
              </w:rPr>
              <w:t>详细的说明。它是在用户与开发人员双方对软件需求取得共同理解并达成协议的条件下编写的，也是实施开发工作的基础。该说明书应给出数据逻辑和数据采集的各项要求，为生成和维护系统数据文件做好准备。</w:t>
            </w:r>
          </w:p>
        </w:tc>
      </w:tr>
      <w:tr w:rsidR="000978AF" w:rsidRPr="005202C0" w14:paraId="4967F71E" w14:textId="77777777" w:rsidTr="00FE63EA">
        <w:trPr>
          <w:trHeight w:val="1536"/>
          <w:jc w:val="center"/>
          <w:trPrChange w:id="456" w:author="dadi" w:date="2019-04-28T23:18:00Z">
            <w:trPr>
              <w:trHeight w:val="1536"/>
              <w:jc w:val="center"/>
            </w:trPr>
          </w:trPrChange>
        </w:trPr>
        <w:tc>
          <w:tcPr>
            <w:tcW w:w="2523" w:type="dxa"/>
            <w:vAlign w:val="center"/>
            <w:tcPrChange w:id="457" w:author="dadi" w:date="2019-04-28T23:18:00Z">
              <w:tcPr>
                <w:tcW w:w="2523" w:type="dxa"/>
                <w:vAlign w:val="center"/>
              </w:tcPr>
            </w:tcPrChange>
          </w:tcPr>
          <w:p w14:paraId="1285895E" w14:textId="77777777" w:rsidR="000978AF" w:rsidRPr="005202C0" w:rsidRDefault="000978AF">
            <w:pPr>
              <w:pStyle w:val="ab"/>
              <w:ind w:firstLine="420"/>
              <w:jc w:val="center"/>
              <w:pPrChange w:id="458" w:author="dadi" w:date="2019-04-28T23:18:00Z">
                <w:pPr>
                  <w:pStyle w:val="ab"/>
                  <w:ind w:firstLine="480"/>
                </w:pPr>
              </w:pPrChange>
            </w:pPr>
            <w:r w:rsidRPr="005202C0">
              <w:rPr>
                <w:rFonts w:hint="eastAsia"/>
              </w:rPr>
              <w:t>《概要设计阶段--概要设计说明书》</w:t>
            </w:r>
          </w:p>
        </w:tc>
        <w:tc>
          <w:tcPr>
            <w:tcW w:w="5690" w:type="dxa"/>
            <w:vAlign w:val="center"/>
            <w:tcPrChange w:id="459" w:author="dadi" w:date="2019-04-28T23:18:00Z">
              <w:tcPr>
                <w:tcW w:w="5690" w:type="dxa"/>
                <w:vAlign w:val="center"/>
              </w:tcPr>
            </w:tcPrChange>
          </w:tcPr>
          <w:p w14:paraId="27F3A75A" w14:textId="77777777" w:rsidR="000978AF" w:rsidRPr="005202C0" w:rsidRDefault="000978AF">
            <w:pPr>
              <w:pStyle w:val="ab"/>
              <w:ind w:firstLine="420"/>
              <w:jc w:val="center"/>
              <w:pPrChange w:id="460" w:author="dadi" w:date="2019-04-28T23:18:00Z">
                <w:pPr>
                  <w:pStyle w:val="ab"/>
                  <w:ind w:firstLine="480"/>
                </w:pPr>
              </w:pPrChange>
            </w:pPr>
            <w:r w:rsidRPr="005202C0">
              <w:rPr>
                <w:rFonts w:hint="eastAsia"/>
              </w:rPr>
              <w:t>概要设计说明书是概要设计阶段的工作总结。主要包括功能分配、模块划分、程序总体结构、输入输出以及接口设计、运行设计、数据结构设计和出错处理等，为详细设计作好准备。</w:t>
            </w:r>
          </w:p>
        </w:tc>
      </w:tr>
      <w:tr w:rsidR="000978AF" w:rsidRPr="005202C0" w14:paraId="6BE3BF17" w14:textId="77777777" w:rsidTr="00FE63EA">
        <w:trPr>
          <w:trHeight w:val="1060"/>
          <w:jc w:val="center"/>
          <w:trPrChange w:id="461" w:author="dadi" w:date="2019-04-28T23:18:00Z">
            <w:trPr>
              <w:trHeight w:val="1060"/>
              <w:jc w:val="center"/>
            </w:trPr>
          </w:trPrChange>
        </w:trPr>
        <w:tc>
          <w:tcPr>
            <w:tcW w:w="2523" w:type="dxa"/>
            <w:vAlign w:val="center"/>
            <w:tcPrChange w:id="462" w:author="dadi" w:date="2019-04-28T23:18:00Z">
              <w:tcPr>
                <w:tcW w:w="2523" w:type="dxa"/>
                <w:vAlign w:val="center"/>
              </w:tcPr>
            </w:tcPrChange>
          </w:tcPr>
          <w:p w14:paraId="3480286B" w14:textId="77777777" w:rsidR="000978AF" w:rsidRPr="005202C0" w:rsidRDefault="000978AF">
            <w:pPr>
              <w:pStyle w:val="ab"/>
              <w:ind w:firstLine="420"/>
              <w:jc w:val="center"/>
              <w:pPrChange w:id="463" w:author="dadi" w:date="2019-04-28T23:18:00Z">
                <w:pPr>
                  <w:pStyle w:val="ab"/>
                  <w:ind w:firstLine="480"/>
                </w:pPr>
              </w:pPrChange>
            </w:pPr>
            <w:r w:rsidRPr="005202C0">
              <w:rPr>
                <w:rFonts w:hint="eastAsia"/>
              </w:rPr>
              <w:t>《概要设计阶段--组装测试计划》</w:t>
            </w:r>
          </w:p>
        </w:tc>
        <w:tc>
          <w:tcPr>
            <w:tcW w:w="5690" w:type="dxa"/>
            <w:vAlign w:val="center"/>
            <w:tcPrChange w:id="464" w:author="dadi" w:date="2019-04-28T23:18:00Z">
              <w:tcPr>
                <w:tcW w:w="5690" w:type="dxa"/>
                <w:vAlign w:val="center"/>
              </w:tcPr>
            </w:tcPrChange>
          </w:tcPr>
          <w:p w14:paraId="339B67A4" w14:textId="77777777" w:rsidR="000978AF" w:rsidRPr="005202C0" w:rsidRDefault="000978AF">
            <w:pPr>
              <w:pStyle w:val="ab"/>
              <w:ind w:firstLine="420"/>
              <w:jc w:val="center"/>
              <w:pPrChange w:id="465" w:author="dadi" w:date="2019-04-28T23:18:00Z">
                <w:pPr>
                  <w:pStyle w:val="ab"/>
                  <w:ind w:firstLine="480"/>
                </w:pPr>
              </w:pPrChange>
            </w:pPr>
            <w:r w:rsidRPr="005202C0">
              <w:rPr>
                <w:rFonts w:hint="eastAsia"/>
              </w:rPr>
              <w:t>是否提供了一个对该软件的测试计划，包括对每项测试活动的内容、进度安排、设计考虑、测试数据的整体性方法及评价准则</w:t>
            </w:r>
          </w:p>
        </w:tc>
      </w:tr>
      <w:tr w:rsidR="000978AF" w:rsidRPr="005202C0" w14:paraId="6BEEB055" w14:textId="77777777" w:rsidTr="00FE63EA">
        <w:trPr>
          <w:trHeight w:val="1060"/>
          <w:jc w:val="center"/>
          <w:trPrChange w:id="466" w:author="dadi" w:date="2019-04-28T23:18:00Z">
            <w:trPr>
              <w:trHeight w:val="1060"/>
              <w:jc w:val="center"/>
            </w:trPr>
          </w:trPrChange>
        </w:trPr>
        <w:tc>
          <w:tcPr>
            <w:tcW w:w="2523" w:type="dxa"/>
            <w:vAlign w:val="center"/>
            <w:tcPrChange w:id="467" w:author="dadi" w:date="2019-04-28T23:18:00Z">
              <w:tcPr>
                <w:tcW w:w="2523" w:type="dxa"/>
                <w:vAlign w:val="center"/>
              </w:tcPr>
            </w:tcPrChange>
          </w:tcPr>
          <w:p w14:paraId="1B26BE42" w14:textId="77777777" w:rsidR="000978AF" w:rsidRPr="005202C0" w:rsidRDefault="000978AF">
            <w:pPr>
              <w:pStyle w:val="ab"/>
              <w:ind w:firstLine="420"/>
              <w:jc w:val="center"/>
              <w:pPrChange w:id="468" w:author="dadi" w:date="2019-04-28T23:18:00Z">
                <w:pPr>
                  <w:pStyle w:val="ab"/>
                  <w:ind w:firstLine="480"/>
                </w:pPr>
              </w:pPrChange>
            </w:pPr>
            <w:r w:rsidRPr="005202C0">
              <w:rPr>
                <w:rFonts w:hint="eastAsia"/>
              </w:rPr>
              <w:t>《概要设计阶段--数据库设计说明书》</w:t>
            </w:r>
          </w:p>
          <w:p w14:paraId="385DA8D8" w14:textId="77777777" w:rsidR="000978AF" w:rsidRPr="005202C0" w:rsidRDefault="000978AF">
            <w:pPr>
              <w:pStyle w:val="ab"/>
              <w:ind w:firstLine="420"/>
              <w:jc w:val="center"/>
              <w:pPrChange w:id="469" w:author="dadi" w:date="2019-04-28T23:18:00Z">
                <w:pPr>
                  <w:pStyle w:val="ab"/>
                  <w:ind w:firstLine="480"/>
                </w:pPr>
              </w:pPrChange>
            </w:pPr>
          </w:p>
        </w:tc>
        <w:tc>
          <w:tcPr>
            <w:tcW w:w="5690" w:type="dxa"/>
            <w:vAlign w:val="center"/>
            <w:tcPrChange w:id="470" w:author="dadi" w:date="2019-04-28T23:18:00Z">
              <w:tcPr>
                <w:tcW w:w="5690" w:type="dxa"/>
                <w:vAlign w:val="center"/>
              </w:tcPr>
            </w:tcPrChange>
          </w:tcPr>
          <w:p w14:paraId="7C232927" w14:textId="77777777" w:rsidR="000978AF" w:rsidRPr="005202C0" w:rsidRDefault="000978AF">
            <w:pPr>
              <w:pStyle w:val="ab"/>
              <w:ind w:firstLine="420"/>
              <w:jc w:val="center"/>
              <w:pPrChange w:id="471" w:author="dadi" w:date="2019-04-28T23:18:00Z">
                <w:pPr>
                  <w:pStyle w:val="ab"/>
                  <w:ind w:firstLine="480"/>
                </w:pPr>
              </w:pPrChange>
            </w:pPr>
            <w:r w:rsidRPr="005202C0">
              <w:rPr>
                <w:rFonts w:hint="eastAsia"/>
              </w:rPr>
              <w:t>是否从数据库外部设计、ER图、详细表设计、数据字典设计和运行设计等部分清晰地产阐述了数据库设计的详细过程已经如何同其他系统的交互。</w:t>
            </w:r>
          </w:p>
        </w:tc>
      </w:tr>
      <w:tr w:rsidR="000978AF" w:rsidRPr="005202C0" w14:paraId="2F80ECF0" w14:textId="77777777" w:rsidTr="00FE63EA">
        <w:trPr>
          <w:trHeight w:val="725"/>
          <w:jc w:val="center"/>
          <w:trPrChange w:id="472" w:author="dadi" w:date="2019-04-28T23:18:00Z">
            <w:trPr>
              <w:trHeight w:val="725"/>
              <w:jc w:val="center"/>
            </w:trPr>
          </w:trPrChange>
        </w:trPr>
        <w:tc>
          <w:tcPr>
            <w:tcW w:w="2523" w:type="dxa"/>
            <w:vAlign w:val="center"/>
            <w:tcPrChange w:id="473" w:author="dadi" w:date="2019-04-28T23:18:00Z">
              <w:tcPr>
                <w:tcW w:w="2523" w:type="dxa"/>
                <w:vAlign w:val="center"/>
              </w:tcPr>
            </w:tcPrChange>
          </w:tcPr>
          <w:p w14:paraId="3EEF8DC3" w14:textId="77777777" w:rsidR="000978AF" w:rsidRPr="005202C0" w:rsidRDefault="000978AF">
            <w:pPr>
              <w:pStyle w:val="ab"/>
              <w:ind w:firstLine="420"/>
              <w:jc w:val="center"/>
              <w:pPrChange w:id="474" w:author="dadi" w:date="2019-04-28T23:18:00Z">
                <w:pPr>
                  <w:pStyle w:val="ab"/>
                  <w:ind w:firstLine="480"/>
                </w:pPr>
              </w:pPrChange>
            </w:pPr>
            <w:r w:rsidRPr="005202C0">
              <w:rPr>
                <w:rFonts w:hint="eastAsia"/>
              </w:rPr>
              <w:t>《详细设计阶段--详细设计说明书》</w:t>
            </w:r>
          </w:p>
        </w:tc>
        <w:tc>
          <w:tcPr>
            <w:tcW w:w="5690" w:type="dxa"/>
            <w:vAlign w:val="center"/>
            <w:tcPrChange w:id="475" w:author="dadi" w:date="2019-04-28T23:18:00Z">
              <w:tcPr>
                <w:tcW w:w="5690" w:type="dxa"/>
                <w:vAlign w:val="center"/>
              </w:tcPr>
            </w:tcPrChange>
          </w:tcPr>
          <w:p w14:paraId="071E4670" w14:textId="77777777" w:rsidR="000978AF" w:rsidRPr="005202C0" w:rsidRDefault="000978AF">
            <w:pPr>
              <w:pStyle w:val="ab"/>
              <w:ind w:firstLine="420"/>
              <w:jc w:val="center"/>
              <w:pPrChange w:id="476" w:author="dadi" w:date="2019-04-28T23:18:00Z">
                <w:pPr>
                  <w:pStyle w:val="ab"/>
                  <w:ind w:firstLine="480"/>
                </w:pPr>
              </w:pPrChange>
            </w:pPr>
            <w:r w:rsidRPr="005202C0">
              <w:rPr>
                <w:rFonts w:hint="eastAsia"/>
              </w:rPr>
              <w:t>清晰地描述每一模块是怎样实现的，包括实现算法、逻辑流程等。</w:t>
            </w:r>
          </w:p>
        </w:tc>
      </w:tr>
      <w:tr w:rsidR="000978AF" w:rsidRPr="005202C0" w14:paraId="6D4835EC" w14:textId="77777777" w:rsidTr="00FE63EA">
        <w:trPr>
          <w:trHeight w:val="1004"/>
          <w:jc w:val="center"/>
          <w:trPrChange w:id="477" w:author="dadi" w:date="2019-04-28T23:18:00Z">
            <w:trPr>
              <w:trHeight w:val="1004"/>
              <w:jc w:val="center"/>
            </w:trPr>
          </w:trPrChange>
        </w:trPr>
        <w:tc>
          <w:tcPr>
            <w:tcW w:w="2523" w:type="dxa"/>
            <w:vAlign w:val="center"/>
            <w:tcPrChange w:id="478" w:author="dadi" w:date="2019-04-28T23:18:00Z">
              <w:tcPr>
                <w:tcW w:w="2523" w:type="dxa"/>
                <w:vAlign w:val="center"/>
              </w:tcPr>
            </w:tcPrChange>
          </w:tcPr>
          <w:p w14:paraId="000E7A26" w14:textId="77777777" w:rsidR="000978AF" w:rsidRPr="005202C0" w:rsidRDefault="000978AF">
            <w:pPr>
              <w:pStyle w:val="ab"/>
              <w:ind w:firstLine="420"/>
              <w:jc w:val="center"/>
              <w:pPrChange w:id="479" w:author="dadi" w:date="2019-04-28T23:18:00Z">
                <w:pPr>
                  <w:pStyle w:val="ab"/>
                  <w:ind w:firstLine="480"/>
                </w:pPr>
              </w:pPrChange>
            </w:pPr>
            <w:r w:rsidRPr="005202C0">
              <w:rPr>
                <w:rFonts w:hint="eastAsia"/>
              </w:rPr>
              <w:t>《实现阶段--模块开发说明》</w:t>
            </w:r>
          </w:p>
        </w:tc>
        <w:tc>
          <w:tcPr>
            <w:tcW w:w="5690" w:type="dxa"/>
            <w:vAlign w:val="center"/>
            <w:tcPrChange w:id="480" w:author="dadi" w:date="2019-04-28T23:18:00Z">
              <w:tcPr>
                <w:tcW w:w="5690" w:type="dxa"/>
                <w:vAlign w:val="center"/>
              </w:tcPr>
            </w:tcPrChange>
          </w:tcPr>
          <w:p w14:paraId="4670B7CE" w14:textId="77777777" w:rsidR="000978AF" w:rsidRPr="005202C0" w:rsidRDefault="000978AF">
            <w:pPr>
              <w:pStyle w:val="ab"/>
              <w:ind w:firstLine="420"/>
              <w:jc w:val="center"/>
              <w:pPrChange w:id="481" w:author="dadi" w:date="2019-04-28T23:18:00Z">
                <w:pPr>
                  <w:pStyle w:val="ab"/>
                  <w:ind w:firstLine="480"/>
                </w:pPr>
              </w:pPrChange>
            </w:pPr>
            <w:r w:rsidRPr="005202C0">
              <w:rPr>
                <w:rFonts w:hint="eastAsia"/>
              </w:rPr>
              <w:t>扼要说明系统中所有模块的功能,主要是输入、要求的处理、输出。可以从系统设计说明书中摘录。同时列出在需求说明书中对这些功能的说明的章、条、款。</w:t>
            </w:r>
          </w:p>
        </w:tc>
      </w:tr>
      <w:tr w:rsidR="000978AF" w:rsidRPr="005202C0" w14:paraId="2C639A7A" w14:textId="77777777" w:rsidTr="00FE63EA">
        <w:trPr>
          <w:trHeight w:val="3338"/>
          <w:jc w:val="center"/>
          <w:trPrChange w:id="482" w:author="dadi" w:date="2019-04-28T23:18:00Z">
            <w:trPr>
              <w:trHeight w:val="3338"/>
              <w:jc w:val="center"/>
            </w:trPr>
          </w:trPrChange>
        </w:trPr>
        <w:tc>
          <w:tcPr>
            <w:tcW w:w="2523" w:type="dxa"/>
            <w:vAlign w:val="center"/>
            <w:tcPrChange w:id="483" w:author="dadi" w:date="2019-04-28T23:18:00Z">
              <w:tcPr>
                <w:tcW w:w="2523" w:type="dxa"/>
                <w:vAlign w:val="center"/>
              </w:tcPr>
            </w:tcPrChange>
          </w:tcPr>
          <w:p w14:paraId="06498F48" w14:textId="77777777" w:rsidR="000978AF" w:rsidRPr="005202C0" w:rsidRDefault="000978AF">
            <w:pPr>
              <w:pStyle w:val="ab"/>
              <w:ind w:firstLine="420"/>
              <w:jc w:val="center"/>
              <w:pPrChange w:id="484" w:author="dadi" w:date="2019-04-28T23:18:00Z">
                <w:pPr>
                  <w:pStyle w:val="ab"/>
                  <w:ind w:firstLine="480"/>
                </w:pPr>
              </w:pPrChange>
            </w:pPr>
            <w:r w:rsidRPr="005202C0">
              <w:rPr>
                <w:rFonts w:hint="eastAsia"/>
              </w:rPr>
              <w:t>《单元测试阶段--单元测试报告》</w:t>
            </w:r>
          </w:p>
        </w:tc>
        <w:tc>
          <w:tcPr>
            <w:tcW w:w="5690" w:type="dxa"/>
            <w:vAlign w:val="center"/>
            <w:tcPrChange w:id="485" w:author="dadi" w:date="2019-04-28T23:18:00Z">
              <w:tcPr>
                <w:tcW w:w="5690" w:type="dxa"/>
                <w:vAlign w:val="center"/>
              </w:tcPr>
            </w:tcPrChange>
          </w:tcPr>
          <w:p w14:paraId="4F0A6A0A" w14:textId="77777777" w:rsidR="000978AF" w:rsidRPr="005202C0" w:rsidRDefault="000978AF">
            <w:pPr>
              <w:pStyle w:val="ab"/>
              <w:ind w:firstLine="420"/>
              <w:jc w:val="center"/>
              <w:pPrChange w:id="486" w:author="dadi" w:date="2019-04-28T23:18:00Z">
                <w:pPr>
                  <w:pStyle w:val="ab"/>
                  <w:ind w:firstLine="480"/>
                </w:pPr>
              </w:pPrChange>
            </w:pPr>
            <w:r w:rsidRPr="005202C0">
              <w:rPr>
                <w:rFonts w:hint="eastAsia"/>
              </w:rPr>
              <w:t>单元测试人员根据单元测试计划对已完成的系统单元进行测试，确保已完成的系统单元符合相应部分系统详细设计说明书所规定的要求。如果单元测试发现系统单元与其相应的详细设计说明书不符，则此系统单元必须修改以最终符合说明书的规定。且满足：</w:t>
            </w:r>
          </w:p>
          <w:p w14:paraId="5D92D3E7" w14:textId="77777777" w:rsidR="000978AF" w:rsidRPr="005202C0" w:rsidRDefault="000978AF">
            <w:pPr>
              <w:pStyle w:val="ab"/>
              <w:ind w:firstLine="420"/>
              <w:jc w:val="center"/>
              <w:pPrChange w:id="487" w:author="dadi" w:date="2019-04-28T23:18:00Z">
                <w:pPr>
                  <w:pStyle w:val="ab"/>
                  <w:ind w:firstLine="480"/>
                </w:pPr>
              </w:pPrChange>
            </w:pPr>
            <w:r w:rsidRPr="005202C0">
              <w:t>1.</w:t>
            </w:r>
            <w:r w:rsidRPr="005202C0">
              <w:rPr>
                <w:rFonts w:hint="eastAsia"/>
              </w:rPr>
              <w:t>测试用例不通过数的比例</w:t>
            </w:r>
            <w:r w:rsidRPr="005202C0">
              <w:t>&lt;3%</w:t>
            </w:r>
            <w:r w:rsidRPr="005202C0">
              <w:rPr>
                <w:rFonts w:hint="eastAsia"/>
              </w:rPr>
              <w:t>;</w:t>
            </w:r>
          </w:p>
          <w:p w14:paraId="64D82FB0" w14:textId="77777777" w:rsidR="000978AF" w:rsidRPr="005202C0" w:rsidRDefault="000978AF">
            <w:pPr>
              <w:pStyle w:val="ab"/>
              <w:ind w:firstLine="420"/>
              <w:jc w:val="center"/>
              <w:pPrChange w:id="488" w:author="dadi" w:date="2019-04-28T23:18:00Z">
                <w:pPr>
                  <w:pStyle w:val="ab"/>
                  <w:ind w:firstLine="480"/>
                </w:pPr>
              </w:pPrChange>
            </w:pPr>
            <w:r w:rsidRPr="005202C0">
              <w:t>2.</w:t>
            </w:r>
            <w:r w:rsidRPr="005202C0">
              <w:rPr>
                <w:rFonts w:hint="eastAsia"/>
              </w:rPr>
              <w:t>不存在错误等级为</w:t>
            </w:r>
            <w:r w:rsidRPr="005202C0">
              <w:t>1</w:t>
            </w:r>
            <w:r w:rsidRPr="005202C0">
              <w:rPr>
                <w:rFonts w:hint="eastAsia"/>
              </w:rPr>
              <w:t>的错误;</w:t>
            </w:r>
          </w:p>
          <w:p w14:paraId="54AA6CEB" w14:textId="77777777" w:rsidR="000978AF" w:rsidRPr="005202C0" w:rsidRDefault="000978AF">
            <w:pPr>
              <w:pStyle w:val="ab"/>
              <w:ind w:firstLine="420"/>
              <w:jc w:val="center"/>
              <w:pPrChange w:id="489" w:author="dadi" w:date="2019-04-28T23:18:00Z">
                <w:pPr>
                  <w:pStyle w:val="ab"/>
                  <w:ind w:firstLine="480"/>
                </w:pPr>
              </w:pPrChange>
            </w:pPr>
            <w:r w:rsidRPr="005202C0">
              <w:t>3.</w:t>
            </w:r>
            <w:r w:rsidRPr="005202C0">
              <w:rPr>
                <w:rFonts w:hint="eastAsia"/>
              </w:rPr>
              <w:t>不存在错误等级为</w:t>
            </w:r>
            <w:r w:rsidRPr="005202C0">
              <w:t>2</w:t>
            </w:r>
            <w:r w:rsidRPr="005202C0">
              <w:rPr>
                <w:rFonts w:hint="eastAsia"/>
              </w:rPr>
              <w:t>的错误;</w:t>
            </w:r>
          </w:p>
          <w:p w14:paraId="2921687C" w14:textId="77777777" w:rsidR="000978AF" w:rsidRPr="005202C0" w:rsidRDefault="000978AF">
            <w:pPr>
              <w:pStyle w:val="ab"/>
              <w:ind w:firstLine="420"/>
              <w:jc w:val="center"/>
              <w:pPrChange w:id="490" w:author="dadi" w:date="2019-04-28T23:18:00Z">
                <w:pPr>
                  <w:pStyle w:val="ab"/>
                  <w:ind w:firstLine="480"/>
                </w:pPr>
              </w:pPrChange>
            </w:pPr>
            <w:r w:rsidRPr="005202C0">
              <w:t>4.</w:t>
            </w:r>
            <w:r w:rsidRPr="005202C0">
              <w:rPr>
                <w:rFonts w:hint="eastAsia"/>
              </w:rPr>
              <w:t>错误等级为</w:t>
            </w:r>
            <w:r w:rsidRPr="005202C0">
              <w:t>3</w:t>
            </w:r>
            <w:r w:rsidRPr="005202C0">
              <w:rPr>
                <w:rFonts w:hint="eastAsia"/>
              </w:rPr>
              <w:t>的错误数量</w:t>
            </w:r>
            <w:r w:rsidRPr="005202C0">
              <w:t>≤</w:t>
            </w:r>
            <w:r w:rsidRPr="005202C0">
              <w:t>20</w:t>
            </w:r>
            <w:r w:rsidRPr="005202C0">
              <w:rPr>
                <w:rFonts w:hint="eastAsia"/>
              </w:rPr>
              <w:t>;</w:t>
            </w:r>
          </w:p>
          <w:p w14:paraId="01B23338" w14:textId="77777777" w:rsidR="000978AF" w:rsidRPr="005202C0" w:rsidRDefault="000978AF">
            <w:pPr>
              <w:pStyle w:val="ab"/>
              <w:ind w:firstLine="420"/>
              <w:jc w:val="center"/>
              <w:pPrChange w:id="491" w:author="dadi" w:date="2019-04-28T23:18:00Z">
                <w:pPr>
                  <w:pStyle w:val="ab"/>
                  <w:ind w:firstLine="480"/>
                </w:pPr>
              </w:pPrChange>
            </w:pPr>
            <w:r w:rsidRPr="005202C0">
              <w:t>5.</w:t>
            </w:r>
            <w:r w:rsidRPr="005202C0">
              <w:rPr>
                <w:rFonts w:hint="eastAsia"/>
              </w:rPr>
              <w:t>所有提交的错误都已得到更正。</w:t>
            </w:r>
          </w:p>
        </w:tc>
      </w:tr>
    </w:tbl>
    <w:p w14:paraId="0429F778" w14:textId="77777777" w:rsidR="000978AF" w:rsidRPr="005202C0" w:rsidRDefault="000978AF" w:rsidP="000978AF">
      <w:pPr>
        <w:pStyle w:val="ab"/>
        <w:snapToGrid w:val="0"/>
        <w:ind w:firstLine="420"/>
      </w:pPr>
    </w:p>
    <w:p w14:paraId="5907631A" w14:textId="77777777" w:rsidR="000978AF" w:rsidRDefault="000978AF" w:rsidP="000978AF">
      <w:pPr>
        <w:pStyle w:val="ab"/>
        <w:snapToGrid w:val="0"/>
        <w:ind w:firstLine="420"/>
      </w:pPr>
    </w:p>
    <w:p w14:paraId="0B71B23E" w14:textId="77777777" w:rsidR="000978AF" w:rsidRDefault="000978AF" w:rsidP="000978AF">
      <w:pPr>
        <w:pStyle w:val="ab"/>
        <w:snapToGrid w:val="0"/>
        <w:ind w:firstLine="420"/>
      </w:pPr>
      <w:r>
        <w:rPr>
          <w:rFonts w:hint="eastAsia"/>
        </w:rPr>
        <w:t>2.5</w:t>
      </w:r>
      <w:r w:rsidRPr="005202C0">
        <w:rPr>
          <w:rFonts w:hint="eastAsia"/>
        </w:rPr>
        <w:t>完成项目的最迟期限</w:t>
      </w:r>
    </w:p>
    <w:p w14:paraId="23CFA72D" w14:textId="77777777" w:rsidR="000978AF" w:rsidRDefault="000978AF" w:rsidP="000978AF">
      <w:pPr>
        <w:pStyle w:val="ab"/>
        <w:snapToGrid w:val="0"/>
        <w:ind w:firstLine="420"/>
      </w:pPr>
      <w:r>
        <w:rPr>
          <w:rFonts w:hint="eastAsia"/>
        </w:rPr>
        <w:t>2019年4月26日</w:t>
      </w:r>
    </w:p>
    <w:p w14:paraId="704D3B18" w14:textId="77777777" w:rsidR="000978AF" w:rsidRDefault="000978AF" w:rsidP="000978AF">
      <w:pPr>
        <w:pStyle w:val="ab"/>
        <w:snapToGrid w:val="0"/>
        <w:ind w:firstLine="420"/>
      </w:pPr>
    </w:p>
    <w:p w14:paraId="5DE0E813" w14:textId="77777777" w:rsidR="000978AF" w:rsidRDefault="000978AF" w:rsidP="000978AF">
      <w:pPr>
        <w:pStyle w:val="ab"/>
        <w:snapToGrid w:val="0"/>
        <w:ind w:firstLine="420"/>
      </w:pPr>
      <w:r>
        <w:rPr>
          <w:rFonts w:hint="eastAsia"/>
        </w:rPr>
        <w:t>2.6 本计划的批准者和批准日期</w:t>
      </w:r>
    </w:p>
    <w:p w14:paraId="18341186" w14:textId="75C2CCCA" w:rsidR="000978AF" w:rsidRPr="005202C0" w:rsidRDefault="000978AF" w:rsidP="000978AF">
      <w:pPr>
        <w:pStyle w:val="ab"/>
        <w:snapToGrid w:val="0"/>
        <w:ind w:firstLine="420"/>
      </w:pPr>
      <w:del w:id="492" w:author="dadi" w:date="2019-04-28T23:19:00Z">
        <w:r w:rsidDel="00FE63EA">
          <w:tab/>
        </w:r>
      </w:del>
      <w:r>
        <w:t>2017</w:t>
      </w:r>
      <w:r>
        <w:rPr>
          <w:rFonts w:hint="eastAsia"/>
        </w:rPr>
        <w:t>年12月</w:t>
      </w:r>
    </w:p>
    <w:p w14:paraId="2090F562" w14:textId="77777777" w:rsidR="000978AF" w:rsidRDefault="000978AF" w:rsidP="00FC232D">
      <w:pPr>
        <w:pStyle w:val="3"/>
        <w:ind w:firstLine="643"/>
      </w:pPr>
      <w:r>
        <w:rPr>
          <w:rFonts w:hint="eastAsia"/>
        </w:rPr>
        <w:t>3.</w:t>
      </w:r>
      <w:r>
        <w:t xml:space="preserve"> </w:t>
      </w:r>
      <w:r>
        <w:rPr>
          <w:rFonts w:hint="eastAsia"/>
        </w:rPr>
        <w:t>实施计划</w:t>
      </w:r>
    </w:p>
    <w:p w14:paraId="742270D0" w14:textId="77777777" w:rsidR="000978AF" w:rsidRDefault="000978AF" w:rsidP="000978AF">
      <w:pPr>
        <w:pStyle w:val="ab"/>
        <w:snapToGrid w:val="0"/>
        <w:ind w:firstLine="420"/>
      </w:pPr>
      <w:r>
        <w:rPr>
          <w:rFonts w:hint="eastAsia"/>
        </w:rPr>
        <w:t>3.1</w:t>
      </w:r>
      <w:r>
        <w:t xml:space="preserve"> </w:t>
      </w:r>
      <w:r>
        <w:rPr>
          <w:rFonts w:hint="eastAsia"/>
        </w:rPr>
        <w:t>工作任务的分解与人员分工</w:t>
      </w:r>
    </w:p>
    <w:p w14:paraId="684ECEF3" w14:textId="4D37524D" w:rsidR="000978AF" w:rsidRDefault="000978AF" w:rsidP="000978AF">
      <w:pPr>
        <w:pStyle w:val="ab"/>
        <w:snapToGrid w:val="0"/>
        <w:ind w:firstLine="420"/>
      </w:pPr>
      <w:del w:id="493" w:author="dadi" w:date="2019-04-28T23:19:00Z">
        <w:r w:rsidDel="00FE63EA">
          <w:rPr>
            <w:rFonts w:hint="eastAsia"/>
          </w:rPr>
          <w:delText xml:space="preserve">    </w:delText>
        </w:r>
      </w:del>
      <w:r>
        <w:rPr>
          <w:rFonts w:hint="eastAsia"/>
        </w:rPr>
        <w:t>本项目开发中需完成的各项工作，从需求分析、设计、实现、测试直到维护，包括文件的编制、审批、打印、分发工作，用户培训工作，软件安装工作等，均由</w:t>
      </w:r>
      <w:proofErr w:type="gramStart"/>
      <w:r>
        <w:rPr>
          <w:rFonts w:hint="eastAsia"/>
        </w:rPr>
        <w:t>邵</w:t>
      </w:r>
      <w:proofErr w:type="gramEnd"/>
      <w:r>
        <w:rPr>
          <w:rFonts w:hint="eastAsia"/>
        </w:rPr>
        <w:t>欣欣</w:t>
      </w:r>
      <w:r>
        <w:t>完成。</w:t>
      </w:r>
    </w:p>
    <w:p w14:paraId="326635FE" w14:textId="77777777" w:rsidR="000978AF" w:rsidRDefault="000978AF" w:rsidP="000978AF">
      <w:pPr>
        <w:pStyle w:val="ab"/>
        <w:snapToGrid w:val="0"/>
        <w:ind w:firstLine="420"/>
      </w:pPr>
    </w:p>
    <w:p w14:paraId="16321277" w14:textId="77777777" w:rsidR="000978AF" w:rsidRDefault="000978AF" w:rsidP="000978AF">
      <w:pPr>
        <w:pStyle w:val="ab"/>
        <w:snapToGrid w:val="0"/>
        <w:ind w:firstLine="420"/>
      </w:pPr>
      <w:r>
        <w:rPr>
          <w:rFonts w:hint="eastAsia"/>
        </w:rPr>
        <w:t>3.2</w:t>
      </w:r>
      <w:r>
        <w:t xml:space="preserve"> </w:t>
      </w:r>
      <w:r>
        <w:rPr>
          <w:rFonts w:hint="eastAsia"/>
        </w:rPr>
        <w:t>接口人员</w:t>
      </w:r>
    </w:p>
    <w:p w14:paraId="19FB13C2" w14:textId="77777777" w:rsidR="000978AF" w:rsidRDefault="000978AF" w:rsidP="000978AF">
      <w:pPr>
        <w:pStyle w:val="ab"/>
        <w:snapToGrid w:val="0"/>
        <w:ind w:firstLine="420"/>
      </w:pPr>
      <w:r>
        <w:rPr>
          <w:rFonts w:hint="eastAsia"/>
        </w:rPr>
        <w:t xml:space="preserve">    无</w:t>
      </w:r>
    </w:p>
    <w:p w14:paraId="5031B99D" w14:textId="77777777" w:rsidR="000978AF" w:rsidRDefault="000978AF" w:rsidP="000978AF">
      <w:pPr>
        <w:pStyle w:val="ab"/>
        <w:snapToGrid w:val="0"/>
        <w:ind w:firstLine="420"/>
      </w:pPr>
    </w:p>
    <w:p w14:paraId="1EAAA875" w14:textId="77777777" w:rsidR="000978AF" w:rsidRDefault="000978AF" w:rsidP="000978AF">
      <w:pPr>
        <w:pStyle w:val="ab"/>
        <w:snapToGrid w:val="0"/>
        <w:ind w:firstLine="420"/>
      </w:pPr>
      <w:r>
        <w:rPr>
          <w:rFonts w:hint="eastAsia"/>
        </w:rPr>
        <w:t>3.3</w:t>
      </w:r>
      <w:r>
        <w:t xml:space="preserve"> </w:t>
      </w:r>
      <w:r>
        <w:rPr>
          <w:rFonts w:hint="eastAsia"/>
        </w:rPr>
        <w:t>进度</w:t>
      </w:r>
    </w:p>
    <w:p w14:paraId="140D63FA" w14:textId="77777777" w:rsidR="000978AF" w:rsidRDefault="000978AF" w:rsidP="000978AF">
      <w:pPr>
        <w:pStyle w:val="ab"/>
        <w:snapToGrid w:val="0"/>
        <w:ind w:firstLine="420"/>
      </w:pPr>
      <w:r>
        <w:rPr>
          <w:rFonts w:hint="eastAsia"/>
        </w:rPr>
        <w:t xml:space="preserve">    2018.11.12   完成开题报告</w:t>
      </w:r>
    </w:p>
    <w:p w14:paraId="60C12EA2" w14:textId="77777777" w:rsidR="000978AF" w:rsidRDefault="000978AF" w:rsidP="000978AF">
      <w:pPr>
        <w:pStyle w:val="ab"/>
        <w:snapToGrid w:val="0"/>
        <w:ind w:leftChars="200" w:left="480" w:firstLine="420"/>
      </w:pPr>
      <w:r>
        <w:rPr>
          <w:rFonts w:hint="eastAsia"/>
        </w:rPr>
        <w:t>2018.11.13-2018.11.30  资料搜集和阅读</w:t>
      </w:r>
    </w:p>
    <w:p w14:paraId="6E26DB42" w14:textId="77777777" w:rsidR="000978AF" w:rsidRDefault="000978AF" w:rsidP="000978AF">
      <w:pPr>
        <w:pStyle w:val="ab"/>
        <w:snapToGrid w:val="0"/>
        <w:ind w:leftChars="200" w:left="480" w:firstLine="420"/>
      </w:pPr>
      <w:r>
        <w:rPr>
          <w:rFonts w:hint="eastAsia"/>
        </w:rPr>
        <w:t>2018.12.1-2018.12.30  需求分析，确定论文大纲</w:t>
      </w:r>
    </w:p>
    <w:p w14:paraId="63B66E15" w14:textId="77777777" w:rsidR="000978AF" w:rsidRDefault="000978AF" w:rsidP="000978AF">
      <w:pPr>
        <w:pStyle w:val="ab"/>
        <w:snapToGrid w:val="0"/>
        <w:ind w:leftChars="200" w:left="480" w:firstLine="420"/>
      </w:pPr>
      <w:r>
        <w:rPr>
          <w:rFonts w:hint="eastAsia"/>
        </w:rPr>
        <w:t>2018.1.1-2019.3.10  设计及代码编写</w:t>
      </w:r>
    </w:p>
    <w:p w14:paraId="68AA0640" w14:textId="77777777" w:rsidR="000978AF" w:rsidRDefault="000978AF" w:rsidP="000978AF">
      <w:pPr>
        <w:pStyle w:val="ab"/>
        <w:snapToGrid w:val="0"/>
        <w:ind w:leftChars="200" w:left="480" w:firstLine="420"/>
      </w:pPr>
      <w:r>
        <w:rPr>
          <w:rFonts w:hint="eastAsia"/>
        </w:rPr>
        <w:t>2019.3.11-2019.3.20  测试及总结</w:t>
      </w:r>
    </w:p>
    <w:p w14:paraId="5DBEB14C" w14:textId="77777777" w:rsidR="000978AF" w:rsidRDefault="000978AF" w:rsidP="000978AF">
      <w:pPr>
        <w:pStyle w:val="ab"/>
        <w:snapToGrid w:val="0"/>
        <w:ind w:leftChars="200" w:left="480" w:firstLine="420"/>
      </w:pPr>
      <w:r>
        <w:rPr>
          <w:rFonts w:hint="eastAsia"/>
        </w:rPr>
        <w:t>2019.3.21-2019.4.5  完成论文初稿，系统后期维护</w:t>
      </w:r>
    </w:p>
    <w:p w14:paraId="77A48799" w14:textId="77777777" w:rsidR="000978AF" w:rsidRDefault="000978AF" w:rsidP="000978AF">
      <w:pPr>
        <w:pStyle w:val="ab"/>
        <w:snapToGrid w:val="0"/>
        <w:ind w:leftChars="200" w:left="480" w:firstLine="420"/>
      </w:pPr>
      <w:r>
        <w:rPr>
          <w:rFonts w:hint="eastAsia"/>
        </w:rPr>
        <w:t>2019.4.6-2019.4.20  修改论文</w:t>
      </w:r>
    </w:p>
    <w:p w14:paraId="7DF2F45C" w14:textId="77777777" w:rsidR="000978AF" w:rsidRDefault="000978AF" w:rsidP="000978AF">
      <w:pPr>
        <w:pStyle w:val="ab"/>
        <w:snapToGrid w:val="0"/>
        <w:ind w:leftChars="200" w:left="480" w:firstLine="420"/>
      </w:pPr>
      <w:r>
        <w:rPr>
          <w:rFonts w:hint="eastAsia"/>
        </w:rPr>
        <w:t>2019.4.20  论文定稿，准备答辩资料</w:t>
      </w:r>
    </w:p>
    <w:p w14:paraId="6C957052" w14:textId="77777777" w:rsidR="000978AF" w:rsidRDefault="000978AF" w:rsidP="000978AF">
      <w:pPr>
        <w:pStyle w:val="ab"/>
        <w:snapToGrid w:val="0"/>
        <w:ind w:firstLine="420"/>
      </w:pPr>
    </w:p>
    <w:p w14:paraId="3C02E037" w14:textId="77777777" w:rsidR="000978AF" w:rsidRDefault="000978AF" w:rsidP="000978AF">
      <w:pPr>
        <w:pStyle w:val="ab"/>
        <w:snapToGrid w:val="0"/>
        <w:ind w:firstLine="420"/>
      </w:pPr>
      <w:r>
        <w:rPr>
          <w:rFonts w:hint="eastAsia"/>
        </w:rPr>
        <w:t>3.4</w:t>
      </w:r>
      <w:r>
        <w:t xml:space="preserve"> </w:t>
      </w:r>
      <w:r>
        <w:rPr>
          <w:rFonts w:hint="eastAsia"/>
        </w:rPr>
        <w:t>预算</w:t>
      </w:r>
    </w:p>
    <w:p w14:paraId="55608382" w14:textId="77777777" w:rsidR="000978AF" w:rsidRDefault="000978AF" w:rsidP="000978AF">
      <w:pPr>
        <w:pStyle w:val="ab"/>
        <w:snapToGrid w:val="0"/>
        <w:ind w:firstLine="420"/>
      </w:pPr>
      <w:r>
        <w:rPr>
          <w:rFonts w:hint="eastAsia"/>
        </w:rPr>
        <w:t xml:space="preserve">    无</w:t>
      </w:r>
    </w:p>
    <w:p w14:paraId="72A1F0C9" w14:textId="77777777" w:rsidR="000978AF" w:rsidRDefault="000978AF" w:rsidP="000978AF">
      <w:pPr>
        <w:pStyle w:val="ab"/>
        <w:snapToGrid w:val="0"/>
        <w:ind w:firstLine="420"/>
      </w:pPr>
    </w:p>
    <w:p w14:paraId="499F31B3" w14:textId="77777777" w:rsidR="000978AF" w:rsidRDefault="000978AF" w:rsidP="000978AF">
      <w:pPr>
        <w:pStyle w:val="ab"/>
        <w:snapToGrid w:val="0"/>
        <w:ind w:firstLine="420"/>
      </w:pPr>
      <w:r>
        <w:rPr>
          <w:rFonts w:hint="eastAsia"/>
        </w:rPr>
        <w:t>3.5 关键问题</w:t>
      </w:r>
    </w:p>
    <w:p w14:paraId="7B428268" w14:textId="77777777" w:rsidR="000978AF" w:rsidRDefault="000978AF" w:rsidP="000978AF">
      <w:pPr>
        <w:pStyle w:val="ab"/>
        <w:snapToGrid w:val="0"/>
        <w:ind w:firstLine="420"/>
      </w:pPr>
      <w:r>
        <w:rPr>
          <w:rFonts w:hint="eastAsia"/>
        </w:rPr>
        <w:t>技术难点：模块</w:t>
      </w:r>
      <w:r>
        <w:t>在实现</w:t>
      </w:r>
      <w:r>
        <w:rPr>
          <w:rFonts w:hint="eastAsia"/>
        </w:rPr>
        <w:t>拦截自动化</w:t>
      </w:r>
      <w:r>
        <w:t>请求的同时要对</w:t>
      </w:r>
      <w:r>
        <w:rPr>
          <w:rFonts w:hint="eastAsia"/>
        </w:rPr>
        <w:t>被反向代理的</w:t>
      </w:r>
      <w:r>
        <w:t>网站提供的正常业务</w:t>
      </w:r>
      <w:r>
        <w:rPr>
          <w:rFonts w:hint="eastAsia"/>
        </w:rPr>
        <w:t>的支持</w:t>
      </w:r>
      <w:r>
        <w:t>达到</w:t>
      </w:r>
      <w:r>
        <w:rPr>
          <w:rFonts w:hint="eastAsia"/>
        </w:rPr>
        <w:t>100</w:t>
      </w:r>
      <w:r>
        <w:t>%，可以有在操作上</w:t>
      </w:r>
      <w:r>
        <w:rPr>
          <w:rFonts w:hint="eastAsia"/>
        </w:rPr>
        <w:t>的冗余</w:t>
      </w:r>
      <w:r>
        <w:t>，但必须保</w:t>
      </w:r>
      <w:r>
        <w:rPr>
          <w:rFonts w:hint="eastAsia"/>
        </w:rPr>
        <w:t>证</w:t>
      </w:r>
      <w:r>
        <w:t>网站业务的完整性。</w:t>
      </w:r>
    </w:p>
    <w:p w14:paraId="4191BC94" w14:textId="77777777" w:rsidR="000978AF" w:rsidRDefault="000978AF" w:rsidP="000978AF">
      <w:pPr>
        <w:pStyle w:val="ab"/>
        <w:snapToGrid w:val="0"/>
        <w:ind w:firstLine="420"/>
      </w:pPr>
      <w:r>
        <w:rPr>
          <w:rFonts w:hint="eastAsia"/>
        </w:rPr>
        <w:t>风险：对网站</w:t>
      </w:r>
      <w:r>
        <w:t>的</w:t>
      </w:r>
      <w:r>
        <w:rPr>
          <w:rFonts w:hint="eastAsia"/>
        </w:rPr>
        <w:t>业务</w:t>
      </w:r>
      <w:r>
        <w:t>出现损害</w:t>
      </w:r>
      <w:r>
        <w:rPr>
          <w:rFonts w:hint="eastAsia"/>
        </w:rPr>
        <w:t>。</w:t>
      </w:r>
    </w:p>
    <w:p w14:paraId="0EFC49B8" w14:textId="77777777" w:rsidR="000978AF" w:rsidRDefault="000978AF" w:rsidP="00FC232D">
      <w:pPr>
        <w:pStyle w:val="3"/>
        <w:ind w:firstLine="643"/>
      </w:pPr>
      <w:r>
        <w:rPr>
          <w:rFonts w:hint="eastAsia"/>
        </w:rPr>
        <w:t>4.</w:t>
      </w:r>
      <w:r>
        <w:rPr>
          <w:rFonts w:hint="eastAsia"/>
        </w:rPr>
        <w:t>支持条件</w:t>
      </w:r>
    </w:p>
    <w:p w14:paraId="7FA4C40C" w14:textId="77777777" w:rsidR="000978AF" w:rsidRDefault="000978AF" w:rsidP="000978AF">
      <w:pPr>
        <w:pStyle w:val="ab"/>
        <w:snapToGrid w:val="0"/>
        <w:ind w:firstLine="420"/>
      </w:pPr>
      <w:r>
        <w:t xml:space="preserve">  </w:t>
      </w:r>
      <w:r>
        <w:rPr>
          <w:rFonts w:hint="eastAsia"/>
        </w:rPr>
        <w:t xml:space="preserve">  开发支持</w:t>
      </w:r>
      <w:r>
        <w:t>：Windows+Cygwin+Eclipse-cdt;</w:t>
      </w:r>
      <w:r>
        <w:rPr>
          <w:rFonts w:hint="eastAsia"/>
        </w:rPr>
        <w:t>在</w:t>
      </w:r>
      <w:r>
        <w:t>Windows操作系统安装</w:t>
      </w:r>
      <w:r>
        <w:rPr>
          <w:rFonts w:hint="eastAsia"/>
        </w:rPr>
        <w:t>Cygwin软件</w:t>
      </w:r>
      <w:r>
        <w:t>，在Cygwin中下载gcc,perl</w:t>
      </w:r>
      <w:r>
        <w:rPr>
          <w:rFonts w:hint="eastAsia"/>
        </w:rPr>
        <w:t>等必需</w:t>
      </w:r>
      <w:r>
        <w:t>包</w:t>
      </w:r>
      <w:r>
        <w:rPr>
          <w:rFonts w:hint="eastAsia"/>
        </w:rPr>
        <w:t>后</w:t>
      </w:r>
      <w:r>
        <w:t>，</w:t>
      </w:r>
      <w:r>
        <w:rPr>
          <w:rFonts w:hint="eastAsia"/>
        </w:rPr>
        <w:t>下载nginx-1.12.1</w:t>
      </w:r>
      <w:r>
        <w:t>源码，在Cygwin中解压，编译</w:t>
      </w:r>
      <w:r>
        <w:rPr>
          <w:rFonts w:hint="eastAsia"/>
        </w:rPr>
        <w:t>。在完成</w:t>
      </w:r>
      <w:r>
        <w:t>“</w:t>
      </w:r>
      <w:r>
        <w:rPr>
          <w:rFonts w:hint="eastAsia"/>
        </w:rPr>
        <w:t>从源代码到</w:t>
      </w:r>
      <w:r>
        <w:t>可运行</w:t>
      </w:r>
      <w:r>
        <w:rPr>
          <w:rFonts w:hint="eastAsia"/>
        </w:rPr>
        <w:t>软件</w:t>
      </w:r>
      <w:r>
        <w:t>”</w:t>
      </w:r>
      <w:r>
        <w:rPr>
          <w:rFonts w:hint="eastAsia"/>
        </w:rPr>
        <w:t>的</w:t>
      </w:r>
      <w:r>
        <w:t>nginx这一安装过程后</w:t>
      </w:r>
      <w:r>
        <w:rPr>
          <w:rFonts w:hint="eastAsia"/>
        </w:rPr>
        <w:t>，已经</w:t>
      </w:r>
      <w:r>
        <w:t>生成nginx</w:t>
      </w:r>
      <w:r>
        <w:rPr>
          <w:rFonts w:hint="eastAsia"/>
        </w:rPr>
        <w:t>服务器</w:t>
      </w:r>
      <w:r>
        <w:t>。将整个</w:t>
      </w:r>
      <w:r>
        <w:rPr>
          <w:rFonts w:hint="eastAsia"/>
        </w:rPr>
        <w:t>项目</w:t>
      </w:r>
      <w:r>
        <w:t>作为</w:t>
      </w:r>
      <w:r>
        <w:t>“</w:t>
      </w:r>
      <w:r>
        <w:t>Makefile工程</w:t>
      </w:r>
      <w:r>
        <w:t>”</w:t>
      </w:r>
      <w:r>
        <w:rPr>
          <w:rFonts w:hint="eastAsia"/>
        </w:rPr>
        <w:t>导入Eclipse-cdt进行</w:t>
      </w:r>
      <w:r>
        <w:t>开发。</w:t>
      </w:r>
    </w:p>
    <w:p w14:paraId="6F020701" w14:textId="77777777" w:rsidR="000978AF" w:rsidRDefault="000978AF" w:rsidP="000978AF">
      <w:pPr>
        <w:pStyle w:val="ab"/>
        <w:snapToGrid w:val="0"/>
        <w:ind w:firstLine="420"/>
      </w:pPr>
      <w:r>
        <w:rPr>
          <w:rFonts w:hint="eastAsia"/>
        </w:rPr>
        <w:t>4.1</w:t>
      </w:r>
      <w:r>
        <w:t xml:space="preserve"> </w:t>
      </w:r>
      <w:r>
        <w:rPr>
          <w:rFonts w:hint="eastAsia"/>
        </w:rPr>
        <w:t>计算机系统支持</w:t>
      </w:r>
    </w:p>
    <w:p w14:paraId="3BD39AF0" w14:textId="77777777" w:rsidR="000978AF" w:rsidRDefault="000978AF" w:rsidP="000978AF">
      <w:pPr>
        <w:pStyle w:val="ab"/>
        <w:snapToGrid w:val="0"/>
        <w:ind w:firstLine="420"/>
      </w:pPr>
      <w:r>
        <w:rPr>
          <w:rFonts w:hint="eastAsia"/>
        </w:rPr>
        <w:t>计算机：</w:t>
      </w:r>
      <w:r>
        <w:t>PC</w:t>
      </w:r>
    </w:p>
    <w:p w14:paraId="3FEBC07B" w14:textId="77777777" w:rsidR="000978AF" w:rsidRDefault="000978AF" w:rsidP="000978AF">
      <w:pPr>
        <w:pStyle w:val="ab"/>
        <w:snapToGrid w:val="0"/>
        <w:ind w:firstLine="420"/>
      </w:pPr>
      <w:r>
        <w:rPr>
          <w:rFonts w:hint="eastAsia"/>
        </w:rPr>
        <w:t>编译程序:Cygwin管理的</w:t>
      </w:r>
      <w:r>
        <w:t>gcc</w:t>
      </w:r>
    </w:p>
    <w:p w14:paraId="5243F99C" w14:textId="77777777" w:rsidR="000978AF" w:rsidRDefault="000978AF" w:rsidP="000978AF">
      <w:pPr>
        <w:pStyle w:val="ab"/>
        <w:snapToGrid w:val="0"/>
        <w:ind w:firstLine="420"/>
      </w:pPr>
      <w:r>
        <w:rPr>
          <w:rFonts w:hint="eastAsia"/>
        </w:rPr>
        <w:t>操作系统：Windows</w:t>
      </w:r>
    </w:p>
    <w:p w14:paraId="14CBC817" w14:textId="77777777" w:rsidR="000978AF" w:rsidRDefault="000978AF" w:rsidP="000978AF">
      <w:pPr>
        <w:pStyle w:val="ab"/>
        <w:snapToGrid w:val="0"/>
        <w:ind w:firstLine="420"/>
      </w:pPr>
      <w:r>
        <w:rPr>
          <w:rFonts w:hint="eastAsia"/>
        </w:rPr>
        <w:t>测试支持能力:</w:t>
      </w:r>
      <w:r>
        <w:t xml:space="preserve">Chrome </w:t>
      </w:r>
      <w:r>
        <w:rPr>
          <w:rFonts w:hint="eastAsia"/>
        </w:rPr>
        <w:t>浏览器</w:t>
      </w:r>
    </w:p>
    <w:p w14:paraId="68C7DBD7" w14:textId="77777777" w:rsidR="000978AF" w:rsidRDefault="000978AF" w:rsidP="000978AF">
      <w:pPr>
        <w:pStyle w:val="ab"/>
        <w:snapToGrid w:val="0"/>
        <w:ind w:firstLine="420"/>
      </w:pPr>
      <w:r>
        <w:rPr>
          <w:rFonts w:hint="eastAsia"/>
        </w:rPr>
        <w:t>其他软件</w:t>
      </w:r>
      <w:r>
        <w:t>：Chrome浏览器</w:t>
      </w:r>
      <w:r>
        <w:rPr>
          <w:rFonts w:hint="eastAsia"/>
        </w:rPr>
        <w:t>，</w:t>
      </w:r>
      <w:r>
        <w:t>Notepad++</w:t>
      </w:r>
    </w:p>
    <w:p w14:paraId="5649BDDE" w14:textId="77777777" w:rsidR="000978AF" w:rsidRDefault="000978AF" w:rsidP="000978AF">
      <w:pPr>
        <w:pStyle w:val="ab"/>
        <w:snapToGrid w:val="0"/>
        <w:ind w:firstLine="420"/>
      </w:pPr>
    </w:p>
    <w:p w14:paraId="6605C3AA" w14:textId="77777777" w:rsidR="000978AF" w:rsidRDefault="000978AF" w:rsidP="000978AF">
      <w:pPr>
        <w:pStyle w:val="ab"/>
        <w:snapToGrid w:val="0"/>
        <w:ind w:firstLine="420"/>
      </w:pPr>
      <w:r>
        <w:rPr>
          <w:rFonts w:hint="eastAsia"/>
        </w:rPr>
        <w:t>4.2</w:t>
      </w:r>
      <w:r>
        <w:t xml:space="preserve"> </w:t>
      </w:r>
      <w:r>
        <w:rPr>
          <w:rFonts w:hint="eastAsia"/>
        </w:rPr>
        <w:t>需由用户承担的工作</w:t>
      </w:r>
    </w:p>
    <w:p w14:paraId="06303EAE" w14:textId="77777777" w:rsidR="000978AF" w:rsidRDefault="000978AF" w:rsidP="000978AF">
      <w:pPr>
        <w:pStyle w:val="ab"/>
        <w:snapToGrid w:val="0"/>
        <w:ind w:firstLine="420"/>
      </w:pPr>
      <w:r>
        <w:rPr>
          <w:rFonts w:hint="eastAsia"/>
        </w:rPr>
        <w:t>在使用阶段</w:t>
      </w:r>
      <w:r>
        <w:t>，</w:t>
      </w:r>
      <w:r>
        <w:rPr>
          <w:rFonts w:hint="eastAsia"/>
        </w:rPr>
        <w:t>用户</w:t>
      </w:r>
      <w:r>
        <w:t>需要提供</w:t>
      </w:r>
      <w:r>
        <w:rPr>
          <w:rFonts w:hint="eastAsia"/>
        </w:rPr>
        <w:t>希望拦截的</w:t>
      </w:r>
      <w:r>
        <w:t>请求</w:t>
      </w:r>
      <w:r>
        <w:rPr>
          <w:rFonts w:hint="eastAsia"/>
        </w:rPr>
        <w:t>网址</w:t>
      </w:r>
      <w:r>
        <w:t>的网站的正则表达式。</w:t>
      </w:r>
    </w:p>
    <w:p w14:paraId="03E15E99" w14:textId="77777777" w:rsidR="000978AF" w:rsidRDefault="000978AF" w:rsidP="000978AF">
      <w:pPr>
        <w:pStyle w:val="ab"/>
        <w:snapToGrid w:val="0"/>
        <w:ind w:firstLine="420"/>
      </w:pPr>
    </w:p>
    <w:p w14:paraId="77F6CEB3" w14:textId="77777777" w:rsidR="000978AF" w:rsidRDefault="000978AF" w:rsidP="000978AF">
      <w:pPr>
        <w:pStyle w:val="ab"/>
        <w:snapToGrid w:val="0"/>
        <w:ind w:firstLine="420"/>
      </w:pPr>
      <w:r>
        <w:rPr>
          <w:rFonts w:hint="eastAsia"/>
        </w:rPr>
        <w:t>4.3</w:t>
      </w:r>
      <w:r>
        <w:t xml:space="preserve"> </w:t>
      </w:r>
      <w:r>
        <w:rPr>
          <w:rFonts w:hint="eastAsia"/>
        </w:rPr>
        <w:t>需由外单位提供的条件</w:t>
      </w:r>
    </w:p>
    <w:p w14:paraId="52648EEE" w14:textId="77777777" w:rsidR="000978AF" w:rsidRDefault="000978AF" w:rsidP="000978AF">
      <w:pPr>
        <w:pStyle w:val="ab"/>
        <w:snapToGrid w:val="0"/>
        <w:ind w:firstLine="420"/>
      </w:pPr>
      <w:r>
        <w:rPr>
          <w:rFonts w:hint="eastAsia"/>
        </w:rPr>
        <w:t xml:space="preserve">    无</w:t>
      </w:r>
    </w:p>
    <w:p w14:paraId="76CC1B7F" w14:textId="77777777" w:rsidR="000978AF" w:rsidRDefault="000978AF" w:rsidP="00FC232D">
      <w:pPr>
        <w:pStyle w:val="3"/>
        <w:ind w:firstLine="643"/>
      </w:pPr>
      <w:r>
        <w:t>5.</w:t>
      </w:r>
      <w:r>
        <w:rPr>
          <w:rFonts w:hint="eastAsia"/>
        </w:rPr>
        <w:t>专题计划要点</w:t>
      </w:r>
    </w:p>
    <w:p w14:paraId="0F47CB94" w14:textId="77777777" w:rsidR="000978AF" w:rsidRDefault="000978AF" w:rsidP="000978AF">
      <w:pPr>
        <w:pStyle w:val="ab"/>
        <w:snapToGrid w:val="0"/>
        <w:ind w:firstLine="420"/>
      </w:pPr>
      <w:r>
        <w:t xml:space="preserve">   </w:t>
      </w:r>
      <w:r>
        <w:rPr>
          <w:rFonts w:hint="eastAsia"/>
        </w:rPr>
        <w:t>拦截自动化请求：</w:t>
      </w:r>
      <w:r>
        <w:t>使用有效手段进行拦截</w:t>
      </w:r>
      <w:r>
        <w:rPr>
          <w:rFonts w:hint="eastAsia"/>
        </w:rPr>
        <w:t>，改善</w:t>
      </w:r>
      <w:r>
        <w:t>拦截效果。</w:t>
      </w:r>
    </w:p>
    <w:p w14:paraId="5059AABB" w14:textId="77777777" w:rsidR="000978AF" w:rsidRDefault="000978AF" w:rsidP="000978AF">
      <w:pPr>
        <w:pStyle w:val="ab"/>
        <w:snapToGrid w:val="0"/>
        <w:ind w:firstLine="420"/>
      </w:pPr>
      <w:r>
        <w:tab/>
      </w:r>
      <w:r>
        <w:rPr>
          <w:rFonts w:hint="eastAsia"/>
        </w:rPr>
        <w:t>代码保护</w:t>
      </w:r>
      <w:r>
        <w:t>：</w:t>
      </w:r>
      <w:r>
        <w:rPr>
          <w:rFonts w:hint="eastAsia"/>
        </w:rPr>
        <w:t>代码保护效果有效</w:t>
      </w:r>
    </w:p>
    <w:p w14:paraId="1AF7AA18" w14:textId="77777777" w:rsidR="000978AF" w:rsidRPr="00315C73" w:rsidRDefault="000978AF" w:rsidP="000978AF">
      <w:pPr>
        <w:pStyle w:val="ab"/>
        <w:snapToGrid w:val="0"/>
        <w:ind w:firstLine="420"/>
      </w:pPr>
    </w:p>
    <w:p w14:paraId="2A450C3F" w14:textId="77777777" w:rsidR="000978AF" w:rsidRDefault="000978AF" w:rsidP="000978AF">
      <w:pPr>
        <w:ind w:firstLine="480"/>
      </w:pPr>
    </w:p>
    <w:p w14:paraId="3E4B0D45" w14:textId="77777777" w:rsidR="00BA473E" w:rsidRPr="000978AF" w:rsidRDefault="00BA473E" w:rsidP="000978AF">
      <w:pPr>
        <w:pStyle w:val="a8"/>
        <w:ind w:firstLineChars="0" w:firstLine="0"/>
      </w:pPr>
    </w:p>
    <w:p w14:paraId="2289842C" w14:textId="77777777" w:rsidR="00BA473E" w:rsidRDefault="00BA473E" w:rsidP="00BA473E">
      <w:pPr>
        <w:pStyle w:val="a8"/>
        <w:ind w:firstLine="420"/>
      </w:pPr>
    </w:p>
    <w:p w14:paraId="3F1D5232" w14:textId="6D8423AE" w:rsidR="00BA473E" w:rsidRPr="00E63617" w:rsidRDefault="00BA473E" w:rsidP="00E63617">
      <w:pPr>
        <w:ind w:firstLine="480"/>
        <w:rPr>
          <w:rFonts w:eastAsia="宋体" w:cs="Times New Roman"/>
          <w:sz w:val="21"/>
          <w:szCs w:val="24"/>
        </w:rPr>
      </w:pPr>
      <w:r>
        <w:br w:type="page"/>
      </w:r>
    </w:p>
    <w:p w14:paraId="5D70D747" w14:textId="6976DEE7" w:rsidR="00403F26" w:rsidRPr="00E63617" w:rsidRDefault="00E63617" w:rsidP="00E63617">
      <w:pPr>
        <w:pStyle w:val="-10"/>
        <w:ind w:firstLine="600"/>
        <w:jc w:val="both"/>
      </w:pPr>
      <w:bookmarkStart w:id="494" w:name="_Toc24110"/>
      <w:bookmarkStart w:id="495" w:name="_Toc7254192"/>
      <w:commentRangeStart w:id="496"/>
      <w:r>
        <w:rPr>
          <w:rFonts w:hint="eastAsia"/>
        </w:rPr>
        <w:t>附录</w:t>
      </w:r>
      <w:commentRangeEnd w:id="496"/>
      <w:r w:rsidR="00FE63EA">
        <w:rPr>
          <w:rStyle w:val="a5"/>
          <w:rFonts w:eastAsia="宋体"/>
          <w:bCs w:val="0"/>
          <w:kern w:val="2"/>
        </w:rPr>
        <w:commentReference w:id="496"/>
      </w:r>
      <w:r>
        <w:rPr>
          <w:rFonts w:hint="eastAsia"/>
        </w:rPr>
        <w:t xml:space="preserve">4 </w:t>
      </w:r>
      <w:r>
        <w:rPr>
          <w:rFonts w:hint="eastAsia"/>
        </w:rPr>
        <w:t>数据要求说明书</w:t>
      </w:r>
      <w:bookmarkEnd w:id="494"/>
      <w:bookmarkEnd w:id="495"/>
    </w:p>
    <w:p w14:paraId="78690EAD" w14:textId="6C1C5CB7" w:rsidR="00E63617" w:rsidRDefault="00E63617" w:rsidP="00E63617">
      <w:pPr>
        <w:ind w:firstLine="880"/>
        <w:jc w:val="center"/>
        <w:rPr>
          <w:rFonts w:eastAsia="黑体"/>
          <w:sz w:val="44"/>
        </w:rPr>
      </w:pPr>
      <w:r>
        <w:rPr>
          <w:rFonts w:eastAsia="黑体"/>
          <w:noProof/>
          <w:sz w:val="44"/>
        </w:rPr>
        <mc:AlternateContent>
          <mc:Choice Requires="wps">
            <w:drawing>
              <wp:anchor distT="0" distB="0" distL="114300" distR="114300" simplePos="0" relativeHeight="251665408" behindDoc="0" locked="0" layoutInCell="0" allowOverlap="1" wp14:anchorId="700E874A" wp14:editId="0A72AB25">
                <wp:simplePos x="0" y="0"/>
                <wp:positionH relativeFrom="column">
                  <wp:posOffset>0</wp:posOffset>
                </wp:positionH>
                <wp:positionV relativeFrom="paragraph">
                  <wp:posOffset>495300</wp:posOffset>
                </wp:positionV>
                <wp:extent cx="5143500" cy="0"/>
                <wp:effectExtent l="0" t="0" r="0" b="0"/>
                <wp:wrapTopAndBottom/>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700444" id="直接连接符 2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7164F928" w14:textId="77777777" w:rsidR="00E63617" w:rsidRDefault="00E63617" w:rsidP="00E63617">
      <w:pPr>
        <w:ind w:firstLine="880"/>
        <w:jc w:val="center"/>
        <w:rPr>
          <w:rFonts w:eastAsia="黑体"/>
          <w:sz w:val="44"/>
        </w:rPr>
      </w:pPr>
    </w:p>
    <w:p w14:paraId="49B76C8A" w14:textId="77777777" w:rsidR="00E63617" w:rsidRDefault="00E63617" w:rsidP="00E63617">
      <w:pPr>
        <w:ind w:firstLine="880"/>
        <w:jc w:val="center"/>
        <w:rPr>
          <w:rFonts w:eastAsia="黑体"/>
          <w:sz w:val="44"/>
        </w:rPr>
      </w:pPr>
      <w:r>
        <w:rPr>
          <w:rFonts w:eastAsia="黑体" w:hint="eastAsia"/>
          <w:sz w:val="44"/>
        </w:rPr>
        <w:t>数据要求说明书</w:t>
      </w:r>
    </w:p>
    <w:p w14:paraId="1CCBD176" w14:textId="77777777" w:rsidR="00E63617" w:rsidRDefault="00E63617" w:rsidP="00E63617">
      <w:pPr>
        <w:ind w:firstLine="560"/>
        <w:jc w:val="center"/>
        <w:rPr>
          <w:sz w:val="28"/>
        </w:rPr>
      </w:pPr>
    </w:p>
    <w:p w14:paraId="522F61D9" w14:textId="77777777" w:rsidR="00E63617" w:rsidRDefault="00E63617" w:rsidP="00E63617">
      <w:pPr>
        <w:ind w:firstLine="560"/>
        <w:jc w:val="center"/>
        <w:rPr>
          <w:sz w:val="28"/>
        </w:rPr>
      </w:pPr>
      <w:r>
        <w:rPr>
          <w:rFonts w:hint="eastAsia"/>
          <w:sz w:val="28"/>
        </w:rPr>
        <w:t>[V</w:t>
      </w:r>
      <w:r>
        <w:rPr>
          <w:sz w:val="28"/>
        </w:rPr>
        <w:t>1.0</w:t>
      </w:r>
      <w:r>
        <w:rPr>
          <w:rFonts w:hint="eastAsia"/>
          <w:sz w:val="28"/>
        </w:rPr>
        <w:t>]</w:t>
      </w:r>
    </w:p>
    <w:p w14:paraId="7EC9B4B2" w14:textId="77777777" w:rsidR="00E63617" w:rsidRDefault="00E63617" w:rsidP="00E63617">
      <w:pPr>
        <w:ind w:firstLine="560"/>
        <w:jc w:val="center"/>
        <w:rPr>
          <w:sz w:val="28"/>
        </w:rPr>
      </w:pPr>
    </w:p>
    <w:p w14:paraId="1B25FBF7" w14:textId="77777777" w:rsidR="00E63617" w:rsidRDefault="00E63617" w:rsidP="00E63617">
      <w:pPr>
        <w:ind w:firstLine="560"/>
        <w:jc w:val="center"/>
        <w:rPr>
          <w:sz w:val="28"/>
        </w:rPr>
      </w:pPr>
    </w:p>
    <w:p w14:paraId="1B3FEA68" w14:textId="77777777" w:rsidR="00E63617" w:rsidRDefault="00E63617" w:rsidP="00E63617">
      <w:pPr>
        <w:ind w:firstLine="560"/>
        <w:jc w:val="center"/>
        <w:rPr>
          <w:sz w:val="28"/>
        </w:rPr>
      </w:pPr>
    </w:p>
    <w:p w14:paraId="7E1049AE" w14:textId="77777777" w:rsidR="00E63617" w:rsidRDefault="00E63617" w:rsidP="00E63617">
      <w:pPr>
        <w:ind w:firstLine="480"/>
      </w:pPr>
    </w:p>
    <w:p w14:paraId="51E7975D" w14:textId="77777777" w:rsidR="00E63617" w:rsidRDefault="00E63617" w:rsidP="00E63617">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proofErr w:type="gramStart"/>
      <w:r>
        <w:rPr>
          <w:rFonts w:hint="eastAsia"/>
          <w:sz w:val="28"/>
        </w:rPr>
        <w:t>邵</w:t>
      </w:r>
      <w:proofErr w:type="gramEnd"/>
      <w:r>
        <w:rPr>
          <w:rFonts w:hint="eastAsia"/>
          <w:sz w:val="28"/>
        </w:rPr>
        <w:t>欣欣</w:t>
      </w:r>
      <w:r>
        <w:rPr>
          <w:sz w:val="28"/>
        </w:rPr>
        <w:t>____________</w:t>
      </w:r>
    </w:p>
    <w:p w14:paraId="3CA6AE11" w14:textId="77777777" w:rsidR="00E63617" w:rsidRDefault="00E63617" w:rsidP="00E63617">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61708F80" w14:textId="77777777" w:rsidR="00E63617" w:rsidRDefault="00E63617" w:rsidP="00E63617">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363E0CB9" w14:textId="77777777" w:rsidR="00E63617" w:rsidRDefault="00E63617" w:rsidP="00E63617">
      <w:pPr>
        <w:ind w:firstLine="560"/>
        <w:jc w:val="center"/>
        <w:rPr>
          <w:sz w:val="28"/>
        </w:rPr>
      </w:pPr>
    </w:p>
    <w:p w14:paraId="057AEC47" w14:textId="77777777" w:rsidR="00E63617" w:rsidRDefault="00E63617" w:rsidP="00E63617">
      <w:pPr>
        <w:ind w:firstLine="560"/>
        <w:jc w:val="center"/>
        <w:rPr>
          <w:sz w:val="28"/>
        </w:rPr>
      </w:pPr>
    </w:p>
    <w:p w14:paraId="57C715D1" w14:textId="77777777" w:rsidR="00E63617" w:rsidRDefault="00E63617" w:rsidP="00E63617">
      <w:pPr>
        <w:ind w:firstLine="560"/>
        <w:jc w:val="center"/>
        <w:rPr>
          <w:sz w:val="28"/>
        </w:rPr>
      </w:pPr>
    </w:p>
    <w:p w14:paraId="0B9CCB58" w14:textId="77777777" w:rsidR="00E63617" w:rsidRDefault="00E63617" w:rsidP="00E63617">
      <w:pPr>
        <w:ind w:firstLine="560"/>
        <w:jc w:val="center"/>
        <w:rPr>
          <w:sz w:val="28"/>
        </w:rPr>
      </w:pPr>
    </w:p>
    <w:p w14:paraId="1931AF56" w14:textId="0DBBF704" w:rsidR="00E63617" w:rsidRDefault="00E63617" w:rsidP="00E63617">
      <w:pPr>
        <w:ind w:firstLine="560"/>
        <w:jc w:val="center"/>
        <w:rPr>
          <w:sz w:val="28"/>
        </w:rPr>
      </w:pPr>
      <w:r>
        <w:rPr>
          <w:rFonts w:hint="eastAsia"/>
          <w:sz w:val="28"/>
        </w:rPr>
        <w:t>[</w:t>
      </w:r>
      <w:r w:rsidR="00174658">
        <w:rPr>
          <w:rFonts w:hint="eastAsia"/>
          <w:sz w:val="28"/>
        </w:rPr>
        <w:t>二零一九年三</w:t>
      </w:r>
      <w:r>
        <w:rPr>
          <w:rFonts w:hint="eastAsia"/>
          <w:sz w:val="28"/>
        </w:rPr>
        <w:t>月二十</w:t>
      </w:r>
      <w:r w:rsidR="00174658">
        <w:rPr>
          <w:rFonts w:hint="eastAsia"/>
          <w:sz w:val="28"/>
        </w:rPr>
        <w:t>六</w:t>
      </w:r>
      <w:r>
        <w:rPr>
          <w:rFonts w:hint="eastAsia"/>
          <w:sz w:val="28"/>
        </w:rPr>
        <w:t>日</w:t>
      </w:r>
      <w:r>
        <w:rPr>
          <w:rFonts w:hint="eastAsia"/>
          <w:sz w:val="28"/>
        </w:rPr>
        <w:t>]</w:t>
      </w:r>
    </w:p>
    <w:p w14:paraId="22202AD8" w14:textId="74490464" w:rsidR="00E63617" w:rsidRDefault="00EE2D05" w:rsidP="00EE2D05">
      <w:pPr>
        <w:pStyle w:val="a8"/>
        <w:ind w:firstLineChars="0" w:firstLine="0"/>
      </w:pPr>
      <w:r>
        <w:rPr>
          <w:rFonts w:hint="eastAsia"/>
        </w:rPr>
        <w:t xml:space="preserve"> </w:t>
      </w:r>
    </w:p>
    <w:p w14:paraId="47186793" w14:textId="77777777" w:rsidR="00E63617" w:rsidRDefault="00E63617" w:rsidP="00FC232D">
      <w:pPr>
        <w:pStyle w:val="3"/>
        <w:ind w:firstLine="643"/>
      </w:pPr>
      <w:r>
        <w:rPr>
          <w:rFonts w:hint="eastAsia"/>
        </w:rPr>
        <w:t>1</w:t>
      </w:r>
      <w:r>
        <w:rPr>
          <w:rFonts w:hint="eastAsia"/>
        </w:rPr>
        <w:t>．引言</w:t>
      </w:r>
    </w:p>
    <w:p w14:paraId="0E4A5AB5" w14:textId="77777777" w:rsidR="00E63617" w:rsidRDefault="00E63617" w:rsidP="00E63617">
      <w:pPr>
        <w:pStyle w:val="ab"/>
        <w:ind w:firstLine="420"/>
        <w:rPr>
          <w:rFonts w:ascii="黑体" w:eastAsia="黑体"/>
        </w:rPr>
      </w:pPr>
      <w:r>
        <w:rPr>
          <w:rFonts w:ascii="黑体" w:eastAsia="黑体"/>
        </w:rPr>
        <w:t>1.</w:t>
      </w:r>
      <w:r>
        <w:rPr>
          <w:rFonts w:ascii="黑体" w:eastAsia="黑体" w:hint="eastAsia"/>
        </w:rPr>
        <w:t>1编写目的</w:t>
      </w:r>
    </w:p>
    <w:p w14:paraId="55867F3C" w14:textId="77777777" w:rsidR="00E63617" w:rsidRDefault="00E63617" w:rsidP="00E63617">
      <w:pPr>
        <w:pStyle w:val="ab"/>
        <w:ind w:firstLine="420"/>
      </w:pPr>
      <w:r>
        <w:rPr>
          <w:rFonts w:hint="eastAsia"/>
        </w:rPr>
        <w:t>本数据</w:t>
      </w:r>
      <w:r>
        <w:t>要求说明书呈现项目</w:t>
      </w:r>
      <w:r>
        <w:rPr>
          <w:rFonts w:hint="eastAsia"/>
        </w:rPr>
        <w:t>中</w:t>
      </w:r>
      <w:r>
        <w:t>所涉及到的重要数据，</w:t>
      </w:r>
      <w:r>
        <w:rPr>
          <w:rFonts w:hint="eastAsia"/>
        </w:rPr>
        <w:t>预期读者包括本系统</w:t>
      </w:r>
      <w:r>
        <w:t>的使用人员</w:t>
      </w:r>
      <w:r>
        <w:rPr>
          <w:rFonts w:hint="eastAsia"/>
        </w:rPr>
        <w:t>和</w:t>
      </w:r>
      <w:r>
        <w:t>本</w:t>
      </w:r>
      <w:r>
        <w:rPr>
          <w:rFonts w:hint="eastAsia"/>
        </w:rPr>
        <w:t>系统</w:t>
      </w:r>
      <w:r>
        <w:t>项目的</w:t>
      </w:r>
      <w:r>
        <w:rPr>
          <w:rFonts w:hint="eastAsia"/>
        </w:rPr>
        <w:t>开发人员</w:t>
      </w:r>
      <w:r>
        <w:t>。</w:t>
      </w:r>
    </w:p>
    <w:p w14:paraId="23CC0474" w14:textId="77777777" w:rsidR="00E63617" w:rsidRPr="00215FFA" w:rsidRDefault="00E63617" w:rsidP="00E63617">
      <w:pPr>
        <w:pStyle w:val="ab"/>
        <w:ind w:firstLine="420"/>
      </w:pPr>
      <w:r>
        <w:rPr>
          <w:rFonts w:hint="eastAsia"/>
        </w:rPr>
        <w:t>本系统的</w:t>
      </w:r>
      <w:r>
        <w:t>使用人员可以根据本文档</w:t>
      </w:r>
      <w:r>
        <w:rPr>
          <w:rFonts w:hint="eastAsia"/>
        </w:rPr>
        <w:t>掌握</w:t>
      </w:r>
      <w:r>
        <w:t>使用本系统过程中的数据要求，</w:t>
      </w:r>
      <w:r>
        <w:rPr>
          <w:rFonts w:hint="eastAsia"/>
        </w:rPr>
        <w:t>并</w:t>
      </w:r>
      <w:r>
        <w:t>大致了解数据</w:t>
      </w:r>
      <w:r>
        <w:rPr>
          <w:rFonts w:hint="eastAsia"/>
        </w:rPr>
        <w:t>背后的实现来</w:t>
      </w:r>
      <w:r>
        <w:t>更好地理解使用的数据。项目开发人员</w:t>
      </w:r>
      <w:r>
        <w:rPr>
          <w:rFonts w:hint="eastAsia"/>
        </w:rPr>
        <w:t>以</w:t>
      </w:r>
      <w:r>
        <w:t>本文档数据为</w:t>
      </w:r>
      <w:r>
        <w:rPr>
          <w:rFonts w:hint="eastAsia"/>
        </w:rPr>
        <w:t>标准</w:t>
      </w:r>
      <w:r>
        <w:t>进行开发。</w:t>
      </w:r>
    </w:p>
    <w:p w14:paraId="64D39FF1" w14:textId="77777777" w:rsidR="00E63617" w:rsidRDefault="00E63617" w:rsidP="00E63617">
      <w:pPr>
        <w:pStyle w:val="ab"/>
        <w:ind w:firstLine="420"/>
        <w:rPr>
          <w:rFonts w:ascii="黑体" w:eastAsia="黑体"/>
        </w:rPr>
      </w:pPr>
      <w:r>
        <w:rPr>
          <w:rFonts w:ascii="黑体" w:eastAsia="黑体"/>
        </w:rPr>
        <w:t>1.</w:t>
      </w:r>
      <w:r>
        <w:rPr>
          <w:rFonts w:ascii="黑体" w:eastAsia="黑体" w:hint="eastAsia"/>
        </w:rPr>
        <w:t>2背景</w:t>
      </w:r>
    </w:p>
    <w:p w14:paraId="25ABDD88" w14:textId="77777777" w:rsidR="00E63617" w:rsidRDefault="00E63617" w:rsidP="00E63617">
      <w:pPr>
        <w:pStyle w:val="ab"/>
        <w:numPr>
          <w:ilvl w:val="0"/>
          <w:numId w:val="22"/>
        </w:numPr>
        <w:ind w:firstLine="420"/>
      </w:pPr>
      <w:r>
        <w:t>a.</w:t>
      </w:r>
      <w:r>
        <w:rPr>
          <w:rFonts w:hint="eastAsia"/>
        </w:rPr>
        <w:t>任务</w:t>
      </w:r>
      <w:r>
        <w:t>：</w:t>
      </w:r>
      <w:r>
        <w:rPr>
          <w:rFonts w:hint="eastAsia"/>
        </w:rPr>
        <w:t>基于代码混淆的Web站点动态防御系统</w:t>
      </w:r>
    </w:p>
    <w:p w14:paraId="4D5E8358" w14:textId="77777777" w:rsidR="00E63617" w:rsidRDefault="00E63617" w:rsidP="00E63617">
      <w:pPr>
        <w:pStyle w:val="ab"/>
        <w:ind w:left="540" w:firstLine="420"/>
      </w:pPr>
      <w:r>
        <w:t>b.</w:t>
      </w:r>
      <w:r>
        <w:rPr>
          <w:rFonts w:hint="eastAsia"/>
        </w:rPr>
        <w:t>提出者：</w:t>
      </w:r>
      <w:proofErr w:type="gramStart"/>
      <w:r>
        <w:t>邵</w:t>
      </w:r>
      <w:proofErr w:type="gramEnd"/>
      <w:r>
        <w:t>欣欣</w:t>
      </w:r>
      <w:r>
        <w:rPr>
          <w:rFonts w:hint="eastAsia"/>
        </w:rPr>
        <w:t>；开发者：</w:t>
      </w:r>
      <w:proofErr w:type="gramStart"/>
      <w:r>
        <w:t>邵</w:t>
      </w:r>
      <w:proofErr w:type="gramEnd"/>
      <w:r>
        <w:t>欣欣；</w:t>
      </w:r>
      <w:r>
        <w:rPr>
          <w:rFonts w:hint="eastAsia"/>
        </w:rPr>
        <w:t>用户：网站</w:t>
      </w:r>
      <w:r>
        <w:t>部署</w:t>
      </w:r>
      <w:r>
        <w:rPr>
          <w:rFonts w:hint="eastAsia"/>
        </w:rPr>
        <w:t>、</w:t>
      </w:r>
      <w:r>
        <w:t>管理人员</w:t>
      </w:r>
      <w:r>
        <w:rPr>
          <w:rFonts w:hint="eastAsia"/>
        </w:rPr>
        <w:t>；运行该项软件对象：网站</w:t>
      </w:r>
      <w:r>
        <w:t>的代理服务器即Nginx</w:t>
      </w:r>
      <w:r>
        <w:rPr>
          <w:rFonts w:hint="eastAsia"/>
        </w:rPr>
        <w:t>和</w:t>
      </w:r>
      <w:r>
        <w:t>浏览器。</w:t>
      </w:r>
    </w:p>
    <w:p w14:paraId="3DE1B81C" w14:textId="77777777" w:rsidR="00E63617" w:rsidRDefault="00E63617" w:rsidP="00E63617">
      <w:pPr>
        <w:pStyle w:val="ab"/>
        <w:ind w:firstLine="420"/>
        <w:rPr>
          <w:rFonts w:ascii="黑体" w:eastAsia="黑体"/>
        </w:rPr>
      </w:pPr>
      <w:r>
        <w:rPr>
          <w:rFonts w:ascii="黑体" w:eastAsia="黑体"/>
        </w:rPr>
        <w:t>1.</w:t>
      </w:r>
      <w:r>
        <w:rPr>
          <w:rFonts w:ascii="黑体" w:eastAsia="黑体" w:hint="eastAsia"/>
        </w:rPr>
        <w:t>3定义</w:t>
      </w:r>
    </w:p>
    <w:p w14:paraId="1760EEA7" w14:textId="77777777" w:rsidR="00E63617" w:rsidRDefault="00E63617" w:rsidP="00E63617">
      <w:pPr>
        <w:pStyle w:val="ab"/>
        <w:ind w:firstLine="420"/>
      </w:pPr>
      <w:r>
        <w:t xml:space="preserve">    </w:t>
      </w:r>
      <w:r>
        <w:rPr>
          <w:rFonts w:hint="eastAsia"/>
        </w:rPr>
        <w:t>无</w:t>
      </w:r>
    </w:p>
    <w:p w14:paraId="7CB04665" w14:textId="77777777" w:rsidR="00E63617" w:rsidRDefault="00E63617" w:rsidP="00E63617">
      <w:pPr>
        <w:pStyle w:val="ab"/>
        <w:ind w:firstLine="420"/>
        <w:rPr>
          <w:rFonts w:ascii="黑体" w:eastAsia="黑体"/>
        </w:rPr>
      </w:pPr>
      <w:r>
        <w:rPr>
          <w:rFonts w:ascii="黑体" w:eastAsia="黑体"/>
        </w:rPr>
        <w:t>1.</w:t>
      </w:r>
      <w:r>
        <w:rPr>
          <w:rFonts w:ascii="黑体" w:eastAsia="黑体" w:hint="eastAsia"/>
        </w:rPr>
        <w:t>4参考资料</w:t>
      </w:r>
    </w:p>
    <w:p w14:paraId="118986B5" w14:textId="77777777" w:rsidR="00E63617" w:rsidRDefault="00E63617" w:rsidP="00E63617">
      <w:pPr>
        <w:ind w:firstLine="480"/>
      </w:pPr>
      <w:r>
        <w:tab/>
      </w:r>
      <w:r>
        <w:rPr>
          <w:rFonts w:hint="eastAsia"/>
        </w:rPr>
        <w:t>无</w:t>
      </w:r>
    </w:p>
    <w:p w14:paraId="64018486" w14:textId="77777777" w:rsidR="00E63617" w:rsidRDefault="00E63617" w:rsidP="00E63617">
      <w:pPr>
        <w:pStyle w:val="ab"/>
        <w:ind w:firstLine="422"/>
      </w:pPr>
      <w:r>
        <w:rPr>
          <w:b/>
        </w:rPr>
        <w:t xml:space="preserve">    </w:t>
      </w:r>
    </w:p>
    <w:p w14:paraId="2946006B" w14:textId="77777777" w:rsidR="00E63617" w:rsidRDefault="00E63617" w:rsidP="00FC232D">
      <w:pPr>
        <w:pStyle w:val="3"/>
        <w:ind w:firstLine="643"/>
        <w:rPr>
          <w:rFonts w:ascii="楷体_GB2312" w:eastAsia="楷体_GB2312"/>
        </w:rPr>
      </w:pPr>
      <w:r>
        <w:rPr>
          <w:rFonts w:hint="eastAsia"/>
        </w:rPr>
        <w:t>2</w:t>
      </w:r>
      <w:r>
        <w:rPr>
          <w:rFonts w:hint="eastAsia"/>
        </w:rPr>
        <w:t>．</w:t>
      </w:r>
      <w:r>
        <w:rPr>
          <w:rFonts w:ascii="楷体_GB2312" w:eastAsia="楷体_GB2312" w:hint="eastAsia"/>
        </w:rPr>
        <w:t>数据的逻辑描述</w:t>
      </w:r>
    </w:p>
    <w:p w14:paraId="7D8AC662" w14:textId="77777777" w:rsidR="00E63617" w:rsidRDefault="00E63617" w:rsidP="00E63617">
      <w:pPr>
        <w:pStyle w:val="ab"/>
        <w:ind w:firstLine="420"/>
      </w:pPr>
      <w:r>
        <w:t xml:space="preserve">    </w:t>
      </w:r>
      <w:r>
        <w:rPr>
          <w:rFonts w:hint="eastAsia"/>
        </w:rPr>
        <w:t>对数据进行逻辑描述时可把数据分为动态数据和静态数据。</w:t>
      </w:r>
    </w:p>
    <w:p w14:paraId="4FE9A2AC" w14:textId="77777777" w:rsidR="00E63617" w:rsidRDefault="00E63617" w:rsidP="00E63617">
      <w:pPr>
        <w:pStyle w:val="ab"/>
        <w:ind w:firstLine="420"/>
        <w:rPr>
          <w:rFonts w:ascii="黑体" w:eastAsia="黑体"/>
        </w:rPr>
      </w:pPr>
      <w:r>
        <w:rPr>
          <w:rFonts w:ascii="黑体" w:eastAsia="黑体" w:hint="eastAsia"/>
        </w:rPr>
        <w:t>2.1静态数据</w:t>
      </w:r>
    </w:p>
    <w:p w14:paraId="5112911A" w14:textId="77777777" w:rsidR="00E63617" w:rsidRDefault="00E63617" w:rsidP="00E63617">
      <w:pPr>
        <w:pStyle w:val="ab"/>
        <w:ind w:firstLine="420"/>
      </w:pPr>
      <w:r>
        <w:rPr>
          <w:rFonts w:hint="eastAsia"/>
        </w:rPr>
        <w:t>列出所有作为控制或参考用的静态数据元素。</w:t>
      </w:r>
    </w:p>
    <w:p w14:paraId="50556C82" w14:textId="77777777" w:rsidR="00E63617" w:rsidRDefault="00E63617" w:rsidP="00E63617">
      <w:pPr>
        <w:pStyle w:val="ab"/>
        <w:ind w:firstLine="420"/>
      </w:pPr>
      <w:r>
        <w:t>ID长度</w:t>
      </w:r>
      <w:r>
        <w:rPr>
          <w:rFonts w:hint="eastAsia"/>
        </w:rPr>
        <w:t xml:space="preserve"> </w:t>
      </w:r>
    </w:p>
    <w:p w14:paraId="78309DCD" w14:textId="77777777" w:rsidR="00E63617" w:rsidRPr="000D630B" w:rsidRDefault="00E63617" w:rsidP="00E63617">
      <w:pPr>
        <w:pStyle w:val="ab"/>
        <w:ind w:firstLine="420"/>
      </w:pPr>
    </w:p>
    <w:p w14:paraId="7C22B4DC" w14:textId="77777777" w:rsidR="00E63617" w:rsidRDefault="00E63617" w:rsidP="00E63617">
      <w:pPr>
        <w:pStyle w:val="ab"/>
        <w:ind w:firstLine="420"/>
        <w:rPr>
          <w:rFonts w:ascii="黑体" w:eastAsia="黑体"/>
        </w:rPr>
      </w:pPr>
      <w:r>
        <w:rPr>
          <w:rFonts w:ascii="黑体" w:eastAsia="黑体" w:hint="eastAsia"/>
        </w:rPr>
        <w:t>2.2动态输入数据</w:t>
      </w:r>
    </w:p>
    <w:p w14:paraId="5A8151A2" w14:textId="77777777" w:rsidR="00E63617" w:rsidRDefault="00E63617" w:rsidP="00E63617">
      <w:pPr>
        <w:pStyle w:val="ab"/>
        <w:ind w:firstLine="420"/>
      </w:pPr>
      <w:r>
        <w:t>N</w:t>
      </w:r>
      <w:r>
        <w:rPr>
          <w:rFonts w:hint="eastAsia"/>
        </w:rPr>
        <w:t>ginx反向代理</w:t>
      </w:r>
      <w:r>
        <w:t>需要的配置数据</w:t>
      </w:r>
      <w:r>
        <w:rPr>
          <w:rFonts w:hint="eastAsia"/>
        </w:rPr>
        <w:t>：</w:t>
      </w:r>
    </w:p>
    <w:p w14:paraId="2E259B7B" w14:textId="77777777" w:rsidR="00E63617" w:rsidRDefault="00E63617" w:rsidP="00E63617">
      <w:pPr>
        <w:pStyle w:val="ab"/>
        <w:ind w:leftChars="100" w:left="240" w:firstLine="420"/>
      </w:pPr>
      <w:r>
        <w:t>Slab</w:t>
      </w:r>
      <w:r>
        <w:rPr>
          <w:rFonts w:hint="eastAsia"/>
        </w:rPr>
        <w:t>的</w:t>
      </w:r>
      <w:r>
        <w:t>大小</w:t>
      </w:r>
    </w:p>
    <w:p w14:paraId="73CA792C" w14:textId="77777777" w:rsidR="00E63617" w:rsidRDefault="00E63617" w:rsidP="00E63617">
      <w:pPr>
        <w:pStyle w:val="ab"/>
        <w:ind w:leftChars="100" w:left="240" w:firstLine="420"/>
      </w:pPr>
      <w:r>
        <w:rPr>
          <w:rFonts w:hint="eastAsia"/>
        </w:rPr>
        <w:t>代理的</w:t>
      </w:r>
      <w:r>
        <w:t>网站</w:t>
      </w:r>
    </w:p>
    <w:p w14:paraId="399795BB" w14:textId="77777777" w:rsidR="00E63617" w:rsidRDefault="00E63617" w:rsidP="00E63617">
      <w:pPr>
        <w:pStyle w:val="ab"/>
        <w:ind w:leftChars="100" w:left="240" w:firstLine="420"/>
      </w:pPr>
      <w:r>
        <w:rPr>
          <w:rFonts w:hint="eastAsia"/>
        </w:rPr>
        <w:t>upstream可以</w:t>
      </w:r>
      <w:r>
        <w:t>缓冲的</w:t>
      </w:r>
      <w:r>
        <w:rPr>
          <w:rFonts w:hint="eastAsia"/>
        </w:rPr>
        <w:t>包的大小</w:t>
      </w:r>
    </w:p>
    <w:p w14:paraId="0757ED72" w14:textId="77777777" w:rsidR="00E63617" w:rsidRDefault="00E63617" w:rsidP="00E63617">
      <w:pPr>
        <w:pStyle w:val="ab"/>
        <w:ind w:firstLine="420"/>
      </w:pPr>
      <w:r>
        <w:rPr>
          <w:rFonts w:hint="eastAsia"/>
        </w:rPr>
        <w:t>Chrome</w:t>
      </w:r>
      <w:r>
        <w:t xml:space="preserve"> Extension </w:t>
      </w:r>
      <w:r>
        <w:rPr>
          <w:rFonts w:hint="eastAsia"/>
        </w:rPr>
        <w:t>捕捉</w:t>
      </w:r>
      <w:r>
        <w:t>并重定向需要的数据</w:t>
      </w:r>
      <w:r>
        <w:rPr>
          <w:rFonts w:hint="eastAsia"/>
        </w:rPr>
        <w:t>：</w:t>
      </w:r>
    </w:p>
    <w:p w14:paraId="533CDEF7" w14:textId="77777777" w:rsidR="00E63617" w:rsidRDefault="00E63617" w:rsidP="00E63617">
      <w:pPr>
        <w:pStyle w:val="ab"/>
        <w:ind w:leftChars="100" w:left="240" w:firstLine="420"/>
      </w:pPr>
      <w:r>
        <w:t xml:space="preserve">pattern </w:t>
      </w:r>
      <w:r>
        <w:rPr>
          <w:rFonts w:hint="eastAsia"/>
        </w:rPr>
        <w:t>拦截</w:t>
      </w:r>
      <w:r>
        <w:t>的网址</w:t>
      </w:r>
      <w:r>
        <w:rPr>
          <w:rFonts w:hint="eastAsia"/>
        </w:rPr>
        <w:t>的</w:t>
      </w:r>
      <w:r>
        <w:t>通配</w:t>
      </w:r>
      <w:r>
        <w:rPr>
          <w:rFonts w:hint="eastAsia"/>
        </w:rPr>
        <w:t>表示</w:t>
      </w:r>
      <w:r>
        <w:t>，</w:t>
      </w:r>
      <w:r>
        <w:rPr>
          <w:rFonts w:hint="eastAsia"/>
        </w:rPr>
        <w:t>类似</w:t>
      </w:r>
      <w:proofErr w:type="gramStart"/>
      <w:r>
        <w:t>”</w:t>
      </w:r>
      <w:proofErr w:type="gramEnd"/>
      <w:r w:rsidRPr="007206B3">
        <w:t xml:space="preserve"> *://127.0.0.1/*</w:t>
      </w:r>
      <w:proofErr w:type="gramStart"/>
      <w:r>
        <w:t>”</w:t>
      </w:r>
      <w:proofErr w:type="gramEnd"/>
      <w:r>
        <w:rPr>
          <w:rFonts w:hint="eastAsia"/>
        </w:rPr>
        <w:t>；</w:t>
      </w:r>
    </w:p>
    <w:p w14:paraId="61429E8B" w14:textId="77777777" w:rsidR="00E63617" w:rsidRPr="009B01DC" w:rsidRDefault="00E63617" w:rsidP="00E63617">
      <w:pPr>
        <w:pStyle w:val="ab"/>
        <w:ind w:leftChars="100" w:left="240" w:firstLine="420"/>
      </w:pPr>
      <w:r>
        <w:t xml:space="preserve">hxID </w:t>
      </w:r>
      <w:r>
        <w:rPr>
          <w:rFonts w:hint="eastAsia"/>
        </w:rPr>
        <w:t>用来</w:t>
      </w:r>
      <w:r>
        <w:t>动态</w:t>
      </w:r>
      <w:r>
        <w:rPr>
          <w:rFonts w:hint="eastAsia"/>
        </w:rPr>
        <w:t>生成新</w:t>
      </w:r>
      <w:r>
        <w:t>ID的</w:t>
      </w:r>
      <w:r>
        <w:rPr>
          <w:rFonts w:hint="eastAsia"/>
        </w:rPr>
        <w:t>旧</w:t>
      </w:r>
      <w:r>
        <w:t>ID。</w:t>
      </w:r>
    </w:p>
    <w:p w14:paraId="53C91B27" w14:textId="77777777" w:rsidR="00E63617" w:rsidRPr="000D630B" w:rsidRDefault="00E63617" w:rsidP="00E63617">
      <w:pPr>
        <w:pStyle w:val="ab"/>
        <w:ind w:firstLine="420"/>
      </w:pPr>
    </w:p>
    <w:p w14:paraId="65238D25" w14:textId="77777777" w:rsidR="00E63617" w:rsidRDefault="00E63617" w:rsidP="00E63617">
      <w:pPr>
        <w:pStyle w:val="ab"/>
        <w:ind w:firstLine="420"/>
        <w:rPr>
          <w:rFonts w:ascii="黑体" w:eastAsia="黑体"/>
        </w:rPr>
      </w:pPr>
      <w:r>
        <w:rPr>
          <w:rFonts w:ascii="黑体" w:eastAsia="黑体" w:hint="eastAsia"/>
        </w:rPr>
        <w:t>2.3动态输出数据</w:t>
      </w:r>
    </w:p>
    <w:p w14:paraId="1FEAA673" w14:textId="77777777" w:rsidR="00E63617" w:rsidRDefault="00E63617" w:rsidP="00E63617">
      <w:pPr>
        <w:pStyle w:val="ab"/>
        <w:ind w:firstLine="420"/>
      </w:pPr>
      <w:r>
        <w:rPr>
          <w:rFonts w:hint="eastAsia"/>
        </w:rPr>
        <w:t>Nginx</w:t>
      </w:r>
      <w:r>
        <w:t>模块</w:t>
      </w:r>
      <w:r>
        <w:rPr>
          <w:rFonts w:hint="eastAsia"/>
        </w:rPr>
        <w:t>输出</w:t>
      </w:r>
      <w:r>
        <w:t>的</w:t>
      </w:r>
      <w:r>
        <w:rPr>
          <w:rFonts w:hint="eastAsia"/>
        </w:rPr>
        <w:t>数据：</w:t>
      </w:r>
    </w:p>
    <w:p w14:paraId="080053BC" w14:textId="77777777" w:rsidR="00E63617" w:rsidRDefault="00E63617" w:rsidP="00E63617">
      <w:pPr>
        <w:pStyle w:val="ab"/>
        <w:ind w:left="425" w:firstLine="420"/>
      </w:pPr>
      <w:r>
        <w:t xml:space="preserve">ID </w:t>
      </w:r>
      <w:r>
        <w:rPr>
          <w:rFonts w:hint="eastAsia"/>
        </w:rPr>
        <w:t>即将</w:t>
      </w:r>
      <w:r>
        <w:t>注入响应发送给</w:t>
      </w:r>
      <w:r>
        <w:rPr>
          <w:rFonts w:hint="eastAsia"/>
        </w:rPr>
        <w:t>浏览器端</w:t>
      </w:r>
      <w:r>
        <w:t>的ID</w:t>
      </w:r>
    </w:p>
    <w:p w14:paraId="0F99117E" w14:textId="77777777" w:rsidR="00E63617" w:rsidRDefault="00E63617" w:rsidP="00E63617">
      <w:pPr>
        <w:pStyle w:val="ab"/>
        <w:ind w:firstLine="420"/>
      </w:pPr>
      <w:r>
        <w:t xml:space="preserve">Chrome Extension </w:t>
      </w:r>
      <w:r>
        <w:rPr>
          <w:rFonts w:hint="eastAsia"/>
        </w:rPr>
        <w:t>输出的</w:t>
      </w:r>
      <w:r>
        <w:t>数据</w:t>
      </w:r>
      <w:r>
        <w:rPr>
          <w:rFonts w:hint="eastAsia"/>
        </w:rPr>
        <w:t>：</w:t>
      </w:r>
    </w:p>
    <w:p w14:paraId="7E40B91B" w14:textId="77777777" w:rsidR="00E63617" w:rsidRPr="000D630B" w:rsidRDefault="00E63617" w:rsidP="00E63617">
      <w:pPr>
        <w:pStyle w:val="ab"/>
        <w:ind w:left="425" w:firstLine="420"/>
      </w:pPr>
      <w:r>
        <w:t xml:space="preserve">hxID </w:t>
      </w:r>
      <w:r>
        <w:rPr>
          <w:rFonts w:hint="eastAsia"/>
        </w:rPr>
        <w:t>生成的</w:t>
      </w:r>
      <w:r>
        <w:t>新ID</w:t>
      </w:r>
    </w:p>
    <w:p w14:paraId="140A32B4" w14:textId="77777777" w:rsidR="00E63617" w:rsidRDefault="00E63617" w:rsidP="00E63617">
      <w:pPr>
        <w:pStyle w:val="ab"/>
        <w:ind w:firstLine="420"/>
        <w:rPr>
          <w:rFonts w:ascii="黑体" w:eastAsia="黑体"/>
        </w:rPr>
      </w:pPr>
      <w:r>
        <w:rPr>
          <w:rFonts w:ascii="黑体" w:eastAsia="黑体" w:hint="eastAsia"/>
        </w:rPr>
        <w:t>2.4内部生成数据</w:t>
      </w:r>
    </w:p>
    <w:p w14:paraId="6647DA76" w14:textId="77777777" w:rsidR="00E63617" w:rsidRDefault="00E63617" w:rsidP="00E63617">
      <w:pPr>
        <w:pStyle w:val="ab"/>
        <w:ind w:firstLine="420"/>
      </w:pPr>
      <w:r>
        <w:rPr>
          <w:rFonts w:hint="eastAsia"/>
        </w:rPr>
        <w:t>列出向用户或开发单位中的维护调试人员提供的内部生成数据。</w:t>
      </w:r>
    </w:p>
    <w:p w14:paraId="6D94CE1C" w14:textId="77777777" w:rsidR="00E63617" w:rsidRDefault="00E63617" w:rsidP="00E63617">
      <w:pPr>
        <w:pStyle w:val="ab"/>
        <w:ind w:firstLine="420"/>
      </w:pPr>
      <w:r>
        <w:t xml:space="preserve">IP </w:t>
      </w:r>
      <w:r>
        <w:rPr>
          <w:rFonts w:hint="eastAsia"/>
        </w:rPr>
        <w:t>获取的</w:t>
      </w:r>
      <w:r>
        <w:t>用户请求</w:t>
      </w:r>
      <w:r>
        <w:rPr>
          <w:rFonts w:hint="eastAsia"/>
        </w:rPr>
        <w:t>的</w:t>
      </w:r>
      <w:r>
        <w:t>IP，作为用户身份</w:t>
      </w:r>
      <w:r>
        <w:rPr>
          <w:rFonts w:hint="eastAsia"/>
        </w:rPr>
        <w:t>验证</w:t>
      </w:r>
      <w:r>
        <w:t>的key</w:t>
      </w:r>
    </w:p>
    <w:p w14:paraId="00B401EF" w14:textId="77777777" w:rsidR="00E63617" w:rsidRDefault="00E63617" w:rsidP="00E63617">
      <w:pPr>
        <w:pStyle w:val="ab"/>
        <w:ind w:firstLine="420"/>
      </w:pPr>
      <w:r>
        <w:t xml:space="preserve">Client_ID </w:t>
      </w:r>
      <w:r>
        <w:rPr>
          <w:rFonts w:hint="eastAsia"/>
        </w:rPr>
        <w:t>从</w:t>
      </w:r>
      <w:r>
        <w:t>Nginx接收到的Request中提取的</w:t>
      </w:r>
      <w:r>
        <w:rPr>
          <w:rFonts w:hint="eastAsia"/>
        </w:rPr>
        <w:t>，</w:t>
      </w:r>
      <w:r>
        <w:t>浏览器发送过来的ID</w:t>
      </w:r>
    </w:p>
    <w:p w14:paraId="14BAE7BF" w14:textId="77777777" w:rsidR="00E63617" w:rsidRDefault="00E63617" w:rsidP="00E63617">
      <w:pPr>
        <w:pStyle w:val="ab"/>
        <w:ind w:firstLine="420"/>
      </w:pPr>
      <w:r>
        <w:t>Slab_ID slab中存储的ID，也是上一次响应中发送给浏览器端的ID</w:t>
      </w:r>
    </w:p>
    <w:p w14:paraId="61594D86" w14:textId="77777777" w:rsidR="00E63617" w:rsidRDefault="00E63617" w:rsidP="00E63617">
      <w:pPr>
        <w:pStyle w:val="ab"/>
        <w:ind w:firstLine="420"/>
      </w:pPr>
      <w:r>
        <w:t>Last_slab_ID slab中存储的</w:t>
      </w:r>
      <w:r>
        <w:rPr>
          <w:rFonts w:hint="eastAsia"/>
        </w:rPr>
        <w:t>上一次注入到响应</w:t>
      </w:r>
      <w:r>
        <w:t>页面发送给浏览器端的ID</w:t>
      </w:r>
    </w:p>
    <w:p w14:paraId="39FFE96E" w14:textId="77777777" w:rsidR="00E63617" w:rsidRDefault="00E63617" w:rsidP="00E63617">
      <w:pPr>
        <w:pStyle w:val="ab"/>
        <w:ind w:firstLine="420"/>
      </w:pPr>
      <w:r>
        <w:t>S</w:t>
      </w:r>
      <w:r>
        <w:rPr>
          <w:rFonts w:hint="eastAsia"/>
        </w:rPr>
        <w:t>erver</w:t>
      </w:r>
      <w:r>
        <w:t xml:space="preserve">_ID </w:t>
      </w:r>
      <w:r>
        <w:rPr>
          <w:rFonts w:hint="eastAsia"/>
        </w:rPr>
        <w:t>从slab中</w:t>
      </w:r>
      <w:r>
        <w:t>取出的ID</w:t>
      </w:r>
    </w:p>
    <w:p w14:paraId="29AAF7BB" w14:textId="77777777" w:rsidR="00E63617" w:rsidRPr="000D630B" w:rsidRDefault="00E63617" w:rsidP="00E63617">
      <w:pPr>
        <w:pStyle w:val="ab"/>
        <w:ind w:firstLine="420"/>
      </w:pPr>
    </w:p>
    <w:p w14:paraId="1EEE8173" w14:textId="77777777" w:rsidR="00E63617" w:rsidRDefault="00E63617" w:rsidP="00E63617">
      <w:pPr>
        <w:pStyle w:val="ab"/>
        <w:ind w:firstLine="420"/>
        <w:rPr>
          <w:rFonts w:ascii="黑体" w:eastAsia="黑体"/>
        </w:rPr>
      </w:pPr>
      <w:r>
        <w:rPr>
          <w:rFonts w:ascii="黑体" w:eastAsia="黑体" w:hint="eastAsia"/>
        </w:rPr>
        <w:t>2.5数据约定</w:t>
      </w:r>
    </w:p>
    <w:p w14:paraId="3EE8DB50" w14:textId="77777777" w:rsidR="00E63617" w:rsidRDefault="00E63617" w:rsidP="00E63617">
      <w:pPr>
        <w:pStyle w:val="ab"/>
        <w:ind w:firstLine="420"/>
      </w:pPr>
    </w:p>
    <w:p w14:paraId="0632714B" w14:textId="77777777" w:rsidR="00E63617" w:rsidRDefault="00E63617" w:rsidP="00E63617">
      <w:pPr>
        <w:pStyle w:val="ab"/>
        <w:ind w:firstLine="420"/>
      </w:pPr>
      <w:r>
        <w:rPr>
          <w:rFonts w:hint="eastAsia"/>
        </w:rPr>
        <w:t>ID 长度限制32位，</w:t>
      </w:r>
      <w:r>
        <w:t>使用ngx_str_t</w:t>
      </w:r>
      <w:r>
        <w:rPr>
          <w:rFonts w:hint="eastAsia"/>
        </w:rPr>
        <w:t>结构体</w:t>
      </w:r>
      <w:r>
        <w:t>时，用</w:t>
      </w:r>
      <w:r>
        <w:rPr>
          <w:rFonts w:hint="eastAsia"/>
        </w:rPr>
        <w:t>32大小；</w:t>
      </w:r>
      <w:r>
        <w:t xml:space="preserve">使用char* </w:t>
      </w:r>
      <w:r>
        <w:rPr>
          <w:rFonts w:hint="eastAsia"/>
        </w:rPr>
        <w:t>或</w:t>
      </w:r>
      <w:r>
        <w:t xml:space="preserve">u_char* </w:t>
      </w:r>
      <w:r>
        <w:rPr>
          <w:rFonts w:hint="eastAsia"/>
        </w:rPr>
        <w:t>分配时</w:t>
      </w:r>
      <w:r>
        <w:t>使用</w:t>
      </w:r>
      <w:r>
        <w:rPr>
          <w:rFonts w:hint="eastAsia"/>
        </w:rPr>
        <w:t>33大小</w:t>
      </w:r>
      <w:r>
        <w:t>。</w:t>
      </w:r>
    </w:p>
    <w:p w14:paraId="58310CEE" w14:textId="77777777" w:rsidR="00E63617" w:rsidRDefault="00E63617" w:rsidP="00E63617">
      <w:pPr>
        <w:pStyle w:val="ab"/>
        <w:ind w:firstLine="420"/>
      </w:pPr>
    </w:p>
    <w:p w14:paraId="6CC9F9A0" w14:textId="77777777" w:rsidR="00E63617" w:rsidRDefault="00E63617" w:rsidP="00FC232D">
      <w:pPr>
        <w:pStyle w:val="3"/>
        <w:ind w:firstLine="643"/>
        <w:rPr>
          <w:rFonts w:ascii="楷体_GB2312" w:eastAsia="楷体_GB2312"/>
        </w:rPr>
      </w:pPr>
      <w:r>
        <w:rPr>
          <w:rFonts w:hint="eastAsia"/>
        </w:rPr>
        <w:t>3</w:t>
      </w:r>
      <w:r>
        <w:rPr>
          <w:rFonts w:hint="eastAsia"/>
        </w:rPr>
        <w:t>．</w:t>
      </w:r>
      <w:r>
        <w:rPr>
          <w:rFonts w:ascii="楷体_GB2312" w:eastAsia="楷体_GB2312" w:hint="eastAsia"/>
        </w:rPr>
        <w:t xml:space="preserve">数据的采集 </w:t>
      </w:r>
    </w:p>
    <w:p w14:paraId="1B7A4FEF" w14:textId="77777777" w:rsidR="00E63617" w:rsidRDefault="00E63617" w:rsidP="00E63617">
      <w:pPr>
        <w:pStyle w:val="ab"/>
        <w:ind w:firstLine="420"/>
        <w:rPr>
          <w:rFonts w:ascii="黑体" w:eastAsia="黑体"/>
        </w:rPr>
      </w:pPr>
      <w:r>
        <w:rPr>
          <w:rFonts w:ascii="黑体" w:eastAsia="黑体"/>
        </w:rPr>
        <w:t>3.</w:t>
      </w:r>
      <w:r>
        <w:rPr>
          <w:rFonts w:ascii="黑体" w:eastAsia="黑体" w:hint="eastAsia"/>
        </w:rPr>
        <w:t>1要求和范围</w:t>
      </w:r>
    </w:p>
    <w:p w14:paraId="3E595160" w14:textId="77777777" w:rsidR="00E63617" w:rsidRDefault="00E63617" w:rsidP="00E63617">
      <w:pPr>
        <w:pStyle w:val="ab"/>
        <w:ind w:firstLine="420"/>
      </w:pPr>
      <w:r>
        <w:rPr>
          <w:rFonts w:hint="eastAsia"/>
        </w:rPr>
        <w:t>承担者</w:t>
      </w:r>
      <w:r>
        <w:t>：</w:t>
      </w:r>
      <w:r>
        <w:rPr>
          <w:rFonts w:hint="eastAsia"/>
        </w:rPr>
        <w:t>网站</w:t>
      </w:r>
      <w:proofErr w:type="gramStart"/>
      <w:r>
        <w:t>安全运</w:t>
      </w:r>
      <w:proofErr w:type="gramEnd"/>
      <w:r>
        <w:t>维人员</w:t>
      </w:r>
    </w:p>
    <w:p w14:paraId="0393A9A5" w14:textId="77777777" w:rsidR="00E63617" w:rsidRDefault="00E63617" w:rsidP="00E63617">
      <w:pPr>
        <w:pStyle w:val="ab"/>
        <w:ind w:leftChars="200" w:left="480" w:firstLine="420"/>
      </w:pPr>
      <w:r>
        <w:rPr>
          <w:rFonts w:hint="eastAsia"/>
        </w:rPr>
        <w:t>可用共享内存大小</w:t>
      </w:r>
    </w:p>
    <w:p w14:paraId="52DFC348" w14:textId="77777777" w:rsidR="00E63617" w:rsidRDefault="00E63617" w:rsidP="00E63617">
      <w:pPr>
        <w:pStyle w:val="ab"/>
        <w:ind w:leftChars="200" w:left="480" w:firstLine="420"/>
      </w:pPr>
      <w:r>
        <w:rPr>
          <w:rFonts w:hint="eastAsia"/>
        </w:rPr>
        <w:t>可用</w:t>
      </w:r>
      <w:r>
        <w:t>转发上游相应的缓存大小</w:t>
      </w:r>
    </w:p>
    <w:p w14:paraId="6D537EAA" w14:textId="77777777" w:rsidR="00E63617" w:rsidRDefault="00E63617" w:rsidP="00E63617">
      <w:pPr>
        <w:pStyle w:val="ab"/>
        <w:ind w:leftChars="200" w:left="480" w:firstLine="420"/>
      </w:pPr>
      <w:r>
        <w:rPr>
          <w:rFonts w:hint="eastAsia"/>
        </w:rPr>
        <w:t>涉及网站</w:t>
      </w:r>
      <w:r>
        <w:t>网址的正则表达式</w:t>
      </w:r>
    </w:p>
    <w:p w14:paraId="372F33F9" w14:textId="77777777" w:rsidR="00E63617" w:rsidRDefault="00E63617" w:rsidP="00E63617">
      <w:pPr>
        <w:pStyle w:val="ab"/>
        <w:ind w:firstLine="420"/>
        <w:rPr>
          <w:rFonts w:ascii="黑体" w:eastAsia="黑体"/>
        </w:rPr>
      </w:pPr>
      <w:r>
        <w:rPr>
          <w:rFonts w:ascii="黑体" w:eastAsia="黑体"/>
        </w:rPr>
        <w:t>3.</w:t>
      </w:r>
      <w:r>
        <w:rPr>
          <w:rFonts w:ascii="黑体" w:eastAsia="黑体" w:hint="eastAsia"/>
        </w:rPr>
        <w:t>2输入的承担者</w:t>
      </w:r>
    </w:p>
    <w:p w14:paraId="28E9A6CF" w14:textId="77777777" w:rsidR="00E63617" w:rsidRDefault="00E63617" w:rsidP="00E63617">
      <w:pPr>
        <w:pStyle w:val="ab"/>
        <w:ind w:firstLine="420"/>
      </w:pPr>
    </w:p>
    <w:p w14:paraId="26B11464" w14:textId="77777777" w:rsidR="00E63617" w:rsidRDefault="00E63617" w:rsidP="00E63617">
      <w:pPr>
        <w:pStyle w:val="ab"/>
        <w:ind w:firstLine="420"/>
      </w:pPr>
      <w:r>
        <w:rPr>
          <w:rFonts w:hint="eastAsia"/>
        </w:rPr>
        <w:t>动态</w:t>
      </w:r>
      <w:r>
        <w:t>ID模块数据</w:t>
      </w:r>
      <w:r>
        <w:rPr>
          <w:rFonts w:hint="eastAsia"/>
        </w:rPr>
        <w:t>来源于</w:t>
      </w:r>
      <w:r>
        <w:t>两类用户：浏览器用户和</w:t>
      </w:r>
      <w:r>
        <w:rPr>
          <w:rFonts w:hint="eastAsia"/>
        </w:rPr>
        <w:t>网站部署人员</w:t>
      </w:r>
      <w:r>
        <w:t>。</w:t>
      </w:r>
    </w:p>
    <w:p w14:paraId="7267F4DA" w14:textId="77777777" w:rsidR="00E63617" w:rsidRPr="009D3255" w:rsidRDefault="00E63617" w:rsidP="00E63617">
      <w:pPr>
        <w:pStyle w:val="ab"/>
        <w:ind w:firstLine="420"/>
      </w:pPr>
      <w:r>
        <w:rPr>
          <w:rFonts w:hint="eastAsia"/>
        </w:rPr>
        <w:t>代码混淆</w:t>
      </w:r>
      <w:r>
        <w:t>模块数据来源于开发者</w:t>
      </w:r>
    </w:p>
    <w:p w14:paraId="192935B3" w14:textId="77777777" w:rsidR="00E63617" w:rsidRDefault="00E63617" w:rsidP="00E63617">
      <w:pPr>
        <w:pStyle w:val="ab"/>
        <w:ind w:firstLine="420"/>
        <w:rPr>
          <w:rFonts w:ascii="黑体" w:eastAsia="黑体"/>
        </w:rPr>
      </w:pPr>
      <w:r>
        <w:rPr>
          <w:rFonts w:ascii="黑体" w:eastAsia="黑体"/>
        </w:rPr>
        <w:t>3.</w:t>
      </w:r>
      <w:r>
        <w:rPr>
          <w:rFonts w:ascii="黑体" w:eastAsia="黑体" w:hint="eastAsia"/>
        </w:rPr>
        <w:t>3预期处理</w:t>
      </w:r>
    </w:p>
    <w:p w14:paraId="5CFDDA15" w14:textId="77777777" w:rsidR="00E63617" w:rsidRDefault="00E63617" w:rsidP="00E63617">
      <w:pPr>
        <w:pStyle w:val="ab"/>
        <w:ind w:firstLine="420"/>
      </w:pPr>
      <w:r>
        <w:rPr>
          <w:rFonts w:hint="eastAsia"/>
        </w:rPr>
        <w:t>动态ID</w:t>
      </w:r>
      <w:r>
        <w:t>模块中</w:t>
      </w:r>
    </w:p>
    <w:p w14:paraId="11A45177" w14:textId="77777777" w:rsidR="00E63617" w:rsidRDefault="00E63617" w:rsidP="00E63617">
      <w:pPr>
        <w:pStyle w:val="ab"/>
        <w:ind w:left="425" w:firstLine="420"/>
      </w:pPr>
      <w:r>
        <w:t>来源于用户的输入数据要进行有效性</w:t>
      </w:r>
      <w:r>
        <w:rPr>
          <w:rFonts w:hint="eastAsia"/>
        </w:rPr>
        <w:t>验证</w:t>
      </w:r>
      <w:r>
        <w:t>。</w:t>
      </w:r>
    </w:p>
    <w:p w14:paraId="67D6030B" w14:textId="77777777" w:rsidR="00E63617" w:rsidRDefault="00E63617" w:rsidP="00E63617">
      <w:pPr>
        <w:pStyle w:val="ab"/>
        <w:ind w:left="425" w:firstLine="420"/>
      </w:pPr>
      <w:r>
        <w:rPr>
          <w:rFonts w:hint="eastAsia"/>
        </w:rPr>
        <w:t>ID数据维持</w:t>
      </w:r>
      <w:r>
        <w:t>字符串形态。</w:t>
      </w:r>
      <w:r>
        <w:rPr>
          <w:rFonts w:hint="eastAsia"/>
        </w:rPr>
        <w:t>IP</w:t>
      </w:r>
      <w:r>
        <w:t>数据</w:t>
      </w:r>
      <w:r>
        <w:rPr>
          <w:rFonts w:hint="eastAsia"/>
        </w:rPr>
        <w:t>使用int</w:t>
      </w:r>
      <w:proofErr w:type="gramStart"/>
      <w:r>
        <w:t>型状</w:t>
      </w:r>
      <w:proofErr w:type="gramEnd"/>
      <w:r>
        <w:t>态。</w:t>
      </w:r>
    </w:p>
    <w:p w14:paraId="183F9B69" w14:textId="77777777" w:rsidR="00E63617" w:rsidRDefault="00E63617" w:rsidP="00E63617">
      <w:pPr>
        <w:pStyle w:val="ab"/>
        <w:ind w:firstLine="420"/>
      </w:pPr>
      <w:r>
        <w:rPr>
          <w:rFonts w:hint="eastAsia"/>
        </w:rPr>
        <w:t>代码混淆</w:t>
      </w:r>
      <w:r>
        <w:t>模块</w:t>
      </w:r>
      <w:r>
        <w:rPr>
          <w:rFonts w:hint="eastAsia"/>
        </w:rPr>
        <w:t>中</w:t>
      </w:r>
      <w:r>
        <w:t>输入数据</w:t>
      </w:r>
      <w:r>
        <w:rPr>
          <w:rFonts w:hint="eastAsia"/>
        </w:rPr>
        <w:t>要进行预编译</w:t>
      </w:r>
      <w:r>
        <w:t>。</w:t>
      </w:r>
    </w:p>
    <w:p w14:paraId="5B39B986" w14:textId="77777777" w:rsidR="00E63617" w:rsidRDefault="00E63617" w:rsidP="00E63617">
      <w:pPr>
        <w:pStyle w:val="ab"/>
        <w:ind w:firstLine="420"/>
        <w:rPr>
          <w:rFonts w:ascii="黑体" w:eastAsia="黑体"/>
        </w:rPr>
      </w:pPr>
      <w:r>
        <w:rPr>
          <w:rFonts w:ascii="黑体" w:eastAsia="黑体"/>
        </w:rPr>
        <w:t>3.</w:t>
      </w:r>
      <w:r>
        <w:rPr>
          <w:rFonts w:ascii="黑体" w:eastAsia="黑体" w:hint="eastAsia"/>
        </w:rPr>
        <w:t>4影响</w:t>
      </w:r>
    </w:p>
    <w:p w14:paraId="508F343A" w14:textId="77777777" w:rsidR="00E63617" w:rsidRPr="00435ACB" w:rsidRDefault="00E63617" w:rsidP="00E63617">
      <w:pPr>
        <w:pStyle w:val="ab"/>
        <w:ind w:firstLine="420"/>
      </w:pPr>
      <w:r>
        <w:rPr>
          <w:rFonts w:hint="eastAsia"/>
        </w:rPr>
        <w:t>Linux</w:t>
      </w:r>
      <w:r>
        <w:t>下C开发的相关数据结构。</w:t>
      </w:r>
    </w:p>
    <w:p w14:paraId="20D37A27" w14:textId="77777777" w:rsidR="00E63617" w:rsidRDefault="00E63617" w:rsidP="00E63617">
      <w:pPr>
        <w:ind w:firstLine="480"/>
      </w:pPr>
    </w:p>
    <w:p w14:paraId="6F963F7E" w14:textId="720EBD1B" w:rsidR="00DD0F7C" w:rsidRDefault="00DD0F7C">
      <w:pPr>
        <w:ind w:firstLine="480"/>
      </w:pPr>
      <w:r>
        <w:br w:type="page"/>
      </w:r>
    </w:p>
    <w:p w14:paraId="3A79AA39" w14:textId="03605ADE" w:rsidR="00DD0F7C" w:rsidRDefault="00DD0F7C" w:rsidP="00DD0F7C">
      <w:pPr>
        <w:pStyle w:val="-10"/>
        <w:ind w:firstLine="600"/>
        <w:jc w:val="both"/>
      </w:pPr>
      <w:bookmarkStart w:id="497" w:name="_Toc7254193"/>
      <w:r>
        <w:rPr>
          <w:rFonts w:hint="eastAsia"/>
        </w:rPr>
        <w:t>附录</w:t>
      </w:r>
      <w:r>
        <w:rPr>
          <w:rFonts w:hint="eastAsia"/>
        </w:rPr>
        <w:t>5</w:t>
      </w:r>
      <w:r>
        <w:t xml:space="preserve"> </w:t>
      </w:r>
      <w:r w:rsidR="00C67A94">
        <w:rPr>
          <w:rFonts w:hint="eastAsia"/>
        </w:rPr>
        <w:t>需求说明书</w:t>
      </w:r>
      <w:bookmarkEnd w:id="497"/>
    </w:p>
    <w:p w14:paraId="77C7A45A" w14:textId="7F246A46" w:rsidR="00C67A94" w:rsidRDefault="00C67A94" w:rsidP="00C67A94">
      <w:pPr>
        <w:ind w:firstLine="880"/>
        <w:jc w:val="center"/>
        <w:rPr>
          <w:rFonts w:eastAsia="黑体"/>
          <w:sz w:val="44"/>
        </w:rPr>
      </w:pPr>
      <w:r>
        <w:rPr>
          <w:rFonts w:eastAsia="黑体"/>
          <w:noProof/>
          <w:sz w:val="44"/>
        </w:rPr>
        <mc:AlternateContent>
          <mc:Choice Requires="wps">
            <w:drawing>
              <wp:anchor distT="0" distB="0" distL="114300" distR="114300" simplePos="0" relativeHeight="251667456" behindDoc="0" locked="0" layoutInCell="0" allowOverlap="1" wp14:anchorId="3908D8E6" wp14:editId="3AA5A129">
                <wp:simplePos x="0" y="0"/>
                <wp:positionH relativeFrom="column">
                  <wp:posOffset>0</wp:posOffset>
                </wp:positionH>
                <wp:positionV relativeFrom="paragraph">
                  <wp:posOffset>495300</wp:posOffset>
                </wp:positionV>
                <wp:extent cx="5143500" cy="0"/>
                <wp:effectExtent l="0" t="0" r="0" b="0"/>
                <wp:wrapTopAndBottom/>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A7226F" id="直接连接符 2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" o:allowincell="f" stroked="f">
                <w10:wrap type="topAndBottom"/>
              </v:line>
            </w:pict>
          </mc:Fallback>
        </mc:AlternateContent>
      </w:r>
      <w:r>
        <w:rPr>
          <w:rFonts w:eastAsia="黑体" w:hint="eastAsia"/>
          <w:sz w:val="44"/>
        </w:rPr>
        <w:t>基于代码混淆的</w:t>
      </w:r>
      <w:r>
        <w:rPr>
          <w:rFonts w:eastAsia="黑体" w:hint="eastAsia"/>
          <w:sz w:val="44"/>
        </w:rPr>
        <w:t>Web</w:t>
      </w:r>
      <w:r>
        <w:rPr>
          <w:rFonts w:eastAsia="黑体" w:hint="eastAsia"/>
          <w:sz w:val="44"/>
        </w:rPr>
        <w:t>站点动态防御系统</w:t>
      </w:r>
    </w:p>
    <w:p w14:paraId="40F91578" w14:textId="77777777" w:rsidR="00C67A94" w:rsidRDefault="00C67A94" w:rsidP="00C67A94">
      <w:pPr>
        <w:ind w:firstLine="880"/>
        <w:jc w:val="center"/>
        <w:rPr>
          <w:rFonts w:eastAsia="黑体"/>
          <w:sz w:val="44"/>
        </w:rPr>
      </w:pPr>
    </w:p>
    <w:p w14:paraId="2EB97157" w14:textId="77777777" w:rsidR="00C67A94" w:rsidRDefault="00C67A94" w:rsidP="00C67A94">
      <w:pPr>
        <w:ind w:firstLine="880"/>
        <w:jc w:val="center"/>
        <w:rPr>
          <w:rFonts w:eastAsia="黑体"/>
          <w:sz w:val="44"/>
        </w:rPr>
      </w:pPr>
      <w:r>
        <w:rPr>
          <w:rFonts w:eastAsia="黑体" w:hint="eastAsia"/>
          <w:sz w:val="44"/>
        </w:rPr>
        <w:t>需求说明书</w:t>
      </w:r>
    </w:p>
    <w:p w14:paraId="1B3DDACB" w14:textId="77777777" w:rsidR="00C67A94" w:rsidRDefault="00C67A94" w:rsidP="00C67A94">
      <w:pPr>
        <w:ind w:firstLine="560"/>
        <w:jc w:val="center"/>
        <w:rPr>
          <w:sz w:val="28"/>
        </w:rPr>
      </w:pPr>
    </w:p>
    <w:p w14:paraId="2EFF5C76" w14:textId="77777777" w:rsidR="00C67A94" w:rsidRDefault="00C67A94" w:rsidP="00C67A94">
      <w:pPr>
        <w:ind w:firstLine="560"/>
        <w:jc w:val="center"/>
        <w:rPr>
          <w:sz w:val="28"/>
        </w:rPr>
      </w:pPr>
      <w:r>
        <w:rPr>
          <w:rFonts w:hint="eastAsia"/>
          <w:sz w:val="28"/>
        </w:rPr>
        <w:t>[V</w:t>
      </w:r>
      <w:r>
        <w:rPr>
          <w:sz w:val="28"/>
        </w:rPr>
        <w:t>1.0</w:t>
      </w:r>
      <w:r>
        <w:rPr>
          <w:rFonts w:hint="eastAsia"/>
          <w:sz w:val="28"/>
        </w:rPr>
        <w:t>]</w:t>
      </w:r>
    </w:p>
    <w:p w14:paraId="158AF5FC" w14:textId="77777777" w:rsidR="00C67A94" w:rsidRDefault="00C67A94" w:rsidP="00C67A94">
      <w:pPr>
        <w:ind w:firstLine="560"/>
        <w:jc w:val="center"/>
        <w:rPr>
          <w:sz w:val="28"/>
        </w:rPr>
      </w:pPr>
    </w:p>
    <w:p w14:paraId="0F0B733B" w14:textId="77777777" w:rsidR="00C67A94" w:rsidRDefault="00C67A94" w:rsidP="00C67A94">
      <w:pPr>
        <w:ind w:firstLine="560"/>
        <w:jc w:val="center"/>
        <w:rPr>
          <w:sz w:val="28"/>
        </w:rPr>
      </w:pPr>
    </w:p>
    <w:p w14:paraId="45505821" w14:textId="77777777" w:rsidR="00C67A94" w:rsidRDefault="00C67A94" w:rsidP="00C67A94">
      <w:pPr>
        <w:ind w:firstLine="560"/>
        <w:jc w:val="center"/>
        <w:rPr>
          <w:sz w:val="28"/>
        </w:rPr>
      </w:pPr>
    </w:p>
    <w:p w14:paraId="3651BE95" w14:textId="77777777" w:rsidR="00C67A94" w:rsidRDefault="00C67A94" w:rsidP="00C67A94">
      <w:pPr>
        <w:ind w:firstLine="480"/>
      </w:pPr>
    </w:p>
    <w:p w14:paraId="790936BD" w14:textId="77777777" w:rsidR="00C67A94" w:rsidRDefault="00C67A94" w:rsidP="00C67A94">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w:t>
      </w:r>
      <w:proofErr w:type="gramStart"/>
      <w:r>
        <w:rPr>
          <w:rFonts w:hint="eastAsia"/>
          <w:sz w:val="28"/>
        </w:rPr>
        <w:t>邵</w:t>
      </w:r>
      <w:proofErr w:type="gramEnd"/>
      <w:r>
        <w:rPr>
          <w:rFonts w:hint="eastAsia"/>
          <w:sz w:val="28"/>
        </w:rPr>
        <w:t>欣欣</w:t>
      </w:r>
      <w:r>
        <w:rPr>
          <w:sz w:val="28"/>
        </w:rPr>
        <w:t>_____________</w:t>
      </w:r>
    </w:p>
    <w:p w14:paraId="7185DDFA" w14:textId="77777777" w:rsidR="00C67A94" w:rsidRDefault="00C67A94" w:rsidP="00C67A94">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w:t>
      </w:r>
      <w:r>
        <w:rPr>
          <w:rFonts w:hint="eastAsia"/>
          <w:sz w:val="28"/>
        </w:rPr>
        <w:t>王海舟</w:t>
      </w:r>
      <w:r>
        <w:rPr>
          <w:sz w:val="28"/>
        </w:rPr>
        <w:t>_____________</w:t>
      </w:r>
    </w:p>
    <w:p w14:paraId="37A1C09F" w14:textId="77777777" w:rsidR="00C67A94" w:rsidRDefault="00C67A94" w:rsidP="00C67A94">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w:t>
      </w:r>
      <w:r>
        <w:rPr>
          <w:rFonts w:hint="eastAsia"/>
          <w:sz w:val="28"/>
        </w:rPr>
        <w:t>王海舟</w:t>
      </w:r>
      <w:r>
        <w:rPr>
          <w:sz w:val="28"/>
        </w:rPr>
        <w:t>_____________</w:t>
      </w:r>
    </w:p>
    <w:p w14:paraId="536776E4" w14:textId="77777777" w:rsidR="00C67A94" w:rsidRDefault="00C67A94" w:rsidP="00C67A94">
      <w:pPr>
        <w:ind w:firstLine="560"/>
        <w:jc w:val="center"/>
        <w:rPr>
          <w:sz w:val="28"/>
        </w:rPr>
      </w:pPr>
    </w:p>
    <w:p w14:paraId="4348EE95" w14:textId="77777777" w:rsidR="00C67A94" w:rsidRDefault="00C67A94" w:rsidP="00C67A94">
      <w:pPr>
        <w:ind w:firstLine="560"/>
        <w:jc w:val="center"/>
        <w:rPr>
          <w:sz w:val="28"/>
        </w:rPr>
      </w:pPr>
    </w:p>
    <w:p w14:paraId="5FF5973A" w14:textId="77777777" w:rsidR="00C67A94" w:rsidRDefault="00C67A94" w:rsidP="00C67A94">
      <w:pPr>
        <w:ind w:firstLine="560"/>
        <w:jc w:val="center"/>
        <w:rPr>
          <w:sz w:val="28"/>
        </w:rPr>
      </w:pPr>
    </w:p>
    <w:p w14:paraId="6BB788C0" w14:textId="77777777" w:rsidR="00C67A94" w:rsidRDefault="00C67A94" w:rsidP="00C67A94">
      <w:pPr>
        <w:ind w:firstLine="560"/>
        <w:jc w:val="center"/>
        <w:rPr>
          <w:sz w:val="28"/>
        </w:rPr>
      </w:pPr>
    </w:p>
    <w:p w14:paraId="7B06112D" w14:textId="77777777" w:rsidR="00C67A94" w:rsidRDefault="00C67A94" w:rsidP="00C67A94">
      <w:pPr>
        <w:ind w:firstLine="560"/>
        <w:jc w:val="center"/>
        <w:rPr>
          <w:sz w:val="28"/>
        </w:rPr>
      </w:pPr>
      <w:r>
        <w:rPr>
          <w:rFonts w:hint="eastAsia"/>
          <w:sz w:val="28"/>
        </w:rPr>
        <w:t>[</w:t>
      </w:r>
      <w:r>
        <w:rPr>
          <w:rFonts w:hint="eastAsia"/>
          <w:sz w:val="28"/>
        </w:rPr>
        <w:t>二零一九年四月十日</w:t>
      </w:r>
      <w:r>
        <w:rPr>
          <w:rFonts w:hint="eastAsia"/>
          <w:sz w:val="28"/>
        </w:rPr>
        <w:t>]</w:t>
      </w:r>
    </w:p>
    <w:p w14:paraId="32CDED0D" w14:textId="66C0894E" w:rsidR="00C67A94" w:rsidRDefault="00C67A94" w:rsidP="00C67A94">
      <w:pPr>
        <w:pStyle w:val="a8"/>
        <w:ind w:firstLine="420"/>
      </w:pPr>
      <w:r>
        <w:br w:type="page"/>
      </w:r>
    </w:p>
    <w:p w14:paraId="210BCF63" w14:textId="77777777" w:rsidR="00C67A94" w:rsidRDefault="00C67A94" w:rsidP="00FC232D">
      <w:pPr>
        <w:pStyle w:val="3"/>
        <w:ind w:firstLine="643"/>
      </w:pPr>
      <w:r>
        <w:rPr>
          <w:rFonts w:hint="eastAsia"/>
        </w:rPr>
        <w:t>1</w:t>
      </w:r>
      <w:r>
        <w:rPr>
          <w:rFonts w:hint="eastAsia"/>
        </w:rPr>
        <w:t>．引言</w:t>
      </w:r>
      <w:r>
        <w:tab/>
      </w:r>
    </w:p>
    <w:p w14:paraId="5D1FBD43" w14:textId="77777777" w:rsidR="00C67A94" w:rsidRDefault="00C67A94" w:rsidP="00C67A94">
      <w:pPr>
        <w:pStyle w:val="ab"/>
        <w:ind w:firstLine="420"/>
        <w:rPr>
          <w:rFonts w:ascii="黑体" w:eastAsia="黑体"/>
        </w:rPr>
      </w:pPr>
      <w:r>
        <w:rPr>
          <w:rFonts w:ascii="黑体" w:eastAsia="黑体" w:hint="eastAsia"/>
        </w:rPr>
        <w:t>1.1编写的目的</w:t>
      </w:r>
    </w:p>
    <w:p w14:paraId="25ACAB4D" w14:textId="77777777" w:rsidR="00C67A94" w:rsidRDefault="00C67A94" w:rsidP="00C67A94">
      <w:pPr>
        <w:pStyle w:val="ab"/>
        <w:spacing w:line="480" w:lineRule="auto"/>
        <w:ind w:firstLine="420"/>
      </w:pPr>
      <w:r>
        <w:rPr>
          <w:rFonts w:hint="eastAsia"/>
        </w:rPr>
        <w:t xml:space="preserve">    本项目将开发一个基于代码混淆的Web站点动态防御系统。</w:t>
      </w:r>
    </w:p>
    <w:p w14:paraId="6C347B64" w14:textId="77777777" w:rsidR="00C67A94" w:rsidRDefault="00C67A94" w:rsidP="00C67A94">
      <w:pPr>
        <w:pStyle w:val="ab"/>
        <w:spacing w:line="480" w:lineRule="auto"/>
        <w:ind w:firstLineChars="200" w:firstLine="420"/>
      </w:pPr>
      <w:r>
        <w:rPr>
          <w:rFonts w:hint="eastAsia"/>
        </w:rPr>
        <w:t>本“需求规格说明书”主要用于：明确项目背景和任务、分析项目功能需求和非功能需求、并选择合适的分析模型对项目需求进行更详细、更有逻辑的说明等，为团队成员在后期项目开发过程中提供指导性文档，以达到尽可能在更短时间内花费更小代价下完成项目的目的。其次，本文档还有利于为非本团队的开发者提供参考资料，有利于提高项目的关注度、拓展项目成果的推广。</w:t>
      </w:r>
    </w:p>
    <w:p w14:paraId="346EA40A" w14:textId="77777777" w:rsidR="00C67A94" w:rsidRDefault="00C67A94" w:rsidP="00C67A94">
      <w:pPr>
        <w:pStyle w:val="ab"/>
        <w:spacing w:line="480" w:lineRule="auto"/>
        <w:ind w:firstLineChars="200" w:firstLine="420"/>
      </w:pPr>
      <w:r>
        <w:rPr>
          <w:rFonts w:hint="eastAsia"/>
        </w:rPr>
        <w:t>本文档</w:t>
      </w:r>
      <w:proofErr w:type="gramStart"/>
      <w:r>
        <w:rPr>
          <w:rFonts w:hint="eastAsia"/>
        </w:rPr>
        <w:t>供项目</w:t>
      </w:r>
      <w:proofErr w:type="gramEnd"/>
      <w:r>
        <w:rPr>
          <w:rFonts w:hint="eastAsia"/>
        </w:rPr>
        <w:t>经理、设计人员、开发人员、文档编写人员参考。</w:t>
      </w:r>
    </w:p>
    <w:p w14:paraId="1397DF17" w14:textId="77777777" w:rsidR="00C67A94" w:rsidRDefault="00C67A94" w:rsidP="00C67A94">
      <w:pPr>
        <w:pStyle w:val="ab"/>
        <w:ind w:firstLine="420"/>
      </w:pPr>
    </w:p>
    <w:p w14:paraId="44562576" w14:textId="77777777" w:rsidR="00C67A94" w:rsidRDefault="00C67A94" w:rsidP="00C67A94">
      <w:pPr>
        <w:pStyle w:val="ab"/>
        <w:ind w:firstLine="420"/>
        <w:rPr>
          <w:rFonts w:ascii="黑体" w:eastAsia="黑体"/>
        </w:rPr>
      </w:pPr>
      <w:r>
        <w:rPr>
          <w:rFonts w:ascii="黑体" w:eastAsia="黑体"/>
        </w:rPr>
        <w:t>1.2</w:t>
      </w:r>
      <w:r>
        <w:rPr>
          <w:rFonts w:ascii="黑体" w:eastAsia="黑体" w:hint="eastAsia"/>
        </w:rPr>
        <w:t>背景</w:t>
      </w:r>
    </w:p>
    <w:p w14:paraId="37E7EADF" w14:textId="77777777" w:rsidR="00C67A94" w:rsidRDefault="00C67A94" w:rsidP="00C67A94">
      <w:pPr>
        <w:pStyle w:val="ab"/>
        <w:numPr>
          <w:ilvl w:val="0"/>
          <w:numId w:val="23"/>
        </w:numPr>
        <w:tabs>
          <w:tab w:val="clear" w:pos="1050"/>
          <w:tab w:val="left" w:pos="540"/>
        </w:tabs>
        <w:spacing w:line="480" w:lineRule="auto"/>
        <w:ind w:left="540" w:firstLine="420"/>
      </w:pPr>
      <w:r>
        <w:rPr>
          <w:rFonts w:hint="eastAsia"/>
        </w:rPr>
        <w:t>待开发的系统的名称：基于代码混淆的Web站点动态防御系统</w:t>
      </w:r>
    </w:p>
    <w:p w14:paraId="572A4008" w14:textId="77777777" w:rsidR="00C67A94" w:rsidRDefault="00C67A94" w:rsidP="00C67A94">
      <w:pPr>
        <w:pStyle w:val="ab"/>
        <w:numPr>
          <w:ilvl w:val="0"/>
          <w:numId w:val="23"/>
        </w:numPr>
        <w:tabs>
          <w:tab w:val="clear" w:pos="1050"/>
          <w:tab w:val="left" w:pos="540"/>
        </w:tabs>
        <w:spacing w:line="480" w:lineRule="auto"/>
        <w:ind w:left="540" w:firstLine="420"/>
      </w:pPr>
      <w:r>
        <w:rPr>
          <w:rFonts w:hint="eastAsia"/>
        </w:rPr>
        <w:t>本项目的任务提出者、开发者、用户；</w:t>
      </w:r>
    </w:p>
    <w:p w14:paraId="0AE756A4" w14:textId="77777777" w:rsidR="00C67A94" w:rsidRDefault="00C67A94" w:rsidP="00C67A94">
      <w:pPr>
        <w:pStyle w:val="ab"/>
        <w:tabs>
          <w:tab w:val="left" w:pos="540"/>
        </w:tabs>
        <w:spacing w:line="480" w:lineRule="auto"/>
        <w:ind w:left="330" w:firstLineChars="200" w:firstLine="420"/>
      </w:pPr>
      <w:r>
        <w:rPr>
          <w:rFonts w:hint="eastAsia"/>
        </w:rPr>
        <w:t>任务提出者：指导老师王海舟</w:t>
      </w:r>
    </w:p>
    <w:p w14:paraId="67F37BFC" w14:textId="77777777" w:rsidR="00C67A94" w:rsidRDefault="00C67A94" w:rsidP="00C67A94">
      <w:pPr>
        <w:pStyle w:val="ab"/>
        <w:tabs>
          <w:tab w:val="left" w:pos="540"/>
        </w:tabs>
        <w:spacing w:line="480" w:lineRule="auto"/>
        <w:ind w:left="330" w:firstLineChars="200" w:firstLine="420"/>
      </w:pPr>
      <w:r>
        <w:rPr>
          <w:rFonts w:hint="eastAsia"/>
        </w:rPr>
        <w:t>开发者：</w:t>
      </w:r>
      <w:proofErr w:type="gramStart"/>
      <w:r>
        <w:rPr>
          <w:rFonts w:hint="eastAsia"/>
        </w:rPr>
        <w:t>邵</w:t>
      </w:r>
      <w:proofErr w:type="gramEnd"/>
      <w:r>
        <w:rPr>
          <w:rFonts w:hint="eastAsia"/>
        </w:rPr>
        <w:t>欣欣</w:t>
      </w:r>
    </w:p>
    <w:p w14:paraId="02E86B69" w14:textId="77777777" w:rsidR="00C67A94" w:rsidRDefault="00C67A94" w:rsidP="00C67A94">
      <w:pPr>
        <w:pStyle w:val="ab"/>
        <w:tabs>
          <w:tab w:val="left" w:pos="540"/>
        </w:tabs>
        <w:spacing w:line="480" w:lineRule="auto"/>
        <w:ind w:left="330" w:firstLineChars="200" w:firstLine="420"/>
      </w:pPr>
      <w:r>
        <w:rPr>
          <w:rFonts w:hint="eastAsia"/>
        </w:rPr>
        <w:t>用户：</w:t>
      </w:r>
      <w:r>
        <w:t>Web</w:t>
      </w:r>
      <w:r>
        <w:rPr>
          <w:rFonts w:hint="eastAsia"/>
        </w:rPr>
        <w:t>网站持有者、管理者</w:t>
      </w:r>
    </w:p>
    <w:p w14:paraId="296D4E19" w14:textId="77777777" w:rsidR="00C67A94" w:rsidRDefault="00C67A94" w:rsidP="00C67A94">
      <w:pPr>
        <w:pStyle w:val="ab"/>
        <w:numPr>
          <w:ilvl w:val="0"/>
          <w:numId w:val="23"/>
        </w:numPr>
        <w:tabs>
          <w:tab w:val="clear" w:pos="1050"/>
          <w:tab w:val="left" w:pos="540"/>
        </w:tabs>
        <w:spacing w:line="480" w:lineRule="auto"/>
        <w:ind w:left="540" w:firstLine="420"/>
      </w:pPr>
      <w:r>
        <w:rPr>
          <w:rFonts w:hint="eastAsia"/>
        </w:rPr>
        <w:t>该系统同其他系统或其他机构的基本的相互来往关系。</w:t>
      </w:r>
    </w:p>
    <w:p w14:paraId="6159DC57" w14:textId="77777777" w:rsidR="00C67A94" w:rsidRDefault="00C67A94" w:rsidP="00C67A94">
      <w:pPr>
        <w:pStyle w:val="ab"/>
        <w:tabs>
          <w:tab w:val="left" w:pos="540"/>
        </w:tabs>
        <w:spacing w:line="480" w:lineRule="auto"/>
        <w:ind w:left="330" w:firstLineChars="200" w:firstLine="420"/>
      </w:pPr>
      <w:r>
        <w:rPr>
          <w:rFonts w:hint="eastAsia"/>
        </w:rPr>
        <w:t>本项目的所有操作都基于反向代理服务器，且所使用的开发平台是Nginx。通过Nginx分别同实际服务器或客户端联系。</w:t>
      </w:r>
    </w:p>
    <w:p w14:paraId="6930D996" w14:textId="77777777" w:rsidR="001C6AAC" w:rsidRDefault="00C67A94" w:rsidP="001C6AAC">
      <w:pPr>
        <w:pStyle w:val="ab"/>
        <w:keepNext/>
        <w:tabs>
          <w:tab w:val="left" w:pos="540"/>
        </w:tabs>
        <w:ind w:left="330" w:firstLine="420"/>
        <w:jc w:val="center"/>
      </w:pPr>
      <w:r>
        <w:rPr>
          <w:rFonts w:ascii="Times New Roman" w:hAnsi="Times New Roman" w:cs="仿宋" w:hint="eastAsia"/>
          <w:noProof/>
        </w:rPr>
        <w:drawing>
          <wp:inline distT="0" distB="0" distL="0" distR="0" wp14:anchorId="2375C307" wp14:editId="63B2B5B5">
            <wp:extent cx="4316730" cy="4366260"/>
            <wp:effectExtent l="0" t="0" r="0" b="0"/>
            <wp:docPr id="25" name="图片 25" descr="反向代理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反向代理服务器"/>
                    <pic:cNvPicPr>
                      <a:picLocks noChangeAspect="1" noChangeArrowheads="1"/>
                    </pic:cNvPicPr>
                  </pic:nvPicPr>
                  <pic:blipFill>
                    <a:blip r:embed="rId36">
                      <a:extLst>
                        <a:ext uri="{28A0092B-C50C-407E-A947-70E740481C1C}">
                          <a14:useLocalDpi xmlns:a14="http://schemas.microsoft.com/office/drawing/2010/main" val="0"/>
                        </a:ext>
                      </a:extLst>
                    </a:blip>
                    <a:srcRect b="8160"/>
                    <a:stretch>
                      <a:fillRect/>
                    </a:stretch>
                  </pic:blipFill>
                  <pic:spPr bwMode="auto">
                    <a:xfrm>
                      <a:off x="0" y="0"/>
                      <a:ext cx="4316730" cy="4366260"/>
                    </a:xfrm>
                    <a:prstGeom prst="rect">
                      <a:avLst/>
                    </a:prstGeom>
                    <a:noFill/>
                    <a:ln>
                      <a:noFill/>
                    </a:ln>
                  </pic:spPr>
                </pic:pic>
              </a:graphicData>
            </a:graphic>
          </wp:inline>
        </w:drawing>
      </w:r>
    </w:p>
    <w:p w14:paraId="4F66DC7B" w14:textId="3056068A" w:rsidR="00C67A94" w:rsidRDefault="001C6AAC" w:rsidP="001C6AAC">
      <w:pPr>
        <w:pStyle w:val="af0"/>
        <w:ind w:firstLine="400"/>
        <w:jc w:val="center"/>
        <w:rPr>
          <w:rFonts w:ascii="Times New Roman" w:hAnsi="Times New Roman" w:cs="仿宋"/>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Pr>
          <w:rFonts w:ascii="Times New Roman" w:hAnsi="Times New Roman" w:cs="仿宋"/>
        </w:rPr>
        <w:t>反向代理服务器</w:t>
      </w:r>
    </w:p>
    <w:p w14:paraId="089E905C" w14:textId="77777777" w:rsidR="00C67A94" w:rsidRDefault="00C67A94" w:rsidP="00C67A94">
      <w:pPr>
        <w:pStyle w:val="ab"/>
        <w:tabs>
          <w:tab w:val="left" w:pos="540"/>
        </w:tabs>
        <w:ind w:left="330" w:firstLine="420"/>
      </w:pPr>
    </w:p>
    <w:p w14:paraId="4614DC1C"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3定义</w:t>
      </w:r>
    </w:p>
    <w:p w14:paraId="294CEAFA" w14:textId="77777777" w:rsidR="00C67A94" w:rsidRDefault="00C67A94" w:rsidP="00C67A94">
      <w:pPr>
        <w:pStyle w:val="ab"/>
        <w:spacing w:line="480" w:lineRule="auto"/>
        <w:ind w:firstLine="420"/>
      </w:pPr>
      <w:r>
        <w:rPr>
          <w:rFonts w:hint="eastAsia"/>
        </w:rPr>
        <w:t>反向代理服务器：反向代理（Reverse Proxy）方式是指以代理服务器来接受Internet上的连接请求，然后将请求转发给内部网络上的服务器；并将从服务器上得到的结果返回给Internet上请求连接的客户端，此时代理服务器对外就表现为一个服务器，即反向代理服务器。</w:t>
      </w:r>
    </w:p>
    <w:p w14:paraId="06DF3345" w14:textId="77777777" w:rsidR="00C67A94" w:rsidRDefault="00C67A94" w:rsidP="00C67A94">
      <w:pPr>
        <w:pStyle w:val="ab"/>
        <w:spacing w:line="480" w:lineRule="auto"/>
        <w:ind w:firstLine="420"/>
      </w:pPr>
      <w:r>
        <w:rPr>
          <w:rFonts w:hint="eastAsia"/>
        </w:rPr>
        <w:t>动态ID：本项目所要实现算法的重要标识元素。</w:t>
      </w:r>
    </w:p>
    <w:p w14:paraId="3BBE8541" w14:textId="77777777" w:rsidR="00C67A94" w:rsidRDefault="00C67A94" w:rsidP="00C67A94">
      <w:pPr>
        <w:pStyle w:val="ab"/>
        <w:spacing w:line="480" w:lineRule="auto"/>
        <w:ind w:firstLine="420"/>
      </w:pPr>
      <w:r>
        <w:rPr>
          <w:rFonts w:hint="eastAsia"/>
        </w:rPr>
        <w:t>代码混淆：代码混淆(Obfuscated code)是将计算机程序的代码，转换成一种功能上等价，但是难于阅读和理解的形式的行为。混淆后的代码很难被反编译，即使反编译成功也很难得出程序的真正语义。</w:t>
      </w:r>
    </w:p>
    <w:p w14:paraId="170AE861" w14:textId="77777777" w:rsidR="00C67A94" w:rsidRDefault="00C67A94" w:rsidP="00C67A94">
      <w:pPr>
        <w:pStyle w:val="ab"/>
        <w:ind w:firstLine="420"/>
      </w:pPr>
    </w:p>
    <w:p w14:paraId="18819BF2"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4参考资料</w:t>
      </w:r>
    </w:p>
    <w:p w14:paraId="534E15AA" w14:textId="77777777" w:rsidR="00C67A94" w:rsidRDefault="00C67A94" w:rsidP="00C67A94">
      <w:pPr>
        <w:pStyle w:val="ab"/>
        <w:spacing w:line="480" w:lineRule="auto"/>
        <w:ind w:firstLine="420"/>
      </w:pPr>
    </w:p>
    <w:p w14:paraId="75A1EA07" w14:textId="77777777" w:rsidR="00C67A94" w:rsidRDefault="00C67A94" w:rsidP="00FC232D">
      <w:pPr>
        <w:pStyle w:val="3"/>
        <w:ind w:firstLine="643"/>
        <w:rPr>
          <w:rFonts w:ascii="楷体_GB2312" w:eastAsia="楷体_GB2312"/>
        </w:rPr>
      </w:pPr>
      <w:r>
        <w:rPr>
          <w:rFonts w:ascii="楷体_GB2312" w:eastAsia="楷体_GB2312" w:hint="eastAsia"/>
        </w:rPr>
        <w:t>2</w:t>
      </w:r>
      <w:r>
        <w:rPr>
          <w:rFonts w:hint="eastAsia"/>
        </w:rPr>
        <w:t>．</w:t>
      </w:r>
      <w:r>
        <w:rPr>
          <w:rFonts w:ascii="楷体_GB2312" w:eastAsia="楷体_GB2312" w:hint="eastAsia"/>
        </w:rPr>
        <w:t>任务概述</w:t>
      </w:r>
    </w:p>
    <w:p w14:paraId="5F9C157D" w14:textId="77777777" w:rsidR="00C67A94" w:rsidRDefault="00C67A94" w:rsidP="00C67A94">
      <w:pPr>
        <w:pStyle w:val="ab"/>
        <w:spacing w:line="480" w:lineRule="auto"/>
        <w:ind w:firstLine="420"/>
        <w:rPr>
          <w:rFonts w:ascii="黑体" w:eastAsia="黑体"/>
        </w:rPr>
      </w:pPr>
      <w:r>
        <w:rPr>
          <w:rFonts w:ascii="黑体" w:eastAsia="黑体"/>
        </w:rPr>
        <w:t>2.</w:t>
      </w:r>
      <w:r>
        <w:rPr>
          <w:rFonts w:ascii="黑体" w:eastAsia="黑体" w:hint="eastAsia"/>
        </w:rPr>
        <w:t>1目标</w:t>
      </w:r>
    </w:p>
    <w:p w14:paraId="01F13B80" w14:textId="77777777" w:rsidR="00C67A94" w:rsidRDefault="00C67A94" w:rsidP="00C67A94">
      <w:pPr>
        <w:pStyle w:val="ab"/>
        <w:spacing w:line="480" w:lineRule="auto"/>
        <w:ind w:firstLine="420"/>
        <w:rPr>
          <w:rFonts w:ascii="黑体" w:eastAsia="黑体"/>
        </w:rPr>
      </w:pPr>
      <w:r>
        <w:rPr>
          <w:rFonts w:ascii="黑体" w:eastAsia="黑体" w:hint="eastAsia"/>
        </w:rPr>
        <w:t>2.1.1 项目的背景</w:t>
      </w:r>
    </w:p>
    <w:p w14:paraId="1E843DDF" w14:textId="77777777" w:rsidR="00C67A94" w:rsidRDefault="00C67A94" w:rsidP="00C67A94">
      <w:pPr>
        <w:pStyle w:val="ab"/>
        <w:spacing w:line="480" w:lineRule="auto"/>
        <w:ind w:firstLineChars="200" w:firstLine="420"/>
      </w:pPr>
      <w:r>
        <w:rPr>
          <w:rFonts w:hint="eastAsia"/>
        </w:rPr>
        <w:t>最初，新技术的使用通常以提供服务为着眼点，而忽略安全性，没有考虑用户的不可信。目前，网站的使用面临很多安全威胁。例如政府服务类网站，需要向用户提供查询服务，但是一旦遭遇爬虫，很容易被攻陷，或者消耗资源，或者被发现网站漏洞;电信运营商的网上营业厅，银行、甚至很多企业的网上在线业务系统，经常会被机器人通过模拟人的行为发动攻击。这些非“人”行为，极易得手的最根本原因是，面对看似完全正常的业务逻辑操作，现有安全手段却乏力于如何做出甄别，而这些威胁或者攻击一旦成功，即可抢占各类资源，进而可冒用身份，进行欺诈交易，甚至获得大量的客户信息、企业信息，造成大规模信息泄露。比如：针对一些商城的兑换服务，进行篡改积分，一些航空公司每每放出资源，几秒钟内就会被黄牛党抢光，抢占低价票资源。</w:t>
      </w:r>
    </w:p>
    <w:p w14:paraId="52465979" w14:textId="77777777" w:rsidR="00C67A94" w:rsidRDefault="00C67A94" w:rsidP="00C67A94">
      <w:pPr>
        <w:pStyle w:val="ab"/>
        <w:spacing w:line="480" w:lineRule="auto"/>
        <w:ind w:firstLineChars="200" w:firstLine="420"/>
      </w:pPr>
      <w:r>
        <w:rPr>
          <w:rFonts w:hint="eastAsia"/>
        </w:rPr>
        <w:t>当前市场上安全防护产品大多都是基于规则，产品总体偏重于匹配特征。显然，这样不停地找漏洞、打补丁令企业置身于千变万化攻击的被动中。特别是随着互联网+在国内的大力发展，像自动化漏洞扫描、</w:t>
      </w:r>
      <w:proofErr w:type="gramStart"/>
      <w:r>
        <w:rPr>
          <w:rFonts w:hint="eastAsia"/>
        </w:rPr>
        <w:t>撞库扫号</w:t>
      </w:r>
      <w:proofErr w:type="gramEnd"/>
      <w:r>
        <w:rPr>
          <w:rFonts w:hint="eastAsia"/>
        </w:rPr>
        <w:t>、恶意爬虫、暴力破解、薅羊毛等自动化攻击技术的发展速度丝毫不亚于企业新业务的发展，安全手段的乏力始终是企业IT的一个难题。传统基于特征和规则的入侵检测系统、Web应用防火墙（WAF）等已经无法有效地检测和拦截这些攻击，网站的防护急需一种新型的方式来应对。</w:t>
      </w:r>
    </w:p>
    <w:p w14:paraId="6FE3500B" w14:textId="77777777" w:rsidR="00C67A94" w:rsidRDefault="00C67A94" w:rsidP="00C67A94">
      <w:pPr>
        <w:pStyle w:val="ab"/>
        <w:spacing w:line="480" w:lineRule="auto"/>
        <w:ind w:firstLineChars="200" w:firstLine="420"/>
      </w:pPr>
      <w:r>
        <w:rPr>
          <w:rFonts w:hint="eastAsia"/>
        </w:rPr>
        <w:t>同时，我们知道，Javascript脚本是一种可读性较高的解释性语言，通常直接嵌入到网页文件中，一般用户都可以使用浏览器获得源码，对攻击者来说可轻易地获取源码进行逆向分析和恶意利用，这对承载WebWeb应用重要核心业务流程信息的Javascript安全性带来巨大威胁。[1]</w:t>
      </w:r>
    </w:p>
    <w:p w14:paraId="7E82B512" w14:textId="77777777" w:rsidR="00C67A94" w:rsidRDefault="00C67A94" w:rsidP="00C67A94">
      <w:pPr>
        <w:pStyle w:val="ab"/>
        <w:spacing w:line="480" w:lineRule="auto"/>
        <w:ind w:firstLineChars="200" w:firstLine="420"/>
      </w:pPr>
      <w:r>
        <w:rPr>
          <w:rFonts w:hint="eastAsia"/>
        </w:rPr>
        <w:t>鉴于此，本项目拟通过动态ID匹配技术对客户端的请求进行人机识别，以及通过随机化代码混淆技术对目标站点页面关键元素进行封装处理后再发送给用户，实现对网站的动态防御，有效降低自动化攻击技术的安全威胁，进一步防护网站的安全。</w:t>
      </w:r>
    </w:p>
    <w:p w14:paraId="77697623" w14:textId="77777777" w:rsidR="00C67A94" w:rsidRDefault="00C67A94" w:rsidP="00C67A94">
      <w:pPr>
        <w:pStyle w:val="ab"/>
        <w:spacing w:line="480" w:lineRule="auto"/>
        <w:ind w:firstLine="420"/>
      </w:pPr>
      <w:r>
        <w:rPr>
          <w:rFonts w:ascii="黑体" w:eastAsia="黑体" w:hint="eastAsia"/>
        </w:rPr>
        <w:t>2.1.2 项目意义</w:t>
      </w:r>
    </w:p>
    <w:p w14:paraId="23E60DA2" w14:textId="77777777" w:rsidR="00C67A94" w:rsidRDefault="00C67A94" w:rsidP="00C67A94">
      <w:pPr>
        <w:pStyle w:val="ab"/>
        <w:spacing w:line="480" w:lineRule="auto"/>
        <w:ind w:firstLineChars="200" w:firstLine="420"/>
      </w:pPr>
      <w:r>
        <w:rPr>
          <w:rFonts w:hint="eastAsia"/>
        </w:rPr>
        <w:t>1.利用Nginx平台搭建反向代理服务器，提供一道攻击缓冲区</w:t>
      </w:r>
    </w:p>
    <w:p w14:paraId="4BA5CF80" w14:textId="77777777" w:rsidR="00C67A94" w:rsidRDefault="00C67A94" w:rsidP="00C67A94">
      <w:pPr>
        <w:pStyle w:val="ab"/>
        <w:spacing w:line="480" w:lineRule="auto"/>
        <w:ind w:firstLineChars="200" w:firstLine="420"/>
      </w:pPr>
      <w:r>
        <w:rPr>
          <w:rFonts w:hint="eastAsia"/>
        </w:rPr>
        <w:t>反向代理服务器会强制将外部网络对要代理的服务器的访问经过它，这样反向代理服务器负责接收客户端的请求，然后到目标服务器上获取内容，把内容返回给用户，此时反向代理服务器对外就表现为一个服务器，从而使目标服务器对外“隐藏”起来，客户端无法直接访问。我们利用这样的功能，在反向代理服务器上加载我们的防护系统，拦截攻击。Nginx的并发能力在同类型的网页服务器中表现较好，因此，其多用来搭建反向代理服务器。同时，这样高并发高性能的特性使得我们的系统对用户体验感的影响最小化。</w:t>
      </w:r>
    </w:p>
    <w:p w14:paraId="33163E90" w14:textId="77777777" w:rsidR="00C67A94" w:rsidRDefault="00C67A94" w:rsidP="00C67A94">
      <w:pPr>
        <w:pStyle w:val="ab"/>
        <w:spacing w:line="480" w:lineRule="auto"/>
        <w:ind w:firstLineChars="200" w:firstLine="420"/>
      </w:pPr>
      <w:r>
        <w:rPr>
          <w:rFonts w:hint="eastAsia"/>
        </w:rPr>
        <w:t>中国大陆使用Nginx网站有：百度、新浪、网易、腾讯、</w:t>
      </w:r>
      <w:proofErr w:type="gramStart"/>
      <w:r>
        <w:rPr>
          <w:rFonts w:hint="eastAsia"/>
        </w:rPr>
        <w:t>淘宝等</w:t>
      </w:r>
      <w:proofErr w:type="gramEnd"/>
      <w:r>
        <w:rPr>
          <w:rFonts w:hint="eastAsia"/>
        </w:rPr>
        <w:t>。</w:t>
      </w:r>
    </w:p>
    <w:p w14:paraId="776AE4B7" w14:textId="77777777" w:rsidR="00C67A94" w:rsidRDefault="00C67A94" w:rsidP="00C67A94">
      <w:pPr>
        <w:pStyle w:val="ab"/>
        <w:spacing w:line="480" w:lineRule="auto"/>
        <w:ind w:firstLineChars="200" w:firstLine="420"/>
      </w:pPr>
      <w:r>
        <w:rPr>
          <w:rFonts w:hint="eastAsia"/>
        </w:rPr>
        <w:t>2.利用动态ID匹配算法进行人机识别，防御自动化攻击</w:t>
      </w:r>
    </w:p>
    <w:p w14:paraId="5AD5287B" w14:textId="77777777" w:rsidR="00C67A94" w:rsidRDefault="00C67A94" w:rsidP="00C67A94">
      <w:pPr>
        <w:pStyle w:val="ab"/>
        <w:spacing w:line="480" w:lineRule="auto"/>
        <w:ind w:firstLineChars="200" w:firstLine="420"/>
      </w:pPr>
      <w:r>
        <w:rPr>
          <w:rFonts w:hint="eastAsia"/>
        </w:rPr>
        <w:t>反向代理服务器的缓冲机制通过降低向WEB服务器的请求数从而降低了WEB服务器的负载。防御很有限，对目前新兴的许多自动化技术达不到防御的效果。因此，本项目提出了使用动态ID匹配算法来判断请求网站的操作是否是“人”的操作。</w:t>
      </w:r>
    </w:p>
    <w:p w14:paraId="3E7ED505" w14:textId="77777777" w:rsidR="00C67A94" w:rsidRDefault="00C67A94" w:rsidP="00C67A94">
      <w:pPr>
        <w:pStyle w:val="ab"/>
        <w:spacing w:line="480" w:lineRule="auto"/>
        <w:ind w:firstLineChars="200" w:firstLine="420"/>
      </w:pPr>
      <w:r>
        <w:rPr>
          <w:rFonts w:hint="eastAsia"/>
        </w:rPr>
        <w:t>当用户请求访问时，进行动态ID匹配流程，若匹配成功，则反向代理服务器向目标服务器发出请求并接收网站文件，随后将随机化混淆的网站文件和扩展到客户端进行动态ID验证的相关文件进行封装后发送给用户；若匹配失败，则反向代理服务器将对请求发出者以自动化工具对待。</w:t>
      </w:r>
    </w:p>
    <w:p w14:paraId="22BEEE98" w14:textId="77777777" w:rsidR="00C67A94" w:rsidRDefault="00C67A94" w:rsidP="00C67A94">
      <w:pPr>
        <w:pStyle w:val="ab"/>
        <w:spacing w:line="480" w:lineRule="auto"/>
        <w:ind w:firstLineChars="200" w:firstLine="420"/>
      </w:pPr>
      <w:r>
        <w:rPr>
          <w:rFonts w:hint="eastAsia"/>
        </w:rPr>
        <w:t>3.通过随机化代码混淆技术混淆关键代码使攻击者即便拿到源代码也无法破解动态防御算法和网站关键信息</w:t>
      </w:r>
    </w:p>
    <w:p w14:paraId="11D40587" w14:textId="77777777" w:rsidR="00C67A94" w:rsidRDefault="00C67A94" w:rsidP="00C67A94">
      <w:pPr>
        <w:pStyle w:val="ab"/>
        <w:spacing w:line="480" w:lineRule="auto"/>
        <w:ind w:firstLineChars="200" w:firstLine="420"/>
      </w:pPr>
      <w:r>
        <w:rPr>
          <w:rFonts w:hint="eastAsia"/>
        </w:rPr>
        <w:t>代码混淆(Obfuscated code)是将计算机程序的代码，转换成一种功能上等价，但是难于阅读和理解的形式的行为。混淆后的代码很难被反编译，即使反编译成功也很难得出程序的真正语义。</w:t>
      </w:r>
    </w:p>
    <w:p w14:paraId="0DE4CA63" w14:textId="77777777" w:rsidR="00C67A94" w:rsidRDefault="00C67A94" w:rsidP="00C67A94">
      <w:pPr>
        <w:pStyle w:val="ab"/>
        <w:spacing w:line="480" w:lineRule="auto"/>
        <w:ind w:firstLineChars="200" w:firstLine="420"/>
      </w:pPr>
      <w:r>
        <w:rPr>
          <w:rFonts w:hint="eastAsia"/>
        </w:rPr>
        <w:t>随机化的混淆使用多种方法，减少可重复性，增加源码的分析难度。</w:t>
      </w:r>
    </w:p>
    <w:p w14:paraId="1D34F03D" w14:textId="77777777" w:rsidR="00C67A94" w:rsidRDefault="00C67A94" w:rsidP="00C67A94">
      <w:pPr>
        <w:pStyle w:val="ab"/>
        <w:spacing w:line="480" w:lineRule="auto"/>
        <w:ind w:firstLineChars="200" w:firstLine="420"/>
      </w:pPr>
      <w:r>
        <w:rPr>
          <w:rFonts w:hint="eastAsia"/>
        </w:rPr>
        <w:t>反向代理服务器向目标服务器发出请求并接收网站文件，随后将随机化混淆后的网站文件发送给用户。混淆后的文件不需要还原即可在客户端运行，这样可以让攻击者很难得出网页文件的关键信息。同样，在浏览器上辅助运行的动态ID匹配算法也经过随机化混淆，使攻击者即便拿到源代码也无法破解动态防御算法。</w:t>
      </w:r>
    </w:p>
    <w:p w14:paraId="12F11773" w14:textId="77777777" w:rsidR="00C67A94" w:rsidRDefault="00C67A94" w:rsidP="00C67A94">
      <w:pPr>
        <w:pStyle w:val="ab"/>
        <w:spacing w:line="480" w:lineRule="auto"/>
        <w:ind w:firstLineChars="200" w:firstLine="420"/>
      </w:pPr>
      <w:r>
        <w:rPr>
          <w:rFonts w:hint="eastAsia"/>
        </w:rPr>
        <w:t>对于用户端，每次拿到的东西不尽相同 ，每次请求的</w:t>
      </w:r>
      <w:commentRangeStart w:id="498"/>
      <w:r>
        <w:rPr>
          <w:rFonts w:hint="eastAsia"/>
        </w:rPr>
        <w:t>URL</w:t>
      </w:r>
      <w:commentRangeEnd w:id="498"/>
      <w:r w:rsidR="00FE63EA">
        <w:rPr>
          <w:rStyle w:val="a5"/>
          <w:rFonts w:ascii="Times New Roman" w:hAnsi="Times New Roman" w:cs="Times New Roman"/>
        </w:rPr>
        <w:commentReference w:id="498"/>
      </w:r>
      <w:r>
        <w:rPr>
          <w:rFonts w:hint="eastAsia"/>
        </w:rPr>
        <w:t>串有变化，</w:t>
      </w:r>
      <w:proofErr w:type="gramStart"/>
      <w:r>
        <w:rPr>
          <w:rFonts w:hint="eastAsia"/>
        </w:rPr>
        <w:t>用户端可窥探</w:t>
      </w:r>
      <w:proofErr w:type="gramEnd"/>
      <w:r>
        <w:rPr>
          <w:rFonts w:hint="eastAsia"/>
        </w:rPr>
        <w:t>的服务器相关呈现动态性，从而实现对网站的动态防御。</w:t>
      </w:r>
    </w:p>
    <w:p w14:paraId="461D4E99" w14:textId="77777777" w:rsidR="00C67A94" w:rsidRDefault="00C67A94" w:rsidP="00C67A94">
      <w:pPr>
        <w:pStyle w:val="ab"/>
        <w:spacing w:line="480" w:lineRule="auto"/>
        <w:ind w:firstLine="420"/>
        <w:rPr>
          <w:rFonts w:ascii="黑体" w:eastAsia="黑体"/>
        </w:rPr>
      </w:pPr>
      <w:r>
        <w:rPr>
          <w:rFonts w:ascii="黑体" w:eastAsia="黑体"/>
        </w:rPr>
        <w:t>2.</w:t>
      </w:r>
      <w:r>
        <w:rPr>
          <w:rFonts w:ascii="黑体" w:eastAsia="黑体" w:hint="eastAsia"/>
        </w:rPr>
        <w:t>2用户的特点</w:t>
      </w:r>
    </w:p>
    <w:p w14:paraId="6D5D29C8" w14:textId="77777777" w:rsidR="00C67A94" w:rsidRDefault="00C67A94" w:rsidP="00C67A94">
      <w:pPr>
        <w:pStyle w:val="ab"/>
        <w:spacing w:line="480" w:lineRule="auto"/>
        <w:ind w:firstLine="420"/>
      </w:pPr>
      <w:r>
        <w:rPr>
          <w:rFonts w:hint="eastAsia"/>
        </w:rPr>
        <w:t>本系统的最终用户是WEB站点的持有者、管理者。</w:t>
      </w:r>
    </w:p>
    <w:p w14:paraId="2A18D492" w14:textId="77777777" w:rsidR="00C67A94" w:rsidRDefault="00C67A94" w:rsidP="00C67A94">
      <w:pPr>
        <w:pStyle w:val="ab"/>
        <w:spacing w:line="480" w:lineRule="auto"/>
        <w:ind w:firstLine="420"/>
      </w:pPr>
      <w:r>
        <w:rPr>
          <w:rFonts w:hint="eastAsia"/>
        </w:rPr>
        <w:t>操作人员、维护人员皆有一定水平的计算机基础技能，这些人员也多出自计算机相关专业，技术性水平较高。</w:t>
      </w:r>
    </w:p>
    <w:p w14:paraId="159FA2B5" w14:textId="77777777" w:rsidR="00C67A94" w:rsidRDefault="00C67A94" w:rsidP="00C67A94">
      <w:pPr>
        <w:pStyle w:val="ab"/>
        <w:spacing w:line="480" w:lineRule="auto"/>
        <w:ind w:firstLine="420"/>
      </w:pPr>
      <w:r>
        <w:rPr>
          <w:rFonts w:hint="eastAsia"/>
        </w:rPr>
        <w:t>本系统的一经投入使用，将持续运行，直到下一次系统更新或系统重启等。</w:t>
      </w:r>
    </w:p>
    <w:p w14:paraId="2831C00A" w14:textId="77777777" w:rsidR="00C67A94" w:rsidRDefault="00C67A94" w:rsidP="00C67A94">
      <w:pPr>
        <w:pStyle w:val="ab"/>
        <w:spacing w:line="480" w:lineRule="auto"/>
        <w:ind w:firstLine="420"/>
        <w:rPr>
          <w:rFonts w:ascii="黑体" w:eastAsia="黑体"/>
        </w:rPr>
      </w:pPr>
      <w:r>
        <w:rPr>
          <w:rFonts w:ascii="黑体" w:eastAsia="黑体"/>
        </w:rPr>
        <w:t>2.</w:t>
      </w:r>
      <w:r>
        <w:rPr>
          <w:rFonts w:ascii="黑体" w:eastAsia="黑体" w:hint="eastAsia"/>
        </w:rPr>
        <w:t>3假定和约束</w:t>
      </w:r>
    </w:p>
    <w:p w14:paraId="17A101A6" w14:textId="77777777" w:rsidR="00C67A94" w:rsidRDefault="00C67A94" w:rsidP="00C67A94">
      <w:pPr>
        <w:pStyle w:val="ab"/>
        <w:spacing w:line="480" w:lineRule="auto"/>
        <w:ind w:left="420" w:firstLine="420"/>
      </w:pPr>
      <w:r>
        <w:rPr>
          <w:rFonts w:hint="eastAsia"/>
        </w:rPr>
        <w:t>1.假定</w:t>
      </w:r>
    </w:p>
    <w:p w14:paraId="16C8F1C2" w14:textId="77777777" w:rsidR="00C67A94" w:rsidRDefault="00C67A94" w:rsidP="00C67A94">
      <w:pPr>
        <w:pStyle w:val="ab"/>
        <w:spacing w:line="480" w:lineRule="auto"/>
        <w:ind w:left="420" w:firstLineChars="200" w:firstLine="420"/>
      </w:pPr>
      <w:r>
        <w:rPr>
          <w:rFonts w:hint="eastAsia"/>
        </w:rPr>
        <w:t>本系统假定Web网站持有者与管理者想要防护自身网站安全。</w:t>
      </w:r>
    </w:p>
    <w:p w14:paraId="35EF58A6" w14:textId="77777777" w:rsidR="00C67A94" w:rsidRDefault="00C67A94" w:rsidP="00C67A94">
      <w:pPr>
        <w:pStyle w:val="ab"/>
        <w:spacing w:line="480" w:lineRule="auto"/>
        <w:ind w:left="420" w:firstLineChars="200" w:firstLine="420"/>
      </w:pPr>
      <w:r>
        <w:rPr>
          <w:rFonts w:hint="eastAsia"/>
        </w:rPr>
        <w:t>本系统假定用户对要访问的网站不介意多一个下载插件的步骤。</w:t>
      </w:r>
    </w:p>
    <w:p w14:paraId="3A28A27C" w14:textId="77777777" w:rsidR="00C67A94" w:rsidRDefault="00C67A94" w:rsidP="00C67A94">
      <w:pPr>
        <w:pStyle w:val="ab"/>
        <w:spacing w:line="480" w:lineRule="auto"/>
        <w:ind w:left="420" w:firstLine="420"/>
      </w:pPr>
      <w:r>
        <w:rPr>
          <w:rFonts w:hint="eastAsia"/>
        </w:rPr>
        <w:t>2.约束</w:t>
      </w:r>
    </w:p>
    <w:p w14:paraId="43EE4224" w14:textId="77777777" w:rsidR="00C67A94" w:rsidRDefault="00C67A94" w:rsidP="00C67A94">
      <w:pPr>
        <w:pStyle w:val="ab"/>
        <w:spacing w:line="480" w:lineRule="auto"/>
        <w:ind w:firstLineChars="400" w:firstLine="840"/>
      </w:pPr>
      <w:r>
        <w:rPr>
          <w:rFonts w:hint="eastAsia"/>
        </w:rPr>
        <w:t>本系统约束开发语言为C与JavaScript。</w:t>
      </w:r>
    </w:p>
    <w:p w14:paraId="266C49C7" w14:textId="77777777" w:rsidR="00C67A94" w:rsidRDefault="00C67A94" w:rsidP="00FC232D">
      <w:pPr>
        <w:pStyle w:val="3"/>
        <w:ind w:firstLine="643"/>
        <w:rPr>
          <w:rFonts w:ascii="楷体_GB2312" w:eastAsia="楷体_GB2312"/>
        </w:rPr>
      </w:pPr>
      <w:r>
        <w:rPr>
          <w:rFonts w:ascii="楷体_GB2312" w:eastAsia="楷体_GB2312" w:hint="eastAsia"/>
        </w:rPr>
        <w:t xml:space="preserve">3．需求规定 </w:t>
      </w:r>
    </w:p>
    <w:p w14:paraId="235723F2" w14:textId="77777777" w:rsidR="00C67A94" w:rsidRDefault="00C67A94" w:rsidP="00C67A94">
      <w:pPr>
        <w:pStyle w:val="ab"/>
        <w:spacing w:line="480" w:lineRule="auto"/>
        <w:ind w:firstLine="420"/>
        <w:rPr>
          <w:rFonts w:ascii="黑体" w:eastAsia="黑体"/>
        </w:rPr>
      </w:pPr>
      <w:r>
        <w:rPr>
          <w:rFonts w:ascii="黑体" w:eastAsia="黑体"/>
        </w:rPr>
        <w:t>3.</w:t>
      </w:r>
      <w:r>
        <w:rPr>
          <w:rFonts w:ascii="黑体" w:eastAsia="黑体" w:hint="eastAsia"/>
        </w:rPr>
        <w:t>1对功能的规定</w:t>
      </w:r>
    </w:p>
    <w:tbl>
      <w:tblPr>
        <w:tblStyle w:val="ae"/>
        <w:tblW w:w="0" w:type="auto"/>
        <w:tblLayout w:type="fixed"/>
        <w:tblLook w:val="0000" w:firstRow="0" w:lastRow="0" w:firstColumn="0" w:lastColumn="0" w:noHBand="0" w:noVBand="0"/>
      </w:tblPr>
      <w:tblGrid>
        <w:gridCol w:w="2719"/>
        <w:gridCol w:w="1917"/>
        <w:gridCol w:w="1966"/>
        <w:gridCol w:w="1920"/>
      </w:tblGrid>
      <w:tr w:rsidR="00C67A94" w14:paraId="5DF76A05" w14:textId="77777777" w:rsidTr="00B76258">
        <w:tc>
          <w:tcPr>
            <w:tcW w:w="2719" w:type="dxa"/>
            <w:vAlign w:val="center"/>
          </w:tcPr>
          <w:p w14:paraId="610ACDC8" w14:textId="77777777" w:rsidR="00C67A94" w:rsidRDefault="00C67A94" w:rsidP="00B76258">
            <w:pPr>
              <w:pStyle w:val="ab"/>
              <w:spacing w:line="360" w:lineRule="auto"/>
              <w:ind w:firstLine="420"/>
              <w:jc w:val="center"/>
            </w:pPr>
            <w:r>
              <w:rPr>
                <w:rFonts w:hint="eastAsia"/>
              </w:rPr>
              <w:t>功能</w:t>
            </w:r>
          </w:p>
        </w:tc>
        <w:tc>
          <w:tcPr>
            <w:tcW w:w="1917" w:type="dxa"/>
            <w:vAlign w:val="center"/>
          </w:tcPr>
          <w:p w14:paraId="76856DCF" w14:textId="77777777" w:rsidR="00C67A94" w:rsidRDefault="00C67A94" w:rsidP="00B76258">
            <w:pPr>
              <w:pStyle w:val="ab"/>
              <w:spacing w:line="360" w:lineRule="auto"/>
              <w:ind w:firstLine="420"/>
              <w:jc w:val="center"/>
            </w:pPr>
            <w:r>
              <w:rPr>
                <w:rFonts w:hint="eastAsia"/>
              </w:rPr>
              <w:t>输入</w:t>
            </w:r>
          </w:p>
        </w:tc>
        <w:tc>
          <w:tcPr>
            <w:tcW w:w="1966" w:type="dxa"/>
            <w:vAlign w:val="center"/>
          </w:tcPr>
          <w:p w14:paraId="77D29D93" w14:textId="77777777" w:rsidR="00C67A94" w:rsidRDefault="00C67A94" w:rsidP="00B76258">
            <w:pPr>
              <w:pStyle w:val="ab"/>
              <w:spacing w:line="360" w:lineRule="auto"/>
              <w:ind w:firstLine="420"/>
              <w:jc w:val="center"/>
            </w:pPr>
            <w:r>
              <w:rPr>
                <w:rFonts w:hint="eastAsia"/>
              </w:rPr>
              <w:t>处理</w:t>
            </w:r>
          </w:p>
        </w:tc>
        <w:tc>
          <w:tcPr>
            <w:tcW w:w="1920" w:type="dxa"/>
            <w:vAlign w:val="center"/>
          </w:tcPr>
          <w:p w14:paraId="65F40883" w14:textId="77777777" w:rsidR="00C67A94" w:rsidRDefault="00C67A94" w:rsidP="00B76258">
            <w:pPr>
              <w:pStyle w:val="ab"/>
              <w:spacing w:line="360" w:lineRule="auto"/>
              <w:ind w:firstLine="420"/>
              <w:jc w:val="center"/>
            </w:pPr>
            <w:r>
              <w:rPr>
                <w:rFonts w:hint="eastAsia"/>
              </w:rPr>
              <w:t>输出</w:t>
            </w:r>
          </w:p>
        </w:tc>
      </w:tr>
      <w:tr w:rsidR="00C67A94" w14:paraId="5C9C135E" w14:textId="77777777" w:rsidTr="00B76258">
        <w:tc>
          <w:tcPr>
            <w:tcW w:w="2719" w:type="dxa"/>
            <w:vAlign w:val="center"/>
          </w:tcPr>
          <w:p w14:paraId="77AB3940" w14:textId="77777777" w:rsidR="00C67A94" w:rsidRDefault="00C67A94" w:rsidP="00B76258">
            <w:pPr>
              <w:pStyle w:val="ab"/>
              <w:spacing w:line="360" w:lineRule="auto"/>
              <w:ind w:firstLine="420"/>
              <w:jc w:val="center"/>
            </w:pPr>
            <w:r>
              <w:rPr>
                <w:rFonts w:hint="eastAsia"/>
              </w:rPr>
              <w:t>客户端动态ID生成算法</w:t>
            </w:r>
          </w:p>
        </w:tc>
        <w:tc>
          <w:tcPr>
            <w:tcW w:w="1917" w:type="dxa"/>
            <w:vAlign w:val="center"/>
          </w:tcPr>
          <w:p w14:paraId="7EC03A9E" w14:textId="77777777" w:rsidR="00C67A94" w:rsidRDefault="00C67A94" w:rsidP="00B76258">
            <w:pPr>
              <w:pStyle w:val="ab"/>
              <w:spacing w:line="360" w:lineRule="auto"/>
              <w:ind w:firstLine="420"/>
              <w:jc w:val="center"/>
            </w:pPr>
            <w:r>
              <w:rPr>
                <w:rFonts w:hint="eastAsia"/>
              </w:rPr>
              <w:t>用户请求链接</w:t>
            </w:r>
          </w:p>
        </w:tc>
        <w:tc>
          <w:tcPr>
            <w:tcW w:w="1966" w:type="dxa"/>
            <w:vAlign w:val="center"/>
          </w:tcPr>
          <w:p w14:paraId="2F95AEAB" w14:textId="77777777" w:rsidR="00C67A94" w:rsidRDefault="00C67A94" w:rsidP="00B76258">
            <w:pPr>
              <w:pStyle w:val="ab"/>
              <w:spacing w:line="360" w:lineRule="auto"/>
              <w:ind w:firstLine="420"/>
              <w:jc w:val="center"/>
            </w:pPr>
            <w:r>
              <w:rPr>
                <w:rFonts w:hint="eastAsia"/>
              </w:rPr>
              <w:t>对链接加上ID处理</w:t>
            </w:r>
          </w:p>
        </w:tc>
        <w:tc>
          <w:tcPr>
            <w:tcW w:w="1920" w:type="dxa"/>
            <w:vAlign w:val="center"/>
          </w:tcPr>
          <w:p w14:paraId="1C5AA5EC" w14:textId="77777777" w:rsidR="00C67A94" w:rsidRDefault="00C67A94" w:rsidP="00B76258">
            <w:pPr>
              <w:pStyle w:val="ab"/>
              <w:spacing w:line="360" w:lineRule="auto"/>
              <w:ind w:firstLine="420"/>
              <w:jc w:val="center"/>
            </w:pPr>
            <w:r>
              <w:rPr>
                <w:rFonts w:hint="eastAsia"/>
              </w:rPr>
              <w:t>改装后的请求链接</w:t>
            </w:r>
          </w:p>
        </w:tc>
      </w:tr>
      <w:tr w:rsidR="00C67A94" w14:paraId="25978293" w14:textId="77777777" w:rsidTr="00B76258">
        <w:tc>
          <w:tcPr>
            <w:tcW w:w="2719" w:type="dxa"/>
            <w:vAlign w:val="center"/>
          </w:tcPr>
          <w:p w14:paraId="6A9FE5AC" w14:textId="77777777" w:rsidR="00C67A94" w:rsidRDefault="00C67A94" w:rsidP="00B76258">
            <w:pPr>
              <w:pStyle w:val="ab"/>
              <w:spacing w:line="360" w:lineRule="auto"/>
              <w:ind w:firstLine="420"/>
              <w:jc w:val="center"/>
            </w:pPr>
            <w:r>
              <w:rPr>
                <w:rFonts w:hint="eastAsia"/>
              </w:rPr>
              <w:t>服务器端动态ID匹配算法</w:t>
            </w:r>
          </w:p>
        </w:tc>
        <w:tc>
          <w:tcPr>
            <w:tcW w:w="1917" w:type="dxa"/>
            <w:vAlign w:val="center"/>
          </w:tcPr>
          <w:p w14:paraId="133AE03D" w14:textId="77777777" w:rsidR="00C67A94" w:rsidRDefault="00C67A94" w:rsidP="00B76258">
            <w:pPr>
              <w:pStyle w:val="ab"/>
              <w:spacing w:line="360" w:lineRule="auto"/>
              <w:ind w:firstLine="420"/>
              <w:jc w:val="center"/>
            </w:pPr>
            <w:r>
              <w:rPr>
                <w:rFonts w:hint="eastAsia"/>
              </w:rPr>
              <w:t>改装后的请求链接</w:t>
            </w:r>
          </w:p>
        </w:tc>
        <w:tc>
          <w:tcPr>
            <w:tcW w:w="1966" w:type="dxa"/>
            <w:vAlign w:val="center"/>
          </w:tcPr>
          <w:p w14:paraId="54B93516" w14:textId="77777777" w:rsidR="00C67A94" w:rsidRDefault="00C67A94" w:rsidP="00B76258">
            <w:pPr>
              <w:pStyle w:val="ab"/>
              <w:spacing w:line="360" w:lineRule="auto"/>
              <w:ind w:firstLine="420"/>
              <w:jc w:val="center"/>
            </w:pPr>
            <w:r>
              <w:rPr>
                <w:rFonts w:hint="eastAsia"/>
              </w:rPr>
              <w:t>提取ID进行匹配</w:t>
            </w:r>
          </w:p>
        </w:tc>
        <w:tc>
          <w:tcPr>
            <w:tcW w:w="1920" w:type="dxa"/>
            <w:vAlign w:val="center"/>
          </w:tcPr>
          <w:p w14:paraId="60367E48" w14:textId="77777777" w:rsidR="00C67A94" w:rsidRDefault="00C67A94" w:rsidP="00B76258">
            <w:pPr>
              <w:pStyle w:val="ab"/>
              <w:spacing w:line="360" w:lineRule="auto"/>
              <w:ind w:firstLine="420"/>
              <w:jc w:val="center"/>
            </w:pPr>
            <w:r>
              <w:rPr>
                <w:rFonts w:hint="eastAsia"/>
              </w:rPr>
              <w:t>匹配结果</w:t>
            </w:r>
          </w:p>
        </w:tc>
      </w:tr>
      <w:tr w:rsidR="00C67A94" w14:paraId="69B81364" w14:textId="77777777" w:rsidTr="00B76258">
        <w:tc>
          <w:tcPr>
            <w:tcW w:w="2719" w:type="dxa"/>
            <w:vAlign w:val="center"/>
          </w:tcPr>
          <w:p w14:paraId="407902E4" w14:textId="77777777" w:rsidR="00C67A94" w:rsidRDefault="00C67A94" w:rsidP="00B76258">
            <w:pPr>
              <w:pStyle w:val="ab"/>
              <w:spacing w:line="360" w:lineRule="auto"/>
              <w:ind w:firstLine="420"/>
              <w:jc w:val="center"/>
            </w:pPr>
            <w:r>
              <w:rPr>
                <w:rFonts w:hint="eastAsia"/>
              </w:rPr>
              <w:t>JavaScript代码混淆</w:t>
            </w:r>
          </w:p>
        </w:tc>
        <w:tc>
          <w:tcPr>
            <w:tcW w:w="1917" w:type="dxa"/>
            <w:vAlign w:val="center"/>
          </w:tcPr>
          <w:p w14:paraId="7D70B539" w14:textId="77777777" w:rsidR="00C67A94" w:rsidRDefault="00C67A94" w:rsidP="00B76258">
            <w:pPr>
              <w:pStyle w:val="ab"/>
              <w:spacing w:line="360" w:lineRule="auto"/>
              <w:ind w:firstLine="420"/>
              <w:jc w:val="center"/>
            </w:pPr>
            <w:r>
              <w:rPr>
                <w:rFonts w:hint="eastAsia"/>
              </w:rPr>
              <w:t>用户请求页面中携带的JavaScript文件</w:t>
            </w:r>
          </w:p>
        </w:tc>
        <w:tc>
          <w:tcPr>
            <w:tcW w:w="1966" w:type="dxa"/>
            <w:vAlign w:val="center"/>
          </w:tcPr>
          <w:p w14:paraId="67E54816" w14:textId="77777777" w:rsidR="00C67A94" w:rsidRDefault="00C67A94" w:rsidP="00B76258">
            <w:pPr>
              <w:pStyle w:val="ab"/>
              <w:spacing w:line="360" w:lineRule="auto"/>
              <w:ind w:firstLine="420"/>
              <w:jc w:val="center"/>
            </w:pPr>
            <w:r>
              <w:rPr>
                <w:rFonts w:hint="eastAsia"/>
              </w:rPr>
              <w:t>对JavaScript文件进行混淆</w:t>
            </w:r>
          </w:p>
        </w:tc>
        <w:tc>
          <w:tcPr>
            <w:tcW w:w="1920" w:type="dxa"/>
            <w:vAlign w:val="center"/>
          </w:tcPr>
          <w:p w14:paraId="620B61E9" w14:textId="77777777" w:rsidR="00C67A94" w:rsidRDefault="00C67A94" w:rsidP="00B76258">
            <w:pPr>
              <w:pStyle w:val="ab"/>
              <w:spacing w:line="360" w:lineRule="auto"/>
              <w:ind w:firstLine="420"/>
              <w:jc w:val="center"/>
            </w:pPr>
            <w:r>
              <w:rPr>
                <w:rFonts w:hint="eastAsia"/>
              </w:rPr>
              <w:t>混淆后的JavaScript文件</w:t>
            </w:r>
          </w:p>
        </w:tc>
      </w:tr>
    </w:tbl>
    <w:p w14:paraId="55CCC4CF" w14:textId="77777777" w:rsidR="00C67A94" w:rsidRDefault="00C67A94" w:rsidP="00C67A94">
      <w:pPr>
        <w:pStyle w:val="ab"/>
        <w:spacing w:line="480" w:lineRule="auto"/>
        <w:ind w:firstLine="420"/>
      </w:pPr>
    </w:p>
    <w:p w14:paraId="2BA71F1A" w14:textId="77777777" w:rsidR="00C67A94" w:rsidRDefault="00C67A94" w:rsidP="00C67A94">
      <w:pPr>
        <w:pStyle w:val="ab"/>
        <w:spacing w:line="480" w:lineRule="auto"/>
        <w:ind w:firstLine="420"/>
        <w:rPr>
          <w:rFonts w:ascii="黑体" w:eastAsia="黑体"/>
        </w:rPr>
      </w:pPr>
      <w:r>
        <w:rPr>
          <w:rFonts w:ascii="黑体" w:eastAsia="黑体"/>
        </w:rPr>
        <w:t>3.</w:t>
      </w:r>
      <w:r>
        <w:rPr>
          <w:rFonts w:ascii="黑体" w:eastAsia="黑体" w:hint="eastAsia"/>
        </w:rPr>
        <w:t>2</w:t>
      </w:r>
      <w:r>
        <w:rPr>
          <w:rFonts w:ascii="黑体" w:eastAsia="黑体"/>
        </w:rPr>
        <w:t xml:space="preserve"> </w:t>
      </w:r>
      <w:r>
        <w:rPr>
          <w:rFonts w:ascii="黑体" w:eastAsia="黑体" w:hint="eastAsia"/>
        </w:rPr>
        <w:t>对性能的规定</w:t>
      </w:r>
    </w:p>
    <w:p w14:paraId="4561037C" w14:textId="77777777" w:rsidR="00C67A94" w:rsidRDefault="00C67A94" w:rsidP="00C67A94">
      <w:pPr>
        <w:pStyle w:val="ab"/>
        <w:spacing w:line="480" w:lineRule="auto"/>
        <w:ind w:firstLine="420"/>
      </w:pPr>
      <w:r>
        <w:rPr>
          <w:rFonts w:hint="eastAsia"/>
        </w:rPr>
        <w:t>3.2.1精度</w:t>
      </w:r>
    </w:p>
    <w:tbl>
      <w:tblPr>
        <w:tblStyle w:val="ae"/>
        <w:tblW w:w="0" w:type="auto"/>
        <w:tblLayout w:type="fixed"/>
        <w:tblLook w:val="0000" w:firstRow="0" w:lastRow="0" w:firstColumn="0" w:lastColumn="0" w:noHBand="0" w:noVBand="0"/>
      </w:tblPr>
      <w:tblGrid>
        <w:gridCol w:w="2719"/>
        <w:gridCol w:w="3350"/>
        <w:gridCol w:w="2450"/>
      </w:tblGrid>
      <w:tr w:rsidR="00C67A94" w14:paraId="7C200132" w14:textId="77777777" w:rsidTr="00B76258">
        <w:tc>
          <w:tcPr>
            <w:tcW w:w="2719" w:type="dxa"/>
            <w:vAlign w:val="center"/>
          </w:tcPr>
          <w:p w14:paraId="35CF7A20" w14:textId="77777777" w:rsidR="00C67A94" w:rsidRDefault="00C67A94" w:rsidP="00B76258">
            <w:pPr>
              <w:pStyle w:val="ab"/>
              <w:spacing w:line="360" w:lineRule="auto"/>
              <w:ind w:firstLine="420"/>
              <w:jc w:val="center"/>
            </w:pPr>
            <w:r>
              <w:rPr>
                <w:rFonts w:hint="eastAsia"/>
              </w:rPr>
              <w:t>功能</w:t>
            </w:r>
          </w:p>
        </w:tc>
        <w:tc>
          <w:tcPr>
            <w:tcW w:w="3350" w:type="dxa"/>
            <w:vAlign w:val="center"/>
          </w:tcPr>
          <w:p w14:paraId="738CDB70" w14:textId="77777777" w:rsidR="00C67A94" w:rsidRDefault="00C67A94" w:rsidP="00B76258">
            <w:pPr>
              <w:pStyle w:val="ab"/>
              <w:spacing w:line="360" w:lineRule="auto"/>
              <w:ind w:firstLine="420"/>
              <w:jc w:val="center"/>
            </w:pPr>
            <w:r>
              <w:rPr>
                <w:rFonts w:hint="eastAsia"/>
              </w:rPr>
              <w:t>输入</w:t>
            </w:r>
          </w:p>
        </w:tc>
        <w:tc>
          <w:tcPr>
            <w:tcW w:w="2450" w:type="dxa"/>
            <w:vAlign w:val="center"/>
          </w:tcPr>
          <w:p w14:paraId="7DCB5244" w14:textId="77777777" w:rsidR="00C67A94" w:rsidRDefault="00C67A94" w:rsidP="00B76258">
            <w:pPr>
              <w:pStyle w:val="ab"/>
              <w:spacing w:line="360" w:lineRule="auto"/>
              <w:ind w:firstLine="420"/>
              <w:jc w:val="center"/>
            </w:pPr>
            <w:r>
              <w:rPr>
                <w:rFonts w:hint="eastAsia"/>
              </w:rPr>
              <w:t>输出</w:t>
            </w:r>
          </w:p>
        </w:tc>
      </w:tr>
      <w:tr w:rsidR="00C67A94" w14:paraId="03BFC311" w14:textId="77777777" w:rsidTr="00B76258">
        <w:tc>
          <w:tcPr>
            <w:tcW w:w="2719" w:type="dxa"/>
            <w:vAlign w:val="center"/>
          </w:tcPr>
          <w:p w14:paraId="72DADD29" w14:textId="77777777" w:rsidR="00C67A94" w:rsidRDefault="00C67A94" w:rsidP="00B76258">
            <w:pPr>
              <w:pStyle w:val="ab"/>
              <w:spacing w:line="360" w:lineRule="auto"/>
              <w:ind w:firstLine="420"/>
              <w:jc w:val="center"/>
            </w:pPr>
            <w:r>
              <w:rPr>
                <w:rFonts w:hint="eastAsia"/>
              </w:rPr>
              <w:t>客户端动态ID生成算法</w:t>
            </w:r>
          </w:p>
        </w:tc>
        <w:tc>
          <w:tcPr>
            <w:tcW w:w="3350" w:type="dxa"/>
            <w:vAlign w:val="center"/>
          </w:tcPr>
          <w:p w14:paraId="516373CA" w14:textId="77777777" w:rsidR="00C67A94" w:rsidRDefault="00C67A94" w:rsidP="00B76258">
            <w:pPr>
              <w:pStyle w:val="ab"/>
              <w:spacing w:line="360" w:lineRule="auto"/>
              <w:ind w:firstLine="420"/>
              <w:jc w:val="center"/>
            </w:pPr>
            <w:r>
              <w:rPr>
                <w:rFonts w:hint="eastAsia"/>
              </w:rPr>
              <w:t>完整、正确的用户请求链接</w:t>
            </w:r>
          </w:p>
        </w:tc>
        <w:tc>
          <w:tcPr>
            <w:tcW w:w="2450" w:type="dxa"/>
            <w:vAlign w:val="center"/>
          </w:tcPr>
          <w:p w14:paraId="6F5DFCFF" w14:textId="77777777" w:rsidR="00C67A94" w:rsidRDefault="00C67A94" w:rsidP="00B76258">
            <w:pPr>
              <w:pStyle w:val="ab"/>
              <w:spacing w:line="360" w:lineRule="auto"/>
              <w:ind w:firstLine="420"/>
              <w:jc w:val="center"/>
            </w:pPr>
            <w:r>
              <w:rPr>
                <w:rFonts w:hint="eastAsia"/>
              </w:rPr>
              <w:t>完整、正确的改装后的请求链接</w:t>
            </w:r>
          </w:p>
        </w:tc>
      </w:tr>
      <w:tr w:rsidR="00C67A94" w14:paraId="6027C77A" w14:textId="77777777" w:rsidTr="00B76258">
        <w:tc>
          <w:tcPr>
            <w:tcW w:w="2719" w:type="dxa"/>
            <w:vAlign w:val="center"/>
          </w:tcPr>
          <w:p w14:paraId="6EAB2389" w14:textId="77777777" w:rsidR="00C67A94" w:rsidRDefault="00C67A94" w:rsidP="00B76258">
            <w:pPr>
              <w:pStyle w:val="ab"/>
              <w:spacing w:line="360" w:lineRule="auto"/>
              <w:ind w:firstLine="420"/>
              <w:jc w:val="center"/>
            </w:pPr>
            <w:r>
              <w:rPr>
                <w:rFonts w:hint="eastAsia"/>
              </w:rPr>
              <w:t>服务器端动态ID匹配算法</w:t>
            </w:r>
          </w:p>
        </w:tc>
        <w:tc>
          <w:tcPr>
            <w:tcW w:w="3350" w:type="dxa"/>
            <w:vAlign w:val="center"/>
          </w:tcPr>
          <w:p w14:paraId="367F4019" w14:textId="77777777" w:rsidR="00C67A94" w:rsidRDefault="00C67A94" w:rsidP="00B76258">
            <w:pPr>
              <w:pStyle w:val="ab"/>
              <w:spacing w:line="360" w:lineRule="auto"/>
              <w:ind w:firstLine="420"/>
              <w:jc w:val="center"/>
            </w:pPr>
            <w:r>
              <w:rPr>
                <w:rFonts w:hint="eastAsia"/>
              </w:rPr>
              <w:t>完整、正确的改装后的请求链接</w:t>
            </w:r>
          </w:p>
        </w:tc>
        <w:tc>
          <w:tcPr>
            <w:tcW w:w="2450" w:type="dxa"/>
            <w:vAlign w:val="center"/>
          </w:tcPr>
          <w:p w14:paraId="4ACAC657" w14:textId="77777777" w:rsidR="00C67A94" w:rsidRDefault="00C67A94" w:rsidP="00B76258">
            <w:pPr>
              <w:pStyle w:val="ab"/>
              <w:spacing w:line="360" w:lineRule="auto"/>
              <w:ind w:firstLine="420"/>
              <w:jc w:val="center"/>
            </w:pPr>
            <w:r>
              <w:rPr>
                <w:rFonts w:hint="eastAsia"/>
              </w:rPr>
              <w:t>匹配结果</w:t>
            </w:r>
          </w:p>
        </w:tc>
      </w:tr>
      <w:tr w:rsidR="00C67A94" w14:paraId="4BCB46C4" w14:textId="77777777" w:rsidTr="00B76258">
        <w:tc>
          <w:tcPr>
            <w:tcW w:w="2719" w:type="dxa"/>
            <w:vAlign w:val="center"/>
          </w:tcPr>
          <w:p w14:paraId="711C8549" w14:textId="77777777" w:rsidR="00C67A94" w:rsidRDefault="00C67A94" w:rsidP="00B76258">
            <w:pPr>
              <w:pStyle w:val="ab"/>
              <w:spacing w:line="360" w:lineRule="auto"/>
              <w:ind w:firstLine="420"/>
              <w:jc w:val="center"/>
            </w:pPr>
            <w:r>
              <w:rPr>
                <w:rFonts w:hint="eastAsia"/>
              </w:rPr>
              <w:t>JavaScript代码混淆</w:t>
            </w:r>
          </w:p>
        </w:tc>
        <w:tc>
          <w:tcPr>
            <w:tcW w:w="3350" w:type="dxa"/>
            <w:vAlign w:val="center"/>
          </w:tcPr>
          <w:p w14:paraId="6E3225EC" w14:textId="77777777" w:rsidR="00C67A94" w:rsidRDefault="00C67A94" w:rsidP="00B76258">
            <w:pPr>
              <w:pStyle w:val="ab"/>
              <w:spacing w:line="360" w:lineRule="auto"/>
              <w:ind w:firstLine="420"/>
              <w:jc w:val="center"/>
            </w:pPr>
            <w:r>
              <w:rPr>
                <w:rFonts w:hint="eastAsia"/>
              </w:rPr>
              <w:t>用户请求页面中携带的JavaScript文件字符串流</w:t>
            </w:r>
          </w:p>
        </w:tc>
        <w:tc>
          <w:tcPr>
            <w:tcW w:w="2450" w:type="dxa"/>
            <w:vAlign w:val="center"/>
          </w:tcPr>
          <w:p w14:paraId="14E5B7DD" w14:textId="77777777" w:rsidR="00C67A94" w:rsidRDefault="00C67A94" w:rsidP="00B76258">
            <w:pPr>
              <w:pStyle w:val="ab"/>
              <w:spacing w:line="360" w:lineRule="auto"/>
              <w:ind w:firstLine="420"/>
              <w:jc w:val="center"/>
            </w:pPr>
            <w:r>
              <w:rPr>
                <w:rFonts w:hint="eastAsia"/>
              </w:rPr>
              <w:t>混淆后的JavaScript文件字符串流</w:t>
            </w:r>
          </w:p>
        </w:tc>
      </w:tr>
    </w:tbl>
    <w:p w14:paraId="5066B0DB" w14:textId="77777777" w:rsidR="00C67A94" w:rsidRDefault="00C67A94" w:rsidP="00C67A94">
      <w:pPr>
        <w:pStyle w:val="ab"/>
        <w:ind w:firstLine="420"/>
      </w:pPr>
    </w:p>
    <w:p w14:paraId="0E9BB1BB" w14:textId="77777777" w:rsidR="00C67A94" w:rsidRDefault="00C67A94" w:rsidP="00C67A94">
      <w:pPr>
        <w:pStyle w:val="ab"/>
        <w:ind w:firstLine="420"/>
      </w:pPr>
      <w:r>
        <w:rPr>
          <w:rFonts w:hint="eastAsia"/>
        </w:rPr>
        <w:t>3</w:t>
      </w:r>
      <w:r>
        <w:t>.</w:t>
      </w:r>
      <w:r>
        <w:rPr>
          <w:rFonts w:hint="eastAsia"/>
        </w:rPr>
        <w:t>2</w:t>
      </w:r>
      <w:r>
        <w:t>.</w:t>
      </w:r>
      <w:r>
        <w:rPr>
          <w:rFonts w:hint="eastAsia"/>
        </w:rPr>
        <w:t>2时间特性要求</w:t>
      </w:r>
    </w:p>
    <w:p w14:paraId="05FE0331" w14:textId="77777777" w:rsidR="00C67A94" w:rsidRDefault="00C67A94" w:rsidP="00C67A94">
      <w:pPr>
        <w:pStyle w:val="ab"/>
        <w:spacing w:line="480" w:lineRule="auto"/>
        <w:ind w:firstLine="420"/>
      </w:pPr>
      <w:r>
        <w:t xml:space="preserve">    </w:t>
      </w:r>
      <w:r>
        <w:rPr>
          <w:rFonts w:hint="eastAsia"/>
        </w:rPr>
        <w:t>要求最小化对用户的体验感的影响。其他可由Nginx的高性能特性补充。</w:t>
      </w:r>
    </w:p>
    <w:p w14:paraId="7CCD2160" w14:textId="77777777" w:rsidR="00C67A94" w:rsidRDefault="00C67A94" w:rsidP="00C67A94">
      <w:pPr>
        <w:pStyle w:val="ab"/>
        <w:spacing w:line="480" w:lineRule="auto"/>
        <w:ind w:firstLine="420"/>
      </w:pPr>
      <w:r>
        <w:rPr>
          <w:rFonts w:hint="eastAsia"/>
        </w:rPr>
        <w:t>3</w:t>
      </w:r>
      <w:r>
        <w:t>.</w:t>
      </w:r>
      <w:r>
        <w:rPr>
          <w:rFonts w:hint="eastAsia"/>
        </w:rPr>
        <w:t>2</w:t>
      </w:r>
      <w:r>
        <w:t>.</w:t>
      </w:r>
      <w:r>
        <w:rPr>
          <w:rFonts w:hint="eastAsia"/>
        </w:rPr>
        <w:t>3灵活性</w:t>
      </w:r>
    </w:p>
    <w:p w14:paraId="64865104" w14:textId="77777777" w:rsidR="00C67A94" w:rsidRDefault="00C67A94" w:rsidP="00C67A94">
      <w:pPr>
        <w:pStyle w:val="ab"/>
        <w:spacing w:line="480" w:lineRule="auto"/>
        <w:ind w:firstLine="420"/>
      </w:pPr>
      <w:r>
        <w:rPr>
          <w:rFonts w:hint="eastAsia"/>
        </w:rPr>
        <w:t>当需求需要增添新的功能模块时，该系统可在第三方模块中继续加入新的功能模块。</w:t>
      </w:r>
    </w:p>
    <w:p w14:paraId="0FDEEB16" w14:textId="77777777" w:rsidR="00C67A94" w:rsidRDefault="00C67A94" w:rsidP="00C67A94">
      <w:pPr>
        <w:pStyle w:val="ab"/>
        <w:spacing w:line="480" w:lineRule="auto"/>
        <w:ind w:firstLine="420"/>
      </w:pPr>
    </w:p>
    <w:p w14:paraId="75ED5C4B" w14:textId="77777777" w:rsidR="00C67A94" w:rsidRDefault="00C67A94" w:rsidP="00C67A94">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3输入输出要求</w:t>
      </w:r>
    </w:p>
    <w:p w14:paraId="2DFA9704" w14:textId="77777777" w:rsidR="00C67A94" w:rsidRDefault="00C67A94" w:rsidP="00C67A94">
      <w:pPr>
        <w:pStyle w:val="ab"/>
        <w:ind w:firstLine="420"/>
      </w:pPr>
    </w:p>
    <w:tbl>
      <w:tblPr>
        <w:tblStyle w:val="ae"/>
        <w:tblW w:w="0" w:type="auto"/>
        <w:tblLayout w:type="fixed"/>
        <w:tblLook w:val="0000" w:firstRow="0" w:lastRow="0" w:firstColumn="0" w:lastColumn="0" w:noHBand="0" w:noVBand="0"/>
      </w:tblPr>
      <w:tblGrid>
        <w:gridCol w:w="2719"/>
        <w:gridCol w:w="3350"/>
        <w:gridCol w:w="2450"/>
      </w:tblGrid>
      <w:tr w:rsidR="00C67A94" w14:paraId="58C35184" w14:textId="77777777" w:rsidTr="00B76258">
        <w:tc>
          <w:tcPr>
            <w:tcW w:w="2719" w:type="dxa"/>
            <w:vAlign w:val="center"/>
          </w:tcPr>
          <w:p w14:paraId="01805258" w14:textId="77777777" w:rsidR="00C67A94" w:rsidRDefault="00C67A94" w:rsidP="00B76258">
            <w:pPr>
              <w:pStyle w:val="ab"/>
              <w:spacing w:line="360" w:lineRule="auto"/>
              <w:ind w:firstLine="420"/>
              <w:jc w:val="center"/>
            </w:pPr>
            <w:r>
              <w:rPr>
                <w:rFonts w:hint="eastAsia"/>
              </w:rPr>
              <w:t>功能</w:t>
            </w:r>
          </w:p>
        </w:tc>
        <w:tc>
          <w:tcPr>
            <w:tcW w:w="3350" w:type="dxa"/>
            <w:vAlign w:val="center"/>
          </w:tcPr>
          <w:p w14:paraId="32E39DEF" w14:textId="77777777" w:rsidR="00C67A94" w:rsidRDefault="00C67A94" w:rsidP="00B76258">
            <w:pPr>
              <w:pStyle w:val="ab"/>
              <w:spacing w:line="360" w:lineRule="auto"/>
              <w:ind w:firstLine="420"/>
              <w:jc w:val="center"/>
            </w:pPr>
            <w:r>
              <w:rPr>
                <w:rFonts w:hint="eastAsia"/>
              </w:rPr>
              <w:t>输入</w:t>
            </w:r>
          </w:p>
        </w:tc>
        <w:tc>
          <w:tcPr>
            <w:tcW w:w="2450" w:type="dxa"/>
            <w:vAlign w:val="center"/>
          </w:tcPr>
          <w:p w14:paraId="612EBADB" w14:textId="77777777" w:rsidR="00C67A94" w:rsidRDefault="00C67A94" w:rsidP="00B76258">
            <w:pPr>
              <w:pStyle w:val="ab"/>
              <w:spacing w:line="360" w:lineRule="auto"/>
              <w:ind w:firstLine="420"/>
              <w:jc w:val="center"/>
            </w:pPr>
            <w:r>
              <w:rPr>
                <w:rFonts w:hint="eastAsia"/>
              </w:rPr>
              <w:t>输出</w:t>
            </w:r>
          </w:p>
        </w:tc>
      </w:tr>
      <w:tr w:rsidR="00C67A94" w14:paraId="47393372" w14:textId="77777777" w:rsidTr="00B76258">
        <w:tc>
          <w:tcPr>
            <w:tcW w:w="2719" w:type="dxa"/>
            <w:vAlign w:val="center"/>
          </w:tcPr>
          <w:p w14:paraId="581B10F7" w14:textId="77777777" w:rsidR="00C67A94" w:rsidRDefault="00C67A94" w:rsidP="00B76258">
            <w:pPr>
              <w:pStyle w:val="ab"/>
              <w:spacing w:line="360" w:lineRule="auto"/>
              <w:ind w:firstLine="420"/>
              <w:jc w:val="center"/>
            </w:pPr>
            <w:r>
              <w:rPr>
                <w:rFonts w:hint="eastAsia"/>
              </w:rPr>
              <w:t>客户端动态ID生成算法</w:t>
            </w:r>
          </w:p>
        </w:tc>
        <w:tc>
          <w:tcPr>
            <w:tcW w:w="3350" w:type="dxa"/>
            <w:vAlign w:val="center"/>
          </w:tcPr>
          <w:p w14:paraId="2166AFAB" w14:textId="77777777" w:rsidR="00C67A94" w:rsidRDefault="00C67A94" w:rsidP="00B76258">
            <w:pPr>
              <w:pStyle w:val="ab"/>
              <w:spacing w:line="360" w:lineRule="auto"/>
              <w:ind w:firstLine="420"/>
              <w:jc w:val="center"/>
            </w:pPr>
            <w:r>
              <w:rPr>
                <w:rFonts w:hint="eastAsia"/>
              </w:rPr>
              <w:t>完整、正确的用户请求链接</w:t>
            </w:r>
          </w:p>
        </w:tc>
        <w:tc>
          <w:tcPr>
            <w:tcW w:w="2450" w:type="dxa"/>
            <w:vAlign w:val="center"/>
          </w:tcPr>
          <w:p w14:paraId="7B6E0816" w14:textId="77777777" w:rsidR="00C67A94" w:rsidRDefault="00C67A94" w:rsidP="00B76258">
            <w:pPr>
              <w:pStyle w:val="ab"/>
              <w:spacing w:line="360" w:lineRule="auto"/>
              <w:ind w:firstLine="420"/>
              <w:jc w:val="center"/>
            </w:pPr>
            <w:r>
              <w:rPr>
                <w:rFonts w:hint="eastAsia"/>
              </w:rPr>
              <w:t>完整、正确的改装后的请求链接</w:t>
            </w:r>
          </w:p>
        </w:tc>
      </w:tr>
      <w:tr w:rsidR="00C67A94" w14:paraId="5A4BF008" w14:textId="77777777" w:rsidTr="00B76258">
        <w:tc>
          <w:tcPr>
            <w:tcW w:w="2719" w:type="dxa"/>
            <w:vAlign w:val="center"/>
          </w:tcPr>
          <w:p w14:paraId="78777533" w14:textId="77777777" w:rsidR="00C67A94" w:rsidRDefault="00C67A94" w:rsidP="00B76258">
            <w:pPr>
              <w:pStyle w:val="ab"/>
              <w:spacing w:line="360" w:lineRule="auto"/>
              <w:ind w:firstLine="420"/>
              <w:jc w:val="center"/>
            </w:pPr>
            <w:r>
              <w:rPr>
                <w:rFonts w:hint="eastAsia"/>
              </w:rPr>
              <w:t>服务器端动态ID匹配算法</w:t>
            </w:r>
          </w:p>
        </w:tc>
        <w:tc>
          <w:tcPr>
            <w:tcW w:w="3350" w:type="dxa"/>
            <w:vAlign w:val="center"/>
          </w:tcPr>
          <w:p w14:paraId="19D82F19" w14:textId="77777777" w:rsidR="00C67A94" w:rsidRDefault="00C67A94" w:rsidP="00B76258">
            <w:pPr>
              <w:pStyle w:val="ab"/>
              <w:spacing w:line="360" w:lineRule="auto"/>
              <w:ind w:firstLine="420"/>
              <w:jc w:val="center"/>
            </w:pPr>
            <w:r>
              <w:rPr>
                <w:rFonts w:hint="eastAsia"/>
              </w:rPr>
              <w:t>完整、正确的改装后的请求链接</w:t>
            </w:r>
          </w:p>
        </w:tc>
        <w:tc>
          <w:tcPr>
            <w:tcW w:w="2450" w:type="dxa"/>
            <w:vAlign w:val="center"/>
          </w:tcPr>
          <w:p w14:paraId="15939871" w14:textId="77777777" w:rsidR="00C67A94" w:rsidRDefault="00C67A94" w:rsidP="00B76258">
            <w:pPr>
              <w:pStyle w:val="ab"/>
              <w:spacing w:line="360" w:lineRule="auto"/>
              <w:ind w:firstLine="420"/>
              <w:jc w:val="center"/>
            </w:pPr>
            <w:r>
              <w:rPr>
                <w:rFonts w:hint="eastAsia"/>
              </w:rPr>
              <w:t>匹配结果</w:t>
            </w:r>
          </w:p>
        </w:tc>
      </w:tr>
      <w:tr w:rsidR="00C67A94" w14:paraId="07DF7AD1" w14:textId="77777777" w:rsidTr="00B76258">
        <w:tc>
          <w:tcPr>
            <w:tcW w:w="2719" w:type="dxa"/>
            <w:vAlign w:val="center"/>
          </w:tcPr>
          <w:p w14:paraId="2E44399A" w14:textId="77777777" w:rsidR="00C67A94" w:rsidRDefault="00C67A94" w:rsidP="00B76258">
            <w:pPr>
              <w:pStyle w:val="ab"/>
              <w:spacing w:line="360" w:lineRule="auto"/>
              <w:ind w:firstLine="420"/>
              <w:jc w:val="center"/>
            </w:pPr>
            <w:r>
              <w:rPr>
                <w:rFonts w:hint="eastAsia"/>
              </w:rPr>
              <w:t>JavaScript代码混淆</w:t>
            </w:r>
          </w:p>
        </w:tc>
        <w:tc>
          <w:tcPr>
            <w:tcW w:w="3350" w:type="dxa"/>
            <w:vAlign w:val="center"/>
          </w:tcPr>
          <w:p w14:paraId="0A62827E" w14:textId="77777777" w:rsidR="00C67A94" w:rsidRDefault="00C67A94" w:rsidP="00B76258">
            <w:pPr>
              <w:pStyle w:val="ab"/>
              <w:spacing w:line="360" w:lineRule="auto"/>
              <w:ind w:firstLine="420"/>
              <w:jc w:val="center"/>
            </w:pPr>
            <w:r>
              <w:rPr>
                <w:rFonts w:hint="eastAsia"/>
              </w:rPr>
              <w:t>用户请求页面中携带的JavaScript文件字符串流</w:t>
            </w:r>
          </w:p>
        </w:tc>
        <w:tc>
          <w:tcPr>
            <w:tcW w:w="2450" w:type="dxa"/>
            <w:vAlign w:val="center"/>
          </w:tcPr>
          <w:p w14:paraId="0034E26F" w14:textId="77777777" w:rsidR="00C67A94" w:rsidRDefault="00C67A94" w:rsidP="00B76258">
            <w:pPr>
              <w:pStyle w:val="ab"/>
              <w:spacing w:line="360" w:lineRule="auto"/>
              <w:ind w:firstLine="420"/>
              <w:jc w:val="center"/>
            </w:pPr>
            <w:r>
              <w:rPr>
                <w:rFonts w:hint="eastAsia"/>
              </w:rPr>
              <w:t>混淆后的JavaScript文件字符串流</w:t>
            </w:r>
          </w:p>
        </w:tc>
      </w:tr>
    </w:tbl>
    <w:p w14:paraId="23776A23" w14:textId="77777777" w:rsidR="00C67A94" w:rsidRDefault="00C67A94" w:rsidP="00C67A94">
      <w:pPr>
        <w:pStyle w:val="ab"/>
        <w:ind w:firstLine="420"/>
      </w:pPr>
    </w:p>
    <w:p w14:paraId="372F8A23" w14:textId="77777777" w:rsidR="00C67A94" w:rsidRDefault="00C67A94" w:rsidP="00C67A94">
      <w:pPr>
        <w:pStyle w:val="ab"/>
        <w:spacing w:line="480" w:lineRule="auto"/>
        <w:ind w:firstLine="422"/>
        <w:rPr>
          <w:b/>
          <w:bCs/>
        </w:rPr>
      </w:pPr>
      <w:r>
        <w:rPr>
          <w:rFonts w:hint="eastAsia"/>
          <w:b/>
          <w:bCs/>
        </w:rPr>
        <w:t>范例1：客户端动态ID生成算法</w:t>
      </w:r>
    </w:p>
    <w:p w14:paraId="35D32B9B" w14:textId="77777777" w:rsidR="00C67A94" w:rsidRDefault="00C67A94" w:rsidP="00C67A94">
      <w:pPr>
        <w:pStyle w:val="ab"/>
        <w:spacing w:line="480" w:lineRule="auto"/>
        <w:ind w:firstLine="420"/>
      </w:pPr>
      <w:r>
        <w:rPr>
          <w:rFonts w:hint="eastAsia"/>
        </w:rPr>
        <w:t>输入：http://fdinfo.scu.edu.cn/WFManager/login.jsp</w:t>
      </w:r>
    </w:p>
    <w:p w14:paraId="013CB506" w14:textId="77777777" w:rsidR="00C67A94" w:rsidRDefault="00C67A94" w:rsidP="00C67A94">
      <w:pPr>
        <w:pStyle w:val="ab"/>
        <w:spacing w:line="480" w:lineRule="auto"/>
        <w:ind w:firstLine="420"/>
      </w:pPr>
      <w:r>
        <w:rPr>
          <w:rFonts w:hint="eastAsia"/>
        </w:rPr>
        <w:t>输出：http://fdinfo.scu.edu.cn/WFManager/login.jsp***ID</w:t>
      </w:r>
    </w:p>
    <w:p w14:paraId="10F9673F" w14:textId="77777777" w:rsidR="00C67A94" w:rsidRDefault="00C67A94" w:rsidP="00C67A94">
      <w:pPr>
        <w:pStyle w:val="ab"/>
        <w:spacing w:line="480" w:lineRule="auto"/>
        <w:ind w:firstLine="420"/>
      </w:pPr>
      <w:r>
        <w:rPr>
          <w:rFonts w:hint="eastAsia"/>
        </w:rPr>
        <w:t>说明：***ID表示添加的ID元素</w:t>
      </w:r>
    </w:p>
    <w:p w14:paraId="4AFA9AFA" w14:textId="77777777" w:rsidR="00C67A94" w:rsidRDefault="00C67A94" w:rsidP="00C67A94">
      <w:pPr>
        <w:pStyle w:val="ab"/>
        <w:spacing w:line="480" w:lineRule="auto"/>
        <w:ind w:firstLine="422"/>
        <w:rPr>
          <w:b/>
          <w:bCs/>
        </w:rPr>
      </w:pPr>
      <w:r>
        <w:rPr>
          <w:rFonts w:hint="eastAsia"/>
          <w:b/>
          <w:bCs/>
        </w:rPr>
        <w:t>范例2：服务器端动态ID匹配算法</w:t>
      </w:r>
    </w:p>
    <w:p w14:paraId="0B184BEB" w14:textId="77777777" w:rsidR="00C67A94" w:rsidRDefault="00C67A94" w:rsidP="00C67A94">
      <w:pPr>
        <w:pStyle w:val="ab"/>
        <w:spacing w:line="480" w:lineRule="auto"/>
        <w:ind w:firstLine="420"/>
      </w:pPr>
      <w:r>
        <w:rPr>
          <w:rFonts w:hint="eastAsia"/>
        </w:rPr>
        <w:t>输入：http://fdinfo.scu.edu.cn/WFManager/login.jsp***ID</w:t>
      </w:r>
    </w:p>
    <w:p w14:paraId="3E251F22" w14:textId="77777777" w:rsidR="00C67A94" w:rsidRDefault="00C67A94" w:rsidP="00C67A94">
      <w:pPr>
        <w:pStyle w:val="ab"/>
        <w:spacing w:line="480" w:lineRule="auto"/>
        <w:ind w:firstLine="420"/>
      </w:pPr>
      <w:r>
        <w:rPr>
          <w:rFonts w:hint="eastAsia"/>
        </w:rPr>
        <w:t>输出：人机验证页面或客户端所请求的经过混淆后完整的文件，包括html/css/javascript。</w:t>
      </w:r>
    </w:p>
    <w:p w14:paraId="31282E00" w14:textId="77777777" w:rsidR="00C67A94" w:rsidRDefault="00C67A94" w:rsidP="00C67A94">
      <w:pPr>
        <w:pStyle w:val="ab"/>
        <w:spacing w:line="480" w:lineRule="auto"/>
        <w:ind w:firstLine="422"/>
        <w:rPr>
          <w:b/>
          <w:bCs/>
        </w:rPr>
      </w:pPr>
      <w:r>
        <w:rPr>
          <w:rFonts w:hint="eastAsia"/>
          <w:b/>
          <w:bCs/>
        </w:rPr>
        <w:t>范例3：JavaScript代码混淆</w:t>
      </w:r>
    </w:p>
    <w:p w14:paraId="6D7976E3" w14:textId="77777777" w:rsidR="00C67A94" w:rsidRDefault="00C67A94" w:rsidP="00C67A94">
      <w:pPr>
        <w:pStyle w:val="ab"/>
        <w:spacing w:line="480" w:lineRule="auto"/>
        <w:ind w:firstLine="420"/>
      </w:pPr>
      <w:r>
        <w:rPr>
          <w:rFonts w:hint="eastAsia"/>
        </w:rPr>
        <w:t>输入：用户请求页面中携带的JavaScript文件字符串流</w:t>
      </w:r>
    </w:p>
    <w:p w14:paraId="67D2C7D7" w14:textId="77777777" w:rsidR="00C67A94" w:rsidRDefault="00C67A94" w:rsidP="00C67A94">
      <w:pPr>
        <w:pStyle w:val="ab"/>
        <w:spacing w:line="480" w:lineRule="auto"/>
        <w:ind w:firstLine="420"/>
      </w:pPr>
      <w:r>
        <w:rPr>
          <w:rFonts w:hint="eastAsia"/>
        </w:rPr>
        <w:t>输出：混淆后的JavaScript文件字符串流</w:t>
      </w:r>
    </w:p>
    <w:p w14:paraId="1C497A2B" w14:textId="77777777" w:rsidR="00C67A94" w:rsidRDefault="00C67A94" w:rsidP="00C67A94">
      <w:pPr>
        <w:pStyle w:val="ab"/>
        <w:ind w:firstLine="420"/>
      </w:pPr>
    </w:p>
    <w:p w14:paraId="49E08F26" w14:textId="77777777" w:rsidR="00C67A94" w:rsidRDefault="00C67A94" w:rsidP="00C67A94">
      <w:pPr>
        <w:pStyle w:val="ab"/>
        <w:spacing w:line="480" w:lineRule="auto"/>
        <w:ind w:firstLine="420"/>
        <w:rPr>
          <w:rFonts w:ascii="黑体" w:eastAsia="黑体"/>
        </w:rPr>
      </w:pPr>
      <w:r>
        <w:rPr>
          <w:rFonts w:ascii="黑体" w:eastAsia="黑体" w:hint="eastAsia"/>
        </w:rPr>
        <w:t>3</w:t>
      </w:r>
      <w:r>
        <w:rPr>
          <w:rFonts w:ascii="黑体" w:eastAsia="黑体"/>
        </w:rPr>
        <w:t>.</w:t>
      </w:r>
      <w:r>
        <w:rPr>
          <w:rFonts w:ascii="黑体" w:eastAsia="黑体" w:hint="eastAsia"/>
        </w:rPr>
        <w:t>4数据管理能力要求（针对软件系统）</w:t>
      </w:r>
    </w:p>
    <w:p w14:paraId="46E0823D" w14:textId="77777777" w:rsidR="00C67A94" w:rsidRDefault="00C67A94" w:rsidP="00C67A94">
      <w:pPr>
        <w:pStyle w:val="ab"/>
        <w:spacing w:line="480" w:lineRule="auto"/>
        <w:ind w:firstLineChars="200" w:firstLine="420"/>
      </w:pPr>
      <w:r>
        <w:rPr>
          <w:rFonts w:hint="eastAsia"/>
        </w:rPr>
        <w:t>能把下发给客户端的ID和客户端本身的IP对进行存储、查询、修改。</w:t>
      </w:r>
    </w:p>
    <w:p w14:paraId="2DF14B68" w14:textId="77777777" w:rsidR="00C67A94" w:rsidRDefault="00C67A94" w:rsidP="00C67A94">
      <w:pPr>
        <w:pStyle w:val="ab"/>
        <w:spacing w:line="480" w:lineRule="auto"/>
        <w:ind w:firstLine="420"/>
      </w:pPr>
      <w:r>
        <w:rPr>
          <w:rFonts w:hint="eastAsia"/>
        </w:rPr>
        <w:t>数据规模的大小依网站访问的规模而定。</w:t>
      </w:r>
    </w:p>
    <w:p w14:paraId="1CE6A82E" w14:textId="77777777" w:rsidR="00C67A94" w:rsidRDefault="00C67A94" w:rsidP="00C67A94">
      <w:pPr>
        <w:pStyle w:val="ab"/>
        <w:ind w:firstLine="420"/>
      </w:pPr>
    </w:p>
    <w:p w14:paraId="57CEA68E" w14:textId="77777777" w:rsidR="00C67A94" w:rsidRDefault="00C67A94" w:rsidP="00C67A94">
      <w:pPr>
        <w:pStyle w:val="ab"/>
        <w:spacing w:line="480" w:lineRule="auto"/>
        <w:ind w:firstLine="420"/>
        <w:rPr>
          <w:rFonts w:ascii="黑体" w:eastAsia="黑体"/>
        </w:rPr>
      </w:pPr>
      <w:r>
        <w:rPr>
          <w:rFonts w:ascii="黑体" w:eastAsia="黑体" w:hint="eastAsia"/>
        </w:rPr>
        <w:t>3</w:t>
      </w:r>
      <w:r>
        <w:rPr>
          <w:rFonts w:ascii="黑体" w:eastAsia="黑体"/>
        </w:rPr>
        <w:t>.</w:t>
      </w:r>
      <w:r>
        <w:rPr>
          <w:rFonts w:ascii="黑体" w:eastAsia="黑体" w:hint="eastAsia"/>
        </w:rPr>
        <w:t>5故障处理要求</w:t>
      </w:r>
    </w:p>
    <w:p w14:paraId="2DD8781E" w14:textId="77777777" w:rsidR="00C67A94" w:rsidRDefault="00C67A94" w:rsidP="00C67A94">
      <w:pPr>
        <w:pStyle w:val="ab"/>
        <w:spacing w:line="480" w:lineRule="auto"/>
        <w:ind w:firstLine="420"/>
      </w:pPr>
      <w:r>
        <w:rPr>
          <w:rFonts w:hint="eastAsia"/>
        </w:rPr>
        <w:t>系统运行时间长需要重启：Nginx提供了一整套系统重启的解决方案，对使用影响很小。</w:t>
      </w:r>
    </w:p>
    <w:p w14:paraId="6484EB44" w14:textId="77777777" w:rsidR="00C67A94" w:rsidRDefault="00C67A94" w:rsidP="00C67A94">
      <w:pPr>
        <w:pStyle w:val="ab"/>
        <w:spacing w:line="480" w:lineRule="auto"/>
        <w:ind w:firstLine="420"/>
      </w:pPr>
      <w:r>
        <w:rPr>
          <w:rFonts w:hint="eastAsia"/>
        </w:rPr>
        <w:t>系统ID有可能被截取，通过隐藏ID的真实功能，或定期更新ID生成算法实现。</w:t>
      </w:r>
    </w:p>
    <w:p w14:paraId="5A427DC6" w14:textId="77777777" w:rsidR="00C67A94" w:rsidRDefault="00C67A94" w:rsidP="00C67A94">
      <w:pPr>
        <w:pStyle w:val="ab"/>
        <w:ind w:firstLine="420"/>
      </w:pPr>
    </w:p>
    <w:p w14:paraId="43DFE840" w14:textId="77777777" w:rsidR="00C67A94" w:rsidRDefault="00C67A94" w:rsidP="00C67A94">
      <w:pPr>
        <w:pStyle w:val="ab"/>
        <w:spacing w:line="480" w:lineRule="auto"/>
        <w:ind w:firstLine="420"/>
        <w:rPr>
          <w:rFonts w:ascii="黑体" w:eastAsia="黑体"/>
        </w:rPr>
      </w:pPr>
      <w:r>
        <w:rPr>
          <w:rFonts w:ascii="黑体" w:eastAsia="黑体" w:hint="eastAsia"/>
        </w:rPr>
        <w:t>3</w:t>
      </w:r>
      <w:r>
        <w:rPr>
          <w:rFonts w:ascii="黑体" w:eastAsia="黑体"/>
        </w:rPr>
        <w:t>.</w:t>
      </w:r>
      <w:r>
        <w:rPr>
          <w:rFonts w:ascii="黑体" w:eastAsia="黑体" w:hint="eastAsia"/>
        </w:rPr>
        <w:t>6其他专门要求</w:t>
      </w:r>
    </w:p>
    <w:p w14:paraId="7FDDB87C" w14:textId="77777777" w:rsidR="00C67A94" w:rsidRDefault="00C67A94" w:rsidP="00C67A94">
      <w:pPr>
        <w:pStyle w:val="ab"/>
        <w:spacing w:line="480" w:lineRule="auto"/>
        <w:ind w:firstLine="420"/>
      </w:pPr>
      <w:r>
        <w:rPr>
          <w:rFonts w:hint="eastAsia"/>
        </w:rPr>
        <w:t>Nginx的并发能力在同类型的网页服务器中表现较好，因此，其多用来搭建反向代理服务器。中国大陆使用Nginx网站有：百度、新浪、网易、腾讯、</w:t>
      </w:r>
      <w:proofErr w:type="gramStart"/>
      <w:r>
        <w:rPr>
          <w:rFonts w:hint="eastAsia"/>
        </w:rPr>
        <w:t>淘宝等</w:t>
      </w:r>
      <w:proofErr w:type="gramEnd"/>
      <w:r>
        <w:rPr>
          <w:rFonts w:hint="eastAsia"/>
        </w:rPr>
        <w:t>。目前新兴的网站也多用Nginx进行部署。</w:t>
      </w:r>
    </w:p>
    <w:p w14:paraId="77FB7A0F" w14:textId="77777777" w:rsidR="00C67A94" w:rsidRDefault="00C67A94" w:rsidP="00C67A94">
      <w:pPr>
        <w:pStyle w:val="ab"/>
        <w:spacing w:line="480" w:lineRule="auto"/>
        <w:ind w:firstLine="420"/>
      </w:pPr>
      <w:r>
        <w:rPr>
          <w:rFonts w:hint="eastAsia"/>
        </w:rPr>
        <w:t>因此，若使用单位有其他的功能需求，可以非常方便地向其中添加具有新的功能的第三方模块。可补充性强。</w:t>
      </w:r>
    </w:p>
    <w:p w14:paraId="05868BF6" w14:textId="77777777" w:rsidR="00C67A94" w:rsidRDefault="00C67A94" w:rsidP="00C67A94">
      <w:pPr>
        <w:pStyle w:val="ab"/>
        <w:spacing w:line="480" w:lineRule="auto"/>
        <w:ind w:firstLine="420"/>
      </w:pPr>
      <w:r>
        <w:rPr>
          <w:rFonts w:hint="eastAsia"/>
        </w:rPr>
        <w:t>同时，在成熟的Nginx上的开发可靠性高。</w:t>
      </w:r>
    </w:p>
    <w:p w14:paraId="15B40F3F" w14:textId="77777777" w:rsidR="00C67A94" w:rsidRDefault="00C67A94" w:rsidP="00C67A94">
      <w:pPr>
        <w:pStyle w:val="ab"/>
        <w:spacing w:line="480" w:lineRule="auto"/>
        <w:ind w:firstLine="420"/>
      </w:pPr>
      <w:r>
        <w:rPr>
          <w:rFonts w:hint="eastAsia"/>
        </w:rPr>
        <w:t>此外，该系统两个模块之间耦合性非常小，可维护性高。</w:t>
      </w:r>
    </w:p>
    <w:p w14:paraId="37B9A42D" w14:textId="77777777" w:rsidR="00C67A94" w:rsidRDefault="00C67A94" w:rsidP="00C67A94">
      <w:pPr>
        <w:pStyle w:val="ab"/>
        <w:ind w:firstLine="420"/>
      </w:pPr>
    </w:p>
    <w:p w14:paraId="67DC2657" w14:textId="77777777" w:rsidR="00C67A94" w:rsidRDefault="00C67A94" w:rsidP="00C67A94">
      <w:pPr>
        <w:pStyle w:val="ab"/>
        <w:ind w:firstLine="420"/>
      </w:pPr>
    </w:p>
    <w:p w14:paraId="03B7C933" w14:textId="77777777" w:rsidR="00C67A94" w:rsidRDefault="00C67A94" w:rsidP="00FC232D">
      <w:pPr>
        <w:pStyle w:val="3"/>
        <w:ind w:firstLine="643"/>
        <w:rPr>
          <w:rFonts w:ascii="楷体_GB2312" w:eastAsia="楷体_GB2312"/>
        </w:rPr>
      </w:pPr>
      <w:r>
        <w:rPr>
          <w:rFonts w:hint="eastAsia"/>
        </w:rPr>
        <w:t>4</w:t>
      </w:r>
      <w:r>
        <w:rPr>
          <w:rFonts w:hint="eastAsia"/>
        </w:rPr>
        <w:t>．</w:t>
      </w:r>
      <w:r>
        <w:rPr>
          <w:rFonts w:ascii="楷体_GB2312" w:eastAsia="楷体_GB2312" w:hint="eastAsia"/>
        </w:rPr>
        <w:t>运行环境规定</w:t>
      </w:r>
    </w:p>
    <w:p w14:paraId="3CAE6B17" w14:textId="77777777" w:rsidR="00C67A94" w:rsidRDefault="00C67A94" w:rsidP="00C67A94">
      <w:pPr>
        <w:pStyle w:val="ab"/>
        <w:ind w:firstLine="420"/>
        <w:rPr>
          <w:rFonts w:ascii="黑体" w:eastAsia="黑体"/>
        </w:rPr>
      </w:pPr>
      <w:r>
        <w:rPr>
          <w:rFonts w:ascii="黑体" w:eastAsia="黑体"/>
        </w:rPr>
        <w:t>4.</w:t>
      </w:r>
      <w:r>
        <w:rPr>
          <w:rFonts w:ascii="黑体" w:eastAsia="黑体" w:hint="eastAsia"/>
        </w:rPr>
        <w:t>1设备</w:t>
      </w:r>
    </w:p>
    <w:p w14:paraId="0A4F28BA" w14:textId="77777777" w:rsidR="00C67A94" w:rsidRDefault="00C67A94" w:rsidP="00C67A94">
      <w:pPr>
        <w:pStyle w:val="ab"/>
        <w:spacing w:line="480" w:lineRule="auto"/>
        <w:ind w:firstLine="420"/>
      </w:pPr>
      <w:r>
        <w:t xml:space="preserve">    </w:t>
      </w:r>
      <w:r>
        <w:rPr>
          <w:rFonts w:hint="eastAsia"/>
        </w:rPr>
        <w:t>运行该软件所需要的硬设备、新型设备及其专门功能，包括：</w:t>
      </w:r>
    </w:p>
    <w:p w14:paraId="19DA131B" w14:textId="77777777" w:rsidR="00C67A94" w:rsidRDefault="00C67A94" w:rsidP="00C67A94">
      <w:pPr>
        <w:pStyle w:val="ab"/>
        <w:numPr>
          <w:ilvl w:val="0"/>
          <w:numId w:val="24"/>
        </w:numPr>
        <w:tabs>
          <w:tab w:val="clear" w:pos="525"/>
          <w:tab w:val="left" w:pos="540"/>
        </w:tabs>
        <w:spacing w:line="480" w:lineRule="auto"/>
        <w:ind w:firstLine="420"/>
      </w:pPr>
      <w:r>
        <w:rPr>
          <w:rFonts w:hint="eastAsia"/>
        </w:rPr>
        <w:t>处理器型号及内存容量</w:t>
      </w:r>
    </w:p>
    <w:p w14:paraId="5E1BBABD" w14:textId="77777777" w:rsidR="00C67A94" w:rsidRDefault="00C67A94" w:rsidP="00C67A94">
      <w:pPr>
        <w:pStyle w:val="ab"/>
        <w:tabs>
          <w:tab w:val="left" w:pos="540"/>
        </w:tabs>
        <w:spacing w:line="480" w:lineRule="auto"/>
        <w:ind w:left="315" w:firstLine="420"/>
      </w:pPr>
      <w:r>
        <w:rPr>
          <w:rFonts w:hint="eastAsia"/>
        </w:rPr>
        <w:t>处理器型号：Core i5以上</w:t>
      </w:r>
    </w:p>
    <w:p w14:paraId="68D7CCE2" w14:textId="77777777" w:rsidR="00C67A94" w:rsidRDefault="00C67A94" w:rsidP="00C67A94">
      <w:pPr>
        <w:pStyle w:val="ab"/>
        <w:tabs>
          <w:tab w:val="left" w:pos="540"/>
        </w:tabs>
        <w:spacing w:line="480" w:lineRule="auto"/>
        <w:ind w:left="315" w:firstLine="420"/>
      </w:pPr>
      <w:r>
        <w:rPr>
          <w:rFonts w:hint="eastAsia"/>
        </w:rPr>
        <w:t>内存容量：8G以上</w:t>
      </w:r>
    </w:p>
    <w:p w14:paraId="39DBED58" w14:textId="77777777" w:rsidR="00C67A94" w:rsidRDefault="00C67A94" w:rsidP="00C67A94">
      <w:pPr>
        <w:pStyle w:val="ab"/>
        <w:numPr>
          <w:ilvl w:val="0"/>
          <w:numId w:val="24"/>
        </w:numPr>
        <w:tabs>
          <w:tab w:val="clear" w:pos="525"/>
          <w:tab w:val="left" w:pos="540"/>
        </w:tabs>
        <w:spacing w:line="480" w:lineRule="auto"/>
        <w:ind w:firstLine="420"/>
      </w:pPr>
      <w:r>
        <w:rPr>
          <w:rFonts w:hint="eastAsia"/>
        </w:rPr>
        <w:t>外存容量、联机或脱机、媒体及其存储格式，设备的型号及数量</w:t>
      </w:r>
    </w:p>
    <w:p w14:paraId="452D0A62" w14:textId="77777777" w:rsidR="00C67A94" w:rsidRDefault="00C67A94" w:rsidP="00C67A94">
      <w:pPr>
        <w:pStyle w:val="ab"/>
        <w:tabs>
          <w:tab w:val="left" w:pos="540"/>
        </w:tabs>
        <w:spacing w:line="480" w:lineRule="auto"/>
        <w:ind w:left="315" w:firstLine="420"/>
      </w:pPr>
      <w:r>
        <w:rPr>
          <w:rFonts w:hint="eastAsia"/>
        </w:rPr>
        <w:t>外存容量：5G以上</w:t>
      </w:r>
    </w:p>
    <w:p w14:paraId="6BF41B07" w14:textId="77777777" w:rsidR="00C67A94" w:rsidRDefault="00C67A94" w:rsidP="00C67A94">
      <w:pPr>
        <w:pStyle w:val="ab"/>
        <w:tabs>
          <w:tab w:val="left" w:pos="540"/>
        </w:tabs>
        <w:spacing w:line="480" w:lineRule="auto"/>
        <w:ind w:left="315" w:firstLine="420"/>
      </w:pPr>
      <w:r>
        <w:rPr>
          <w:rFonts w:hint="eastAsia"/>
        </w:rPr>
        <w:t>联机或脱机：联机</w:t>
      </w:r>
    </w:p>
    <w:p w14:paraId="0EBDDC0C" w14:textId="77777777" w:rsidR="00C67A94" w:rsidRDefault="00C67A94" w:rsidP="00C67A94">
      <w:pPr>
        <w:pStyle w:val="ab"/>
        <w:numPr>
          <w:ilvl w:val="0"/>
          <w:numId w:val="24"/>
        </w:numPr>
        <w:tabs>
          <w:tab w:val="clear" w:pos="525"/>
          <w:tab w:val="left" w:pos="540"/>
        </w:tabs>
        <w:spacing w:line="480" w:lineRule="auto"/>
        <w:ind w:firstLine="420"/>
      </w:pPr>
      <w:r>
        <w:rPr>
          <w:rFonts w:hint="eastAsia"/>
        </w:rPr>
        <w:t>输入及输出设备的型号和数量，联机或脱机；</w:t>
      </w:r>
    </w:p>
    <w:p w14:paraId="24AF7F9E" w14:textId="77777777" w:rsidR="00C67A94" w:rsidRDefault="00C67A94" w:rsidP="00C67A94">
      <w:pPr>
        <w:pStyle w:val="ab"/>
        <w:tabs>
          <w:tab w:val="left" w:pos="540"/>
        </w:tabs>
        <w:spacing w:line="480" w:lineRule="auto"/>
        <w:ind w:left="315" w:firstLine="420"/>
      </w:pPr>
      <w:r>
        <w:rPr>
          <w:rFonts w:hint="eastAsia"/>
        </w:rPr>
        <w:t>输入设备为任意一台可以访问网站的终端设备，联机。</w:t>
      </w:r>
    </w:p>
    <w:p w14:paraId="7BBFA045" w14:textId="77777777" w:rsidR="00C67A94" w:rsidRDefault="00C67A94" w:rsidP="00C67A94">
      <w:pPr>
        <w:pStyle w:val="ab"/>
        <w:tabs>
          <w:tab w:val="left" w:pos="540"/>
        </w:tabs>
        <w:spacing w:line="480" w:lineRule="auto"/>
        <w:ind w:left="315" w:firstLine="420"/>
      </w:pPr>
      <w:r>
        <w:rPr>
          <w:rFonts w:hint="eastAsia"/>
        </w:rPr>
        <w:t>高性能服务器，数量依据访问的流量进行变动，联机。</w:t>
      </w:r>
    </w:p>
    <w:p w14:paraId="01746909" w14:textId="77777777" w:rsidR="00C67A94" w:rsidRDefault="00C67A94" w:rsidP="00C67A94">
      <w:pPr>
        <w:pStyle w:val="ab"/>
        <w:numPr>
          <w:ilvl w:val="0"/>
          <w:numId w:val="24"/>
        </w:numPr>
        <w:tabs>
          <w:tab w:val="clear" w:pos="525"/>
          <w:tab w:val="left" w:pos="540"/>
        </w:tabs>
        <w:spacing w:line="480" w:lineRule="auto"/>
        <w:ind w:firstLine="420"/>
      </w:pPr>
      <w:r>
        <w:rPr>
          <w:rFonts w:hint="eastAsia"/>
        </w:rPr>
        <w:t>数据通信设备的型号和数量</w:t>
      </w:r>
    </w:p>
    <w:p w14:paraId="69EE3C62" w14:textId="77777777" w:rsidR="00C67A94" w:rsidRDefault="00C67A94" w:rsidP="00C67A94">
      <w:pPr>
        <w:pStyle w:val="ab"/>
        <w:spacing w:line="480" w:lineRule="auto"/>
        <w:ind w:left="315" w:firstLine="420"/>
      </w:pPr>
      <w:r>
        <w:rPr>
          <w:rFonts w:hint="eastAsia"/>
        </w:rPr>
        <w:t>正常的数据通信设备即可，数量依据访问的流量进行变动，联机。</w:t>
      </w:r>
    </w:p>
    <w:p w14:paraId="738F6BB1" w14:textId="77777777" w:rsidR="00C67A94" w:rsidRDefault="00C67A94" w:rsidP="00C67A94">
      <w:pPr>
        <w:pStyle w:val="ab"/>
        <w:numPr>
          <w:ilvl w:val="0"/>
          <w:numId w:val="24"/>
        </w:numPr>
        <w:spacing w:line="480" w:lineRule="auto"/>
        <w:ind w:firstLine="420"/>
      </w:pPr>
      <w:r>
        <w:rPr>
          <w:rFonts w:hint="eastAsia"/>
        </w:rPr>
        <w:t>功能键及其他专用硬件</w:t>
      </w:r>
    </w:p>
    <w:p w14:paraId="602366C6" w14:textId="77777777" w:rsidR="00C67A94" w:rsidRDefault="00C67A94" w:rsidP="00C67A94">
      <w:pPr>
        <w:pStyle w:val="ab"/>
        <w:spacing w:line="480" w:lineRule="auto"/>
        <w:ind w:left="315" w:firstLine="420"/>
      </w:pPr>
      <w:r>
        <w:rPr>
          <w:rFonts w:hint="eastAsia"/>
        </w:rPr>
        <w:t>暂无。</w:t>
      </w:r>
    </w:p>
    <w:p w14:paraId="492AB556" w14:textId="77777777" w:rsidR="00C67A94" w:rsidRDefault="00C67A94" w:rsidP="00C67A94">
      <w:pPr>
        <w:pStyle w:val="ab"/>
        <w:ind w:left="315" w:firstLine="420"/>
      </w:pPr>
    </w:p>
    <w:p w14:paraId="067B844E" w14:textId="77777777" w:rsidR="00C67A94" w:rsidRDefault="00C67A94" w:rsidP="00C67A94">
      <w:pPr>
        <w:pStyle w:val="ab"/>
        <w:ind w:firstLine="420"/>
        <w:rPr>
          <w:rFonts w:ascii="黑体" w:eastAsia="黑体"/>
        </w:rPr>
      </w:pPr>
      <w:r>
        <w:rPr>
          <w:rFonts w:ascii="黑体" w:eastAsia="黑体" w:hint="eastAsia"/>
        </w:rPr>
        <w:t>4</w:t>
      </w:r>
      <w:r>
        <w:rPr>
          <w:rFonts w:ascii="黑体" w:eastAsia="黑体"/>
        </w:rPr>
        <w:t>.</w:t>
      </w:r>
      <w:r>
        <w:rPr>
          <w:rFonts w:ascii="黑体" w:eastAsia="黑体" w:hint="eastAsia"/>
        </w:rPr>
        <w:t>2支持软件</w:t>
      </w:r>
    </w:p>
    <w:p w14:paraId="4B8F5291" w14:textId="77777777" w:rsidR="00C67A94" w:rsidRDefault="00C67A94" w:rsidP="00C67A94">
      <w:pPr>
        <w:pStyle w:val="ab"/>
        <w:spacing w:line="480" w:lineRule="auto"/>
        <w:ind w:firstLine="420"/>
      </w:pPr>
      <w:r>
        <w:rPr>
          <w:rFonts w:hint="eastAsia"/>
        </w:rPr>
        <w:t>系统架构：Nginx第三方模块开发</w:t>
      </w:r>
    </w:p>
    <w:p w14:paraId="545F6149" w14:textId="77777777" w:rsidR="00C67A94" w:rsidRDefault="00C67A94" w:rsidP="00C67A94">
      <w:pPr>
        <w:pStyle w:val="ab"/>
        <w:spacing w:line="480" w:lineRule="auto"/>
        <w:ind w:firstLine="420"/>
      </w:pPr>
      <w:r>
        <w:rPr>
          <w:rFonts w:hint="eastAsia"/>
        </w:rPr>
        <w:t>开发环境：</w:t>
      </w:r>
      <w:r>
        <w:t>Cygwin</w:t>
      </w:r>
      <w:r>
        <w:rPr>
          <w:rFonts w:hint="eastAsia"/>
        </w:rPr>
        <w:t>、Windows系统、Eclipse</w:t>
      </w:r>
      <w:r>
        <w:t>-cdt</w:t>
      </w:r>
    </w:p>
    <w:p w14:paraId="6A241AD6" w14:textId="77777777" w:rsidR="00C67A94" w:rsidRDefault="00C67A94" w:rsidP="00C67A94">
      <w:pPr>
        <w:pStyle w:val="ab"/>
        <w:spacing w:line="480" w:lineRule="auto"/>
        <w:ind w:firstLine="420"/>
      </w:pPr>
      <w:r>
        <w:rPr>
          <w:rFonts w:hint="eastAsia"/>
        </w:rPr>
        <w:t>编程语言：C语言、JavaScript、html、css</w:t>
      </w:r>
    </w:p>
    <w:p w14:paraId="06268479" w14:textId="77777777" w:rsidR="00C67A94" w:rsidRDefault="00C67A94" w:rsidP="00C67A94">
      <w:pPr>
        <w:pStyle w:val="ab"/>
        <w:spacing w:line="480" w:lineRule="auto"/>
        <w:ind w:firstLine="420"/>
      </w:pPr>
    </w:p>
    <w:p w14:paraId="0EB4CBAF" w14:textId="77777777" w:rsidR="00C67A94" w:rsidRDefault="00C67A94" w:rsidP="00C67A94">
      <w:pPr>
        <w:pStyle w:val="ab"/>
        <w:spacing w:line="480" w:lineRule="auto"/>
        <w:ind w:firstLine="420"/>
        <w:rPr>
          <w:rFonts w:ascii="黑体" w:eastAsia="黑体"/>
        </w:rPr>
      </w:pPr>
      <w:r>
        <w:rPr>
          <w:rFonts w:ascii="黑体" w:eastAsia="黑体" w:hint="eastAsia"/>
        </w:rPr>
        <w:t>4</w:t>
      </w:r>
      <w:r>
        <w:rPr>
          <w:rFonts w:ascii="黑体" w:eastAsia="黑体"/>
        </w:rPr>
        <w:t>.</w:t>
      </w:r>
      <w:r>
        <w:rPr>
          <w:rFonts w:ascii="黑体" w:eastAsia="黑体" w:hint="eastAsia"/>
        </w:rPr>
        <w:t>3接口</w:t>
      </w:r>
    </w:p>
    <w:p w14:paraId="48F6B51E" w14:textId="77777777" w:rsidR="00C67A94" w:rsidRDefault="00C67A94" w:rsidP="00C67A94">
      <w:pPr>
        <w:pStyle w:val="ab"/>
        <w:spacing w:line="480" w:lineRule="auto"/>
        <w:ind w:firstLine="420"/>
      </w:pPr>
      <w:r>
        <w:rPr>
          <w:rFonts w:hint="eastAsia"/>
        </w:rPr>
        <w:t>接口：动态ID生成算法插件、Nginx反向代理服务</w:t>
      </w:r>
    </w:p>
    <w:p w14:paraId="3B8F10BF" w14:textId="77777777" w:rsidR="00C67A94" w:rsidRDefault="00C67A94" w:rsidP="00C67A94">
      <w:pPr>
        <w:pStyle w:val="ab"/>
        <w:spacing w:line="480" w:lineRule="auto"/>
        <w:ind w:firstLine="420"/>
      </w:pPr>
      <w:r>
        <w:rPr>
          <w:rFonts w:hint="eastAsia"/>
        </w:rPr>
        <w:t>数据通信协议：TCP协议、HTTP协议</w:t>
      </w:r>
    </w:p>
    <w:p w14:paraId="7A8248D9" w14:textId="77777777" w:rsidR="00C67A94" w:rsidRDefault="00C67A94" w:rsidP="00C67A94">
      <w:pPr>
        <w:pStyle w:val="ab"/>
        <w:spacing w:line="480" w:lineRule="auto"/>
        <w:ind w:firstLine="420"/>
      </w:pPr>
    </w:p>
    <w:p w14:paraId="7331A863" w14:textId="77777777" w:rsidR="00C67A94" w:rsidRDefault="00C67A94" w:rsidP="00C67A94">
      <w:pPr>
        <w:pStyle w:val="ab"/>
        <w:spacing w:line="480" w:lineRule="auto"/>
        <w:ind w:firstLine="420"/>
        <w:rPr>
          <w:rFonts w:ascii="黑体" w:eastAsia="黑体"/>
        </w:rPr>
      </w:pPr>
      <w:r>
        <w:rPr>
          <w:rFonts w:ascii="黑体" w:eastAsia="黑体" w:hint="eastAsia"/>
        </w:rPr>
        <w:t>4</w:t>
      </w:r>
      <w:r>
        <w:rPr>
          <w:rFonts w:ascii="黑体" w:eastAsia="黑体"/>
        </w:rPr>
        <w:t>.</w:t>
      </w:r>
      <w:r>
        <w:rPr>
          <w:rFonts w:ascii="黑体" w:eastAsia="黑体" w:hint="eastAsia"/>
        </w:rPr>
        <w:t>4控制</w:t>
      </w:r>
    </w:p>
    <w:p w14:paraId="5315CC09" w14:textId="77777777" w:rsidR="00C67A94" w:rsidRDefault="00C67A94" w:rsidP="00C67A94">
      <w:pPr>
        <w:pStyle w:val="ab"/>
        <w:spacing w:line="480" w:lineRule="auto"/>
        <w:ind w:firstLine="420"/>
      </w:pPr>
      <w:r>
        <w:rPr>
          <w:rFonts w:hint="eastAsia"/>
        </w:rPr>
        <w:t xml:space="preserve">    只需要正常的部署前将本项目开发的第三方模块一同编译进去即可。</w:t>
      </w:r>
    </w:p>
    <w:p w14:paraId="13E350E0" w14:textId="77777777" w:rsidR="002A2192" w:rsidRPr="00C67A94" w:rsidRDefault="002A2192" w:rsidP="00C67A94">
      <w:pPr>
        <w:pStyle w:val="a8"/>
        <w:ind w:firstLineChars="0" w:firstLine="0"/>
      </w:pPr>
    </w:p>
    <w:p w14:paraId="12A25D65" w14:textId="77777777" w:rsidR="002A2192" w:rsidRDefault="002A2192" w:rsidP="00C67A94">
      <w:pPr>
        <w:pStyle w:val="a8"/>
        <w:ind w:firstLineChars="0" w:firstLine="0"/>
      </w:pPr>
    </w:p>
    <w:p w14:paraId="7BEF4592" w14:textId="5FB00D0A" w:rsidR="002A2192" w:rsidRPr="00C67A94" w:rsidRDefault="00C67A94" w:rsidP="00C67A94">
      <w:pPr>
        <w:ind w:firstLine="480"/>
        <w:rPr>
          <w:rFonts w:eastAsia="宋体" w:cs="Times New Roman"/>
          <w:sz w:val="21"/>
          <w:szCs w:val="24"/>
        </w:rPr>
      </w:pPr>
      <w:r>
        <w:br w:type="page"/>
      </w:r>
    </w:p>
    <w:p w14:paraId="228AAED9" w14:textId="13911313" w:rsidR="00C67A94" w:rsidRDefault="00C67A94" w:rsidP="00C67A94">
      <w:pPr>
        <w:pStyle w:val="-10"/>
        <w:ind w:firstLine="600"/>
        <w:jc w:val="both"/>
      </w:pPr>
      <w:bookmarkStart w:id="499" w:name="_Toc7254194"/>
      <w:r>
        <w:rPr>
          <w:rFonts w:hint="eastAsia"/>
        </w:rPr>
        <w:t>附录</w:t>
      </w:r>
      <w:r>
        <w:rPr>
          <w:rFonts w:hint="eastAsia"/>
        </w:rPr>
        <w:t>6</w:t>
      </w:r>
      <w:r>
        <w:t xml:space="preserve"> </w:t>
      </w:r>
      <w:r>
        <w:rPr>
          <w:rFonts w:hint="eastAsia"/>
        </w:rPr>
        <w:t>用户指导手册</w:t>
      </w:r>
      <w:bookmarkEnd w:id="499"/>
    </w:p>
    <w:p w14:paraId="78171EB2" w14:textId="4D1CA9EF" w:rsidR="00C67A94" w:rsidRDefault="00C67A94" w:rsidP="00C67A94">
      <w:pPr>
        <w:ind w:firstLine="880"/>
        <w:jc w:val="center"/>
        <w:rPr>
          <w:rFonts w:eastAsia="黑体"/>
          <w:sz w:val="44"/>
        </w:rPr>
      </w:pPr>
      <w:r>
        <w:rPr>
          <w:rFonts w:eastAsia="黑体"/>
          <w:noProof/>
          <w:sz w:val="44"/>
        </w:rPr>
        <mc:AlternateContent>
          <mc:Choice Requires="wps">
            <w:drawing>
              <wp:anchor distT="0" distB="0" distL="114300" distR="114300" simplePos="0" relativeHeight="251669504" behindDoc="0" locked="0" layoutInCell="0" allowOverlap="1" wp14:anchorId="010EAD36" wp14:editId="66FE840C">
                <wp:simplePos x="0" y="0"/>
                <wp:positionH relativeFrom="column">
                  <wp:posOffset>0</wp:posOffset>
                </wp:positionH>
                <wp:positionV relativeFrom="paragraph">
                  <wp:posOffset>495300</wp:posOffset>
                </wp:positionV>
                <wp:extent cx="5143500" cy="0"/>
                <wp:effectExtent l="0" t="0" r="0" b="0"/>
                <wp:wrapTopAndBottom/>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B0E588" id="直接连接符 4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2A0184DB" w14:textId="77777777" w:rsidR="00C67A94" w:rsidRDefault="00C67A94" w:rsidP="00C67A94">
      <w:pPr>
        <w:ind w:firstLine="880"/>
        <w:jc w:val="center"/>
        <w:rPr>
          <w:rFonts w:eastAsia="黑体"/>
          <w:sz w:val="44"/>
        </w:rPr>
      </w:pPr>
    </w:p>
    <w:p w14:paraId="17529882" w14:textId="77777777" w:rsidR="00C67A94" w:rsidRDefault="00C67A94" w:rsidP="00C67A94">
      <w:pPr>
        <w:ind w:firstLine="880"/>
        <w:jc w:val="center"/>
        <w:rPr>
          <w:rFonts w:eastAsia="黑体"/>
          <w:sz w:val="44"/>
        </w:rPr>
      </w:pPr>
      <w:r>
        <w:rPr>
          <w:rFonts w:eastAsia="黑体" w:hint="eastAsia"/>
          <w:sz w:val="44"/>
        </w:rPr>
        <w:t>用户手册概要</w:t>
      </w:r>
    </w:p>
    <w:p w14:paraId="56B169A0" w14:textId="77777777" w:rsidR="00C67A94" w:rsidRDefault="00C67A94" w:rsidP="00C67A94">
      <w:pPr>
        <w:ind w:firstLine="560"/>
        <w:jc w:val="center"/>
        <w:rPr>
          <w:sz w:val="28"/>
        </w:rPr>
      </w:pPr>
    </w:p>
    <w:p w14:paraId="6F2DF404" w14:textId="2AA532B1" w:rsidR="00C67A94" w:rsidRDefault="00C67A94" w:rsidP="00C67A94">
      <w:pPr>
        <w:ind w:firstLine="560"/>
        <w:jc w:val="center"/>
        <w:rPr>
          <w:sz w:val="28"/>
        </w:rPr>
      </w:pPr>
      <w:r>
        <w:rPr>
          <w:rFonts w:hint="eastAsia"/>
          <w:sz w:val="28"/>
        </w:rPr>
        <w:t>[V</w:t>
      </w:r>
      <w:r>
        <w:rPr>
          <w:sz w:val="28"/>
        </w:rPr>
        <w:t>1.0</w:t>
      </w:r>
      <w:r>
        <w:rPr>
          <w:rFonts w:hint="eastAsia"/>
          <w:sz w:val="28"/>
        </w:rPr>
        <w:t>]</w:t>
      </w:r>
    </w:p>
    <w:p w14:paraId="50F735F0" w14:textId="77777777" w:rsidR="00C67A94" w:rsidRDefault="00C67A94" w:rsidP="00C67A94">
      <w:pPr>
        <w:ind w:firstLine="560"/>
        <w:jc w:val="center"/>
        <w:rPr>
          <w:sz w:val="28"/>
        </w:rPr>
      </w:pPr>
    </w:p>
    <w:p w14:paraId="36DD1506" w14:textId="77777777" w:rsidR="00C67A94" w:rsidRDefault="00C67A94" w:rsidP="00C67A94">
      <w:pPr>
        <w:ind w:firstLine="560"/>
        <w:jc w:val="center"/>
        <w:rPr>
          <w:sz w:val="28"/>
        </w:rPr>
      </w:pPr>
    </w:p>
    <w:p w14:paraId="5A7C630A" w14:textId="77777777" w:rsidR="00C67A94" w:rsidRDefault="00C67A94" w:rsidP="00C67A94">
      <w:pPr>
        <w:ind w:firstLine="560"/>
        <w:jc w:val="center"/>
        <w:rPr>
          <w:sz w:val="28"/>
        </w:rPr>
      </w:pPr>
    </w:p>
    <w:p w14:paraId="70F06AFE" w14:textId="77777777" w:rsidR="00C67A94" w:rsidRDefault="00C67A94" w:rsidP="00C67A94">
      <w:pPr>
        <w:ind w:firstLine="480"/>
      </w:pPr>
    </w:p>
    <w:p w14:paraId="524595D9" w14:textId="77777777" w:rsidR="00C67A94" w:rsidRDefault="00C67A94" w:rsidP="00C67A94">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w:t>
      </w:r>
      <w:proofErr w:type="gramStart"/>
      <w:r>
        <w:rPr>
          <w:rFonts w:hint="eastAsia"/>
          <w:sz w:val="28"/>
        </w:rPr>
        <w:t>邵</w:t>
      </w:r>
      <w:proofErr w:type="gramEnd"/>
      <w:r>
        <w:rPr>
          <w:rFonts w:hint="eastAsia"/>
          <w:sz w:val="28"/>
        </w:rPr>
        <w:t>欣欣</w:t>
      </w:r>
      <w:r>
        <w:rPr>
          <w:sz w:val="28"/>
        </w:rPr>
        <w:t>_____________</w:t>
      </w:r>
    </w:p>
    <w:p w14:paraId="52927E2C" w14:textId="77777777" w:rsidR="00C67A94" w:rsidRDefault="00C67A94" w:rsidP="00C67A94">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58FF3DBE" w14:textId="77777777" w:rsidR="00C67A94" w:rsidRDefault="00C67A94" w:rsidP="00C67A94">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___________</w:t>
      </w:r>
      <w:r>
        <w:rPr>
          <w:rFonts w:hint="eastAsia"/>
          <w:sz w:val="28"/>
        </w:rPr>
        <w:t>王海舟</w:t>
      </w:r>
      <w:r>
        <w:rPr>
          <w:sz w:val="28"/>
        </w:rPr>
        <w:t>___________</w:t>
      </w:r>
    </w:p>
    <w:p w14:paraId="52F0811B" w14:textId="77777777" w:rsidR="00C67A94" w:rsidRDefault="00C67A94" w:rsidP="00C67A94">
      <w:pPr>
        <w:ind w:firstLine="560"/>
        <w:jc w:val="center"/>
        <w:rPr>
          <w:sz w:val="28"/>
        </w:rPr>
      </w:pPr>
    </w:p>
    <w:p w14:paraId="6F95D5E7" w14:textId="77777777" w:rsidR="00C67A94" w:rsidRDefault="00C67A94" w:rsidP="00C67A94">
      <w:pPr>
        <w:ind w:firstLine="560"/>
        <w:jc w:val="center"/>
        <w:rPr>
          <w:sz w:val="28"/>
        </w:rPr>
      </w:pPr>
    </w:p>
    <w:p w14:paraId="623BEABD" w14:textId="77777777" w:rsidR="00C67A94" w:rsidRDefault="00C67A94" w:rsidP="00C67A94">
      <w:pPr>
        <w:ind w:firstLine="560"/>
        <w:jc w:val="center"/>
        <w:rPr>
          <w:sz w:val="28"/>
        </w:rPr>
      </w:pPr>
    </w:p>
    <w:p w14:paraId="2FA93D30" w14:textId="77777777" w:rsidR="00C67A94" w:rsidRDefault="00C67A94" w:rsidP="00C67A94">
      <w:pPr>
        <w:ind w:firstLine="560"/>
        <w:jc w:val="center"/>
        <w:rPr>
          <w:sz w:val="28"/>
        </w:rPr>
      </w:pPr>
    </w:p>
    <w:p w14:paraId="0A9D1CD4" w14:textId="77777777" w:rsidR="00C67A94" w:rsidRDefault="00C67A94" w:rsidP="00C67A94">
      <w:pPr>
        <w:ind w:firstLine="560"/>
        <w:jc w:val="center"/>
        <w:rPr>
          <w:sz w:val="28"/>
        </w:rPr>
      </w:pPr>
      <w:r>
        <w:rPr>
          <w:rFonts w:hint="eastAsia"/>
          <w:sz w:val="28"/>
        </w:rPr>
        <w:t>[</w:t>
      </w:r>
      <w:r>
        <w:rPr>
          <w:rFonts w:hint="eastAsia"/>
          <w:sz w:val="28"/>
        </w:rPr>
        <w:t>二零一九年三月六日</w:t>
      </w:r>
      <w:r>
        <w:rPr>
          <w:rFonts w:hint="eastAsia"/>
          <w:sz w:val="28"/>
        </w:rPr>
        <w:t>]</w:t>
      </w:r>
    </w:p>
    <w:p w14:paraId="4867A1F2" w14:textId="04F8FB73" w:rsidR="00C67A94" w:rsidRDefault="00C67A94" w:rsidP="00C67A94">
      <w:pPr>
        <w:pStyle w:val="a8"/>
        <w:ind w:firstLineChars="0" w:firstLine="0"/>
      </w:pPr>
      <w:r>
        <w:rPr>
          <w:rFonts w:hint="eastAsia"/>
        </w:rPr>
        <w:t xml:space="preserve"> </w:t>
      </w:r>
    </w:p>
    <w:p w14:paraId="4ABC8BD8" w14:textId="77777777" w:rsidR="00C67A94" w:rsidRDefault="00C67A94" w:rsidP="00FC232D">
      <w:pPr>
        <w:pStyle w:val="3"/>
        <w:ind w:firstLine="562"/>
        <w:rPr>
          <w:rFonts w:ascii="楷体_GB2312" w:eastAsia="楷体_GB2312"/>
          <w:sz w:val="28"/>
        </w:rPr>
      </w:pPr>
      <w:r>
        <w:rPr>
          <w:rFonts w:hint="eastAsia"/>
          <w:sz w:val="28"/>
        </w:rPr>
        <w:t>1</w:t>
      </w:r>
      <w:r>
        <w:rPr>
          <w:rFonts w:hint="eastAsia"/>
          <w:sz w:val="28"/>
        </w:rPr>
        <w:t>．</w:t>
      </w:r>
      <w:r>
        <w:rPr>
          <w:rFonts w:ascii="楷体_GB2312" w:eastAsia="楷体_GB2312" w:hint="eastAsia"/>
          <w:sz w:val="28"/>
        </w:rPr>
        <w:t>引言</w:t>
      </w:r>
    </w:p>
    <w:p w14:paraId="3E4DA985"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1编写目的</w:t>
      </w:r>
    </w:p>
    <w:p w14:paraId="446D3B2B" w14:textId="77777777" w:rsidR="00C67A94" w:rsidRDefault="00C67A94" w:rsidP="00C67A94">
      <w:pPr>
        <w:pStyle w:val="ab"/>
        <w:ind w:firstLine="420"/>
      </w:pPr>
      <w:r>
        <w:rPr>
          <w:rFonts w:hint="eastAsia"/>
        </w:rPr>
        <w:t>本文档</w:t>
      </w:r>
      <w:r>
        <w:t>为</w:t>
      </w:r>
      <w:r>
        <w:t>“</w:t>
      </w:r>
      <w:r>
        <w:rPr>
          <w:rFonts w:hint="eastAsia"/>
        </w:rPr>
        <w:t>基于代码混淆的</w:t>
      </w:r>
      <w:r>
        <w:t>W</w:t>
      </w:r>
      <w:r>
        <w:rPr>
          <w:rFonts w:hint="eastAsia"/>
        </w:rPr>
        <w:t>eb站点动态防御系统</w:t>
      </w:r>
      <w:r>
        <w:t>”</w:t>
      </w:r>
      <w:r>
        <w:rPr>
          <w:rFonts w:hint="eastAsia"/>
        </w:rPr>
        <w:t>的</w:t>
      </w:r>
      <w:r>
        <w:t>使用</w:t>
      </w:r>
      <w:r>
        <w:rPr>
          <w:rFonts w:hint="eastAsia"/>
        </w:rPr>
        <w:t>人员</w:t>
      </w:r>
      <w:r>
        <w:t>提供指导。</w:t>
      </w:r>
    </w:p>
    <w:p w14:paraId="2D83B105" w14:textId="77777777" w:rsidR="00C67A94" w:rsidRPr="0029027E" w:rsidRDefault="00C67A94" w:rsidP="00C67A94">
      <w:pPr>
        <w:pStyle w:val="ab"/>
        <w:ind w:firstLine="420"/>
      </w:pPr>
    </w:p>
    <w:p w14:paraId="302AE2D6"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2背景</w:t>
      </w:r>
    </w:p>
    <w:p w14:paraId="784CF34C" w14:textId="77777777" w:rsidR="00C67A94" w:rsidRDefault="00C67A94" w:rsidP="00C67A94">
      <w:pPr>
        <w:pStyle w:val="ab"/>
        <w:ind w:firstLine="420"/>
      </w:pPr>
      <w:r>
        <w:rPr>
          <w:rFonts w:hint="eastAsia"/>
        </w:rPr>
        <w:t>本系统</w:t>
      </w:r>
      <w:r>
        <w:t>名称：基于代码混淆的Web站点动态防御系统</w:t>
      </w:r>
    </w:p>
    <w:p w14:paraId="3B1E965B" w14:textId="77777777" w:rsidR="00C67A94" w:rsidRDefault="00C67A94" w:rsidP="00C67A94">
      <w:pPr>
        <w:pStyle w:val="ab"/>
        <w:ind w:firstLine="420"/>
      </w:pPr>
      <w:r>
        <w:rPr>
          <w:rFonts w:hint="eastAsia"/>
        </w:rPr>
        <w:t>本系统</w:t>
      </w:r>
      <w:r>
        <w:t>基于Nginx开发，它的使用</w:t>
      </w:r>
      <w:r>
        <w:rPr>
          <w:rFonts w:hint="eastAsia"/>
        </w:rPr>
        <w:t>遵循Nginx</w:t>
      </w:r>
      <w:r>
        <w:t>模块的编译，部署，启动。</w:t>
      </w:r>
    </w:p>
    <w:p w14:paraId="1F7B02B1" w14:textId="77777777" w:rsidR="00C67A94" w:rsidRPr="0029027E" w:rsidRDefault="00C67A94" w:rsidP="00C67A94">
      <w:pPr>
        <w:pStyle w:val="ab"/>
        <w:ind w:firstLine="420"/>
      </w:pPr>
    </w:p>
    <w:p w14:paraId="4D230DC7"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3定义</w:t>
      </w:r>
    </w:p>
    <w:p w14:paraId="54D45E16" w14:textId="77777777" w:rsidR="00C67A94" w:rsidRDefault="00C67A94" w:rsidP="00C67A94">
      <w:pPr>
        <w:pStyle w:val="ab"/>
        <w:ind w:firstLine="420"/>
      </w:pPr>
      <w:r>
        <w:rPr>
          <w:rFonts w:hint="eastAsia"/>
        </w:rPr>
        <w:t>本系统物理表现</w:t>
      </w:r>
      <w:r>
        <w:t>为两个部分，</w:t>
      </w:r>
      <w:r>
        <w:rPr>
          <w:rFonts w:hint="eastAsia"/>
        </w:rPr>
        <w:t>即两个</w:t>
      </w:r>
      <w:r>
        <w:t>单独文件</w:t>
      </w:r>
      <w:r>
        <w:rPr>
          <w:rFonts w:hint="eastAsia"/>
        </w:rPr>
        <w:t>。</w:t>
      </w:r>
      <w:r>
        <w:t>其一，</w:t>
      </w:r>
      <w:r>
        <w:rPr>
          <w:rFonts w:hint="eastAsia"/>
        </w:rPr>
        <w:t>浏览器插件确定为</w:t>
      </w:r>
      <w:r>
        <w:t>Chrome Extension，</w:t>
      </w:r>
      <w:r>
        <w:rPr>
          <w:rFonts w:hint="eastAsia"/>
        </w:rPr>
        <w:t>名称</w:t>
      </w:r>
      <w:r>
        <w:t>：protect；</w:t>
      </w:r>
      <w:r>
        <w:rPr>
          <w:rFonts w:hint="eastAsia"/>
        </w:rPr>
        <w:t>其二</w:t>
      </w:r>
      <w:r>
        <w:t xml:space="preserve">，Nginx </w:t>
      </w:r>
      <w:r>
        <w:rPr>
          <w:rFonts w:hint="eastAsia"/>
        </w:rPr>
        <w:t>的</w:t>
      </w:r>
      <w:r>
        <w:t>一个是第三方模块，名称为ngx_http_ipslab_module</w:t>
      </w:r>
      <w:r>
        <w:rPr>
          <w:rFonts w:hint="eastAsia"/>
        </w:rPr>
        <w:t>。</w:t>
      </w:r>
    </w:p>
    <w:p w14:paraId="722A672D" w14:textId="77777777" w:rsidR="00C67A94" w:rsidRDefault="00C67A94" w:rsidP="00C67A94">
      <w:pPr>
        <w:pStyle w:val="ab"/>
        <w:ind w:firstLine="420"/>
      </w:pPr>
      <w:r>
        <w:rPr>
          <w:rFonts w:hint="eastAsia"/>
        </w:rPr>
        <w:t>本</w:t>
      </w:r>
      <w:r>
        <w:t>文档</w:t>
      </w:r>
      <w:r>
        <w:rPr>
          <w:rFonts w:hint="eastAsia"/>
        </w:rPr>
        <w:t>目标人群有</w:t>
      </w:r>
      <w:r>
        <w:t>访问网站的用户和部署</w:t>
      </w:r>
      <w:r>
        <w:rPr>
          <w:rFonts w:hint="eastAsia"/>
        </w:rPr>
        <w:t>网站</w:t>
      </w:r>
      <w:r>
        <w:t>的网站</w:t>
      </w:r>
      <w:r>
        <w:rPr>
          <w:rFonts w:hint="eastAsia"/>
        </w:rPr>
        <w:t>开发人员</w:t>
      </w:r>
      <w:r>
        <w:t>。</w:t>
      </w:r>
      <w:r>
        <w:rPr>
          <w:rFonts w:hint="eastAsia"/>
        </w:rPr>
        <w:t>对</w:t>
      </w:r>
      <w:r>
        <w:t>于网站开发人员，本文档介绍</w:t>
      </w:r>
      <w:r>
        <w:rPr>
          <w:rFonts w:hint="eastAsia"/>
        </w:rPr>
        <w:t>如何</w:t>
      </w:r>
      <w:r>
        <w:t>使用本系统提供的功能，如何部署，启动，配置本系统到您的网站。</w:t>
      </w:r>
      <w:r>
        <w:rPr>
          <w:rFonts w:hint="eastAsia"/>
        </w:rPr>
        <w:t>对于访问</w:t>
      </w:r>
      <w:r>
        <w:t>网站的用户，本文档介绍当你访问一个使用了本系统进行反</w:t>
      </w:r>
      <w:r>
        <w:rPr>
          <w:rFonts w:hint="eastAsia"/>
        </w:rPr>
        <w:t>向</w:t>
      </w:r>
      <w:r>
        <w:t>代理的网站</w:t>
      </w:r>
      <w:r>
        <w:rPr>
          <w:rFonts w:hint="eastAsia"/>
        </w:rPr>
        <w:t>时</w:t>
      </w:r>
      <w:r>
        <w:t>，需要您配合的操作</w:t>
      </w:r>
      <w:r>
        <w:rPr>
          <w:rFonts w:hint="eastAsia"/>
        </w:rPr>
        <w:t>。</w:t>
      </w:r>
    </w:p>
    <w:p w14:paraId="5FC52CD8" w14:textId="77777777" w:rsidR="00C67A94" w:rsidRPr="00E71B86" w:rsidRDefault="00C67A94" w:rsidP="00C67A94">
      <w:pPr>
        <w:pStyle w:val="ab"/>
        <w:ind w:firstLine="420"/>
      </w:pPr>
    </w:p>
    <w:p w14:paraId="2A565248" w14:textId="77777777" w:rsidR="00C67A94" w:rsidRDefault="00C67A94" w:rsidP="00C67A94">
      <w:pPr>
        <w:pStyle w:val="ab"/>
        <w:ind w:firstLine="420"/>
        <w:rPr>
          <w:rFonts w:ascii="黑体" w:eastAsia="黑体"/>
        </w:rPr>
      </w:pPr>
      <w:r>
        <w:rPr>
          <w:rFonts w:ascii="黑体" w:eastAsia="黑体"/>
        </w:rPr>
        <w:t>1.</w:t>
      </w:r>
      <w:r>
        <w:rPr>
          <w:rFonts w:ascii="黑体" w:eastAsia="黑体" w:hint="eastAsia"/>
        </w:rPr>
        <w:t>4参考资料</w:t>
      </w:r>
    </w:p>
    <w:p w14:paraId="4C9F58A4" w14:textId="77777777" w:rsidR="00C67A94" w:rsidRDefault="00C67A94" w:rsidP="00C67A94">
      <w:pPr>
        <w:pStyle w:val="ab"/>
        <w:ind w:firstLine="420"/>
      </w:pPr>
      <w:r w:rsidRPr="000D3800">
        <w:t>[1]</w:t>
      </w:r>
      <w:r w:rsidRPr="000D3800">
        <w:tab/>
        <w:t>Netcraft.January 2019 Web Server Survey</w:t>
      </w:r>
      <w:r>
        <w:t xml:space="preserve"> </w:t>
      </w:r>
      <w:r w:rsidRPr="000D3800">
        <w:t>[EB/OL</w:t>
      </w:r>
      <w:proofErr w:type="gramStart"/>
      <w:r w:rsidRPr="000D3800">
        <w:t>]</w:t>
      </w:r>
      <w:r>
        <w:t xml:space="preserve"> </w:t>
      </w:r>
      <w:r w:rsidRPr="000D3800">
        <w:t>.</w:t>
      </w:r>
      <w:proofErr w:type="gramEnd"/>
      <w:r>
        <w:t xml:space="preserve"> </w:t>
      </w:r>
      <w:r w:rsidRPr="000D3800">
        <w:t>(2019-01-24)</w:t>
      </w:r>
      <w:r>
        <w:t xml:space="preserve"> </w:t>
      </w:r>
      <w:r w:rsidRPr="000D3800">
        <w:t>[2019-04-25]</w:t>
      </w:r>
      <w:r>
        <w:t xml:space="preserve"> </w:t>
      </w:r>
      <w:r w:rsidRPr="000D3800">
        <w:t>.https://news.netcraft.com/archives/2019/01/24/january-2019-web-server-survey.ht</w:t>
      </w:r>
      <w:r>
        <w:t>ml</w:t>
      </w:r>
    </w:p>
    <w:p w14:paraId="1818662B" w14:textId="77777777" w:rsidR="00C67A94" w:rsidRDefault="00C67A94" w:rsidP="00FC232D">
      <w:pPr>
        <w:pStyle w:val="3"/>
        <w:ind w:firstLine="643"/>
        <w:rPr>
          <w:rFonts w:ascii="楷体_GB2312" w:eastAsia="楷体_GB2312"/>
        </w:rPr>
      </w:pPr>
      <w:r>
        <w:rPr>
          <w:rFonts w:hint="eastAsia"/>
        </w:rPr>
        <w:t>2</w:t>
      </w:r>
      <w:r>
        <w:rPr>
          <w:rFonts w:hint="eastAsia"/>
        </w:rPr>
        <w:t>．</w:t>
      </w:r>
      <w:r>
        <w:rPr>
          <w:rFonts w:ascii="楷体_GB2312" w:eastAsia="楷体_GB2312" w:hint="eastAsia"/>
        </w:rPr>
        <w:t>用途</w:t>
      </w:r>
    </w:p>
    <w:p w14:paraId="7B144A3F" w14:textId="77777777" w:rsidR="00C67A94" w:rsidRDefault="00C67A94" w:rsidP="00C67A94">
      <w:pPr>
        <w:pStyle w:val="ab"/>
        <w:ind w:firstLine="420"/>
        <w:rPr>
          <w:rFonts w:ascii="黑体" w:eastAsia="黑体"/>
        </w:rPr>
      </w:pPr>
      <w:r>
        <w:rPr>
          <w:rFonts w:ascii="黑体" w:eastAsia="黑体"/>
        </w:rPr>
        <w:t>2.</w:t>
      </w:r>
      <w:r>
        <w:rPr>
          <w:rFonts w:ascii="黑体" w:eastAsia="黑体" w:hint="eastAsia"/>
        </w:rPr>
        <w:t>1功能</w:t>
      </w:r>
    </w:p>
    <w:p w14:paraId="54714FCB" w14:textId="77777777" w:rsidR="00C67A94" w:rsidRDefault="00C67A94" w:rsidP="00C67A94">
      <w:pPr>
        <w:pStyle w:val="ab"/>
        <w:ind w:firstLine="420"/>
      </w:pPr>
      <w:r>
        <w:t xml:space="preserve">    </w:t>
      </w:r>
      <w:r>
        <w:rPr>
          <w:rFonts w:hint="eastAsia"/>
        </w:rPr>
        <w:t>过滤掉</w:t>
      </w:r>
      <w:r>
        <w:t>一些自动化攻击。包括</w:t>
      </w:r>
      <w:r>
        <w:rPr>
          <w:rFonts w:hint="eastAsia"/>
        </w:rPr>
        <w:t>恶意爬虫</w:t>
      </w:r>
      <w:r>
        <w:t>，薅羊毛等自动化请求。</w:t>
      </w:r>
    </w:p>
    <w:p w14:paraId="1A0EF0CC" w14:textId="77777777" w:rsidR="00C67A94" w:rsidRDefault="00C67A94" w:rsidP="00C67A94">
      <w:pPr>
        <w:pStyle w:val="ab"/>
        <w:ind w:firstLine="420"/>
        <w:rPr>
          <w:rFonts w:ascii="黑体" w:eastAsia="黑体"/>
        </w:rPr>
      </w:pPr>
      <w:r>
        <w:rPr>
          <w:rFonts w:ascii="黑体" w:eastAsia="黑体" w:hint="eastAsia"/>
        </w:rPr>
        <w:t>2.2性能</w:t>
      </w:r>
    </w:p>
    <w:p w14:paraId="4A38719D" w14:textId="77777777" w:rsidR="00C67A94" w:rsidRDefault="00C67A94" w:rsidP="00C67A94">
      <w:pPr>
        <w:pStyle w:val="ab"/>
        <w:ind w:firstLine="420"/>
      </w:pPr>
      <w:r>
        <w:rPr>
          <w:rFonts w:hint="eastAsia"/>
        </w:rPr>
        <w:t>2.2.1精度</w:t>
      </w:r>
    </w:p>
    <w:p w14:paraId="726B7404" w14:textId="77777777" w:rsidR="00C67A94" w:rsidRDefault="00C67A94" w:rsidP="00C67A94">
      <w:pPr>
        <w:pStyle w:val="ab"/>
        <w:ind w:firstLine="420"/>
      </w:pPr>
      <w:r>
        <w:t xml:space="preserve">    </w:t>
      </w:r>
      <w:r>
        <w:rPr>
          <w:rFonts w:hint="eastAsia"/>
        </w:rPr>
        <w:t>系统中</w:t>
      </w:r>
      <w:r>
        <w:t>使用的ID</w:t>
      </w:r>
      <w:r>
        <w:rPr>
          <w:rFonts w:hint="eastAsia"/>
        </w:rPr>
        <w:t>的</w:t>
      </w:r>
      <w:r>
        <w:t>长度设置为</w:t>
      </w:r>
      <w:r>
        <w:rPr>
          <w:rFonts w:hint="eastAsia"/>
        </w:rPr>
        <w:t>32位。</w:t>
      </w:r>
    </w:p>
    <w:p w14:paraId="1F4EB172" w14:textId="77777777" w:rsidR="00C67A94" w:rsidRDefault="00C67A94" w:rsidP="00C67A94">
      <w:pPr>
        <w:pStyle w:val="ab"/>
        <w:ind w:firstLine="420"/>
      </w:pPr>
      <w:r>
        <w:rPr>
          <w:rFonts w:hint="eastAsia"/>
        </w:rPr>
        <w:t>2.2.2时间特性</w:t>
      </w:r>
    </w:p>
    <w:p w14:paraId="28FA1CC9" w14:textId="77777777" w:rsidR="00C67A94" w:rsidRDefault="00C67A94" w:rsidP="00C67A94">
      <w:pPr>
        <w:pStyle w:val="ab"/>
        <w:ind w:firstLine="420"/>
      </w:pPr>
      <w:r>
        <w:t xml:space="preserve">    </w:t>
      </w:r>
      <w:r>
        <w:rPr>
          <w:rFonts w:hint="eastAsia"/>
        </w:rPr>
        <w:t>本系统</w:t>
      </w:r>
      <w:r>
        <w:t>部署在Nginx反向代理的环境下，对于需要处理的HTML,JS</w:t>
      </w:r>
      <w:r>
        <w:rPr>
          <w:rFonts w:hint="eastAsia"/>
        </w:rPr>
        <w:t>文件</w:t>
      </w:r>
      <w:r>
        <w:t>，</w:t>
      </w:r>
      <w:r>
        <w:rPr>
          <w:rFonts w:hint="eastAsia"/>
        </w:rPr>
        <w:t>需要存储，</w:t>
      </w:r>
      <w:r>
        <w:t>处理，再转发</w:t>
      </w:r>
      <w:r>
        <w:rPr>
          <w:rFonts w:hint="eastAsia"/>
        </w:rPr>
        <w:t>，其响应时间</w:t>
      </w:r>
      <w:r>
        <w:t>至少是直接访问目标网站的</w:t>
      </w:r>
      <w:r>
        <w:rPr>
          <w:rFonts w:hint="eastAsia"/>
        </w:rPr>
        <w:t>2倍</w:t>
      </w:r>
      <w:r>
        <w:t>，</w:t>
      </w:r>
      <w:r>
        <w:rPr>
          <w:rFonts w:hint="eastAsia"/>
        </w:rPr>
        <w:t>但依托</w:t>
      </w:r>
      <w:r>
        <w:t>于Nginx本身的高性能</w:t>
      </w:r>
      <w:r>
        <w:rPr>
          <w:rFonts w:hint="eastAsia"/>
        </w:rPr>
        <w:t>在</w:t>
      </w:r>
      <w:r>
        <w:t>文本型的使用过程中不会产生</w:t>
      </w:r>
      <w:r>
        <w:rPr>
          <w:rFonts w:hint="eastAsia"/>
        </w:rPr>
        <w:t>较长延迟</w:t>
      </w:r>
      <w:r>
        <w:t>。</w:t>
      </w:r>
      <w:r>
        <w:rPr>
          <w:rFonts w:hint="eastAsia"/>
        </w:rPr>
        <w:t>对于</w:t>
      </w:r>
      <w:r>
        <w:t>图片</w:t>
      </w:r>
      <w:r>
        <w:rPr>
          <w:rFonts w:hint="eastAsia"/>
        </w:rPr>
        <w:t>等</w:t>
      </w:r>
      <w:r>
        <w:t>不需要处理的响应文件，</w:t>
      </w:r>
      <w:r>
        <w:rPr>
          <w:rFonts w:hint="eastAsia"/>
        </w:rPr>
        <w:t>直接转发，</w:t>
      </w:r>
      <w:r>
        <w:t>也不会产生</w:t>
      </w:r>
      <w:r>
        <w:rPr>
          <w:rFonts w:hint="eastAsia"/>
        </w:rPr>
        <w:t>长延迟的</w:t>
      </w:r>
      <w:r>
        <w:t>问题。</w:t>
      </w:r>
    </w:p>
    <w:p w14:paraId="1E2F119B" w14:textId="77777777" w:rsidR="00C67A94" w:rsidRDefault="00C67A94" w:rsidP="00C67A94">
      <w:pPr>
        <w:pStyle w:val="ab"/>
        <w:ind w:firstLine="420"/>
      </w:pPr>
      <w:r>
        <w:rPr>
          <w:rFonts w:hint="eastAsia"/>
        </w:rPr>
        <w:t>2.2.3灵活性</w:t>
      </w:r>
    </w:p>
    <w:p w14:paraId="0EC31ED5" w14:textId="77777777" w:rsidR="00C67A94" w:rsidRDefault="00C67A94" w:rsidP="00C67A94">
      <w:pPr>
        <w:pStyle w:val="ab"/>
        <w:ind w:firstLine="420"/>
      </w:pPr>
      <w:r>
        <w:rPr>
          <w:rFonts w:hint="eastAsia"/>
        </w:rPr>
        <w:t>Nginx</w:t>
      </w:r>
      <w:r>
        <w:t>整体设计架构是</w:t>
      </w:r>
      <w:r>
        <w:rPr>
          <w:rFonts w:hint="eastAsia"/>
        </w:rPr>
        <w:t>模块化</w:t>
      </w:r>
      <w:r>
        <w:t>的，</w:t>
      </w:r>
      <w:r>
        <w:rPr>
          <w:rFonts w:hint="eastAsia"/>
        </w:rPr>
        <w:t>分为核心</w:t>
      </w:r>
      <w:r>
        <w:t>模块，标准HTTP模块和第三方模块等，本系统</w:t>
      </w:r>
      <w:r>
        <w:rPr>
          <w:rFonts w:hint="eastAsia"/>
        </w:rPr>
        <w:t>开发结果中</w:t>
      </w:r>
      <w:r>
        <w:t>的</w:t>
      </w:r>
      <w:r>
        <w:rPr>
          <w:rFonts w:hint="eastAsia"/>
        </w:rPr>
        <w:t>是</w:t>
      </w:r>
      <w:r>
        <w:t>第三方模块，在使用时，可以通过指令添加到Nginx中</w:t>
      </w:r>
      <w:r>
        <w:rPr>
          <w:rFonts w:hint="eastAsia"/>
        </w:rPr>
        <w:t>去</w:t>
      </w:r>
      <w:r>
        <w:t>，在不需要使用时</w:t>
      </w:r>
      <w:r>
        <w:rPr>
          <w:rFonts w:hint="eastAsia"/>
        </w:rPr>
        <w:t>，</w:t>
      </w:r>
      <w:r>
        <w:t>完全不影响Nginx</w:t>
      </w:r>
      <w:r>
        <w:rPr>
          <w:rFonts w:hint="eastAsia"/>
        </w:rPr>
        <w:t>其他</w:t>
      </w:r>
      <w:r>
        <w:t>的使用</w:t>
      </w:r>
      <w:r>
        <w:rPr>
          <w:rFonts w:hint="eastAsia"/>
        </w:rPr>
        <w:t>。</w:t>
      </w:r>
    </w:p>
    <w:p w14:paraId="6E829BB5" w14:textId="77777777" w:rsidR="00C67A94" w:rsidRPr="00E468FB" w:rsidRDefault="00C67A94" w:rsidP="00C67A94">
      <w:pPr>
        <w:pStyle w:val="ab"/>
        <w:ind w:firstLine="420"/>
      </w:pPr>
      <w:r>
        <w:rPr>
          <w:rFonts w:hint="eastAsia"/>
        </w:rPr>
        <w:t>本系统</w:t>
      </w:r>
      <w:r>
        <w:t>的依赖除了Nginx的核心模块，所涉及到的Gumbo，Duktape都包含在自己模块中，</w:t>
      </w:r>
      <w:r>
        <w:rPr>
          <w:rFonts w:hint="eastAsia"/>
        </w:rPr>
        <w:t>集成度</w:t>
      </w:r>
      <w:r>
        <w:t>好</w:t>
      </w:r>
      <w:r>
        <w:rPr>
          <w:rFonts w:hint="eastAsia"/>
        </w:rPr>
        <w:t>。</w:t>
      </w:r>
    </w:p>
    <w:p w14:paraId="239C4FCA" w14:textId="77777777" w:rsidR="00C67A94" w:rsidRDefault="00C67A94" w:rsidP="00C67A94">
      <w:pPr>
        <w:pStyle w:val="ab"/>
        <w:ind w:firstLine="420"/>
      </w:pPr>
      <w:r>
        <w:rPr>
          <w:rFonts w:hint="eastAsia"/>
        </w:rPr>
        <w:t>本系统</w:t>
      </w:r>
      <w:r>
        <w:t>的客户端依赖用户市场占比</w:t>
      </w:r>
      <w:r>
        <w:rPr>
          <w:rFonts w:hint="eastAsia"/>
        </w:rPr>
        <w:t>高达六成</w:t>
      </w:r>
      <w:r>
        <w:t>的</w:t>
      </w:r>
      <w:r>
        <w:rPr>
          <w:rFonts w:hint="eastAsia"/>
        </w:rPr>
        <w:t>Chrome</w:t>
      </w:r>
      <w:r>
        <w:t>浏览器</w:t>
      </w:r>
      <w:r>
        <w:rPr>
          <w:rFonts w:hint="eastAsia"/>
        </w:rPr>
        <w:t>，</w:t>
      </w:r>
      <w:r>
        <w:t>覆盖面广</w:t>
      </w:r>
      <w:r>
        <w:rPr>
          <w:rFonts w:hint="eastAsia"/>
        </w:rPr>
        <w:t>；</w:t>
      </w:r>
      <w:r>
        <w:t>本系统在目前阶段的开发成果来看，</w:t>
      </w:r>
      <w:r>
        <w:rPr>
          <w:rFonts w:hint="eastAsia"/>
        </w:rPr>
        <w:t>实践上</w:t>
      </w:r>
      <w:r>
        <w:t>可能存在一</w:t>
      </w:r>
      <w:r>
        <w:rPr>
          <w:rFonts w:hint="eastAsia"/>
        </w:rPr>
        <w:t>些</w:t>
      </w:r>
      <w:r>
        <w:t>没有考虑的</w:t>
      </w:r>
      <w:r>
        <w:rPr>
          <w:rFonts w:hint="eastAsia"/>
        </w:rPr>
        <w:t>情况需要继续完善</w:t>
      </w:r>
      <w:r>
        <w:t>。</w:t>
      </w:r>
      <w:r>
        <w:rPr>
          <w:rFonts w:hint="eastAsia"/>
        </w:rPr>
        <w:t>但</w:t>
      </w:r>
      <w:r>
        <w:t>它的</w:t>
      </w:r>
      <w:r>
        <w:rPr>
          <w:rFonts w:hint="eastAsia"/>
        </w:rPr>
        <w:t>设计目标</w:t>
      </w:r>
      <w:r>
        <w:t>，理想状态</w:t>
      </w:r>
      <w:r>
        <w:rPr>
          <w:rFonts w:hint="eastAsia"/>
        </w:rPr>
        <w:t>，</w:t>
      </w:r>
      <w:r>
        <w:t>理论上对</w:t>
      </w:r>
      <w:r>
        <w:rPr>
          <w:rFonts w:hint="eastAsia"/>
        </w:rPr>
        <w:t>目标网站</w:t>
      </w:r>
      <w:r>
        <w:t>没有要求</w:t>
      </w:r>
      <w:r>
        <w:rPr>
          <w:rFonts w:hint="eastAsia"/>
        </w:rPr>
        <w:t>在</w:t>
      </w:r>
      <w:r>
        <w:t>实现ID验证之外</w:t>
      </w:r>
      <w:r>
        <w:rPr>
          <w:rFonts w:hint="eastAsia"/>
        </w:rPr>
        <w:t>要求</w:t>
      </w:r>
      <w:r>
        <w:t>对响应进行透传。</w:t>
      </w:r>
      <w:r>
        <w:rPr>
          <w:rFonts w:hint="eastAsia"/>
        </w:rPr>
        <w:t>在</w:t>
      </w:r>
      <w:r>
        <w:t>继续升级系统，更</w:t>
      </w:r>
      <w:r>
        <w:rPr>
          <w:rFonts w:hint="eastAsia"/>
        </w:rPr>
        <w:t>趋于</w:t>
      </w:r>
      <w:r>
        <w:t>成熟是，</w:t>
      </w:r>
      <w:r>
        <w:rPr>
          <w:rFonts w:hint="eastAsia"/>
        </w:rPr>
        <w:t>灵活易用</w:t>
      </w:r>
      <w:r>
        <w:t>。</w:t>
      </w:r>
    </w:p>
    <w:p w14:paraId="3EADB48D" w14:textId="77777777" w:rsidR="00C67A94" w:rsidRDefault="00C67A94" w:rsidP="00C67A94">
      <w:pPr>
        <w:pStyle w:val="ab"/>
        <w:ind w:firstLine="420"/>
        <w:rPr>
          <w:rFonts w:ascii="黑体" w:eastAsia="黑体"/>
        </w:rPr>
      </w:pPr>
      <w:r>
        <w:rPr>
          <w:rFonts w:ascii="黑体" w:eastAsia="黑体" w:hint="eastAsia"/>
        </w:rPr>
        <w:t>2.3安全保密</w:t>
      </w:r>
    </w:p>
    <w:p w14:paraId="28F45998" w14:textId="77777777" w:rsidR="00C67A94" w:rsidRDefault="00C67A94" w:rsidP="00C67A94">
      <w:pPr>
        <w:pStyle w:val="ab"/>
        <w:ind w:firstLine="420"/>
      </w:pPr>
      <w:r>
        <w:t xml:space="preserve">    </w:t>
      </w:r>
      <w:r>
        <w:tab/>
      </w:r>
      <w:r w:rsidRPr="00B85994">
        <w:rPr>
          <w:rFonts w:hint="eastAsia"/>
        </w:rPr>
        <w:t>系统开源，无安全保密需要</w:t>
      </w:r>
    </w:p>
    <w:p w14:paraId="411DE3ED" w14:textId="77777777" w:rsidR="00C67A94" w:rsidRDefault="00C67A94" w:rsidP="00C67A94">
      <w:pPr>
        <w:pStyle w:val="ab"/>
        <w:ind w:firstLine="420"/>
      </w:pPr>
      <w:r>
        <w:rPr>
          <w:rFonts w:hint="eastAsia"/>
        </w:rPr>
        <w:t>本系统作为</w:t>
      </w:r>
      <w:r>
        <w:t>反向代理处的处理，</w:t>
      </w:r>
      <w:r>
        <w:rPr>
          <w:rFonts w:hint="eastAsia"/>
        </w:rPr>
        <w:t>起</w:t>
      </w:r>
      <w:r>
        <w:t>过滤作用</w:t>
      </w:r>
      <w:r>
        <w:rPr>
          <w:rFonts w:hint="eastAsia"/>
        </w:rPr>
        <w:t>，</w:t>
      </w:r>
      <w:r>
        <w:t>不涉及用户，网站相关</w:t>
      </w:r>
      <w:r>
        <w:rPr>
          <w:rFonts w:hint="eastAsia"/>
        </w:rPr>
        <w:t>业务</w:t>
      </w:r>
      <w:r>
        <w:t>信息。</w:t>
      </w:r>
    </w:p>
    <w:p w14:paraId="32BDCE6B" w14:textId="77777777" w:rsidR="00C67A94" w:rsidRDefault="00C67A94" w:rsidP="00FC232D">
      <w:pPr>
        <w:pStyle w:val="3"/>
        <w:ind w:firstLine="643"/>
        <w:rPr>
          <w:rFonts w:ascii="楷体_GB2312" w:eastAsia="楷体_GB2312"/>
        </w:rPr>
      </w:pPr>
      <w:r>
        <w:rPr>
          <w:rFonts w:hint="eastAsia"/>
        </w:rPr>
        <w:t>3</w:t>
      </w:r>
      <w:r>
        <w:rPr>
          <w:rFonts w:hint="eastAsia"/>
        </w:rPr>
        <w:t>．</w:t>
      </w:r>
      <w:r>
        <w:rPr>
          <w:rFonts w:ascii="楷体_GB2312" w:eastAsia="楷体_GB2312" w:hint="eastAsia"/>
        </w:rPr>
        <w:t>运行环境</w:t>
      </w:r>
    </w:p>
    <w:p w14:paraId="36A4B81D" w14:textId="77777777" w:rsidR="00C67A94" w:rsidRDefault="00C67A94" w:rsidP="00C67A94">
      <w:pPr>
        <w:pStyle w:val="ab"/>
        <w:ind w:firstLine="420"/>
        <w:rPr>
          <w:rFonts w:ascii="黑体" w:eastAsia="黑体"/>
        </w:rPr>
      </w:pPr>
      <w:r>
        <w:rPr>
          <w:rFonts w:ascii="黑体" w:eastAsia="黑体" w:hint="eastAsia"/>
        </w:rPr>
        <w:t>3.1硬设备</w:t>
      </w:r>
    </w:p>
    <w:p w14:paraId="6837F0D2" w14:textId="77777777" w:rsidR="00C67A94" w:rsidRDefault="00C67A94" w:rsidP="00C67A94">
      <w:pPr>
        <w:pStyle w:val="ab"/>
        <w:ind w:firstLine="420"/>
      </w:pPr>
      <w:r>
        <w:t xml:space="preserve">    Linux操作系统，或Windows系统</w:t>
      </w:r>
      <w:r>
        <w:rPr>
          <w:rFonts w:hint="eastAsia"/>
        </w:rPr>
        <w:t>+Cygwin环境</w:t>
      </w:r>
    </w:p>
    <w:p w14:paraId="451EA2A6" w14:textId="77777777" w:rsidR="00C67A94" w:rsidRDefault="00C67A94" w:rsidP="00C67A94">
      <w:pPr>
        <w:pStyle w:val="ab"/>
        <w:ind w:left="840" w:firstLine="420"/>
        <w:rPr>
          <w:rFonts w:ascii="黑体" w:eastAsia="黑体"/>
        </w:rPr>
      </w:pPr>
      <w:r>
        <w:rPr>
          <w:rFonts w:ascii="黑体" w:eastAsia="黑体" w:hint="eastAsia"/>
        </w:rPr>
        <w:t>3.2支持软件</w:t>
      </w:r>
    </w:p>
    <w:p w14:paraId="43528588" w14:textId="77777777" w:rsidR="00C67A94" w:rsidRDefault="00C67A94" w:rsidP="00C67A94">
      <w:pPr>
        <w:pStyle w:val="ab"/>
        <w:ind w:firstLine="420"/>
      </w:pPr>
      <w:r>
        <w:t>Nginx</w:t>
      </w:r>
      <w:r>
        <w:rPr>
          <w:rFonts w:hint="eastAsia"/>
        </w:rPr>
        <w:t>，</w:t>
      </w:r>
      <w:r>
        <w:t>Chrome</w:t>
      </w:r>
    </w:p>
    <w:p w14:paraId="4FD99A55" w14:textId="77777777" w:rsidR="00C67A94" w:rsidRDefault="00C67A94" w:rsidP="00C67A94">
      <w:pPr>
        <w:pStyle w:val="ab"/>
        <w:ind w:firstLine="420"/>
      </w:pPr>
      <w:r>
        <w:rPr>
          <w:rFonts w:hint="eastAsia"/>
        </w:rPr>
        <w:t>语言</w:t>
      </w:r>
      <w:r>
        <w:t>：C</w:t>
      </w:r>
    </w:p>
    <w:p w14:paraId="6A02863E" w14:textId="77777777" w:rsidR="00C67A94" w:rsidRDefault="00C67A94" w:rsidP="00C67A94">
      <w:pPr>
        <w:pStyle w:val="ab"/>
        <w:ind w:firstLine="420"/>
      </w:pPr>
    </w:p>
    <w:p w14:paraId="7DE4F0C8" w14:textId="77777777" w:rsidR="00C67A94" w:rsidRDefault="00C67A94" w:rsidP="00C67A94">
      <w:pPr>
        <w:pStyle w:val="ab"/>
        <w:ind w:left="840" w:firstLine="420"/>
        <w:rPr>
          <w:rFonts w:ascii="黑体" w:eastAsia="黑体"/>
        </w:rPr>
      </w:pPr>
      <w:r>
        <w:rPr>
          <w:rFonts w:ascii="黑体" w:eastAsia="黑体" w:hint="eastAsia"/>
        </w:rPr>
        <w:t>3.3数据结构</w:t>
      </w:r>
    </w:p>
    <w:p w14:paraId="52F616F3" w14:textId="77777777" w:rsidR="00C67A94" w:rsidRDefault="00C67A94" w:rsidP="00C67A94">
      <w:pPr>
        <w:pStyle w:val="ab"/>
        <w:ind w:firstLine="420"/>
      </w:pPr>
      <w:r>
        <w:rPr>
          <w:rFonts w:hint="eastAsia"/>
        </w:rPr>
        <w:t>支持</w:t>
      </w:r>
      <w:r>
        <w:t>C语言开发中的数据结构</w:t>
      </w:r>
    </w:p>
    <w:p w14:paraId="45DB5081" w14:textId="77777777" w:rsidR="00C67A94" w:rsidRPr="00662715" w:rsidRDefault="00C67A94" w:rsidP="00C67A94">
      <w:pPr>
        <w:pStyle w:val="ab"/>
        <w:ind w:firstLine="420"/>
      </w:pPr>
      <w:r>
        <w:rPr>
          <w:rFonts w:hint="eastAsia"/>
        </w:rPr>
        <w:t>涉及</w:t>
      </w:r>
      <w:r>
        <w:t>Gumbo</w:t>
      </w:r>
      <w:r>
        <w:rPr>
          <w:rFonts w:hint="eastAsia"/>
        </w:rPr>
        <w:t>，</w:t>
      </w:r>
      <w:r>
        <w:t>Duktape中的数据结构</w:t>
      </w:r>
    </w:p>
    <w:p w14:paraId="09AC31BE" w14:textId="77777777" w:rsidR="00C67A94" w:rsidRDefault="00C67A94" w:rsidP="00FC232D">
      <w:pPr>
        <w:pStyle w:val="3"/>
        <w:ind w:firstLine="643"/>
        <w:rPr>
          <w:rFonts w:ascii="楷体_GB2312" w:eastAsia="楷体_GB2312"/>
        </w:rPr>
      </w:pPr>
      <w:r>
        <w:rPr>
          <w:rFonts w:hint="eastAsia"/>
        </w:rPr>
        <w:t>4</w:t>
      </w:r>
      <w:r>
        <w:rPr>
          <w:rFonts w:hint="eastAsia"/>
        </w:rPr>
        <w:t>．</w:t>
      </w:r>
      <w:r>
        <w:rPr>
          <w:rFonts w:ascii="楷体_GB2312" w:eastAsia="楷体_GB2312" w:hint="eastAsia"/>
        </w:rPr>
        <w:t>使用过程</w:t>
      </w:r>
    </w:p>
    <w:p w14:paraId="2DFD0770" w14:textId="77777777" w:rsidR="00C67A94" w:rsidRDefault="00C67A94" w:rsidP="00C67A94">
      <w:pPr>
        <w:pStyle w:val="ab"/>
        <w:ind w:left="840" w:firstLine="420"/>
        <w:rPr>
          <w:rFonts w:ascii="黑体" w:eastAsia="黑体"/>
        </w:rPr>
      </w:pPr>
      <w:r>
        <w:rPr>
          <w:rFonts w:ascii="黑体" w:eastAsia="黑体" w:hint="eastAsia"/>
        </w:rPr>
        <w:t>4.1安装与初始化</w:t>
      </w:r>
    </w:p>
    <w:p w14:paraId="5F131D1E" w14:textId="77777777" w:rsidR="00C67A94" w:rsidRDefault="00C67A94" w:rsidP="00C67A94">
      <w:pPr>
        <w:pStyle w:val="ab"/>
        <w:ind w:firstLine="420"/>
      </w:pPr>
      <w:r>
        <w:rPr>
          <w:rFonts w:hint="eastAsia"/>
        </w:rPr>
        <w:t>对于访问网站</w:t>
      </w:r>
      <w:r>
        <w:t>的浏览器用户：</w:t>
      </w:r>
    </w:p>
    <w:p w14:paraId="7B50E209" w14:textId="77777777" w:rsidR="00C67A94" w:rsidRDefault="00C67A94" w:rsidP="00C67A94">
      <w:pPr>
        <w:pStyle w:val="ab"/>
        <w:ind w:firstLine="420"/>
        <w:rPr>
          <w:rFonts w:ascii="Times New Roman" w:hAnsi="Times New Roman"/>
        </w:rPr>
      </w:pPr>
      <w:r>
        <w:rPr>
          <w:rFonts w:ascii="Times New Roman" w:hAnsi="Times New Roman" w:hint="eastAsia"/>
        </w:rPr>
        <w:t>安装</w:t>
      </w:r>
      <w:r>
        <w:t xml:space="preserve">Chrome Extension </w:t>
      </w:r>
      <w:r>
        <w:t>“</w:t>
      </w:r>
      <w:r>
        <w:t>protect</w:t>
      </w:r>
      <w:r>
        <w:t>”</w:t>
      </w:r>
      <w:r>
        <w:rPr>
          <w:rFonts w:ascii="Times New Roman" w:hAnsi="Times New Roman"/>
        </w:rPr>
        <w:t>：</w:t>
      </w:r>
    </w:p>
    <w:p w14:paraId="68FC60D0" w14:textId="77777777" w:rsidR="00C67A94" w:rsidRDefault="00C67A94" w:rsidP="00C67A94">
      <w:pPr>
        <w:pStyle w:val="ab"/>
        <w:numPr>
          <w:ilvl w:val="0"/>
          <w:numId w:val="25"/>
        </w:numPr>
        <w:ind w:firstLine="420"/>
        <w:rPr>
          <w:rFonts w:ascii="Times New Roman" w:hAnsi="Times New Roman"/>
        </w:rPr>
      </w:pPr>
      <w:r>
        <w:rPr>
          <w:rFonts w:ascii="Times New Roman" w:hAnsi="Times New Roman" w:hint="eastAsia"/>
        </w:rPr>
        <w:t>第一步</w:t>
      </w:r>
      <w:r>
        <w:rPr>
          <w:rFonts w:ascii="Times New Roman" w:hAnsi="Times New Roman"/>
        </w:rPr>
        <w:t>，解压</w:t>
      </w:r>
      <w:r>
        <w:rPr>
          <w:rFonts w:ascii="Times New Roman" w:hAnsi="Times New Roman"/>
        </w:rPr>
        <w:t>Chrome Extension “protect”</w:t>
      </w:r>
    </w:p>
    <w:p w14:paraId="52111551" w14:textId="77777777" w:rsidR="00DD089B" w:rsidRDefault="00C67A94" w:rsidP="00DD089B">
      <w:pPr>
        <w:keepNext/>
        <w:ind w:firstLine="480"/>
        <w:jc w:val="center"/>
      </w:pPr>
      <w:r>
        <w:rPr>
          <w:noProof/>
        </w:rPr>
        <w:drawing>
          <wp:inline distT="0" distB="0" distL="0" distR="0" wp14:anchorId="2B179D0E" wp14:editId="7482461B">
            <wp:extent cx="3789680" cy="873125"/>
            <wp:effectExtent l="0" t="0" r="1270" b="3175"/>
            <wp:docPr id="40" name="图片 40" descr="解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解压"/>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9680" cy="873125"/>
                    </a:xfrm>
                    <a:prstGeom prst="rect">
                      <a:avLst/>
                    </a:prstGeom>
                    <a:noFill/>
                    <a:ln>
                      <a:noFill/>
                    </a:ln>
                  </pic:spPr>
                </pic:pic>
              </a:graphicData>
            </a:graphic>
          </wp:inline>
        </w:drawing>
      </w:r>
    </w:p>
    <w:p w14:paraId="351AFAFB" w14:textId="495532C1" w:rsidR="00C67A94" w:rsidRDefault="00DD089B" w:rsidP="00DD089B">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1</w:t>
      </w:r>
      <w:r>
        <w:fldChar w:fldCharType="end"/>
      </w:r>
      <w:r>
        <w:t xml:space="preserve"> </w:t>
      </w:r>
      <w:r>
        <w:rPr>
          <w:rFonts w:hint="eastAsia"/>
        </w:rPr>
        <w:t>解压</w:t>
      </w:r>
    </w:p>
    <w:p w14:paraId="671B4CD8" w14:textId="68DD40E0" w:rsidR="00C67A94" w:rsidRDefault="00C67A94" w:rsidP="00C67A94">
      <w:pPr>
        <w:pStyle w:val="ab"/>
        <w:numPr>
          <w:ilvl w:val="0"/>
          <w:numId w:val="25"/>
        </w:numPr>
        <w:ind w:firstLine="420"/>
        <w:rPr>
          <w:rFonts w:ascii="Times New Roman" w:hAnsi="Times New Roman"/>
        </w:rPr>
      </w:pPr>
      <w:r>
        <w:rPr>
          <w:rFonts w:ascii="Times New Roman" w:hAnsi="Times New Roman" w:hint="eastAsia"/>
        </w:rPr>
        <w:t>第二步，</w:t>
      </w:r>
      <w:r>
        <w:rPr>
          <w:rFonts w:ascii="Times New Roman" w:hAnsi="Times New Roman"/>
        </w:rPr>
        <w:t>鼠标</w:t>
      </w:r>
      <w:r w:rsidRPr="001248F0">
        <w:rPr>
          <w:rFonts w:ascii="Times New Roman" w:hAnsi="Times New Roman" w:hint="eastAsia"/>
        </w:rPr>
        <w:t>点击</w:t>
      </w:r>
      <w:r>
        <w:rPr>
          <w:rFonts w:ascii="Times New Roman" w:hAnsi="Times New Roman" w:hint="eastAsia"/>
        </w:rPr>
        <w:t>Chrome</w:t>
      </w:r>
      <w:r w:rsidRPr="001248F0">
        <w:rPr>
          <w:rFonts w:ascii="Times New Roman" w:hAnsi="Times New Roman" w:hint="eastAsia"/>
        </w:rPr>
        <w:t>浏览器右上角</w:t>
      </w:r>
      <w:proofErr w:type="gramStart"/>
      <w:r>
        <w:rPr>
          <w:rFonts w:ascii="Times New Roman" w:hAnsi="Times New Roman" w:hint="eastAsia"/>
        </w:rPr>
        <w:t>竖</w:t>
      </w:r>
      <w:proofErr w:type="gramEnd"/>
      <w:r>
        <w:rPr>
          <w:rFonts w:ascii="Times New Roman" w:hAnsi="Times New Roman" w:hint="eastAsia"/>
        </w:rPr>
        <w:t>三点</w:t>
      </w:r>
      <w:r>
        <w:rPr>
          <w:rFonts w:ascii="Times New Roman" w:hAnsi="Times New Roman"/>
        </w:rPr>
        <w:t>的按钮</w:t>
      </w:r>
      <w:r>
        <w:rPr>
          <w:rFonts w:ascii="Times New Roman" w:hAnsi="Times New Roman"/>
          <w:noProof/>
        </w:rPr>
        <w:drawing>
          <wp:inline distT="0" distB="0" distL="0" distR="0" wp14:anchorId="43F0E18B" wp14:editId="173BB6B7">
            <wp:extent cx="132080" cy="205740"/>
            <wp:effectExtent l="0" t="0" r="1270" b="3810"/>
            <wp:docPr id="39" name="图片 39" descr="浏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浏览器"/>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080" cy="205740"/>
                    </a:xfrm>
                    <a:prstGeom prst="rect">
                      <a:avLst/>
                    </a:prstGeom>
                    <a:noFill/>
                    <a:ln>
                      <a:noFill/>
                    </a:ln>
                  </pic:spPr>
                </pic:pic>
              </a:graphicData>
            </a:graphic>
          </wp:inline>
        </w:drawing>
      </w:r>
      <w:r>
        <w:rPr>
          <w:rFonts w:ascii="Times New Roman" w:hAnsi="Times New Roman" w:hint="eastAsia"/>
        </w:rPr>
        <w:t>，点开后</w:t>
      </w:r>
      <w:r w:rsidRPr="001248F0">
        <w:rPr>
          <w:rFonts w:ascii="Times New Roman" w:hAnsi="Times New Roman" w:hint="eastAsia"/>
        </w:rPr>
        <w:t>选择</w:t>
      </w:r>
      <w:r>
        <w:rPr>
          <w:rFonts w:ascii="Times New Roman" w:hAnsi="Times New Roman" w:hint="eastAsia"/>
        </w:rPr>
        <w:t>更多工具</w:t>
      </w:r>
      <w:r w:rsidRPr="001248F0">
        <w:rPr>
          <w:rFonts w:ascii="Times New Roman" w:hAnsi="Times New Roman" w:hint="eastAsia"/>
        </w:rPr>
        <w:t>选项，然后</w:t>
      </w:r>
      <w:r>
        <w:rPr>
          <w:rFonts w:ascii="Times New Roman" w:hAnsi="Times New Roman" w:hint="eastAsia"/>
        </w:rPr>
        <w:t>，</w:t>
      </w:r>
      <w:r w:rsidRPr="001248F0">
        <w:rPr>
          <w:rFonts w:ascii="Times New Roman" w:hAnsi="Times New Roman" w:hint="eastAsia"/>
        </w:rPr>
        <w:t>点击扩展程序来启动</w:t>
      </w:r>
      <w:r w:rsidRPr="001248F0">
        <w:rPr>
          <w:rFonts w:ascii="Times New Roman" w:hAnsi="Times New Roman" w:hint="eastAsia"/>
        </w:rPr>
        <w:t>Chrome</w:t>
      </w:r>
      <w:r w:rsidRPr="001248F0">
        <w:rPr>
          <w:rFonts w:ascii="Times New Roman" w:hAnsi="Times New Roman" w:hint="eastAsia"/>
        </w:rPr>
        <w:t>浏览器的扩展管理器页面。</w:t>
      </w:r>
    </w:p>
    <w:p w14:paraId="06459BAA" w14:textId="77777777" w:rsidR="00DD089B" w:rsidRDefault="00C67A94" w:rsidP="00DD089B">
      <w:pPr>
        <w:keepNext/>
        <w:ind w:firstLine="480"/>
        <w:jc w:val="center"/>
      </w:pPr>
      <w:r>
        <w:rPr>
          <w:rFonts w:hint="eastAsia"/>
          <w:noProof/>
        </w:rPr>
        <w:drawing>
          <wp:inline distT="0" distB="0" distL="0" distR="0" wp14:anchorId="0B0978CA" wp14:editId="0811A3A9">
            <wp:extent cx="3888105" cy="3599815"/>
            <wp:effectExtent l="0" t="0" r="0" b="635"/>
            <wp:docPr id="38" name="图片 38" descr="安装插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安装插件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105" cy="3599815"/>
                    </a:xfrm>
                    <a:prstGeom prst="rect">
                      <a:avLst/>
                    </a:prstGeom>
                    <a:noFill/>
                    <a:ln>
                      <a:noFill/>
                    </a:ln>
                  </pic:spPr>
                </pic:pic>
              </a:graphicData>
            </a:graphic>
          </wp:inline>
        </w:drawing>
      </w:r>
    </w:p>
    <w:p w14:paraId="1D5FD642" w14:textId="60EA5C5A" w:rsidR="00C67A94" w:rsidRDefault="00DD089B" w:rsidP="00DD089B">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2</w:t>
      </w:r>
      <w:r>
        <w:fldChar w:fldCharType="end"/>
      </w:r>
      <w:r>
        <w:t xml:space="preserve"> </w:t>
      </w:r>
      <w:r>
        <w:rPr>
          <w:rFonts w:hint="eastAsia"/>
        </w:rPr>
        <w:t>打开</w:t>
      </w:r>
      <w:r>
        <w:t>扩展程序管理</w:t>
      </w:r>
    </w:p>
    <w:p w14:paraId="00AB6903" w14:textId="77777777" w:rsidR="00C67A94" w:rsidRDefault="00C67A94" w:rsidP="00C67A94">
      <w:pPr>
        <w:ind w:firstLine="480"/>
        <w:jc w:val="center"/>
      </w:pPr>
    </w:p>
    <w:p w14:paraId="4AE8530F" w14:textId="77777777" w:rsidR="00C67A94" w:rsidRDefault="00C67A94" w:rsidP="00C67A94">
      <w:pPr>
        <w:ind w:firstLine="480"/>
        <w:jc w:val="center"/>
      </w:pPr>
    </w:p>
    <w:p w14:paraId="4DC73E6A" w14:textId="77777777" w:rsidR="00C67A94" w:rsidRDefault="00C67A94" w:rsidP="00C67A94">
      <w:pPr>
        <w:pStyle w:val="ab"/>
        <w:numPr>
          <w:ilvl w:val="0"/>
          <w:numId w:val="25"/>
        </w:numPr>
        <w:ind w:firstLine="420"/>
        <w:rPr>
          <w:rFonts w:ascii="Times New Roman" w:hAnsi="Times New Roman"/>
        </w:rPr>
      </w:pPr>
      <w:r>
        <w:rPr>
          <w:rFonts w:ascii="Times New Roman" w:hAnsi="Times New Roman" w:hint="eastAsia"/>
        </w:rPr>
        <w:t>第三步</w:t>
      </w:r>
      <w:r>
        <w:rPr>
          <w:rFonts w:ascii="Times New Roman" w:hAnsi="Times New Roman"/>
        </w:rPr>
        <w:t>，</w:t>
      </w:r>
      <w:r w:rsidRPr="00DB0AF5">
        <w:rPr>
          <w:rFonts w:ascii="Times New Roman" w:hAnsi="Times New Roman" w:hint="eastAsia"/>
        </w:rPr>
        <w:t>在打开的</w:t>
      </w:r>
      <w:r>
        <w:rPr>
          <w:rFonts w:ascii="Times New Roman" w:hAnsi="Times New Roman" w:hint="eastAsia"/>
        </w:rPr>
        <w:t>Chrome</w:t>
      </w:r>
      <w:r w:rsidRPr="00DB0AF5">
        <w:rPr>
          <w:rFonts w:ascii="Times New Roman" w:hAnsi="Times New Roman" w:hint="eastAsia"/>
        </w:rPr>
        <w:t>浏览器的扩展管理器中</w:t>
      </w:r>
      <w:r>
        <w:rPr>
          <w:rFonts w:ascii="Times New Roman" w:hAnsi="Times New Roman" w:hint="eastAsia"/>
        </w:rPr>
        <w:t>我们就</w:t>
      </w:r>
      <w:r w:rsidRPr="00DB0AF5">
        <w:rPr>
          <w:rFonts w:ascii="Times New Roman" w:hAnsi="Times New Roman" w:hint="eastAsia"/>
        </w:rPr>
        <w:t>看到</w:t>
      </w:r>
      <w:r>
        <w:rPr>
          <w:rFonts w:ascii="Times New Roman" w:hAnsi="Times New Roman" w:hint="eastAsia"/>
        </w:rPr>
        <w:t>了</w:t>
      </w:r>
      <w:r w:rsidRPr="00DB0AF5">
        <w:rPr>
          <w:rFonts w:ascii="Times New Roman" w:hAnsi="Times New Roman" w:hint="eastAsia"/>
        </w:rPr>
        <w:t>一些已经安装</w:t>
      </w:r>
      <w:r>
        <w:rPr>
          <w:rFonts w:ascii="Times New Roman" w:hAnsi="Times New Roman" w:hint="eastAsia"/>
        </w:rPr>
        <w:t>的程序</w:t>
      </w:r>
      <w:r w:rsidRPr="00DB0AF5">
        <w:rPr>
          <w:rFonts w:ascii="Times New Roman" w:hAnsi="Times New Roman" w:hint="eastAsia"/>
        </w:rPr>
        <w:t>Chrome</w:t>
      </w:r>
      <w:r>
        <w:rPr>
          <w:rFonts w:ascii="Times New Roman" w:hAnsi="Times New Roman" w:hint="eastAsia"/>
        </w:rPr>
        <w:t>扩展</w:t>
      </w:r>
      <w:r>
        <w:rPr>
          <w:rFonts w:ascii="Times New Roman" w:hAnsi="Times New Roman"/>
        </w:rPr>
        <w:t>程序</w:t>
      </w:r>
      <w:r w:rsidRPr="00DB0AF5">
        <w:rPr>
          <w:rFonts w:ascii="Times New Roman" w:hAnsi="Times New Roman" w:hint="eastAsia"/>
        </w:rPr>
        <w:t>，或者一个</w:t>
      </w:r>
      <w:r w:rsidRPr="00DB0AF5">
        <w:rPr>
          <w:rFonts w:ascii="Times New Roman" w:hAnsi="Times New Roman" w:hint="eastAsia"/>
        </w:rPr>
        <w:t>Chrome</w:t>
      </w:r>
      <w:r>
        <w:rPr>
          <w:rFonts w:ascii="Times New Roman" w:hAnsi="Times New Roman" w:hint="eastAsia"/>
        </w:rPr>
        <w:t>插件也没有。然后，</w:t>
      </w:r>
      <w:r>
        <w:rPr>
          <w:rFonts w:ascii="Times New Roman" w:hAnsi="Times New Roman"/>
        </w:rPr>
        <w:t>我们要保证</w:t>
      </w:r>
      <w:proofErr w:type="gramStart"/>
      <w:r>
        <w:rPr>
          <w:rFonts w:ascii="Times New Roman" w:hAnsi="Times New Roman"/>
        </w:rPr>
        <w:t>已经</w:t>
      </w:r>
      <w:r w:rsidRPr="00DB0AF5">
        <w:rPr>
          <w:rFonts w:ascii="Times New Roman" w:hAnsi="Times New Roman" w:hint="eastAsia"/>
        </w:rPr>
        <w:t>勾选</w:t>
      </w:r>
      <w:r>
        <w:rPr>
          <w:rFonts w:ascii="Times New Roman" w:hAnsi="Times New Roman" w:hint="eastAsia"/>
        </w:rPr>
        <w:t>了</w:t>
      </w:r>
      <w:proofErr w:type="gramEnd"/>
      <w:r>
        <w:rPr>
          <w:rFonts w:ascii="Times New Roman" w:hAnsi="Times New Roman" w:hint="eastAsia"/>
        </w:rPr>
        <w:t>开发者模式。在</w:t>
      </w:r>
      <w:r>
        <w:rPr>
          <w:rFonts w:ascii="Times New Roman" w:hAnsi="Times New Roman"/>
        </w:rPr>
        <w:t>左边选择</w:t>
      </w:r>
      <w:r>
        <w:rPr>
          <w:rFonts w:ascii="Times New Roman" w:hAnsi="Times New Roman" w:hint="eastAsia"/>
        </w:rPr>
        <w:t xml:space="preserve"> </w:t>
      </w:r>
      <w:r>
        <w:rPr>
          <w:rFonts w:ascii="Times New Roman" w:hAnsi="Times New Roman" w:hint="eastAsia"/>
        </w:rPr>
        <w:t>“加载</w:t>
      </w:r>
      <w:r>
        <w:rPr>
          <w:rFonts w:ascii="Times New Roman" w:hAnsi="Times New Roman"/>
        </w:rPr>
        <w:t>已解压的扩展程序</w:t>
      </w:r>
      <w:r>
        <w:rPr>
          <w:rFonts w:ascii="Times New Roman" w:hAnsi="Times New Roman" w:hint="eastAsia"/>
        </w:rPr>
        <w:t>”。选中</w:t>
      </w:r>
      <w:r>
        <w:rPr>
          <w:rFonts w:ascii="Times New Roman" w:hAnsi="Times New Roman"/>
        </w:rPr>
        <w:t>解压好的</w:t>
      </w:r>
      <w:r>
        <w:rPr>
          <w:rFonts w:ascii="Times New Roman" w:hAnsi="Times New Roman" w:hint="eastAsia"/>
        </w:rPr>
        <w:t>文件夹</w:t>
      </w:r>
      <w:r>
        <w:rPr>
          <w:rFonts w:ascii="Times New Roman" w:hAnsi="Times New Roman"/>
        </w:rPr>
        <w:t>。选中打开。</w:t>
      </w:r>
    </w:p>
    <w:p w14:paraId="6253842A" w14:textId="77777777" w:rsidR="00DD089B" w:rsidRDefault="00C67A94" w:rsidP="00DD089B">
      <w:pPr>
        <w:keepNext/>
        <w:ind w:firstLine="480"/>
        <w:jc w:val="center"/>
      </w:pPr>
      <w:r>
        <w:rPr>
          <w:rFonts w:hint="eastAsia"/>
          <w:noProof/>
        </w:rPr>
        <w:drawing>
          <wp:inline distT="0" distB="0" distL="0" distR="0" wp14:anchorId="056B8CBE" wp14:editId="7AB77AB5">
            <wp:extent cx="3583305" cy="2224405"/>
            <wp:effectExtent l="0" t="0" r="0" b="4445"/>
            <wp:docPr id="37" name="图片 37" descr="浏览器-开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浏览器-开发者"/>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3305" cy="2224405"/>
                    </a:xfrm>
                    <a:prstGeom prst="rect">
                      <a:avLst/>
                    </a:prstGeom>
                    <a:noFill/>
                    <a:ln>
                      <a:noFill/>
                    </a:ln>
                  </pic:spPr>
                </pic:pic>
              </a:graphicData>
            </a:graphic>
          </wp:inline>
        </w:drawing>
      </w:r>
    </w:p>
    <w:p w14:paraId="6FB25740" w14:textId="685DC2BC" w:rsidR="00C67A94" w:rsidRDefault="00DD089B" w:rsidP="00DD089B">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3</w:t>
      </w:r>
      <w:r>
        <w:fldChar w:fldCharType="end"/>
      </w:r>
      <w:r>
        <w:t xml:space="preserve"> </w:t>
      </w:r>
      <w:r>
        <w:rPr>
          <w:rFonts w:hint="eastAsia"/>
        </w:rPr>
        <w:t>开启</w:t>
      </w:r>
      <w:r>
        <w:t>开发者模式</w:t>
      </w:r>
    </w:p>
    <w:p w14:paraId="27CA1DEC" w14:textId="77777777" w:rsidR="00C67A94" w:rsidRDefault="00C67A94" w:rsidP="00C67A94">
      <w:pPr>
        <w:ind w:firstLine="480"/>
        <w:jc w:val="center"/>
      </w:pPr>
    </w:p>
    <w:p w14:paraId="3CA0EACF" w14:textId="77777777" w:rsidR="00DD089B" w:rsidRDefault="00C67A94" w:rsidP="00DD089B">
      <w:pPr>
        <w:keepNext/>
        <w:ind w:firstLine="480"/>
        <w:jc w:val="center"/>
      </w:pPr>
      <w:r>
        <w:rPr>
          <w:noProof/>
        </w:rPr>
        <w:drawing>
          <wp:inline distT="0" distB="0" distL="0" distR="0" wp14:anchorId="0A0300B6" wp14:editId="05E13C99">
            <wp:extent cx="4069715" cy="2051050"/>
            <wp:effectExtent l="0" t="0" r="6985" b="6350"/>
            <wp:docPr id="36" name="图片 36" descr="浏览器——加载解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浏览器——加载解压"/>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9715" cy="2051050"/>
                    </a:xfrm>
                    <a:prstGeom prst="rect">
                      <a:avLst/>
                    </a:prstGeom>
                    <a:noFill/>
                    <a:ln>
                      <a:noFill/>
                    </a:ln>
                  </pic:spPr>
                </pic:pic>
              </a:graphicData>
            </a:graphic>
          </wp:inline>
        </w:drawing>
      </w:r>
    </w:p>
    <w:p w14:paraId="0FEAC153" w14:textId="18DCA2DF" w:rsidR="00C67A94" w:rsidRDefault="00DD089B" w:rsidP="00DD089B">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4</w:t>
      </w:r>
      <w:r>
        <w:fldChar w:fldCharType="end"/>
      </w:r>
      <w:r>
        <w:t xml:space="preserve"> </w:t>
      </w:r>
      <w:r>
        <w:rPr>
          <w:rFonts w:hint="eastAsia"/>
        </w:rPr>
        <w:t>安装</w:t>
      </w:r>
      <w:r>
        <w:t>扩展程序</w:t>
      </w:r>
    </w:p>
    <w:p w14:paraId="3C0757C8" w14:textId="77777777" w:rsidR="00C67A94" w:rsidRDefault="00C67A94" w:rsidP="00C67A94">
      <w:pPr>
        <w:ind w:firstLine="480"/>
        <w:jc w:val="center"/>
      </w:pPr>
    </w:p>
    <w:p w14:paraId="00BF6A34" w14:textId="77777777" w:rsidR="00C67A94" w:rsidRDefault="00C67A94" w:rsidP="00C67A94">
      <w:pPr>
        <w:pStyle w:val="ab"/>
        <w:numPr>
          <w:ilvl w:val="0"/>
          <w:numId w:val="25"/>
        </w:numPr>
        <w:ind w:firstLine="420"/>
        <w:rPr>
          <w:rFonts w:ascii="Times New Roman" w:hAnsi="Times New Roman"/>
        </w:rPr>
      </w:pPr>
      <w:r>
        <w:rPr>
          <w:rFonts w:ascii="Times New Roman" w:hAnsi="Times New Roman" w:hint="eastAsia"/>
        </w:rPr>
        <w:t>安装成功。</w:t>
      </w:r>
    </w:p>
    <w:p w14:paraId="4A59F880" w14:textId="77777777" w:rsidR="00C67A94" w:rsidRDefault="00C67A94" w:rsidP="00C67A94">
      <w:pPr>
        <w:pStyle w:val="ab"/>
        <w:ind w:firstLine="420"/>
        <w:rPr>
          <w:rFonts w:ascii="Times New Roman" w:hAnsi="Times New Roman"/>
        </w:rPr>
      </w:pPr>
      <w:r>
        <w:rPr>
          <w:rFonts w:ascii="Times New Roman" w:hAnsi="Times New Roman" w:hint="eastAsia"/>
        </w:rPr>
        <w:t>对于部署</w:t>
      </w:r>
      <w:r>
        <w:rPr>
          <w:rFonts w:ascii="Times New Roman" w:hAnsi="Times New Roman"/>
        </w:rPr>
        <w:t>目标网站的网站开发人员：</w:t>
      </w:r>
    </w:p>
    <w:p w14:paraId="789F1566" w14:textId="77777777" w:rsidR="00C67A94" w:rsidRDefault="00C67A94" w:rsidP="00C67A94">
      <w:pPr>
        <w:pStyle w:val="ab"/>
        <w:ind w:firstLine="420"/>
        <w:rPr>
          <w:rFonts w:ascii="Times New Roman" w:hAnsi="Times New Roman"/>
        </w:rPr>
      </w:pPr>
      <w:r>
        <w:rPr>
          <w:rFonts w:ascii="Times New Roman" w:hAnsi="Times New Roman" w:hint="eastAsia"/>
        </w:rPr>
        <w:t>首先介绍</w:t>
      </w:r>
      <w:r>
        <w:rPr>
          <w:rFonts w:ascii="Times New Roman" w:hAnsi="Times New Roman"/>
        </w:rPr>
        <w:t>常规</w:t>
      </w:r>
      <w:r>
        <w:rPr>
          <w:rFonts w:ascii="Times New Roman" w:hAnsi="Times New Roman"/>
        </w:rPr>
        <w:t>Nginx</w:t>
      </w:r>
      <w:r>
        <w:rPr>
          <w:rFonts w:ascii="Times New Roman" w:hAnsi="Times New Roman"/>
        </w:rPr>
        <w:t>第三方模块使用相关操作</w:t>
      </w:r>
    </w:p>
    <w:p w14:paraId="0A04D9A0" w14:textId="77777777" w:rsidR="00C67A94" w:rsidRDefault="00C67A94" w:rsidP="00C67A94">
      <w:pPr>
        <w:pStyle w:val="ab"/>
        <w:numPr>
          <w:ilvl w:val="0"/>
          <w:numId w:val="26"/>
        </w:numPr>
        <w:ind w:firstLine="420"/>
        <w:rPr>
          <w:rFonts w:ascii="Times New Roman" w:hAnsi="Times New Roman"/>
        </w:rPr>
      </w:pPr>
      <w:r>
        <w:rPr>
          <w:rFonts w:ascii="Times New Roman" w:hAnsi="Times New Roman" w:hint="eastAsia"/>
        </w:rPr>
        <w:t>下载</w:t>
      </w:r>
      <w:r>
        <w:rPr>
          <w:rFonts w:ascii="Times New Roman" w:hAnsi="Times New Roman"/>
        </w:rPr>
        <w:t>Nginx</w:t>
      </w:r>
      <w:r>
        <w:rPr>
          <w:rFonts w:ascii="Times New Roman" w:hAnsi="Times New Roman" w:hint="eastAsia"/>
        </w:rPr>
        <w:t>源码</w:t>
      </w:r>
    </w:p>
    <w:p w14:paraId="771D946E" w14:textId="77777777" w:rsidR="00C67A94" w:rsidRDefault="00C67A94" w:rsidP="00C67A94">
      <w:pPr>
        <w:pStyle w:val="ab"/>
        <w:ind w:left="1215" w:firstLine="420"/>
        <w:rPr>
          <w:rFonts w:ascii="Times New Roman" w:hAnsi="Times New Roman"/>
        </w:rPr>
      </w:pPr>
      <w:r>
        <w:rPr>
          <w:rFonts w:ascii="Times New Roman" w:hAnsi="Times New Roman" w:hint="eastAsia"/>
        </w:rPr>
        <w:t>在</w:t>
      </w:r>
      <w:r>
        <w:rPr>
          <w:rFonts w:ascii="Times New Roman" w:hAnsi="Times New Roman"/>
        </w:rPr>
        <w:t>Nginx</w:t>
      </w:r>
      <w:r>
        <w:rPr>
          <w:rFonts w:ascii="Times New Roman" w:hAnsi="Times New Roman"/>
        </w:rPr>
        <w:t>官网上面下载源码包。将下载</w:t>
      </w:r>
      <w:r>
        <w:rPr>
          <w:rFonts w:ascii="Times New Roman" w:hAnsi="Times New Roman" w:hint="eastAsia"/>
        </w:rPr>
        <w:t>的</w:t>
      </w:r>
      <w:r>
        <w:rPr>
          <w:rFonts w:ascii="Times New Roman" w:hAnsi="Times New Roman"/>
        </w:rPr>
        <w:t>nginx-1.x.xx.tar.gz</w:t>
      </w:r>
      <w:r>
        <w:rPr>
          <w:rFonts w:ascii="Times New Roman" w:hAnsi="Times New Roman" w:hint="eastAsia"/>
        </w:rPr>
        <w:t>源代码压缩包</w:t>
      </w:r>
      <w:r>
        <w:rPr>
          <w:rFonts w:ascii="Times New Roman" w:hAnsi="Times New Roman"/>
        </w:rPr>
        <w:t>放到准备好的</w:t>
      </w:r>
      <w:r>
        <w:rPr>
          <w:rFonts w:ascii="Times New Roman" w:hAnsi="Times New Roman"/>
        </w:rPr>
        <w:t>Nginx</w:t>
      </w:r>
      <w:r>
        <w:rPr>
          <w:rFonts w:ascii="Times New Roman" w:hAnsi="Times New Roman"/>
        </w:rPr>
        <w:t>源代码目录中，解压。解压</w:t>
      </w:r>
      <w:r>
        <w:rPr>
          <w:rFonts w:ascii="Times New Roman" w:hAnsi="Times New Roman" w:hint="eastAsia"/>
        </w:rPr>
        <w:t>指令如下</w:t>
      </w:r>
      <w:r>
        <w:rPr>
          <w:rFonts w:ascii="Times New Roman" w:hAnsi="Times New Roman"/>
        </w:rPr>
        <w:t>：</w:t>
      </w:r>
      <w:r>
        <w:rPr>
          <w:rFonts w:ascii="Times New Roman" w:hAnsi="Times New Roman"/>
        </w:rPr>
        <w:t>tar –zxvf nginx-1.x.xx.tar.gz</w:t>
      </w:r>
      <w:r>
        <w:rPr>
          <w:rFonts w:ascii="Times New Roman" w:hAnsi="Times New Roman" w:hint="eastAsia"/>
        </w:rPr>
        <w:t>。</w:t>
      </w:r>
      <w:r>
        <w:rPr>
          <w:rFonts w:ascii="Times New Roman" w:hAnsi="Times New Roman"/>
        </w:rPr>
        <w:t>在本项目的开发中使用了当前</w:t>
      </w:r>
      <w:r>
        <w:rPr>
          <w:rFonts w:ascii="Times New Roman" w:hAnsi="Times New Roman" w:hint="eastAsia"/>
        </w:rPr>
        <w:t>较稳定版本</w:t>
      </w:r>
      <w:r>
        <w:rPr>
          <w:rFonts w:ascii="Times New Roman" w:hAnsi="Times New Roman" w:hint="eastAsia"/>
        </w:rPr>
        <w:t>1.12</w:t>
      </w:r>
      <w:r>
        <w:rPr>
          <w:rFonts w:ascii="Times New Roman" w:hAnsi="Times New Roman"/>
        </w:rPr>
        <w:t>.2</w:t>
      </w:r>
      <w:r>
        <w:rPr>
          <w:rFonts w:ascii="Times New Roman" w:hAnsi="Times New Roman" w:hint="eastAsia"/>
        </w:rPr>
        <w:t>。</w:t>
      </w:r>
      <w:r>
        <w:rPr>
          <w:rFonts w:ascii="Times New Roman" w:hAnsi="Times New Roman"/>
        </w:rPr>
        <w:t>本项目</w:t>
      </w:r>
      <w:r>
        <w:rPr>
          <w:rFonts w:ascii="Times New Roman" w:hAnsi="Times New Roman" w:hint="eastAsia"/>
        </w:rPr>
        <w:t>涉及</w:t>
      </w:r>
      <w:r>
        <w:rPr>
          <w:rFonts w:ascii="Times New Roman" w:hAnsi="Times New Roman"/>
        </w:rPr>
        <w:t>所有都以此为基准。</w:t>
      </w:r>
    </w:p>
    <w:p w14:paraId="44D440D6" w14:textId="77777777" w:rsidR="00C67A94" w:rsidRDefault="00C67A94" w:rsidP="00C67A94">
      <w:pPr>
        <w:pStyle w:val="ab"/>
        <w:numPr>
          <w:ilvl w:val="0"/>
          <w:numId w:val="26"/>
        </w:numPr>
        <w:ind w:firstLine="420"/>
        <w:rPr>
          <w:rFonts w:ascii="Times New Roman" w:hAnsi="Times New Roman"/>
        </w:rPr>
      </w:pPr>
      <w:r>
        <w:rPr>
          <w:rFonts w:ascii="Times New Roman" w:hAnsi="Times New Roman" w:hint="eastAsia"/>
        </w:rPr>
        <w:t>编译</w:t>
      </w:r>
    </w:p>
    <w:p w14:paraId="1DC83BC5" w14:textId="77777777" w:rsidR="00C67A94" w:rsidRDefault="00C67A94" w:rsidP="00C67A94">
      <w:pPr>
        <w:pStyle w:val="ab"/>
        <w:ind w:left="1215" w:firstLine="420"/>
        <w:rPr>
          <w:rFonts w:ascii="Times New Roman" w:hAnsi="Times New Roman"/>
        </w:rPr>
      </w:pPr>
      <w:r>
        <w:rPr>
          <w:rFonts w:ascii="Times New Roman" w:hAnsi="Times New Roman" w:hint="eastAsia"/>
        </w:rPr>
        <w:t>本项目的使用基础</w:t>
      </w:r>
      <w:r>
        <w:rPr>
          <w:rFonts w:ascii="Times New Roman" w:hAnsi="Times New Roman"/>
        </w:rPr>
        <w:t>是</w:t>
      </w:r>
      <w:r>
        <w:rPr>
          <w:rFonts w:ascii="Times New Roman" w:hAnsi="Times New Roman" w:hint="eastAsia"/>
        </w:rPr>
        <w:t>“编译安装</w:t>
      </w:r>
      <w:r>
        <w:rPr>
          <w:rFonts w:ascii="Times New Roman" w:hAnsi="Times New Roman"/>
        </w:rPr>
        <w:t>Nginx</w:t>
      </w:r>
      <w:r>
        <w:rPr>
          <w:rFonts w:ascii="Times New Roman" w:hAnsi="Times New Roman" w:hint="eastAsia"/>
        </w:rPr>
        <w:t>”，如果</w:t>
      </w:r>
      <w:r>
        <w:rPr>
          <w:rFonts w:ascii="Times New Roman" w:hAnsi="Times New Roman"/>
        </w:rPr>
        <w:t>你掌握这部分内容，按照</w:t>
      </w:r>
      <w:r>
        <w:rPr>
          <w:rFonts w:ascii="Times New Roman" w:hAnsi="Times New Roman"/>
        </w:rPr>
        <w:t>Nginx</w:t>
      </w:r>
      <w:r>
        <w:rPr>
          <w:rFonts w:ascii="Times New Roman" w:hAnsi="Times New Roman"/>
        </w:rPr>
        <w:t>规范</w:t>
      </w:r>
      <w:r>
        <w:rPr>
          <w:rFonts w:ascii="Times New Roman" w:hAnsi="Times New Roman" w:hint="eastAsia"/>
        </w:rPr>
        <w:t>即</w:t>
      </w:r>
      <w:r>
        <w:rPr>
          <w:rFonts w:ascii="Times New Roman" w:hAnsi="Times New Roman"/>
        </w:rPr>
        <w:t>可以</w:t>
      </w:r>
      <w:r>
        <w:rPr>
          <w:rFonts w:ascii="Times New Roman" w:hAnsi="Times New Roman" w:hint="eastAsia"/>
        </w:rPr>
        <w:t>将</w:t>
      </w:r>
      <w:r>
        <w:rPr>
          <w:rFonts w:ascii="Times New Roman" w:hAnsi="Times New Roman"/>
        </w:rPr>
        <w:t>本模块安装好。对于</w:t>
      </w:r>
      <w:r>
        <w:rPr>
          <w:rFonts w:ascii="Times New Roman" w:hAnsi="Times New Roman" w:hint="eastAsia"/>
        </w:rPr>
        <w:t>不熟悉</w:t>
      </w:r>
      <w:r>
        <w:rPr>
          <w:rFonts w:ascii="Times New Roman" w:hAnsi="Times New Roman"/>
        </w:rPr>
        <w:t>的网站开发人员，这里简单介绍安装步骤</w:t>
      </w:r>
      <w:r>
        <w:rPr>
          <w:rFonts w:ascii="Times New Roman" w:hAnsi="Times New Roman" w:hint="eastAsia"/>
        </w:rPr>
        <w:t>：</w:t>
      </w:r>
    </w:p>
    <w:p w14:paraId="25A9A8DE" w14:textId="77777777" w:rsidR="00C67A94" w:rsidRDefault="00C67A94" w:rsidP="00C67A94">
      <w:pPr>
        <w:pStyle w:val="ab"/>
        <w:numPr>
          <w:ilvl w:val="0"/>
          <w:numId w:val="27"/>
        </w:numPr>
        <w:ind w:firstLine="420"/>
        <w:rPr>
          <w:rFonts w:ascii="Times New Roman" w:hAnsi="Times New Roman"/>
        </w:rPr>
      </w:pPr>
      <w:r>
        <w:rPr>
          <w:rFonts w:ascii="Times New Roman" w:hAnsi="Times New Roman" w:hint="eastAsia"/>
        </w:rPr>
        <w:t>执行</w:t>
      </w:r>
      <w:r>
        <w:rPr>
          <w:rFonts w:ascii="Times New Roman" w:hAnsi="Times New Roman"/>
        </w:rPr>
        <w:t>指令</w:t>
      </w:r>
    </w:p>
    <w:p w14:paraId="78C01E3E" w14:textId="77777777" w:rsidR="00C67A94" w:rsidRPr="001C1892" w:rsidRDefault="00C67A94" w:rsidP="00C67A94">
      <w:pPr>
        <w:pStyle w:val="ab"/>
        <w:ind w:left="1635" w:firstLine="420"/>
        <w:rPr>
          <w:rFonts w:ascii="Times New Roman" w:hAnsi="Times New Roman"/>
        </w:rPr>
      </w:pPr>
      <w:proofErr w:type="gramStart"/>
      <w:r w:rsidRPr="001C1892">
        <w:rPr>
          <w:rFonts w:ascii="Times New Roman" w:hAnsi="Times New Roman"/>
        </w:rPr>
        <w:t>./</w:t>
      </w:r>
      <w:proofErr w:type="gramEnd"/>
      <w:r w:rsidRPr="001C1892">
        <w:rPr>
          <w:rFonts w:ascii="Times New Roman" w:hAnsi="Times New Roman"/>
        </w:rPr>
        <w:t>configure --prefix=path --add-module=s_3rd_mdl/ngx_http_ipslab_module  --with-debug</w:t>
      </w:r>
    </w:p>
    <w:p w14:paraId="7D55294E" w14:textId="77777777" w:rsidR="00C67A94" w:rsidRPr="001C1892" w:rsidRDefault="00C67A94" w:rsidP="00C67A94">
      <w:pPr>
        <w:pStyle w:val="ab"/>
        <w:ind w:left="1635" w:firstLine="420"/>
        <w:rPr>
          <w:rFonts w:ascii="Times New Roman" w:hAnsi="Times New Roman"/>
        </w:rPr>
      </w:pPr>
      <w:r w:rsidRPr="001C1892">
        <w:rPr>
          <w:rFonts w:ascii="Times New Roman" w:hAnsi="Times New Roman" w:hint="eastAsia"/>
        </w:rPr>
        <w:t>上述命令在一行，且将</w:t>
      </w:r>
      <w:r w:rsidRPr="001C1892">
        <w:rPr>
          <w:rFonts w:ascii="Times New Roman" w:hAnsi="Times New Roman" w:hint="eastAsia"/>
        </w:rPr>
        <w:t>path</w:t>
      </w:r>
      <w:r w:rsidRPr="001C1892">
        <w:rPr>
          <w:rFonts w:ascii="Times New Roman" w:hAnsi="Times New Roman" w:hint="eastAsia"/>
        </w:rPr>
        <w:t>换成你希望最后</w:t>
      </w:r>
      <w:r w:rsidRPr="001C1892">
        <w:rPr>
          <w:rFonts w:ascii="Times New Roman" w:hAnsi="Times New Roman" w:hint="eastAsia"/>
        </w:rPr>
        <w:t>Nginx</w:t>
      </w:r>
      <w:r w:rsidRPr="001C1892">
        <w:rPr>
          <w:rFonts w:ascii="Times New Roman" w:hAnsi="Times New Roman" w:hint="eastAsia"/>
        </w:rPr>
        <w:t>可运行文件套装的安装位置，它的形式可能会是这样</w:t>
      </w:r>
      <w:proofErr w:type="gramStart"/>
      <w:r w:rsidRPr="001C1892">
        <w:rPr>
          <w:rFonts w:ascii="Times New Roman" w:hAnsi="Times New Roman" w:hint="eastAsia"/>
        </w:rPr>
        <w:t>”</w:t>
      </w:r>
      <w:proofErr w:type="gramEnd"/>
      <w:r w:rsidRPr="001C1892">
        <w:rPr>
          <w:rFonts w:ascii="Times New Roman" w:hAnsi="Times New Roman" w:hint="eastAsia"/>
        </w:rPr>
        <w:t>/mynginx/nginx-1.12.2</w:t>
      </w:r>
      <w:r w:rsidRPr="001C1892">
        <w:rPr>
          <w:rFonts w:ascii="Times New Roman" w:hAnsi="Times New Roman" w:hint="eastAsia"/>
        </w:rPr>
        <w:t>”</w:t>
      </w:r>
    </w:p>
    <w:p w14:paraId="471E8E0C" w14:textId="77777777" w:rsidR="00C67A94" w:rsidRDefault="00C67A94" w:rsidP="00C67A94">
      <w:pPr>
        <w:pStyle w:val="ab"/>
        <w:numPr>
          <w:ilvl w:val="0"/>
          <w:numId w:val="27"/>
        </w:numPr>
        <w:ind w:firstLine="420"/>
        <w:rPr>
          <w:rFonts w:ascii="Times New Roman" w:hAnsi="Times New Roman"/>
        </w:rPr>
      </w:pPr>
      <w:r>
        <w:rPr>
          <w:rFonts w:ascii="Times New Roman" w:hAnsi="Times New Roman" w:hint="eastAsia"/>
        </w:rPr>
        <w:t>执行命令</w:t>
      </w:r>
      <w:r>
        <w:rPr>
          <w:rFonts w:ascii="Times New Roman" w:hAnsi="Times New Roman"/>
        </w:rPr>
        <w:t>make</w:t>
      </w:r>
      <w:r>
        <w:rPr>
          <w:rFonts w:ascii="Times New Roman" w:hAnsi="Times New Roman" w:hint="eastAsia"/>
        </w:rPr>
        <w:t>，</w:t>
      </w:r>
      <w:r>
        <w:rPr>
          <w:rFonts w:ascii="Times New Roman" w:hAnsi="Times New Roman"/>
        </w:rPr>
        <w:t>执行完后，执行</w:t>
      </w:r>
      <w:r>
        <w:rPr>
          <w:rFonts w:ascii="Times New Roman" w:hAnsi="Times New Roman"/>
        </w:rPr>
        <w:t>make install</w:t>
      </w:r>
      <w:r>
        <w:rPr>
          <w:rFonts w:ascii="Times New Roman" w:hAnsi="Times New Roman"/>
        </w:rPr>
        <w:t>。</w:t>
      </w:r>
      <w:proofErr w:type="gramStart"/>
      <w:r>
        <w:rPr>
          <w:rFonts w:ascii="Times New Roman" w:hAnsi="Times New Roman"/>
        </w:rPr>
        <w:t>然后再你所</w:t>
      </w:r>
      <w:proofErr w:type="gramEnd"/>
      <w:r>
        <w:rPr>
          <w:rFonts w:ascii="Times New Roman" w:hAnsi="Times New Roman"/>
        </w:rPr>
        <w:t>设置的</w:t>
      </w:r>
      <w:r>
        <w:rPr>
          <w:rFonts w:ascii="Times New Roman" w:hAnsi="Times New Roman"/>
        </w:rPr>
        <w:t>path</w:t>
      </w:r>
      <w:r>
        <w:rPr>
          <w:rFonts w:ascii="Times New Roman" w:hAnsi="Times New Roman"/>
        </w:rPr>
        <w:t>下就生成了</w:t>
      </w:r>
      <w:r>
        <w:rPr>
          <w:rFonts w:ascii="Times New Roman" w:hAnsi="Times New Roman"/>
        </w:rPr>
        <w:t>Nginx</w:t>
      </w:r>
      <w:r>
        <w:rPr>
          <w:rFonts w:ascii="Times New Roman" w:hAnsi="Times New Roman"/>
        </w:rPr>
        <w:t>可运行的服务器。</w:t>
      </w:r>
    </w:p>
    <w:p w14:paraId="7A3C2DCF" w14:textId="77777777" w:rsidR="00C67A94" w:rsidRPr="00750AF3" w:rsidRDefault="00C67A94" w:rsidP="00C67A94">
      <w:pPr>
        <w:pStyle w:val="ab"/>
        <w:ind w:left="1635" w:firstLine="420"/>
        <w:rPr>
          <w:rFonts w:ascii="Times New Roman" w:hAnsi="Times New Roman"/>
        </w:rPr>
      </w:pPr>
    </w:p>
    <w:p w14:paraId="71B65B07" w14:textId="77777777" w:rsidR="00C67A94" w:rsidRDefault="00C67A94" w:rsidP="00C67A94">
      <w:pPr>
        <w:pStyle w:val="ab"/>
        <w:numPr>
          <w:ilvl w:val="0"/>
          <w:numId w:val="26"/>
        </w:numPr>
        <w:ind w:firstLine="420"/>
        <w:rPr>
          <w:rFonts w:ascii="Times New Roman" w:hAnsi="Times New Roman"/>
        </w:rPr>
      </w:pPr>
      <w:r>
        <w:rPr>
          <w:rFonts w:ascii="Times New Roman" w:hAnsi="Times New Roman" w:hint="eastAsia"/>
        </w:rPr>
        <w:t>配置</w:t>
      </w:r>
    </w:p>
    <w:p w14:paraId="7BCF0D0E" w14:textId="77777777" w:rsidR="00C67A94" w:rsidRDefault="00C67A94" w:rsidP="00C67A94">
      <w:pPr>
        <w:pStyle w:val="ab"/>
        <w:ind w:left="1215" w:firstLine="420"/>
        <w:rPr>
          <w:rFonts w:ascii="Times New Roman" w:hAnsi="Times New Roman"/>
        </w:rPr>
      </w:pPr>
      <w:r>
        <w:rPr>
          <w:rFonts w:ascii="Times New Roman" w:hAnsi="Times New Roman" w:hint="eastAsia"/>
        </w:rPr>
        <w:t>在</w:t>
      </w:r>
      <w:r>
        <w:rPr>
          <w:rFonts w:ascii="Times New Roman" w:hAnsi="Times New Roman" w:hint="eastAsia"/>
        </w:rPr>
        <w:t>path(</w:t>
      </w:r>
      <w:r w:rsidRPr="001C1892">
        <w:rPr>
          <w:rFonts w:ascii="Times New Roman" w:hAnsi="Times New Roman" w:hint="eastAsia"/>
        </w:rPr>
        <w:t>/mynginx/nginx-1.12.2</w:t>
      </w:r>
      <w:r>
        <w:rPr>
          <w:rFonts w:ascii="Times New Roman" w:hAnsi="Times New Roman"/>
        </w:rPr>
        <w:t>)</w:t>
      </w:r>
      <w:r>
        <w:rPr>
          <w:rFonts w:ascii="Times New Roman" w:hAnsi="Times New Roman" w:hint="eastAsia"/>
        </w:rPr>
        <w:t>下</w:t>
      </w:r>
      <w:r>
        <w:rPr>
          <w:rFonts w:ascii="Times New Roman" w:hAnsi="Times New Roman"/>
        </w:rPr>
        <w:t>找到</w:t>
      </w:r>
      <w:r>
        <w:rPr>
          <w:rFonts w:ascii="Times New Roman" w:hAnsi="Times New Roman"/>
        </w:rPr>
        <w:t>conf</w:t>
      </w:r>
      <w:r>
        <w:rPr>
          <w:rFonts w:ascii="Times New Roman" w:hAnsi="Times New Roman" w:hint="eastAsia"/>
        </w:rPr>
        <w:t>文件夹下</w:t>
      </w:r>
      <w:r>
        <w:rPr>
          <w:rFonts w:ascii="Times New Roman" w:hAnsi="Times New Roman"/>
        </w:rPr>
        <w:t>的</w:t>
      </w:r>
      <w:r>
        <w:rPr>
          <w:rFonts w:ascii="Times New Roman" w:hAnsi="Times New Roman"/>
        </w:rPr>
        <w:t>nginx.conf</w:t>
      </w:r>
      <w:r>
        <w:rPr>
          <w:rFonts w:ascii="Times New Roman" w:hAnsi="Times New Roman" w:hint="eastAsia"/>
        </w:rPr>
        <w:t>文件</w:t>
      </w:r>
      <w:r>
        <w:rPr>
          <w:rFonts w:ascii="Times New Roman" w:hAnsi="Times New Roman"/>
        </w:rPr>
        <w:t>进行配置</w:t>
      </w:r>
    </w:p>
    <w:p w14:paraId="5134D97B" w14:textId="77777777" w:rsidR="00C67A94" w:rsidRDefault="00C67A94" w:rsidP="00C67A94">
      <w:pPr>
        <w:pStyle w:val="ab"/>
        <w:numPr>
          <w:ilvl w:val="0"/>
          <w:numId w:val="26"/>
        </w:numPr>
        <w:ind w:firstLine="420"/>
        <w:rPr>
          <w:rFonts w:ascii="Times New Roman" w:hAnsi="Times New Roman"/>
        </w:rPr>
      </w:pPr>
      <w:r>
        <w:rPr>
          <w:rFonts w:ascii="Times New Roman" w:hAnsi="Times New Roman" w:hint="eastAsia"/>
        </w:rPr>
        <w:t>注意事项</w:t>
      </w:r>
    </w:p>
    <w:p w14:paraId="73882636" w14:textId="77777777" w:rsidR="00C67A94" w:rsidRDefault="00C67A94" w:rsidP="00C67A94">
      <w:pPr>
        <w:pStyle w:val="ab"/>
        <w:ind w:left="1215" w:firstLine="420"/>
        <w:rPr>
          <w:rFonts w:ascii="Times New Roman" w:hAnsi="Times New Roman"/>
        </w:rPr>
      </w:pPr>
      <w:r>
        <w:rPr>
          <w:rFonts w:ascii="Times New Roman" w:hAnsi="Times New Roman" w:hint="eastAsia"/>
        </w:rPr>
        <w:t>过程中</w:t>
      </w:r>
      <w:r>
        <w:rPr>
          <w:rFonts w:ascii="Times New Roman" w:hAnsi="Times New Roman"/>
        </w:rPr>
        <w:t>错误请在</w:t>
      </w:r>
      <w:r>
        <w:rPr>
          <w:rFonts w:ascii="Times New Roman" w:hAnsi="Times New Roman"/>
        </w:rPr>
        <w:t>Nginx</w:t>
      </w:r>
      <w:r>
        <w:rPr>
          <w:rFonts w:ascii="Times New Roman" w:hAnsi="Times New Roman"/>
        </w:rPr>
        <w:t>相关网站查询，您会获得丰富的信息。</w:t>
      </w:r>
    </w:p>
    <w:p w14:paraId="492EE059" w14:textId="77777777" w:rsidR="00C67A94" w:rsidRDefault="00C67A94" w:rsidP="00C67A94">
      <w:pPr>
        <w:pStyle w:val="ab"/>
        <w:ind w:firstLine="420"/>
        <w:rPr>
          <w:rFonts w:ascii="Times New Roman" w:hAnsi="Times New Roman"/>
        </w:rPr>
      </w:pPr>
      <w:r>
        <w:rPr>
          <w:rFonts w:ascii="Times New Roman" w:hAnsi="Times New Roman" w:hint="eastAsia"/>
        </w:rPr>
        <w:t>接下来</w:t>
      </w:r>
      <w:r>
        <w:rPr>
          <w:rFonts w:ascii="Times New Roman" w:hAnsi="Times New Roman"/>
        </w:rPr>
        <w:t>介绍本模块相关指令</w:t>
      </w:r>
    </w:p>
    <w:p w14:paraId="2661A48E" w14:textId="77777777" w:rsidR="00C67A94" w:rsidRDefault="00C67A94" w:rsidP="00C67A94">
      <w:pPr>
        <w:pStyle w:val="ab"/>
        <w:ind w:firstLine="420"/>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使用本模块</w:t>
      </w:r>
      <w:r>
        <w:rPr>
          <w:rFonts w:ascii="Times New Roman" w:hAnsi="Times New Roman"/>
        </w:rPr>
        <w:t>的配置指令很简单</w:t>
      </w:r>
      <w:r>
        <w:rPr>
          <w:rFonts w:ascii="Times New Roman" w:hAnsi="Times New Roman" w:hint="eastAsia"/>
        </w:rPr>
        <w:t xml:space="preserve"> </w:t>
      </w:r>
      <w:r>
        <w:rPr>
          <w:rFonts w:ascii="Times New Roman" w:hAnsi="Times New Roman" w:hint="eastAsia"/>
        </w:rPr>
        <w:t>只有</w:t>
      </w:r>
    </w:p>
    <w:p w14:paraId="0AF2967C" w14:textId="77777777" w:rsidR="00C67A94" w:rsidRDefault="00C67A94" w:rsidP="00C67A94">
      <w:pPr>
        <w:pStyle w:val="ab"/>
        <w:ind w:left="850" w:firstLine="420"/>
        <w:rPr>
          <w:rFonts w:ascii="Times New Roman" w:hAnsi="Times New Roman"/>
        </w:rPr>
      </w:pPr>
      <w:proofErr w:type="gramStart"/>
      <w:r>
        <w:rPr>
          <w:rFonts w:ascii="Times New Roman" w:hAnsi="Times New Roman"/>
        </w:rPr>
        <w:t>ipslab</w:t>
      </w:r>
      <w:proofErr w:type="gramEnd"/>
      <w:r>
        <w:rPr>
          <w:rFonts w:ascii="Times New Roman" w:hAnsi="Times New Roman"/>
        </w:rPr>
        <w:t xml:space="preserve"> arg1</w:t>
      </w:r>
    </w:p>
    <w:p w14:paraId="1783BDAF" w14:textId="77777777" w:rsidR="00C67A94" w:rsidRDefault="00C67A94" w:rsidP="00C67A94">
      <w:pPr>
        <w:pStyle w:val="ab"/>
        <w:ind w:firstLine="420"/>
        <w:rPr>
          <w:rFonts w:ascii="Times New Roman" w:hAnsi="Times New Roman"/>
        </w:rPr>
      </w:pPr>
      <w:r>
        <w:rPr>
          <w:rFonts w:ascii="Times New Roman" w:hAnsi="Times New Roman"/>
        </w:rPr>
        <w:tab/>
      </w:r>
      <w:r>
        <w:rPr>
          <w:rFonts w:ascii="Times New Roman" w:hAnsi="Times New Roman" w:hint="eastAsia"/>
        </w:rPr>
        <w:t>其中</w:t>
      </w:r>
      <w:r>
        <w:rPr>
          <w:rFonts w:ascii="Times New Roman" w:hAnsi="Times New Roman"/>
        </w:rPr>
        <w:t>，</w:t>
      </w:r>
      <w:r>
        <w:rPr>
          <w:rFonts w:ascii="Times New Roman" w:hAnsi="Times New Roman"/>
        </w:rPr>
        <w:t>arg1</w:t>
      </w:r>
      <w:r>
        <w:rPr>
          <w:rFonts w:ascii="Times New Roman" w:hAnsi="Times New Roman" w:hint="eastAsia"/>
        </w:rPr>
        <w:t>表示</w:t>
      </w:r>
      <w:r>
        <w:rPr>
          <w:rFonts w:ascii="Times New Roman" w:hAnsi="Times New Roman"/>
        </w:rPr>
        <w:t>一个参数</w:t>
      </w:r>
      <w:r>
        <w:rPr>
          <w:rFonts w:ascii="Times New Roman" w:hAnsi="Times New Roman" w:hint="eastAsia"/>
        </w:rPr>
        <w:t>。</w:t>
      </w:r>
      <w:r>
        <w:rPr>
          <w:rFonts w:ascii="Times New Roman" w:hAnsi="Times New Roman"/>
        </w:rPr>
        <w:t>但在</w:t>
      </w:r>
      <w:r>
        <w:rPr>
          <w:rFonts w:ascii="Times New Roman" w:hAnsi="Times New Roman" w:hint="eastAsia"/>
        </w:rPr>
        <w:t>本模块配置指令外</w:t>
      </w:r>
      <w:r>
        <w:rPr>
          <w:rFonts w:ascii="Times New Roman" w:hAnsi="Times New Roman"/>
        </w:rPr>
        <w:t>，还需要其他</w:t>
      </w:r>
      <w:r>
        <w:rPr>
          <w:rFonts w:ascii="Times New Roman" w:hAnsi="Times New Roman" w:hint="eastAsia"/>
        </w:rPr>
        <w:t>模块</w:t>
      </w:r>
      <w:r>
        <w:rPr>
          <w:rFonts w:ascii="Times New Roman" w:hAnsi="Times New Roman"/>
        </w:rPr>
        <w:t>配合才能</w:t>
      </w:r>
      <w:r>
        <w:rPr>
          <w:rFonts w:ascii="Times New Roman" w:hAnsi="Times New Roman" w:hint="eastAsia"/>
        </w:rPr>
        <w:t>更好使用</w:t>
      </w:r>
      <w:r>
        <w:rPr>
          <w:rFonts w:ascii="Times New Roman" w:hAnsi="Times New Roman"/>
        </w:rPr>
        <w:t>。</w:t>
      </w:r>
    </w:p>
    <w:p w14:paraId="3410A39D" w14:textId="77777777" w:rsidR="00C67A94" w:rsidRDefault="00C67A94" w:rsidP="00C67A94">
      <w:pPr>
        <w:pStyle w:val="ab"/>
        <w:ind w:firstLine="420"/>
        <w:rPr>
          <w:rFonts w:ascii="Times New Roman" w:hAnsi="Times New Roman"/>
        </w:rPr>
      </w:pPr>
      <w:r>
        <w:rPr>
          <w:rFonts w:ascii="Times New Roman" w:hAnsi="Times New Roman"/>
        </w:rPr>
        <w:tab/>
      </w:r>
      <w:r>
        <w:rPr>
          <w:rFonts w:ascii="Times New Roman" w:hAnsi="Times New Roman" w:hint="eastAsia"/>
        </w:rPr>
        <w:t>下面的例子</w:t>
      </w:r>
      <w:r>
        <w:rPr>
          <w:rFonts w:ascii="Times New Roman" w:hAnsi="Times New Roman"/>
        </w:rPr>
        <w:t>详细描述使用的配置。</w:t>
      </w:r>
    </w:p>
    <w:p w14:paraId="7D618AFC" w14:textId="77777777" w:rsidR="00C67A94" w:rsidRPr="00232F7C" w:rsidRDefault="00C67A94" w:rsidP="00C67A94">
      <w:pPr>
        <w:pStyle w:val="ab"/>
        <w:ind w:firstLine="420"/>
        <w:rPr>
          <w:rFonts w:ascii="Times New Roman" w:hAnsi="Times New Roman"/>
        </w:rPr>
      </w:pPr>
      <w:r>
        <w:rPr>
          <w:rFonts w:ascii="Times New Roman" w:hAnsi="Times New Roman"/>
        </w:rPr>
        <w:tab/>
      </w:r>
      <w:r>
        <w:rPr>
          <w:rFonts w:ascii="Times New Roman" w:hAnsi="Times New Roman"/>
        </w:rPr>
        <w:tab/>
      </w:r>
      <w:r w:rsidRPr="00232F7C">
        <w:rPr>
          <w:rFonts w:ascii="Times New Roman" w:hAnsi="Times New Roman" w:hint="eastAsia"/>
        </w:rPr>
        <w:t>使用</w:t>
      </w:r>
      <w:r w:rsidRPr="00232F7C">
        <w:rPr>
          <w:rFonts w:ascii="Times New Roman" w:hAnsi="Times New Roman" w:hint="eastAsia"/>
        </w:rPr>
        <w:t>ngx_http_ipslab_module</w:t>
      </w:r>
      <w:r w:rsidRPr="00232F7C">
        <w:rPr>
          <w:rFonts w:ascii="Times New Roman" w:hAnsi="Times New Roman" w:hint="eastAsia"/>
        </w:rPr>
        <w:t>模块自定义指令配置</w:t>
      </w:r>
      <w:r w:rsidRPr="00232F7C">
        <w:rPr>
          <w:rFonts w:ascii="Times New Roman" w:hAnsi="Times New Roman" w:hint="eastAsia"/>
        </w:rPr>
        <w:t>slab</w:t>
      </w:r>
      <w:r w:rsidRPr="00232F7C">
        <w:rPr>
          <w:rFonts w:ascii="Times New Roman" w:hAnsi="Times New Roman" w:hint="eastAsia"/>
        </w:rPr>
        <w:t>共享内存</w:t>
      </w:r>
      <w:r w:rsidRPr="00232F7C">
        <w:rPr>
          <w:rFonts w:ascii="Times New Roman" w:hAnsi="Times New Roman" w:hint="eastAsia"/>
        </w:rPr>
        <w:t xml:space="preserve"> 8*pagesize(4096)</w:t>
      </w:r>
      <w:r w:rsidRPr="00232F7C">
        <w:rPr>
          <w:rFonts w:ascii="Times New Roman" w:hAnsi="Times New Roman" w:hint="eastAsia"/>
        </w:rPr>
        <w:t>；</w:t>
      </w:r>
    </w:p>
    <w:p w14:paraId="221DD44B"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配置</w:t>
      </w:r>
      <w:r w:rsidRPr="00232F7C">
        <w:rPr>
          <w:rFonts w:ascii="Times New Roman" w:hAnsi="Times New Roman" w:hint="eastAsia"/>
        </w:rPr>
        <w:t>proxy_buffer_size 125K</w:t>
      </w:r>
      <w:r w:rsidRPr="00232F7C">
        <w:rPr>
          <w:rFonts w:ascii="Times New Roman" w:hAnsi="Times New Roman" w:hint="eastAsia"/>
        </w:rPr>
        <w:t>；</w:t>
      </w:r>
    </w:p>
    <w:p w14:paraId="6D6606B4"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配置</w:t>
      </w:r>
      <w:r w:rsidRPr="00232F7C">
        <w:rPr>
          <w:rFonts w:ascii="Times New Roman" w:hAnsi="Times New Roman" w:hint="eastAsia"/>
        </w:rPr>
        <w:t>Keepalive_time 0</w:t>
      </w:r>
      <w:r w:rsidRPr="00232F7C">
        <w:rPr>
          <w:rFonts w:ascii="Times New Roman" w:hAnsi="Times New Roman" w:hint="eastAsia"/>
        </w:rPr>
        <w:t>；</w:t>
      </w:r>
    </w:p>
    <w:p w14:paraId="7E1C0FD6"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配置监听</w:t>
      </w:r>
      <w:r w:rsidRPr="00232F7C">
        <w:rPr>
          <w:rFonts w:ascii="Times New Roman" w:hAnsi="Times New Roman" w:hint="eastAsia"/>
        </w:rPr>
        <w:t>80</w:t>
      </w:r>
      <w:r w:rsidRPr="00232F7C">
        <w:rPr>
          <w:rFonts w:ascii="Times New Roman" w:hAnsi="Times New Roman" w:hint="eastAsia"/>
        </w:rPr>
        <w:t>端口；</w:t>
      </w:r>
    </w:p>
    <w:p w14:paraId="15988D0A"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配置符合</w:t>
      </w:r>
      <w:proofErr w:type="gramStart"/>
      <w:r w:rsidRPr="00232F7C">
        <w:rPr>
          <w:rFonts w:ascii="Times New Roman" w:hAnsi="Times New Roman" w:hint="eastAsia"/>
        </w:rPr>
        <w:t>”</w:t>
      </w:r>
      <w:proofErr w:type="gramEnd"/>
      <w:r w:rsidRPr="00232F7C">
        <w:rPr>
          <w:rFonts w:ascii="Times New Roman" w:hAnsi="Times New Roman" w:hint="eastAsia"/>
        </w:rPr>
        <w:t>/tmpdir/</w:t>
      </w:r>
      <w:proofErr w:type="gramStart"/>
      <w:r w:rsidRPr="00232F7C">
        <w:rPr>
          <w:rFonts w:ascii="Times New Roman" w:hAnsi="Times New Roman" w:hint="eastAsia"/>
        </w:rPr>
        <w:t>”</w:t>
      </w:r>
      <w:proofErr w:type="gramEnd"/>
      <w:r w:rsidRPr="00232F7C">
        <w:rPr>
          <w:rFonts w:ascii="Times New Roman" w:hAnsi="Times New Roman" w:hint="eastAsia"/>
        </w:rPr>
        <w:t>的</w:t>
      </w:r>
      <w:r w:rsidRPr="00232F7C">
        <w:rPr>
          <w:rFonts w:ascii="Times New Roman" w:hAnsi="Times New Roman" w:hint="eastAsia"/>
        </w:rPr>
        <w:t>location</w:t>
      </w:r>
      <w:r w:rsidRPr="00232F7C">
        <w:rPr>
          <w:rFonts w:ascii="Times New Roman" w:hAnsi="Times New Roman" w:hint="eastAsia"/>
        </w:rPr>
        <w:t>块代理到目标服务器</w:t>
      </w:r>
      <w:r w:rsidRPr="00232F7C">
        <w:rPr>
          <w:rFonts w:ascii="Times New Roman" w:hAnsi="Times New Roman" w:hint="eastAsia"/>
        </w:rPr>
        <w:t>8080</w:t>
      </w:r>
      <w:r w:rsidRPr="00232F7C">
        <w:rPr>
          <w:rFonts w:ascii="Times New Roman" w:hAnsi="Times New Roman" w:hint="eastAsia"/>
        </w:rPr>
        <w:t>端口。</w:t>
      </w:r>
    </w:p>
    <w:p w14:paraId="18677BB2"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hint="eastAsia"/>
        </w:rPr>
        <w:t>具体在</w:t>
      </w:r>
      <w:r w:rsidRPr="00232F7C">
        <w:rPr>
          <w:rFonts w:ascii="Times New Roman" w:hAnsi="Times New Roman" w:hint="eastAsia"/>
        </w:rPr>
        <w:t>nginx.conf</w:t>
      </w:r>
      <w:r w:rsidRPr="00232F7C">
        <w:rPr>
          <w:rFonts w:ascii="Times New Roman" w:hAnsi="Times New Roman" w:hint="eastAsia"/>
        </w:rPr>
        <w:t>文件的对应的指令分别如下：</w:t>
      </w:r>
    </w:p>
    <w:p w14:paraId="550124F1"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rPr>
        <w:t>ip_slab 8;</w:t>
      </w:r>
    </w:p>
    <w:p w14:paraId="27F3241E" w14:textId="77777777" w:rsidR="00C67A94" w:rsidRPr="00232F7C" w:rsidRDefault="00C67A94" w:rsidP="00C67A94">
      <w:pPr>
        <w:pStyle w:val="ab"/>
        <w:ind w:leftChars="200" w:left="480" w:firstLine="420"/>
        <w:rPr>
          <w:rFonts w:ascii="Times New Roman" w:hAnsi="Times New Roman"/>
        </w:rPr>
      </w:pPr>
      <w:proofErr w:type="gramStart"/>
      <w:r w:rsidRPr="00232F7C">
        <w:rPr>
          <w:rFonts w:ascii="Times New Roman" w:hAnsi="Times New Roman"/>
        </w:rPr>
        <w:t>proxy_buffer_size</w:t>
      </w:r>
      <w:proofErr w:type="gramEnd"/>
      <w:r w:rsidRPr="00232F7C">
        <w:rPr>
          <w:rFonts w:ascii="Times New Roman" w:hAnsi="Times New Roman"/>
        </w:rPr>
        <w:t xml:space="preserve"> 125k;</w:t>
      </w:r>
    </w:p>
    <w:p w14:paraId="35BD6253" w14:textId="77777777" w:rsidR="00C67A94" w:rsidRPr="00232F7C" w:rsidRDefault="00C67A94" w:rsidP="00C67A94">
      <w:pPr>
        <w:pStyle w:val="ab"/>
        <w:ind w:leftChars="200" w:left="480" w:firstLine="420"/>
        <w:rPr>
          <w:rFonts w:ascii="Times New Roman" w:hAnsi="Times New Roman"/>
        </w:rPr>
      </w:pPr>
      <w:r w:rsidRPr="00232F7C">
        <w:rPr>
          <w:rFonts w:ascii="Times New Roman" w:hAnsi="Times New Roman"/>
        </w:rPr>
        <w:t>keepalive_</w:t>
      </w:r>
      <w:proofErr w:type="gramStart"/>
      <w:r w:rsidRPr="00232F7C">
        <w:rPr>
          <w:rFonts w:ascii="Times New Roman" w:hAnsi="Times New Roman"/>
        </w:rPr>
        <w:t>timeout  0</w:t>
      </w:r>
      <w:proofErr w:type="gramEnd"/>
      <w:r w:rsidRPr="00232F7C">
        <w:rPr>
          <w:rFonts w:ascii="Times New Roman" w:hAnsi="Times New Roman"/>
        </w:rPr>
        <w:t>;</w:t>
      </w:r>
    </w:p>
    <w:p w14:paraId="3D71D24F" w14:textId="77777777" w:rsidR="00C67A94" w:rsidRPr="00232F7C" w:rsidRDefault="00C67A94" w:rsidP="00C67A94">
      <w:pPr>
        <w:pStyle w:val="ab"/>
        <w:ind w:leftChars="200" w:left="480" w:firstLine="420"/>
        <w:rPr>
          <w:rFonts w:ascii="Times New Roman" w:hAnsi="Times New Roman"/>
        </w:rPr>
      </w:pPr>
      <w:proofErr w:type="gramStart"/>
      <w:r w:rsidRPr="00232F7C">
        <w:rPr>
          <w:rFonts w:ascii="Times New Roman" w:hAnsi="Times New Roman"/>
        </w:rPr>
        <w:t>listen</w:t>
      </w:r>
      <w:proofErr w:type="gramEnd"/>
      <w:r w:rsidRPr="00232F7C">
        <w:rPr>
          <w:rFonts w:ascii="Times New Roman" w:hAnsi="Times New Roman"/>
        </w:rPr>
        <w:t xml:space="preserve"> 80;</w:t>
      </w:r>
    </w:p>
    <w:p w14:paraId="529DF777" w14:textId="77777777" w:rsidR="00C67A94" w:rsidRDefault="00C67A94" w:rsidP="00C67A94">
      <w:pPr>
        <w:pStyle w:val="ab"/>
        <w:ind w:leftChars="200" w:left="480" w:firstLine="420"/>
        <w:rPr>
          <w:rFonts w:ascii="Times New Roman" w:hAnsi="Times New Roman"/>
        </w:rPr>
      </w:pPr>
      <w:proofErr w:type="gramStart"/>
      <w:r w:rsidRPr="00232F7C">
        <w:rPr>
          <w:rFonts w:ascii="Times New Roman" w:hAnsi="Times New Roman"/>
        </w:rPr>
        <w:t>location</w:t>
      </w:r>
      <w:proofErr w:type="gramEnd"/>
      <w:r w:rsidRPr="00232F7C">
        <w:rPr>
          <w:rFonts w:ascii="Times New Roman" w:hAnsi="Times New Roman"/>
        </w:rPr>
        <w:t xml:space="preserve"> /tmpdir/{proxy_pass 'http://127.0.0.1:8080//';}</w:t>
      </w:r>
    </w:p>
    <w:p w14:paraId="112B771C" w14:textId="77777777" w:rsidR="00C67A94" w:rsidRDefault="00C67A94" w:rsidP="00C67A94">
      <w:pPr>
        <w:pStyle w:val="ab"/>
        <w:ind w:leftChars="200" w:left="480" w:firstLine="420"/>
        <w:rPr>
          <w:rFonts w:ascii="Times New Roman" w:hAnsi="Times New Roman"/>
        </w:rPr>
      </w:pPr>
      <w:r>
        <w:rPr>
          <w:rFonts w:ascii="Times New Roman" w:hAnsi="Times New Roman" w:hint="eastAsia"/>
        </w:rPr>
        <w:t>注意</w:t>
      </w:r>
      <w:r>
        <w:rPr>
          <w:rFonts w:ascii="Times New Roman" w:hAnsi="Times New Roman"/>
        </w:rPr>
        <w:t>：</w:t>
      </w:r>
      <w:r w:rsidRPr="00232F7C">
        <w:rPr>
          <w:rFonts w:ascii="Times New Roman" w:hAnsi="Times New Roman"/>
        </w:rPr>
        <w:t>'http://127.0.0.1:8080//'</w:t>
      </w:r>
      <w:r>
        <w:rPr>
          <w:rFonts w:ascii="Times New Roman" w:hAnsi="Times New Roman" w:hint="eastAsia"/>
        </w:rPr>
        <w:t>替换成被代理</w:t>
      </w:r>
      <w:r>
        <w:rPr>
          <w:rFonts w:ascii="Times New Roman" w:hAnsi="Times New Roman"/>
        </w:rPr>
        <w:t>的真正目标服务器网址</w:t>
      </w:r>
      <w:r>
        <w:rPr>
          <w:rFonts w:ascii="Times New Roman" w:hAnsi="Times New Roman" w:hint="eastAsia"/>
        </w:rPr>
        <w:t>。</w:t>
      </w:r>
    </w:p>
    <w:p w14:paraId="4B852FB5" w14:textId="77777777" w:rsidR="00C67A94" w:rsidRPr="00F66C35" w:rsidRDefault="00C67A94" w:rsidP="00C67A94">
      <w:pPr>
        <w:pStyle w:val="ab"/>
        <w:ind w:firstLine="420"/>
        <w:rPr>
          <w:rFonts w:ascii="Times New Roman" w:hAnsi="Times New Roman"/>
        </w:rPr>
      </w:pPr>
      <w:r>
        <w:rPr>
          <w:rFonts w:ascii="Times New Roman" w:hAnsi="Times New Roman"/>
        </w:rPr>
        <w:tab/>
      </w:r>
    </w:p>
    <w:p w14:paraId="4F8417FB" w14:textId="77777777" w:rsidR="00C67A94" w:rsidRDefault="00C67A94" w:rsidP="00C67A94">
      <w:pPr>
        <w:pStyle w:val="ab"/>
        <w:ind w:left="840" w:firstLine="420"/>
        <w:rPr>
          <w:rFonts w:ascii="黑体" w:eastAsia="黑体"/>
        </w:rPr>
      </w:pPr>
      <w:r>
        <w:rPr>
          <w:rFonts w:ascii="黑体" w:eastAsia="黑体" w:hint="eastAsia"/>
        </w:rPr>
        <w:t>4.2输入</w:t>
      </w:r>
    </w:p>
    <w:p w14:paraId="1998E13C" w14:textId="77777777" w:rsidR="00C67A94" w:rsidRDefault="00C67A94" w:rsidP="00C67A94">
      <w:pPr>
        <w:pStyle w:val="ab"/>
        <w:ind w:left="840" w:firstLine="420"/>
      </w:pPr>
      <w:r>
        <w:rPr>
          <w:rFonts w:hint="eastAsia"/>
        </w:rPr>
        <w:t>4.2.1输入数据的现实背景</w:t>
      </w:r>
    </w:p>
    <w:p w14:paraId="1905879A" w14:textId="77777777" w:rsidR="00C67A94" w:rsidRDefault="00C67A94" w:rsidP="00C67A94">
      <w:pPr>
        <w:pStyle w:val="ab"/>
        <w:ind w:firstLine="420"/>
      </w:pPr>
      <w:r>
        <w:rPr>
          <w:rFonts w:hint="eastAsia"/>
        </w:rPr>
        <w:t>浏览器</w:t>
      </w:r>
      <w:r>
        <w:t>用户在浏览器扩展中</w:t>
      </w:r>
      <w:r>
        <w:rPr>
          <w:rFonts w:hint="eastAsia"/>
        </w:rPr>
        <w:t>输入反向代理服务器</w:t>
      </w:r>
      <w:r>
        <w:t>的</w:t>
      </w:r>
      <w:r>
        <w:rPr>
          <w:rFonts w:hint="eastAsia"/>
        </w:rPr>
        <w:t>域</w:t>
      </w:r>
      <w:r>
        <w:t>，</w:t>
      </w:r>
      <w:proofErr w:type="gramStart"/>
      <w:r>
        <w:t>即</w:t>
      </w:r>
      <w:r>
        <w:rPr>
          <w:rFonts w:hint="eastAsia"/>
        </w:rPr>
        <w:t>作用</w:t>
      </w:r>
      <w:proofErr w:type="gramEnd"/>
      <w:r>
        <w:t>网站可能会用到的网址的正则表达式。例如</w:t>
      </w:r>
      <w:r>
        <w:rPr>
          <w:rFonts w:hint="eastAsia"/>
        </w:rPr>
        <w:t>要作用</w:t>
      </w:r>
      <w:r>
        <w:t>在</w:t>
      </w:r>
      <w:proofErr w:type="gramStart"/>
      <w:r>
        <w:t>”</w:t>
      </w:r>
      <w:proofErr w:type="gramEnd"/>
      <w:r w:rsidR="000A7C68">
        <w:fldChar w:fldCharType="begin"/>
      </w:r>
      <w:r w:rsidR="000A7C68">
        <w:instrText xml:space="preserve"> HYPERLINK "http://www.baidu.com" </w:instrText>
      </w:r>
      <w:r w:rsidR="000A7C68">
        <w:fldChar w:fldCharType="separate"/>
      </w:r>
      <w:r w:rsidRPr="00067452">
        <w:rPr>
          <w:rStyle w:val="ac"/>
          <w:rFonts w:hint="eastAsia"/>
        </w:rPr>
        <w:t>www</w:t>
      </w:r>
      <w:r w:rsidRPr="00067452">
        <w:rPr>
          <w:rStyle w:val="ac"/>
        </w:rPr>
        <w:t>.baidu.com</w:t>
      </w:r>
      <w:r w:rsidR="000A7C68">
        <w:rPr>
          <w:rStyle w:val="ac"/>
        </w:rPr>
        <w:fldChar w:fldCharType="end"/>
      </w:r>
      <w:proofErr w:type="gramStart"/>
      <w:r>
        <w:t>”</w:t>
      </w:r>
      <w:proofErr w:type="gramEnd"/>
      <w:r>
        <w:rPr>
          <w:rFonts w:hint="eastAsia"/>
        </w:rPr>
        <w:t>的网站</w:t>
      </w:r>
      <w:r>
        <w:t>上</w:t>
      </w:r>
      <w:r>
        <w:rPr>
          <w:rFonts w:hint="eastAsia"/>
        </w:rPr>
        <w:t>时</w:t>
      </w:r>
      <w:r>
        <w:t>，可以输入</w:t>
      </w:r>
      <w:proofErr w:type="gramStart"/>
      <w:r>
        <w:t>”</w:t>
      </w:r>
      <w:proofErr w:type="gramEnd"/>
      <w:r>
        <w:t>*://www.baidu.com/*</w:t>
      </w:r>
      <w:r>
        <w:t>”</w:t>
      </w:r>
    </w:p>
    <w:p w14:paraId="042FD965" w14:textId="77777777" w:rsidR="00C67A94" w:rsidRDefault="00C67A94" w:rsidP="00C67A94">
      <w:pPr>
        <w:pStyle w:val="ab"/>
        <w:ind w:firstLine="420"/>
      </w:pPr>
      <w:r>
        <w:rPr>
          <w:rFonts w:hint="eastAsia"/>
        </w:rPr>
        <w:t>网站</w:t>
      </w:r>
      <w:r>
        <w:t>部署人员在Nginx</w:t>
      </w:r>
      <w:r>
        <w:rPr>
          <w:rFonts w:hint="eastAsia"/>
        </w:rPr>
        <w:t>配置中</w:t>
      </w:r>
    </w:p>
    <w:p w14:paraId="3AB39EE1" w14:textId="77777777" w:rsidR="00C67A94" w:rsidRDefault="00C67A94" w:rsidP="00C67A94">
      <w:pPr>
        <w:pStyle w:val="ab"/>
        <w:ind w:left="415" w:firstLine="420"/>
      </w:pPr>
      <w:r>
        <w:rPr>
          <w:rFonts w:hint="eastAsia"/>
        </w:rPr>
        <w:t>指明</w:t>
      </w:r>
      <w:r>
        <w:t>要代理的服务器网址</w:t>
      </w:r>
      <w:r>
        <w:rPr>
          <w:rFonts w:hint="eastAsia"/>
        </w:rPr>
        <w:t>；</w:t>
      </w:r>
    </w:p>
    <w:p w14:paraId="17E2F781" w14:textId="77777777" w:rsidR="00C67A94" w:rsidRDefault="00C67A94" w:rsidP="00C67A94">
      <w:pPr>
        <w:pStyle w:val="ab"/>
        <w:ind w:left="415" w:firstLine="420"/>
      </w:pPr>
      <w:r>
        <w:rPr>
          <w:rFonts w:hint="eastAsia"/>
        </w:rPr>
        <w:t>需要</w:t>
      </w:r>
      <w:r>
        <w:t>缓存</w:t>
      </w:r>
      <w:r>
        <w:rPr>
          <w:rFonts w:hint="eastAsia"/>
        </w:rPr>
        <w:t>时</w:t>
      </w:r>
      <w:r>
        <w:t>，</w:t>
      </w:r>
      <w:r>
        <w:rPr>
          <w:rFonts w:hint="eastAsia"/>
        </w:rPr>
        <w:t>用于</w:t>
      </w:r>
      <w:r>
        <w:t>缓存上游服务器响应内容的大小</w:t>
      </w:r>
      <w:r>
        <w:rPr>
          <w:rFonts w:hint="eastAsia"/>
        </w:rPr>
        <w:t>；</w:t>
      </w:r>
    </w:p>
    <w:p w14:paraId="793DDA90" w14:textId="77777777" w:rsidR="00C67A94" w:rsidRDefault="00C67A94" w:rsidP="00C67A94">
      <w:pPr>
        <w:pStyle w:val="ab"/>
        <w:ind w:left="415" w:firstLine="420"/>
      </w:pPr>
      <w:r>
        <w:rPr>
          <w:rFonts w:hint="eastAsia"/>
        </w:rPr>
        <w:t>用于</w:t>
      </w:r>
      <w:r>
        <w:t>存放</w:t>
      </w:r>
      <w:r>
        <w:rPr>
          <w:rFonts w:hint="eastAsia"/>
        </w:rPr>
        <w:t>(</w:t>
      </w:r>
      <w:r>
        <w:t>IP,ID</w:t>
      </w:r>
      <w:r>
        <w:rPr>
          <w:rFonts w:hint="eastAsia"/>
        </w:rPr>
        <w:t>)的</w:t>
      </w:r>
      <w:r>
        <w:t>slab大小；</w:t>
      </w:r>
    </w:p>
    <w:p w14:paraId="54F6CA2F" w14:textId="77777777" w:rsidR="00C67A94" w:rsidRPr="00726E6C" w:rsidRDefault="00C67A94" w:rsidP="00C67A94">
      <w:pPr>
        <w:pStyle w:val="ab"/>
        <w:ind w:left="415" w:firstLine="420"/>
      </w:pPr>
      <w:r>
        <w:rPr>
          <w:rFonts w:hint="eastAsia"/>
        </w:rPr>
        <w:t>关闭</w:t>
      </w:r>
      <w:r>
        <w:t>keep-alive</w:t>
      </w:r>
      <w:r>
        <w:rPr>
          <w:rFonts w:hint="eastAsia"/>
        </w:rPr>
        <w:t>。</w:t>
      </w:r>
    </w:p>
    <w:p w14:paraId="1AB7614A" w14:textId="77777777" w:rsidR="00C67A94" w:rsidRDefault="00C67A94" w:rsidP="00C67A94">
      <w:pPr>
        <w:pStyle w:val="ab"/>
        <w:ind w:firstLine="420"/>
      </w:pPr>
    </w:p>
    <w:p w14:paraId="081C2329" w14:textId="77777777" w:rsidR="00C67A94" w:rsidRDefault="00C67A94" w:rsidP="00C67A94">
      <w:pPr>
        <w:pStyle w:val="ab"/>
        <w:ind w:left="840" w:firstLine="420"/>
      </w:pPr>
      <w:r>
        <w:rPr>
          <w:rFonts w:hint="eastAsia"/>
        </w:rPr>
        <w:t>4.2.2输入格式</w:t>
      </w:r>
    </w:p>
    <w:p w14:paraId="3A7D961D" w14:textId="77777777" w:rsidR="00C67A94" w:rsidRDefault="00C67A94" w:rsidP="00C67A94">
      <w:pPr>
        <w:pStyle w:val="ab"/>
        <w:ind w:firstLine="420"/>
      </w:pPr>
      <w:r>
        <w:rPr>
          <w:rFonts w:hint="eastAsia"/>
        </w:rPr>
        <w:t>网址</w:t>
      </w:r>
      <w:r>
        <w:t>域</w:t>
      </w:r>
      <w:r>
        <w:rPr>
          <w:rFonts w:hint="eastAsia"/>
        </w:rPr>
        <w:t>的正则表达式</w:t>
      </w:r>
    </w:p>
    <w:p w14:paraId="7EF4B58A" w14:textId="77777777" w:rsidR="00C67A94" w:rsidRDefault="00C67A94" w:rsidP="00C67A94">
      <w:pPr>
        <w:pStyle w:val="ab"/>
        <w:ind w:firstLine="420"/>
      </w:pPr>
    </w:p>
    <w:p w14:paraId="0CE57BA0" w14:textId="77777777" w:rsidR="00C67A94" w:rsidRDefault="00C67A94" w:rsidP="00C67A94">
      <w:pPr>
        <w:pStyle w:val="ab"/>
        <w:ind w:left="840" w:firstLine="420"/>
      </w:pPr>
      <w:r>
        <w:rPr>
          <w:rFonts w:hint="eastAsia"/>
        </w:rPr>
        <w:t>4.2.3输入举例</w:t>
      </w:r>
    </w:p>
    <w:p w14:paraId="5AC472C7" w14:textId="77777777" w:rsidR="00C67A94" w:rsidRDefault="00C67A94" w:rsidP="00C67A94">
      <w:pPr>
        <w:pStyle w:val="ab"/>
        <w:ind w:firstLine="420"/>
      </w:pPr>
      <w:r>
        <w:t xml:space="preserve">    </w:t>
      </w:r>
      <w:r>
        <w:t>“</w:t>
      </w:r>
      <w:r w:rsidRPr="004965D7">
        <w:t>*://127.0.0.1/*</w:t>
      </w:r>
      <w:r>
        <w:t>”</w:t>
      </w:r>
    </w:p>
    <w:p w14:paraId="3D742B56" w14:textId="77777777" w:rsidR="00C67A94" w:rsidRDefault="00C67A94" w:rsidP="00C67A94">
      <w:pPr>
        <w:pStyle w:val="ab"/>
        <w:ind w:left="840" w:firstLine="420"/>
        <w:rPr>
          <w:rFonts w:ascii="楷体_GB2312" w:eastAsia="楷体_GB2312"/>
        </w:rPr>
      </w:pPr>
    </w:p>
    <w:p w14:paraId="2CAF636D" w14:textId="77777777" w:rsidR="00C67A94" w:rsidRDefault="00C67A94" w:rsidP="00C67A94">
      <w:pPr>
        <w:pStyle w:val="ab"/>
        <w:ind w:left="840" w:firstLine="420"/>
        <w:rPr>
          <w:rFonts w:ascii="黑体" w:eastAsia="黑体"/>
        </w:rPr>
      </w:pPr>
      <w:r>
        <w:rPr>
          <w:rFonts w:ascii="黑体" w:eastAsia="黑体" w:hint="eastAsia"/>
        </w:rPr>
        <w:t>4.3输出</w:t>
      </w:r>
    </w:p>
    <w:p w14:paraId="5F8616A0" w14:textId="77777777" w:rsidR="00C67A94" w:rsidRDefault="00C67A94" w:rsidP="00C67A94">
      <w:pPr>
        <w:pStyle w:val="ab"/>
        <w:ind w:left="840" w:firstLine="420"/>
      </w:pPr>
      <w:r>
        <w:rPr>
          <w:rFonts w:hint="eastAsia"/>
        </w:rPr>
        <w:t>4.3.1输出数据的现实背景</w:t>
      </w:r>
    </w:p>
    <w:p w14:paraId="361EE3A6" w14:textId="77777777" w:rsidR="00C67A94" w:rsidRDefault="00C67A94" w:rsidP="00C67A94">
      <w:pPr>
        <w:pStyle w:val="ab"/>
        <w:ind w:firstLine="420"/>
      </w:pPr>
      <w:r>
        <w:rPr>
          <w:rFonts w:hint="eastAsia"/>
        </w:rPr>
        <w:t>输出已注入</w:t>
      </w:r>
      <w:r>
        <w:t>ID的目标网站的响应页面；</w:t>
      </w:r>
    </w:p>
    <w:p w14:paraId="5A1023E1" w14:textId="77777777" w:rsidR="00C67A94" w:rsidRPr="00DA56FD" w:rsidRDefault="00C67A94" w:rsidP="00C67A94">
      <w:pPr>
        <w:pStyle w:val="ab"/>
        <w:ind w:firstLine="420"/>
      </w:pPr>
      <w:r>
        <w:rPr>
          <w:rFonts w:hint="eastAsia"/>
        </w:rPr>
        <w:t>输出已</w:t>
      </w:r>
      <w:r>
        <w:t>经过混淆的JavaScript</w:t>
      </w:r>
      <w:r>
        <w:rPr>
          <w:rFonts w:hint="eastAsia"/>
        </w:rPr>
        <w:t>的脚本文件</w:t>
      </w:r>
      <w:r>
        <w:t>。</w:t>
      </w:r>
    </w:p>
    <w:p w14:paraId="383D6101" w14:textId="77777777" w:rsidR="00C67A94" w:rsidRDefault="00C67A94" w:rsidP="00C67A94">
      <w:pPr>
        <w:pStyle w:val="ab"/>
        <w:ind w:left="840" w:firstLine="420"/>
      </w:pPr>
      <w:r>
        <w:rPr>
          <w:rFonts w:hint="eastAsia"/>
        </w:rPr>
        <w:t>4.3.2输出格式</w:t>
      </w:r>
    </w:p>
    <w:p w14:paraId="25BF3D47" w14:textId="77777777" w:rsidR="00C67A94" w:rsidRDefault="00C67A94" w:rsidP="00C67A94">
      <w:pPr>
        <w:pStyle w:val="ab"/>
        <w:ind w:firstLine="420"/>
      </w:pPr>
      <w:r>
        <w:t xml:space="preserve">    </w:t>
      </w:r>
      <w:r>
        <w:rPr>
          <w:rFonts w:hint="eastAsia"/>
        </w:rPr>
        <w:t>输出对用户</w:t>
      </w:r>
      <w:r>
        <w:t>来说</w:t>
      </w:r>
      <w:r>
        <w:rPr>
          <w:rFonts w:hint="eastAsia"/>
        </w:rPr>
        <w:t>对</w:t>
      </w:r>
      <w:r>
        <w:t>业务没有</w:t>
      </w:r>
      <w:r>
        <w:rPr>
          <w:rFonts w:hint="eastAsia"/>
        </w:rPr>
        <w:t>影响的</w:t>
      </w:r>
      <w:r>
        <w:t>页面响应。</w:t>
      </w:r>
    </w:p>
    <w:p w14:paraId="349EA56F" w14:textId="77777777" w:rsidR="00C67A94" w:rsidRDefault="00C67A94" w:rsidP="00C67A94">
      <w:pPr>
        <w:pStyle w:val="ab"/>
        <w:ind w:left="840" w:firstLine="420"/>
      </w:pPr>
      <w:r>
        <w:rPr>
          <w:rFonts w:hint="eastAsia"/>
        </w:rPr>
        <w:t>4.3.3输出举例</w:t>
      </w:r>
    </w:p>
    <w:p w14:paraId="453D6898" w14:textId="77777777" w:rsidR="00C67A94" w:rsidRDefault="00C67A94" w:rsidP="00C67A94">
      <w:pPr>
        <w:pStyle w:val="ab"/>
        <w:ind w:left="840" w:firstLine="420"/>
      </w:pPr>
      <w:r>
        <w:tab/>
      </w:r>
      <w:r>
        <w:rPr>
          <w:rFonts w:hint="eastAsia"/>
        </w:rPr>
        <w:t>对用户来说没有区别的页面响应</w:t>
      </w:r>
    </w:p>
    <w:p w14:paraId="2CF454A0" w14:textId="77777777" w:rsidR="009E1AD6" w:rsidRDefault="00C67A94" w:rsidP="009E1AD6">
      <w:pPr>
        <w:pStyle w:val="ab"/>
        <w:keepNext/>
        <w:ind w:firstLine="420"/>
        <w:jc w:val="center"/>
      </w:pPr>
      <w:r>
        <w:rPr>
          <w:noProof/>
        </w:rPr>
        <w:drawing>
          <wp:inline distT="0" distB="0" distL="0" distR="0" wp14:anchorId="303EF59F" wp14:editId="75DF553A">
            <wp:extent cx="3995420" cy="2158365"/>
            <wp:effectExtent l="0" t="0" r="5080" b="0"/>
            <wp:docPr id="35" name="图片 35" descr="append_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end_ID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5420" cy="2158365"/>
                    </a:xfrm>
                    <a:prstGeom prst="rect">
                      <a:avLst/>
                    </a:prstGeom>
                    <a:noFill/>
                    <a:ln>
                      <a:noFill/>
                    </a:ln>
                  </pic:spPr>
                </pic:pic>
              </a:graphicData>
            </a:graphic>
          </wp:inline>
        </w:drawing>
      </w:r>
    </w:p>
    <w:p w14:paraId="5FE25DD1" w14:textId="650B4449" w:rsidR="00C67A94" w:rsidRDefault="009E1AD6" w:rsidP="009E1AD6">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5</w:t>
      </w:r>
      <w:r>
        <w:fldChar w:fldCharType="end"/>
      </w:r>
      <w:r>
        <w:t xml:space="preserve"> </w:t>
      </w:r>
      <w:r>
        <w:rPr>
          <w:rFonts w:hint="eastAsia"/>
        </w:rPr>
        <w:t>正确响应</w:t>
      </w:r>
    </w:p>
    <w:p w14:paraId="0A360986" w14:textId="77777777" w:rsidR="00C67A94" w:rsidRDefault="00C67A94" w:rsidP="00C67A94">
      <w:pPr>
        <w:pStyle w:val="ab"/>
        <w:ind w:firstLine="420"/>
      </w:pPr>
      <w:r>
        <w:rPr>
          <w:rFonts w:hint="eastAsia"/>
        </w:rPr>
        <w:t>但实际</w:t>
      </w:r>
      <w:r>
        <w:t>已经过ID注入，JavaScript混淆</w:t>
      </w:r>
    </w:p>
    <w:p w14:paraId="2901BCF1" w14:textId="77777777" w:rsidR="00AC6D38" w:rsidRDefault="00C67A94" w:rsidP="00AC6D38">
      <w:pPr>
        <w:pStyle w:val="ab"/>
        <w:keepNext/>
        <w:ind w:firstLine="420"/>
        <w:jc w:val="center"/>
      </w:pPr>
      <w:r>
        <w:rPr>
          <w:noProof/>
        </w:rPr>
        <w:drawing>
          <wp:inline distT="0" distB="0" distL="0" distR="0" wp14:anchorId="7A61B4BE" wp14:editId="3337CC21">
            <wp:extent cx="4638040" cy="2644140"/>
            <wp:effectExtent l="0" t="0" r="0" b="3810"/>
            <wp:docPr id="34" name="图片 34" descr="注入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注入I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38040" cy="2644140"/>
                    </a:xfrm>
                    <a:prstGeom prst="rect">
                      <a:avLst/>
                    </a:prstGeom>
                    <a:noFill/>
                    <a:ln>
                      <a:noFill/>
                    </a:ln>
                  </pic:spPr>
                </pic:pic>
              </a:graphicData>
            </a:graphic>
          </wp:inline>
        </w:drawing>
      </w:r>
    </w:p>
    <w:p w14:paraId="5618110D" w14:textId="6B738531" w:rsidR="00C67A94" w:rsidRDefault="00AC6D38" w:rsidP="00AC6D38">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6</w:t>
      </w:r>
      <w:r>
        <w:fldChar w:fldCharType="end"/>
      </w:r>
      <w:r>
        <w:t xml:space="preserve"> </w:t>
      </w:r>
      <w:r>
        <w:rPr>
          <w:rFonts w:hint="eastAsia"/>
        </w:rPr>
        <w:t>对</w:t>
      </w:r>
      <w:r>
        <w:t>目标</w:t>
      </w:r>
      <w:r>
        <w:rPr>
          <w:rFonts w:hint="eastAsia"/>
        </w:rPr>
        <w:t>网站</w:t>
      </w:r>
      <w:r>
        <w:t>注入</w:t>
      </w:r>
      <w:r>
        <w:t>ID</w:t>
      </w:r>
      <w:r>
        <w:t>的效果</w:t>
      </w:r>
    </w:p>
    <w:p w14:paraId="49C9A34D" w14:textId="77777777" w:rsidR="00AC6D38" w:rsidRPr="00AC6D38" w:rsidRDefault="00AC6D38" w:rsidP="00AC6D38">
      <w:pPr>
        <w:ind w:firstLine="480"/>
      </w:pPr>
    </w:p>
    <w:p w14:paraId="7453027A" w14:textId="77777777" w:rsidR="00C67A94" w:rsidRDefault="00C67A94" w:rsidP="00C67A94">
      <w:pPr>
        <w:ind w:firstLine="480"/>
        <w:jc w:val="center"/>
      </w:pPr>
    </w:p>
    <w:p w14:paraId="731256C0" w14:textId="77777777" w:rsidR="00AC6D38" w:rsidRDefault="00C67A94" w:rsidP="00AC6D38">
      <w:pPr>
        <w:keepNext/>
        <w:ind w:firstLine="480"/>
        <w:jc w:val="center"/>
      </w:pPr>
      <w:r>
        <w:rPr>
          <w:noProof/>
        </w:rPr>
        <w:drawing>
          <wp:inline distT="0" distB="0" distL="0" distR="0" wp14:anchorId="115FD104" wp14:editId="0071973B">
            <wp:extent cx="4613275" cy="1169670"/>
            <wp:effectExtent l="0" t="0" r="0" b="0"/>
            <wp:docPr id="33" name="图片 33" descr="原JS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原JS代码"/>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3275" cy="1169670"/>
                    </a:xfrm>
                    <a:prstGeom prst="rect">
                      <a:avLst/>
                    </a:prstGeom>
                    <a:noFill/>
                    <a:ln>
                      <a:noFill/>
                    </a:ln>
                  </pic:spPr>
                </pic:pic>
              </a:graphicData>
            </a:graphic>
          </wp:inline>
        </w:drawing>
      </w:r>
    </w:p>
    <w:p w14:paraId="2F92EB99" w14:textId="4475B41A" w:rsidR="00C67A94" w:rsidRDefault="00AC6D38" w:rsidP="00AC6D38">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7</w:t>
      </w:r>
      <w:r>
        <w:fldChar w:fldCharType="end"/>
      </w:r>
      <w:r>
        <w:t xml:space="preserve"> </w:t>
      </w:r>
      <w:r>
        <w:rPr>
          <w:rFonts w:hint="eastAsia"/>
        </w:rPr>
        <w:t>原</w:t>
      </w:r>
      <w:r>
        <w:t>目标</w:t>
      </w:r>
      <w:r>
        <w:rPr>
          <w:rFonts w:hint="eastAsia"/>
        </w:rPr>
        <w:t>网站</w:t>
      </w:r>
      <w:r>
        <w:t>JavaScript</w:t>
      </w:r>
      <w:r>
        <w:t>脚本</w:t>
      </w:r>
    </w:p>
    <w:p w14:paraId="32650800" w14:textId="77777777" w:rsidR="00C67A94" w:rsidRDefault="00C67A94" w:rsidP="00C67A94">
      <w:pPr>
        <w:ind w:firstLine="480"/>
        <w:jc w:val="center"/>
      </w:pPr>
    </w:p>
    <w:p w14:paraId="6369E2C3" w14:textId="77777777" w:rsidR="00151121" w:rsidRDefault="00151121" w:rsidP="00C67A94">
      <w:pPr>
        <w:ind w:firstLine="480"/>
        <w:jc w:val="center"/>
      </w:pPr>
    </w:p>
    <w:p w14:paraId="14EAB10B" w14:textId="77777777" w:rsidR="00AC6D38" w:rsidRDefault="00C67A94" w:rsidP="00AC6D38">
      <w:pPr>
        <w:keepNext/>
        <w:ind w:firstLine="480"/>
        <w:jc w:val="center"/>
      </w:pPr>
      <w:r>
        <w:rPr>
          <w:noProof/>
        </w:rPr>
        <w:drawing>
          <wp:inline distT="0" distB="0" distL="0" distR="0" wp14:anchorId="23E240D3" wp14:editId="61C9E1AA">
            <wp:extent cx="4530725" cy="1276985"/>
            <wp:effectExtent l="0" t="0" r="3175" b="0"/>
            <wp:docPr id="32" name="图片 32" descr="混淆的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混淆的J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0725" cy="1276985"/>
                    </a:xfrm>
                    <a:prstGeom prst="rect">
                      <a:avLst/>
                    </a:prstGeom>
                    <a:noFill/>
                    <a:ln>
                      <a:noFill/>
                    </a:ln>
                  </pic:spPr>
                </pic:pic>
              </a:graphicData>
            </a:graphic>
          </wp:inline>
        </w:drawing>
      </w:r>
    </w:p>
    <w:p w14:paraId="68F0C369" w14:textId="68AA9B60" w:rsidR="00C67A94" w:rsidRDefault="00AC6D38" w:rsidP="00AC6D38">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8</w:t>
      </w:r>
      <w:r>
        <w:fldChar w:fldCharType="end"/>
      </w:r>
      <w:r>
        <w:t xml:space="preserve"> </w:t>
      </w:r>
      <w:r>
        <w:rPr>
          <w:rFonts w:hint="eastAsia"/>
        </w:rPr>
        <w:t>浏览器</w:t>
      </w:r>
      <w:r>
        <w:t>用户收到的</w:t>
      </w:r>
      <w:r>
        <w:rPr>
          <w:rFonts w:hint="eastAsia"/>
        </w:rPr>
        <w:t>经过混淆的</w:t>
      </w:r>
      <w:r>
        <w:t>JavaScript</w:t>
      </w:r>
      <w:r>
        <w:t>脚本</w:t>
      </w:r>
    </w:p>
    <w:p w14:paraId="7785840F" w14:textId="77777777" w:rsidR="00C67A94" w:rsidRDefault="00C67A94" w:rsidP="00C67A94">
      <w:pPr>
        <w:pStyle w:val="ab"/>
        <w:ind w:left="840" w:firstLine="420"/>
        <w:rPr>
          <w:rFonts w:ascii="楷体_GB2312" w:eastAsia="楷体_GB2312"/>
        </w:rPr>
      </w:pPr>
    </w:p>
    <w:p w14:paraId="58282963" w14:textId="77777777" w:rsidR="00C67A94" w:rsidRDefault="00C67A94" w:rsidP="00C67A94">
      <w:pPr>
        <w:pStyle w:val="ab"/>
        <w:ind w:left="840" w:firstLine="420"/>
        <w:rPr>
          <w:rFonts w:ascii="黑体" w:eastAsia="黑体"/>
        </w:rPr>
      </w:pPr>
      <w:r>
        <w:rPr>
          <w:rFonts w:ascii="黑体" w:eastAsia="黑体" w:hint="eastAsia"/>
        </w:rPr>
        <w:t>4.4文卷查询</w:t>
      </w:r>
    </w:p>
    <w:p w14:paraId="17C89136" w14:textId="77777777" w:rsidR="00C67A94" w:rsidRDefault="00C67A94" w:rsidP="00C67A94">
      <w:pPr>
        <w:pStyle w:val="ab"/>
        <w:ind w:firstLine="420"/>
      </w:pPr>
      <w:r>
        <w:t xml:space="preserve">    </w:t>
      </w:r>
      <w:r>
        <w:rPr>
          <w:rFonts w:hint="eastAsia"/>
        </w:rPr>
        <w:t>暂无</w:t>
      </w:r>
    </w:p>
    <w:p w14:paraId="04777AB8" w14:textId="77777777" w:rsidR="00C67A94" w:rsidRDefault="00C67A94" w:rsidP="00C67A94">
      <w:pPr>
        <w:pStyle w:val="ab"/>
        <w:ind w:left="840" w:firstLine="420"/>
        <w:rPr>
          <w:rFonts w:ascii="黑体" w:eastAsia="黑体"/>
        </w:rPr>
      </w:pPr>
    </w:p>
    <w:p w14:paraId="76AB9DDC" w14:textId="77777777" w:rsidR="00C67A94" w:rsidRDefault="00C67A94" w:rsidP="00C67A94">
      <w:pPr>
        <w:pStyle w:val="ab"/>
        <w:ind w:left="840" w:firstLine="420"/>
        <w:rPr>
          <w:rFonts w:ascii="黑体" w:eastAsia="黑体"/>
        </w:rPr>
      </w:pPr>
      <w:r>
        <w:rPr>
          <w:rFonts w:ascii="黑体" w:eastAsia="黑体" w:hint="eastAsia"/>
        </w:rPr>
        <w:t>4.5出错处理与恢复</w:t>
      </w:r>
    </w:p>
    <w:p w14:paraId="30D409E4" w14:textId="77777777" w:rsidR="00C67A94" w:rsidRDefault="00C67A94" w:rsidP="00C67A94">
      <w:pPr>
        <w:pStyle w:val="ab"/>
        <w:ind w:firstLine="420"/>
      </w:pPr>
      <w:r>
        <w:rPr>
          <w:rFonts w:hint="eastAsia"/>
        </w:rPr>
        <w:t>本系统设计</w:t>
      </w:r>
      <w:r>
        <w:t>了</w:t>
      </w:r>
      <w:r>
        <w:t>“</w:t>
      </w:r>
      <w:r>
        <w:t>Fail Page</w:t>
      </w:r>
      <w:r>
        <w:t>”</w:t>
      </w:r>
      <w:r>
        <w:rPr>
          <w:rFonts w:hint="eastAsia"/>
        </w:rPr>
        <w:t>页面用来解决动态</w:t>
      </w:r>
      <w:r>
        <w:t>ID验证模块没有通过的请求</w:t>
      </w:r>
      <w:r>
        <w:rPr>
          <w:rFonts w:hint="eastAsia"/>
        </w:rPr>
        <w:t>。</w:t>
      </w:r>
      <w:r>
        <w:t>这个</w:t>
      </w:r>
      <w:r>
        <w:rPr>
          <w:rFonts w:hint="eastAsia"/>
        </w:rPr>
        <w:t>HTML</w:t>
      </w:r>
      <w:r>
        <w:t>页面</w:t>
      </w:r>
      <w:r>
        <w:rPr>
          <w:rFonts w:hint="eastAsia"/>
        </w:rPr>
        <w:t>（1）反馈未通过</w:t>
      </w:r>
      <w:r>
        <w:t>验证机制的</w:t>
      </w:r>
      <w:r>
        <w:rPr>
          <w:rFonts w:hint="eastAsia"/>
        </w:rPr>
        <w:t>信息（2）以链接</w:t>
      </w:r>
      <w:r>
        <w:t>形式反馈给</w:t>
      </w:r>
      <w:r>
        <w:rPr>
          <w:rFonts w:hint="eastAsia"/>
        </w:rPr>
        <w:t>用户</w:t>
      </w:r>
      <w:r>
        <w:t>未通过验证的请求，用户通过点击链接可以再次发出相同的资源请求。</w:t>
      </w:r>
    </w:p>
    <w:p w14:paraId="518C4B2A" w14:textId="77777777" w:rsidR="00C67A94" w:rsidRDefault="00C67A94" w:rsidP="00C67A94">
      <w:pPr>
        <w:pStyle w:val="ab"/>
        <w:ind w:firstLine="420"/>
      </w:pPr>
      <w:r>
        <w:rPr>
          <w:rFonts w:hint="eastAsia"/>
        </w:rPr>
        <w:t>这个设计</w:t>
      </w:r>
      <w:r>
        <w:t>提供了实际使用中</w:t>
      </w:r>
      <w:r>
        <w:rPr>
          <w:rFonts w:hint="eastAsia"/>
        </w:rPr>
        <w:t>未</w:t>
      </w:r>
      <w:r>
        <w:t>预料到的情况的错误处理。</w:t>
      </w:r>
      <w:r>
        <w:rPr>
          <w:rFonts w:hint="eastAsia"/>
        </w:rPr>
        <w:t>提高了容错性</w:t>
      </w:r>
      <w:r>
        <w:t>。</w:t>
      </w:r>
    </w:p>
    <w:p w14:paraId="0E2C7436" w14:textId="01F3A7B1" w:rsidR="00C67A94" w:rsidRDefault="00C67A94" w:rsidP="00C67A94">
      <w:pPr>
        <w:pStyle w:val="ab"/>
        <w:ind w:firstLine="420"/>
        <w:jc w:val="center"/>
      </w:pPr>
      <w:r>
        <w:rPr>
          <w:noProof/>
        </w:rPr>
        <w:drawing>
          <wp:inline distT="0" distB="0" distL="0" distR="0" wp14:anchorId="39DDA53C" wp14:editId="4E6B3596">
            <wp:extent cx="4300220" cy="1326515"/>
            <wp:effectExtent l="0" t="0" r="5080" b="6985"/>
            <wp:docPr id="31" name="图片 31" descr="fail_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il_page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0220" cy="1326515"/>
                    </a:xfrm>
                    <a:prstGeom prst="rect">
                      <a:avLst/>
                    </a:prstGeom>
                    <a:noFill/>
                    <a:ln>
                      <a:noFill/>
                    </a:ln>
                  </pic:spPr>
                </pic:pic>
              </a:graphicData>
            </a:graphic>
          </wp:inline>
        </w:drawing>
      </w:r>
    </w:p>
    <w:p w14:paraId="5A72E8F3" w14:textId="77777777" w:rsidR="00C67A94" w:rsidRDefault="00C67A94" w:rsidP="00C67A94">
      <w:pPr>
        <w:pStyle w:val="ab"/>
        <w:ind w:left="840" w:firstLine="420"/>
      </w:pPr>
    </w:p>
    <w:p w14:paraId="055F8800" w14:textId="77777777" w:rsidR="00C67A94" w:rsidRDefault="00C67A94" w:rsidP="00C67A94">
      <w:pPr>
        <w:pStyle w:val="ab"/>
        <w:ind w:left="840" w:firstLine="420"/>
        <w:rPr>
          <w:rFonts w:ascii="黑体" w:eastAsia="黑体"/>
        </w:rPr>
      </w:pPr>
      <w:r>
        <w:rPr>
          <w:rFonts w:ascii="黑体" w:eastAsia="黑体" w:hint="eastAsia"/>
        </w:rPr>
        <w:t>4.6终端操作</w:t>
      </w:r>
    </w:p>
    <w:p w14:paraId="53BBE1B9" w14:textId="77777777" w:rsidR="00723C7F" w:rsidRDefault="00C67A94" w:rsidP="00723C7F">
      <w:pPr>
        <w:pStyle w:val="ab"/>
        <w:keepNext/>
        <w:ind w:left="840" w:firstLine="420"/>
        <w:jc w:val="center"/>
      </w:pPr>
      <w:r>
        <w:rPr>
          <w:rFonts w:ascii="黑体" w:eastAsia="黑体"/>
          <w:noProof/>
        </w:rPr>
        <w:drawing>
          <wp:inline distT="0" distB="0" distL="0" distR="0" wp14:anchorId="0718CCB0" wp14:editId="319CD70D">
            <wp:extent cx="4316730" cy="2759710"/>
            <wp:effectExtent l="0" t="0" r="7620" b="2540"/>
            <wp:docPr id="30" name="图片 30" descr="pop等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p等输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730" cy="2759710"/>
                    </a:xfrm>
                    <a:prstGeom prst="rect">
                      <a:avLst/>
                    </a:prstGeom>
                    <a:noFill/>
                    <a:ln>
                      <a:noFill/>
                    </a:ln>
                  </pic:spPr>
                </pic:pic>
              </a:graphicData>
            </a:graphic>
          </wp:inline>
        </w:drawing>
      </w:r>
    </w:p>
    <w:p w14:paraId="3CF113AF" w14:textId="75252C5B" w:rsidR="00C67A94" w:rsidRDefault="00723C7F" w:rsidP="00723C7F">
      <w:pPr>
        <w:pStyle w:val="af0"/>
        <w:ind w:firstLine="400"/>
        <w:jc w:val="center"/>
        <w:rPr>
          <w:rFonts w:ascii="黑体"/>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9</w:t>
      </w:r>
      <w:r>
        <w:fldChar w:fldCharType="end"/>
      </w:r>
      <w:r>
        <w:t xml:space="preserve"> </w:t>
      </w:r>
      <w:r>
        <w:rPr>
          <w:rFonts w:hint="eastAsia"/>
        </w:rPr>
        <w:t>浏览器扩展</w:t>
      </w:r>
      <w:r>
        <w:t>界面：设置作用</w:t>
      </w:r>
      <w:r>
        <w:rPr>
          <w:rFonts w:hint="eastAsia"/>
        </w:rPr>
        <w:t>网站</w:t>
      </w:r>
    </w:p>
    <w:p w14:paraId="078CF672" w14:textId="77777777" w:rsidR="00C67A94" w:rsidRDefault="00C67A94" w:rsidP="00C67A94">
      <w:pPr>
        <w:pStyle w:val="ab"/>
        <w:ind w:left="840" w:firstLine="420"/>
        <w:jc w:val="center"/>
        <w:rPr>
          <w:rFonts w:ascii="黑体" w:eastAsia="黑体"/>
        </w:rPr>
      </w:pPr>
    </w:p>
    <w:p w14:paraId="28514AA8" w14:textId="77777777" w:rsidR="00723C7F" w:rsidRDefault="00C67A94" w:rsidP="00723C7F">
      <w:pPr>
        <w:pStyle w:val="ab"/>
        <w:keepNext/>
        <w:ind w:left="840" w:firstLine="420"/>
        <w:jc w:val="center"/>
      </w:pPr>
      <w:r>
        <w:rPr>
          <w:rFonts w:ascii="黑体" w:eastAsia="黑体"/>
          <w:noProof/>
        </w:rPr>
        <w:drawing>
          <wp:inline distT="0" distB="0" distL="0" distR="0" wp14:anchorId="5D711FE7" wp14:editId="6C5D0454">
            <wp:extent cx="4316730" cy="3089275"/>
            <wp:effectExtent l="0" t="0" r="7620" b="0"/>
            <wp:docPr id="29" name="图片 29" descr="pop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p成功"/>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6730" cy="3089275"/>
                    </a:xfrm>
                    <a:prstGeom prst="rect">
                      <a:avLst/>
                    </a:prstGeom>
                    <a:noFill/>
                    <a:ln>
                      <a:noFill/>
                    </a:ln>
                  </pic:spPr>
                </pic:pic>
              </a:graphicData>
            </a:graphic>
          </wp:inline>
        </w:drawing>
      </w:r>
    </w:p>
    <w:p w14:paraId="45D72D09" w14:textId="1134F6D3" w:rsidR="00C67A94" w:rsidRDefault="00723C7F" w:rsidP="00723C7F">
      <w:pPr>
        <w:pStyle w:val="af0"/>
        <w:ind w:firstLine="400"/>
        <w:jc w:val="center"/>
        <w:rPr>
          <w:rFonts w:ascii="黑体"/>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10</w:t>
      </w:r>
      <w:r>
        <w:fldChar w:fldCharType="end"/>
      </w:r>
      <w:r>
        <w:t xml:space="preserve"> </w:t>
      </w:r>
      <w:r>
        <w:rPr>
          <w:rFonts w:hint="eastAsia"/>
        </w:rPr>
        <w:t>设置成功</w:t>
      </w:r>
      <w:r>
        <w:t>提示界面</w:t>
      </w:r>
    </w:p>
    <w:p w14:paraId="6AE77FE5" w14:textId="77777777" w:rsidR="00C67A94" w:rsidRDefault="00C67A94" w:rsidP="00C67A94">
      <w:pPr>
        <w:pStyle w:val="ab"/>
        <w:ind w:left="840" w:firstLine="420"/>
        <w:jc w:val="center"/>
        <w:rPr>
          <w:rFonts w:ascii="黑体" w:eastAsia="黑体"/>
        </w:rPr>
      </w:pPr>
    </w:p>
    <w:p w14:paraId="635751FC" w14:textId="77777777" w:rsidR="00723C7F" w:rsidRDefault="00C67A94" w:rsidP="007842B1">
      <w:pPr>
        <w:pStyle w:val="ab"/>
        <w:keepNext/>
        <w:ind w:left="840" w:firstLine="420"/>
        <w:jc w:val="center"/>
      </w:pPr>
      <w:r>
        <w:rPr>
          <w:rFonts w:ascii="黑体" w:eastAsia="黑体"/>
          <w:noProof/>
        </w:rPr>
        <w:drawing>
          <wp:inline distT="0" distB="0" distL="0" distR="0" wp14:anchorId="57E1C1F3" wp14:editId="63FFDBC9">
            <wp:extent cx="4316730" cy="2331085"/>
            <wp:effectExtent l="0" t="0" r="7620" b="0"/>
            <wp:docPr id="28" name="图片 28" descr="fail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il_pag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6730" cy="2331085"/>
                    </a:xfrm>
                    <a:prstGeom prst="rect">
                      <a:avLst/>
                    </a:prstGeom>
                    <a:noFill/>
                    <a:ln>
                      <a:noFill/>
                    </a:ln>
                  </pic:spPr>
                </pic:pic>
              </a:graphicData>
            </a:graphic>
          </wp:inline>
        </w:drawing>
      </w:r>
    </w:p>
    <w:p w14:paraId="4E2254EC" w14:textId="1CFB73F7" w:rsidR="00C67A94" w:rsidRDefault="00723C7F" w:rsidP="00723C7F">
      <w:pPr>
        <w:pStyle w:val="af0"/>
        <w:ind w:firstLine="400"/>
        <w:jc w:val="center"/>
        <w:rPr>
          <w:rFonts w:ascii="黑体"/>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11</w:t>
      </w:r>
      <w:r>
        <w:fldChar w:fldCharType="end"/>
      </w:r>
      <w:r>
        <w:t xml:space="preserve"> </w:t>
      </w:r>
      <w:r>
        <w:rPr>
          <w:rFonts w:hint="eastAsia"/>
        </w:rPr>
        <w:t>收到</w:t>
      </w:r>
      <w:r>
        <w:t>验证页面</w:t>
      </w:r>
    </w:p>
    <w:p w14:paraId="1620CEC2" w14:textId="77777777" w:rsidR="00C67A94" w:rsidRDefault="00C67A94" w:rsidP="00C67A94">
      <w:pPr>
        <w:ind w:firstLine="480"/>
        <w:jc w:val="center"/>
      </w:pPr>
    </w:p>
    <w:p w14:paraId="51F4FCE6" w14:textId="77777777" w:rsidR="00723C7F" w:rsidRDefault="00C67A94" w:rsidP="00723C7F">
      <w:pPr>
        <w:keepNext/>
        <w:ind w:firstLine="480"/>
        <w:jc w:val="center"/>
      </w:pPr>
      <w:r>
        <w:rPr>
          <w:noProof/>
        </w:rPr>
        <w:drawing>
          <wp:inline distT="0" distB="0" distL="0" distR="0" wp14:anchorId="0ADA69BD" wp14:editId="1A967825">
            <wp:extent cx="4316730" cy="2331085"/>
            <wp:effectExtent l="0" t="0" r="7620" b="0"/>
            <wp:docPr id="27" name="图片 27" descr="append_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end_ID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6730" cy="2331085"/>
                    </a:xfrm>
                    <a:prstGeom prst="rect">
                      <a:avLst/>
                    </a:prstGeom>
                    <a:noFill/>
                    <a:ln>
                      <a:noFill/>
                    </a:ln>
                  </pic:spPr>
                </pic:pic>
              </a:graphicData>
            </a:graphic>
          </wp:inline>
        </w:drawing>
      </w:r>
    </w:p>
    <w:p w14:paraId="03A8A6F9" w14:textId="1216E312" w:rsidR="00C67A94" w:rsidRDefault="00723C7F" w:rsidP="00723C7F">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8B0B6F">
        <w:rPr>
          <w:noProof/>
        </w:rPr>
        <w:t>12</w:t>
      </w:r>
      <w:r>
        <w:fldChar w:fldCharType="end"/>
      </w:r>
      <w:r>
        <w:t xml:space="preserve"> </w:t>
      </w:r>
      <w:r>
        <w:rPr>
          <w:rFonts w:hint="eastAsia"/>
        </w:rPr>
        <w:t>收到</w:t>
      </w:r>
      <w:r>
        <w:t>响应</w:t>
      </w:r>
    </w:p>
    <w:p w14:paraId="3F956BBC" w14:textId="77777777" w:rsidR="00C67A94" w:rsidRDefault="00C67A94" w:rsidP="00C67A94">
      <w:pPr>
        <w:pStyle w:val="a8"/>
        <w:ind w:firstLineChars="0" w:firstLine="0"/>
      </w:pPr>
    </w:p>
    <w:p w14:paraId="6252EF19" w14:textId="77777777" w:rsidR="00C67A94" w:rsidRDefault="00C67A94" w:rsidP="00336658">
      <w:pPr>
        <w:pStyle w:val="a8"/>
        <w:ind w:firstLineChars="0" w:firstLine="0"/>
      </w:pPr>
    </w:p>
    <w:p w14:paraId="22AB9030" w14:textId="2AC74FD0" w:rsidR="00C67A94" w:rsidRDefault="00C67A94">
      <w:pPr>
        <w:ind w:firstLine="480"/>
        <w:rPr>
          <w:rFonts w:eastAsia="宋体" w:cs="Times New Roman"/>
          <w:sz w:val="21"/>
          <w:szCs w:val="24"/>
        </w:rPr>
      </w:pPr>
      <w:r>
        <w:br w:type="page"/>
      </w:r>
    </w:p>
    <w:p w14:paraId="3B4DB841" w14:textId="77777777" w:rsidR="00C67A94" w:rsidRDefault="00C67A94" w:rsidP="00C67A94">
      <w:pPr>
        <w:pStyle w:val="a8"/>
        <w:ind w:firstLine="420"/>
      </w:pPr>
    </w:p>
    <w:p w14:paraId="4C5715B2" w14:textId="204A669D" w:rsidR="004219EF" w:rsidRDefault="004219EF" w:rsidP="004219EF">
      <w:pPr>
        <w:pStyle w:val="-10"/>
        <w:ind w:firstLine="600"/>
        <w:jc w:val="both"/>
      </w:pPr>
      <w:bookmarkStart w:id="500" w:name="_Toc7254195"/>
      <w:r>
        <w:rPr>
          <w:rFonts w:hint="eastAsia"/>
        </w:rPr>
        <w:t>附录</w:t>
      </w:r>
      <w:r>
        <w:rPr>
          <w:rFonts w:hint="eastAsia"/>
        </w:rPr>
        <w:t xml:space="preserve">7 </w:t>
      </w:r>
      <w:r>
        <w:rPr>
          <w:rFonts w:hint="eastAsia"/>
        </w:rPr>
        <w:t>概要设计说明书</w:t>
      </w:r>
      <w:bookmarkEnd w:id="500"/>
    </w:p>
    <w:p w14:paraId="1F27691B" w14:textId="581EBF52" w:rsidR="004219EF" w:rsidRDefault="004219EF" w:rsidP="004219EF">
      <w:pPr>
        <w:ind w:firstLine="880"/>
        <w:jc w:val="center"/>
        <w:rPr>
          <w:rFonts w:eastAsia="黑体"/>
          <w:sz w:val="44"/>
        </w:rPr>
      </w:pPr>
      <w:r>
        <w:rPr>
          <w:rFonts w:eastAsia="黑体"/>
          <w:noProof/>
          <w:sz w:val="44"/>
        </w:rPr>
        <mc:AlternateContent>
          <mc:Choice Requires="wps">
            <w:drawing>
              <wp:anchor distT="0" distB="0" distL="114300" distR="114300" simplePos="0" relativeHeight="251682816" behindDoc="0" locked="0" layoutInCell="0" allowOverlap="1" wp14:anchorId="1F04C9DC" wp14:editId="30D435BF">
                <wp:simplePos x="0" y="0"/>
                <wp:positionH relativeFrom="column">
                  <wp:posOffset>0</wp:posOffset>
                </wp:positionH>
                <wp:positionV relativeFrom="paragraph">
                  <wp:posOffset>495300</wp:posOffset>
                </wp:positionV>
                <wp:extent cx="5143500" cy="0"/>
                <wp:effectExtent l="0" t="0" r="0" b="0"/>
                <wp:wrapTopAndBottom/>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060E69" id="直接连接符 13"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B4X4Ia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45F7E688" w14:textId="77777777" w:rsidR="004219EF" w:rsidRDefault="004219EF" w:rsidP="004219EF">
      <w:pPr>
        <w:ind w:firstLine="880"/>
        <w:jc w:val="center"/>
        <w:rPr>
          <w:rFonts w:eastAsia="黑体"/>
          <w:sz w:val="44"/>
        </w:rPr>
      </w:pPr>
    </w:p>
    <w:p w14:paraId="5253D250" w14:textId="77777777" w:rsidR="004219EF" w:rsidRDefault="004219EF" w:rsidP="004219EF">
      <w:pPr>
        <w:ind w:firstLine="880"/>
        <w:jc w:val="center"/>
        <w:rPr>
          <w:rFonts w:eastAsia="黑体"/>
          <w:sz w:val="44"/>
        </w:rPr>
      </w:pPr>
      <w:r>
        <w:rPr>
          <w:rFonts w:eastAsia="黑体" w:hint="eastAsia"/>
          <w:sz w:val="44"/>
        </w:rPr>
        <w:t>概要设计说明书</w:t>
      </w:r>
    </w:p>
    <w:p w14:paraId="74B817E8" w14:textId="77777777" w:rsidR="004219EF" w:rsidRDefault="004219EF" w:rsidP="004219EF">
      <w:pPr>
        <w:ind w:firstLine="560"/>
        <w:jc w:val="center"/>
        <w:rPr>
          <w:sz w:val="28"/>
        </w:rPr>
      </w:pPr>
    </w:p>
    <w:p w14:paraId="557A1F1C" w14:textId="77777777" w:rsidR="004219EF" w:rsidRDefault="004219EF" w:rsidP="004219EF">
      <w:pPr>
        <w:ind w:firstLine="560"/>
        <w:jc w:val="center"/>
        <w:rPr>
          <w:sz w:val="28"/>
        </w:rPr>
      </w:pPr>
      <w:r>
        <w:rPr>
          <w:rFonts w:hint="eastAsia"/>
          <w:sz w:val="28"/>
        </w:rPr>
        <w:t>[V</w:t>
      </w:r>
      <w:r>
        <w:rPr>
          <w:sz w:val="28"/>
        </w:rPr>
        <w:t>1.0</w:t>
      </w:r>
      <w:r>
        <w:rPr>
          <w:rFonts w:hint="eastAsia"/>
          <w:sz w:val="28"/>
        </w:rPr>
        <w:t>]</w:t>
      </w:r>
    </w:p>
    <w:p w14:paraId="49084A84" w14:textId="77777777" w:rsidR="004219EF" w:rsidRDefault="004219EF" w:rsidP="004219EF">
      <w:pPr>
        <w:ind w:firstLine="560"/>
        <w:jc w:val="center"/>
        <w:rPr>
          <w:sz w:val="28"/>
        </w:rPr>
      </w:pPr>
    </w:p>
    <w:p w14:paraId="5E1F7F85" w14:textId="77777777" w:rsidR="004219EF" w:rsidRDefault="004219EF" w:rsidP="004219EF">
      <w:pPr>
        <w:ind w:firstLine="560"/>
        <w:jc w:val="center"/>
        <w:rPr>
          <w:sz w:val="28"/>
        </w:rPr>
      </w:pPr>
    </w:p>
    <w:p w14:paraId="796BFBC9" w14:textId="77777777" w:rsidR="004219EF" w:rsidRDefault="004219EF" w:rsidP="004219EF">
      <w:pPr>
        <w:ind w:firstLine="560"/>
        <w:jc w:val="center"/>
        <w:rPr>
          <w:sz w:val="28"/>
        </w:rPr>
      </w:pPr>
    </w:p>
    <w:p w14:paraId="3EA7527E" w14:textId="77777777" w:rsidR="004219EF" w:rsidRDefault="004219EF" w:rsidP="004219EF">
      <w:pPr>
        <w:ind w:firstLine="480"/>
      </w:pPr>
    </w:p>
    <w:p w14:paraId="34148B02" w14:textId="77777777" w:rsidR="004219EF" w:rsidRDefault="004219EF" w:rsidP="004219EF">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proofErr w:type="gramStart"/>
      <w:r>
        <w:rPr>
          <w:rFonts w:hint="eastAsia"/>
          <w:sz w:val="28"/>
        </w:rPr>
        <w:t>邵</w:t>
      </w:r>
      <w:proofErr w:type="gramEnd"/>
      <w:r>
        <w:rPr>
          <w:rFonts w:hint="eastAsia"/>
          <w:sz w:val="28"/>
        </w:rPr>
        <w:t>欣欣</w:t>
      </w:r>
      <w:r>
        <w:rPr>
          <w:sz w:val="28"/>
        </w:rPr>
        <w:t>____________</w:t>
      </w:r>
    </w:p>
    <w:p w14:paraId="1325A066" w14:textId="77777777" w:rsidR="004219EF" w:rsidRDefault="004219EF" w:rsidP="004219EF">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___________</w:t>
      </w:r>
      <w:r>
        <w:rPr>
          <w:rFonts w:hint="eastAsia"/>
          <w:sz w:val="28"/>
        </w:rPr>
        <w:t>王海舟</w:t>
      </w:r>
      <w:r>
        <w:rPr>
          <w:sz w:val="28"/>
        </w:rPr>
        <w:t>___________</w:t>
      </w:r>
    </w:p>
    <w:p w14:paraId="25872646" w14:textId="77777777" w:rsidR="004219EF" w:rsidRDefault="004219EF" w:rsidP="004219EF">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4CD40E44" w14:textId="77777777" w:rsidR="004219EF" w:rsidRDefault="004219EF" w:rsidP="004219EF">
      <w:pPr>
        <w:ind w:firstLine="560"/>
        <w:jc w:val="center"/>
        <w:rPr>
          <w:sz w:val="28"/>
        </w:rPr>
      </w:pPr>
    </w:p>
    <w:p w14:paraId="7E342170" w14:textId="77777777" w:rsidR="004219EF" w:rsidRDefault="004219EF" w:rsidP="004219EF">
      <w:pPr>
        <w:ind w:firstLine="560"/>
        <w:jc w:val="center"/>
        <w:rPr>
          <w:sz w:val="28"/>
        </w:rPr>
      </w:pPr>
    </w:p>
    <w:p w14:paraId="30F3C49E" w14:textId="77777777" w:rsidR="004219EF" w:rsidRDefault="004219EF" w:rsidP="004219EF">
      <w:pPr>
        <w:ind w:firstLine="560"/>
        <w:jc w:val="center"/>
        <w:rPr>
          <w:sz w:val="28"/>
        </w:rPr>
      </w:pPr>
    </w:p>
    <w:p w14:paraId="12CAAFDA" w14:textId="77777777" w:rsidR="004219EF" w:rsidRDefault="004219EF" w:rsidP="004219EF">
      <w:pPr>
        <w:ind w:firstLine="560"/>
        <w:jc w:val="center"/>
        <w:rPr>
          <w:sz w:val="28"/>
        </w:rPr>
      </w:pPr>
    </w:p>
    <w:p w14:paraId="2CF1B964" w14:textId="3C894B1D" w:rsidR="004219EF" w:rsidRPr="00FC232D" w:rsidRDefault="004219EF" w:rsidP="00FC232D">
      <w:pPr>
        <w:ind w:firstLine="560"/>
        <w:jc w:val="center"/>
        <w:rPr>
          <w:sz w:val="28"/>
        </w:rPr>
      </w:pPr>
      <w:r>
        <w:rPr>
          <w:rFonts w:hint="eastAsia"/>
          <w:sz w:val="28"/>
        </w:rPr>
        <w:t>[</w:t>
      </w:r>
      <w:r>
        <w:rPr>
          <w:rFonts w:hint="eastAsia"/>
          <w:sz w:val="28"/>
        </w:rPr>
        <w:t>二零一九年三月二十六日</w:t>
      </w:r>
      <w:r>
        <w:rPr>
          <w:rFonts w:hint="eastAsia"/>
          <w:sz w:val="28"/>
        </w:rPr>
        <w:t>]</w:t>
      </w:r>
      <w:r w:rsidR="00FC232D">
        <w:rPr>
          <w:rFonts w:hint="eastAsia"/>
        </w:rPr>
        <w:t xml:space="preserve"> </w:t>
      </w:r>
    </w:p>
    <w:p w14:paraId="5061ECF8" w14:textId="77777777" w:rsidR="004219EF" w:rsidRDefault="004219EF" w:rsidP="00CD5E67">
      <w:pPr>
        <w:pStyle w:val="3"/>
        <w:ind w:firstLine="643"/>
        <w:rPr>
          <w:rFonts w:ascii="楷体_GB2312" w:eastAsia="楷体_GB2312"/>
        </w:rPr>
      </w:pPr>
      <w:r>
        <w:rPr>
          <w:rFonts w:hint="eastAsia"/>
        </w:rPr>
        <w:t>1</w:t>
      </w:r>
      <w:r>
        <w:rPr>
          <w:rFonts w:hint="eastAsia"/>
        </w:rPr>
        <w:t>．</w:t>
      </w:r>
      <w:r>
        <w:rPr>
          <w:rFonts w:ascii="楷体_GB2312" w:eastAsia="楷体_GB2312" w:hint="eastAsia"/>
        </w:rPr>
        <w:t>引言</w:t>
      </w:r>
    </w:p>
    <w:p w14:paraId="57CCD669" w14:textId="77777777" w:rsidR="004219EF" w:rsidRDefault="004219EF" w:rsidP="004219EF">
      <w:pPr>
        <w:pStyle w:val="ab"/>
        <w:ind w:firstLine="420"/>
        <w:rPr>
          <w:rFonts w:ascii="黑体" w:eastAsia="黑体"/>
        </w:rPr>
      </w:pPr>
      <w:r>
        <w:rPr>
          <w:rFonts w:ascii="黑体" w:eastAsia="黑体" w:hint="eastAsia"/>
        </w:rPr>
        <w:t>1.1编写目的</w:t>
      </w:r>
    </w:p>
    <w:p w14:paraId="684A5EB2" w14:textId="77777777" w:rsidR="004219EF" w:rsidRDefault="004219EF" w:rsidP="004219EF">
      <w:pPr>
        <w:pStyle w:val="ab"/>
        <w:ind w:firstLine="420"/>
      </w:pPr>
      <w:r>
        <w:rPr>
          <w:rFonts w:hint="eastAsia"/>
        </w:rPr>
        <w:t>本详细设计说明书是为了实现系统的功能，进行的概要</w:t>
      </w:r>
      <w:r w:rsidRPr="00650933">
        <w:rPr>
          <w:rFonts w:hint="eastAsia"/>
        </w:rPr>
        <w:t>设计说明。具体针对功能</w:t>
      </w:r>
      <w:r>
        <w:rPr>
          <w:rFonts w:hint="eastAsia"/>
        </w:rPr>
        <w:t>的实现</w:t>
      </w:r>
      <w:r>
        <w:t>进行概要设计</w:t>
      </w:r>
      <w:r>
        <w:rPr>
          <w:rFonts w:hint="eastAsia"/>
        </w:rPr>
        <w:t>。</w:t>
      </w:r>
    </w:p>
    <w:p w14:paraId="081FC9BB" w14:textId="77777777" w:rsidR="004219EF" w:rsidRDefault="004219EF" w:rsidP="004219EF">
      <w:pPr>
        <w:pStyle w:val="ab"/>
        <w:ind w:firstLine="420"/>
      </w:pPr>
    </w:p>
    <w:p w14:paraId="468AB019" w14:textId="77777777" w:rsidR="004219EF" w:rsidRDefault="004219EF" w:rsidP="004219EF">
      <w:pPr>
        <w:pStyle w:val="ab"/>
        <w:ind w:firstLine="420"/>
        <w:rPr>
          <w:rFonts w:ascii="黑体" w:eastAsia="黑体"/>
        </w:rPr>
      </w:pPr>
      <w:r>
        <w:rPr>
          <w:rFonts w:ascii="黑体" w:eastAsia="黑体" w:hint="eastAsia"/>
        </w:rPr>
        <w:t>1.2背景</w:t>
      </w:r>
    </w:p>
    <w:p w14:paraId="51928C84" w14:textId="77777777" w:rsidR="004219EF" w:rsidRDefault="004219EF" w:rsidP="004219EF">
      <w:pPr>
        <w:pStyle w:val="ab"/>
        <w:ind w:left="540" w:firstLine="420"/>
      </w:pPr>
      <w:proofErr w:type="gramStart"/>
      <w:r>
        <w:t>a</w:t>
      </w:r>
      <w:proofErr w:type="gramEnd"/>
      <w:r>
        <w:t>.</w:t>
      </w:r>
      <w:r w:rsidRPr="00650933">
        <w:rPr>
          <w:rFonts w:hint="eastAsia"/>
        </w:rPr>
        <w:t xml:space="preserve"> 基于代码混淆的Web站点动态防御系</w:t>
      </w:r>
      <w:r>
        <w:rPr>
          <w:rFonts w:hint="eastAsia"/>
        </w:rPr>
        <w:t>统</w:t>
      </w:r>
    </w:p>
    <w:p w14:paraId="7E259132" w14:textId="77777777" w:rsidR="004219EF" w:rsidRDefault="004219EF" w:rsidP="004219EF">
      <w:pPr>
        <w:pStyle w:val="ab"/>
        <w:ind w:left="540" w:firstLine="420"/>
      </w:pPr>
      <w:r>
        <w:t>b.</w:t>
      </w:r>
      <w:r>
        <w:rPr>
          <w:rFonts w:hint="eastAsia"/>
        </w:rPr>
        <w:t>本项目的任务提出者：</w:t>
      </w:r>
      <w:proofErr w:type="gramStart"/>
      <w:r>
        <w:t>邵</w:t>
      </w:r>
      <w:proofErr w:type="gramEnd"/>
      <w:r>
        <w:t>欣欣；</w:t>
      </w:r>
      <w:r>
        <w:rPr>
          <w:rFonts w:hint="eastAsia"/>
        </w:rPr>
        <w:t>开发者：</w:t>
      </w:r>
      <w:proofErr w:type="gramStart"/>
      <w:r>
        <w:t>邵</w:t>
      </w:r>
      <w:proofErr w:type="gramEnd"/>
      <w:r>
        <w:t>欣欣；</w:t>
      </w:r>
      <w:r>
        <w:rPr>
          <w:rFonts w:hint="eastAsia"/>
        </w:rPr>
        <w:t>用户：网站</w:t>
      </w:r>
      <w:r>
        <w:t>开发人员</w:t>
      </w:r>
      <w:r>
        <w:rPr>
          <w:rFonts w:hint="eastAsia"/>
        </w:rPr>
        <w:t>及网站使用者</w:t>
      </w:r>
      <w:r>
        <w:t>。</w:t>
      </w:r>
    </w:p>
    <w:p w14:paraId="024024ED" w14:textId="77777777" w:rsidR="004219EF" w:rsidRDefault="004219EF" w:rsidP="004219EF">
      <w:pPr>
        <w:pStyle w:val="ab"/>
        <w:ind w:left="540" w:firstLine="420"/>
      </w:pPr>
    </w:p>
    <w:p w14:paraId="71D55204" w14:textId="77777777" w:rsidR="004219EF" w:rsidRDefault="004219EF" w:rsidP="004219EF">
      <w:pPr>
        <w:pStyle w:val="ab"/>
        <w:ind w:firstLine="420"/>
        <w:rPr>
          <w:rFonts w:ascii="黑体" w:eastAsia="黑体"/>
        </w:rPr>
      </w:pPr>
      <w:r>
        <w:rPr>
          <w:rFonts w:ascii="黑体" w:eastAsia="黑体" w:hint="eastAsia"/>
        </w:rPr>
        <w:t>1.3定义</w:t>
      </w:r>
    </w:p>
    <w:p w14:paraId="1FB84CF5" w14:textId="77777777" w:rsidR="004219EF" w:rsidRDefault="004219EF" w:rsidP="004219EF">
      <w:pPr>
        <w:pStyle w:val="ab"/>
        <w:ind w:firstLine="420"/>
      </w:pPr>
      <w:r>
        <w:rPr>
          <w:rFonts w:hint="eastAsia"/>
        </w:rPr>
        <w:t>Chrome Extension：Chrome浏览器的扩展，扩展浏览器的功能，例如：捕捉特定网页的内容，捕捉HTTP报文，捕捉用户浏览动作，改变浏览器地址栏/起始页/书签/Tab等界面元素的行为，与别的站点通信，修改网页内容等。</w:t>
      </w:r>
    </w:p>
    <w:p w14:paraId="7C6D13F7" w14:textId="77777777" w:rsidR="004219EF" w:rsidRDefault="004219EF" w:rsidP="004219EF">
      <w:pPr>
        <w:pStyle w:val="ab"/>
        <w:ind w:firstLine="420"/>
      </w:pPr>
      <w:r>
        <w:rPr>
          <w:rFonts w:hint="eastAsia"/>
        </w:rPr>
        <w:t>HTML：Hyper Text Markup Language的缩写，超文本标记语言。HTML 不是一种编程语言，而是制作网页必需的标记语言。“超文本”指页面可以包含图片，链接，音乐和程序等非文字元素。</w:t>
      </w:r>
    </w:p>
    <w:p w14:paraId="7FA3D713" w14:textId="77777777" w:rsidR="004219EF" w:rsidRDefault="004219EF" w:rsidP="004219EF">
      <w:pPr>
        <w:pStyle w:val="ab"/>
        <w:ind w:firstLine="420"/>
      </w:pPr>
      <w:r>
        <w:rPr>
          <w:rFonts w:hint="eastAsia"/>
        </w:rPr>
        <w:t>JavaScript：JavaScript是因特网上最流行的脚本语言，一种直译式脚本语言。</w:t>
      </w:r>
    </w:p>
    <w:p w14:paraId="4B7EE6EB" w14:textId="77777777" w:rsidR="004219EF" w:rsidRDefault="004219EF" w:rsidP="004219EF">
      <w:pPr>
        <w:pStyle w:val="ab"/>
        <w:ind w:firstLine="420"/>
      </w:pPr>
      <w:r>
        <w:rPr>
          <w:rFonts w:hint="eastAsia"/>
        </w:rPr>
        <w:t>Gumbo：一个C语言编写的开源的HTML解析器。</w:t>
      </w:r>
    </w:p>
    <w:p w14:paraId="5E6D9851" w14:textId="77777777" w:rsidR="004219EF" w:rsidRDefault="004219EF" w:rsidP="004219EF">
      <w:pPr>
        <w:pStyle w:val="ab"/>
        <w:ind w:firstLine="420"/>
      </w:pPr>
      <w:r>
        <w:rPr>
          <w:rFonts w:hint="eastAsia"/>
        </w:rPr>
        <w:t>Duktape：一个C语言编写的可以嵌入C/C++工程的JavaScript引擎。</w:t>
      </w:r>
    </w:p>
    <w:p w14:paraId="2D793830" w14:textId="77777777" w:rsidR="004219EF" w:rsidRDefault="004219EF" w:rsidP="004219EF">
      <w:pPr>
        <w:pStyle w:val="ab"/>
        <w:ind w:firstLine="420"/>
      </w:pPr>
      <w:r>
        <w:rPr>
          <w:rFonts w:hint="eastAsia"/>
        </w:rPr>
        <w:t>反向代理服务器：反向代理服务器是服务器的一种，它连接一组或多组后端服务器。用户只知道反向代理服务器的IP地址，对于用户请求，由反向代理服务器向后端服务器进行请求，在发送给用户。它与前向代理的明显区别是，前向代理作为客户端的代理，可能会将资源发送给一个或多个客户端。</w:t>
      </w:r>
    </w:p>
    <w:p w14:paraId="1E6D5E55" w14:textId="77777777" w:rsidR="004219EF" w:rsidRDefault="004219EF" w:rsidP="004219EF">
      <w:pPr>
        <w:pStyle w:val="ab"/>
        <w:ind w:firstLine="420"/>
      </w:pPr>
      <w:r>
        <w:rPr>
          <w:rFonts w:hint="eastAsia"/>
        </w:rPr>
        <w:t>AngularJS：是一个JavaScript框架，使用MVC 架构在HTML与JavaScript</w:t>
      </w:r>
      <w:proofErr w:type="gramStart"/>
      <w:r>
        <w:rPr>
          <w:rFonts w:hint="eastAsia"/>
        </w:rPr>
        <w:t>见提供</w:t>
      </w:r>
      <w:proofErr w:type="gramEnd"/>
      <w:r>
        <w:rPr>
          <w:rFonts w:hint="eastAsia"/>
        </w:rPr>
        <w:t>良好用户体验。</w:t>
      </w:r>
    </w:p>
    <w:p w14:paraId="64C8B500" w14:textId="77777777" w:rsidR="004219EF" w:rsidRDefault="004219EF" w:rsidP="004219EF">
      <w:pPr>
        <w:pStyle w:val="ab"/>
        <w:ind w:firstLine="420"/>
      </w:pPr>
      <w:r>
        <w:rPr>
          <w:rFonts w:hint="eastAsia"/>
        </w:rPr>
        <w:t>slab共享内存：Nginx的设计架构是一个</w:t>
      </w:r>
      <w:proofErr w:type="gramStart"/>
      <w:r>
        <w:rPr>
          <w:rFonts w:hint="eastAsia"/>
        </w:rPr>
        <w:t>多进程</w:t>
      </w:r>
      <w:proofErr w:type="gramEnd"/>
      <w:r>
        <w:rPr>
          <w:rFonts w:hint="eastAsia"/>
        </w:rPr>
        <w:t>的程序，收到的请求分布在不同的进程上，当请求的完成需要</w:t>
      </w:r>
      <w:proofErr w:type="gramStart"/>
      <w:r>
        <w:rPr>
          <w:rFonts w:hint="eastAsia"/>
        </w:rPr>
        <w:t>各进程</w:t>
      </w:r>
      <w:proofErr w:type="gramEnd"/>
      <w:r>
        <w:rPr>
          <w:rFonts w:hint="eastAsia"/>
        </w:rPr>
        <w:t>相互配合时，进程间需要通信，但我们知道，进程间通信开发往往会很困难，为此，Nginx实现了一套共享内存管理机制-slab。</w:t>
      </w:r>
    </w:p>
    <w:p w14:paraId="02D49DD7" w14:textId="77777777" w:rsidR="004219EF" w:rsidRDefault="004219EF" w:rsidP="004219EF">
      <w:pPr>
        <w:pStyle w:val="ab"/>
        <w:ind w:firstLine="420"/>
      </w:pPr>
      <w:r>
        <w:rPr>
          <w:rFonts w:hint="eastAsia"/>
        </w:rPr>
        <w:t>红黑树：一种数据结构，自</w:t>
      </w:r>
      <w:proofErr w:type="gramStart"/>
      <w:r>
        <w:rPr>
          <w:rFonts w:hint="eastAsia"/>
        </w:rPr>
        <w:t>平衡二叉查找</w:t>
      </w:r>
      <w:proofErr w:type="gramEnd"/>
      <w:r>
        <w:rPr>
          <w:rFonts w:hint="eastAsia"/>
        </w:rPr>
        <w:t>树。</w:t>
      </w:r>
    </w:p>
    <w:p w14:paraId="31B7F69B" w14:textId="77777777" w:rsidR="004219EF" w:rsidRDefault="004219EF" w:rsidP="004219EF">
      <w:pPr>
        <w:pStyle w:val="ab"/>
        <w:ind w:firstLine="420"/>
      </w:pPr>
      <w:r>
        <w:rPr>
          <w:rFonts w:hint="eastAsia"/>
        </w:rPr>
        <w:t>subrequest:Nginx模块中处理子请求的模块。</w:t>
      </w:r>
    </w:p>
    <w:p w14:paraId="797C664F" w14:textId="77777777" w:rsidR="004219EF" w:rsidRDefault="004219EF" w:rsidP="004219EF">
      <w:pPr>
        <w:pStyle w:val="ab"/>
        <w:ind w:firstLine="420"/>
      </w:pPr>
      <w:r>
        <w:rPr>
          <w:rFonts w:hint="eastAsia"/>
        </w:rPr>
        <w:t>DOM：Document Object Model，文档对象模型。简单来说，就是一个HTML文件对应结构的数据结构。DOM是表示和处理一个HTML或XML文档的常用方法。是以面向对象的方式描述文档的模型。每一个标签都是树上的一个节点。</w:t>
      </w:r>
    </w:p>
    <w:p w14:paraId="346DD8EA" w14:textId="77777777" w:rsidR="004219EF" w:rsidRDefault="004219EF" w:rsidP="004219EF">
      <w:pPr>
        <w:pStyle w:val="ab"/>
        <w:ind w:firstLine="420"/>
      </w:pPr>
      <w:r>
        <w:rPr>
          <w:rFonts w:hint="eastAsia"/>
        </w:rPr>
        <w:t>AST：Abstract Syntax Tree，抽象语法树，简称语法树，是源代码语法结构的抽象表示。它以树的形式表示编程语言的语法结构，分析源代码更直观，更形象，更贴近人的感性认知。</w:t>
      </w:r>
    </w:p>
    <w:p w14:paraId="7527585B" w14:textId="77777777" w:rsidR="004219EF" w:rsidRDefault="004219EF" w:rsidP="004219EF">
      <w:pPr>
        <w:pStyle w:val="ab"/>
        <w:ind w:firstLine="420"/>
      </w:pPr>
      <w:r>
        <w:rPr>
          <w:rFonts w:hint="eastAsia"/>
        </w:rPr>
        <w:t>代码混淆：本系统中涉及到的代码混淆均不涉及到加密解密，对于人来说，通过改变形式让脚本代码变得晦涩难懂，但对于机器来说，并没有实质不同。</w:t>
      </w:r>
    </w:p>
    <w:p w14:paraId="0175829D" w14:textId="77777777" w:rsidR="004219EF" w:rsidRPr="00A76C78" w:rsidRDefault="004219EF" w:rsidP="004219EF">
      <w:pPr>
        <w:pStyle w:val="ab"/>
        <w:ind w:firstLine="420"/>
      </w:pPr>
      <w:r>
        <w:rPr>
          <w:rFonts w:hint="eastAsia"/>
        </w:rPr>
        <w:t>MD5：MD5 Message-Digest Algorithm，MD5消息摘要算法。MD5将文本信息，通过其不可逆的字符串变换算法，产生了这个唯一的MD5信息。</w:t>
      </w:r>
    </w:p>
    <w:p w14:paraId="142075B6" w14:textId="77777777" w:rsidR="004219EF" w:rsidRDefault="004219EF" w:rsidP="004219EF">
      <w:pPr>
        <w:pStyle w:val="ab"/>
        <w:ind w:firstLine="420"/>
      </w:pPr>
    </w:p>
    <w:p w14:paraId="3C509532" w14:textId="77777777" w:rsidR="004219EF" w:rsidRDefault="004219EF" w:rsidP="004219EF">
      <w:pPr>
        <w:pStyle w:val="ab"/>
        <w:ind w:firstLine="420"/>
        <w:rPr>
          <w:rFonts w:ascii="黑体" w:eastAsia="黑体"/>
        </w:rPr>
      </w:pPr>
      <w:r>
        <w:rPr>
          <w:rFonts w:ascii="黑体" w:eastAsia="黑体" w:hint="eastAsia"/>
        </w:rPr>
        <w:t>1.4参考资料</w:t>
      </w:r>
    </w:p>
    <w:p w14:paraId="7A78687A" w14:textId="77777777" w:rsidR="004219EF" w:rsidRDefault="004219EF" w:rsidP="004219EF">
      <w:pPr>
        <w:pStyle w:val="ab"/>
        <w:ind w:left="840" w:firstLine="420"/>
        <w:rPr>
          <w:rFonts w:ascii="楷体_GB2312" w:eastAsia="楷体_GB2312"/>
        </w:rPr>
      </w:pPr>
      <w:r>
        <w:rPr>
          <w:rFonts w:hint="eastAsia"/>
        </w:rPr>
        <w:t xml:space="preserve">    </w:t>
      </w:r>
    </w:p>
    <w:p w14:paraId="784D1996" w14:textId="77777777" w:rsidR="004219EF" w:rsidRDefault="004219EF" w:rsidP="00CD5E67">
      <w:pPr>
        <w:pStyle w:val="3"/>
        <w:ind w:firstLine="643"/>
      </w:pPr>
      <w:r>
        <w:rPr>
          <w:rFonts w:hint="eastAsia"/>
        </w:rPr>
        <w:t>2</w:t>
      </w:r>
      <w:r>
        <w:rPr>
          <w:rFonts w:hint="eastAsia"/>
        </w:rPr>
        <w:t>．总体设计</w:t>
      </w:r>
    </w:p>
    <w:p w14:paraId="40DB86B4" w14:textId="77777777" w:rsidR="004219EF" w:rsidRDefault="004219EF" w:rsidP="004219EF">
      <w:pPr>
        <w:pStyle w:val="ab"/>
        <w:ind w:firstLine="420"/>
        <w:rPr>
          <w:rFonts w:ascii="黑体" w:eastAsia="黑体"/>
        </w:rPr>
      </w:pPr>
      <w:r>
        <w:rPr>
          <w:rFonts w:ascii="黑体" w:eastAsia="黑体" w:hint="eastAsia"/>
        </w:rPr>
        <w:t>2.1需求规定</w:t>
      </w:r>
    </w:p>
    <w:p w14:paraId="40CB80EE" w14:textId="77777777" w:rsidR="004219EF" w:rsidRDefault="004219EF" w:rsidP="004219EF">
      <w:pPr>
        <w:pStyle w:val="ab"/>
        <w:ind w:firstLine="420"/>
      </w:pPr>
      <w:r>
        <w:rPr>
          <w:rFonts w:hint="eastAsia"/>
        </w:rPr>
        <w:t xml:space="preserve">    </w:t>
      </w:r>
    </w:p>
    <w:p w14:paraId="5A1E069F" w14:textId="77777777" w:rsidR="004219EF" w:rsidRDefault="004219EF" w:rsidP="004219EF">
      <w:pPr>
        <w:pStyle w:val="ab"/>
        <w:ind w:firstLine="420"/>
      </w:pPr>
      <w:r>
        <w:t>2.1.1</w:t>
      </w:r>
      <w:r>
        <w:rPr>
          <w:rFonts w:hint="eastAsia"/>
        </w:rPr>
        <w:t>系统功能</w:t>
      </w:r>
    </w:p>
    <w:p w14:paraId="4CF0EBA3" w14:textId="77777777" w:rsidR="004219EF" w:rsidRDefault="004219EF" w:rsidP="004219EF">
      <w:pPr>
        <w:pStyle w:val="ab"/>
        <w:ind w:firstLine="420"/>
      </w:pPr>
      <w:r>
        <w:t>2.1.1.1</w:t>
      </w:r>
      <w:r>
        <w:rPr>
          <w:rFonts w:hint="eastAsia"/>
        </w:rPr>
        <w:t>动态ID匹配进行人机识别</w:t>
      </w:r>
    </w:p>
    <w:p w14:paraId="518C98F1" w14:textId="77777777" w:rsidR="004219EF" w:rsidRDefault="004219EF" w:rsidP="004219EF">
      <w:pPr>
        <w:pStyle w:val="ab"/>
        <w:ind w:leftChars="202" w:left="485" w:firstLine="420"/>
      </w:pPr>
      <w:r>
        <w:rPr>
          <w:rFonts w:hint="eastAsia"/>
        </w:rPr>
        <w:t>在slab共享内存中ID的更新，存储，修改，查看</w:t>
      </w:r>
    </w:p>
    <w:p w14:paraId="19D42F64" w14:textId="77777777" w:rsidR="004219EF" w:rsidRDefault="004219EF" w:rsidP="004219EF">
      <w:pPr>
        <w:pStyle w:val="ab"/>
        <w:ind w:leftChars="202" w:left="485" w:firstLine="420"/>
      </w:pPr>
      <w:r>
        <w:rPr>
          <w:rFonts w:hint="eastAsia"/>
        </w:rPr>
        <w:t>浏览器与代理服务器之间ID交流的逻辑功能</w:t>
      </w:r>
    </w:p>
    <w:p w14:paraId="7C2AE0FF" w14:textId="77777777" w:rsidR="004219EF" w:rsidRDefault="004219EF" w:rsidP="004219EF">
      <w:pPr>
        <w:pStyle w:val="ab"/>
        <w:ind w:firstLine="420"/>
      </w:pPr>
    </w:p>
    <w:p w14:paraId="14069664" w14:textId="77777777" w:rsidR="004219EF" w:rsidRDefault="004219EF" w:rsidP="004219EF">
      <w:pPr>
        <w:pStyle w:val="ab"/>
        <w:ind w:firstLine="420"/>
      </w:pPr>
      <w:r>
        <w:rPr>
          <w:rFonts w:hint="eastAsia"/>
        </w:rPr>
        <w:t>2.1.1.2混淆功能</w:t>
      </w:r>
    </w:p>
    <w:p w14:paraId="5BC448A0" w14:textId="77777777" w:rsidR="004219EF" w:rsidRDefault="004219EF" w:rsidP="004219EF">
      <w:pPr>
        <w:pStyle w:val="ab"/>
        <w:ind w:left="425" w:firstLine="420"/>
      </w:pPr>
      <w:r>
        <w:rPr>
          <w:rFonts w:hint="eastAsia"/>
        </w:rPr>
        <w:t>在返回目标服务器的响应内容前， 对发给用户的文件进行混淆操作。混淆使用随机代码混淆技术对受保护站点页面关键元素和客户端ID生成算法进行随机化混淆处理，阻止攻击者对网页的逆向分析。</w:t>
      </w:r>
    </w:p>
    <w:p w14:paraId="14231B36" w14:textId="77777777" w:rsidR="004219EF" w:rsidRDefault="004219EF" w:rsidP="004219EF">
      <w:pPr>
        <w:pStyle w:val="ab"/>
        <w:ind w:firstLine="420"/>
      </w:pPr>
      <w:r>
        <w:t>2.1.2</w:t>
      </w:r>
      <w:r>
        <w:rPr>
          <w:rFonts w:hint="eastAsia"/>
        </w:rPr>
        <w:t>系统性能</w:t>
      </w:r>
    </w:p>
    <w:p w14:paraId="21D7AE7A" w14:textId="77777777" w:rsidR="004219EF" w:rsidRDefault="004219EF" w:rsidP="004219EF">
      <w:pPr>
        <w:pStyle w:val="ab"/>
        <w:ind w:firstLine="420"/>
      </w:pPr>
      <w:r>
        <w:t>2.1.2.1</w:t>
      </w:r>
      <w:r>
        <w:rPr>
          <w:rFonts w:hint="eastAsia"/>
        </w:rPr>
        <w:t>精度：</w:t>
      </w:r>
      <w:r>
        <w:t>无</w:t>
      </w:r>
    </w:p>
    <w:p w14:paraId="6A4D3936" w14:textId="77777777" w:rsidR="004219EF" w:rsidRDefault="004219EF" w:rsidP="004219EF">
      <w:pPr>
        <w:pStyle w:val="ab"/>
        <w:ind w:firstLine="420"/>
      </w:pPr>
      <w:r>
        <w:t>2.1.2.2</w:t>
      </w:r>
      <w:r>
        <w:rPr>
          <w:rFonts w:hint="eastAsia"/>
        </w:rPr>
        <w:t>时间特性要求：</w:t>
      </w:r>
      <w:r>
        <w:rPr>
          <w:rFonts w:ascii="Times New Roman" w:hAnsi="Times New Roman" w:cs="Times New Roman" w:hint="eastAsia"/>
          <w:szCs w:val="24"/>
        </w:rPr>
        <w:t>保证一定的性能，不能在反向代理处做无故的滞留影响响应速度</w:t>
      </w:r>
      <w:r w:rsidRPr="00710C39">
        <w:rPr>
          <w:rFonts w:ascii="Times New Roman" w:hAnsi="Times New Roman" w:cs="Times New Roman" w:hint="eastAsia"/>
          <w:szCs w:val="24"/>
        </w:rPr>
        <w:t>。</w:t>
      </w:r>
      <w:r>
        <w:rPr>
          <w:rFonts w:ascii="Times New Roman" w:hAnsi="Times New Roman" w:cs="Times New Roman" w:hint="eastAsia"/>
          <w:szCs w:val="24"/>
        </w:rPr>
        <w:t>具体度量</w:t>
      </w:r>
      <w:r>
        <w:rPr>
          <w:rFonts w:ascii="Times New Roman" w:hAnsi="Times New Roman" w:cs="Times New Roman"/>
          <w:szCs w:val="24"/>
        </w:rPr>
        <w:t>不超过原目标站点</w:t>
      </w:r>
      <w:r>
        <w:rPr>
          <w:rFonts w:ascii="Times New Roman" w:hAnsi="Times New Roman" w:cs="Times New Roman" w:hint="eastAsia"/>
          <w:szCs w:val="24"/>
        </w:rPr>
        <w:t>响应时间</w:t>
      </w:r>
      <w:r>
        <w:rPr>
          <w:rFonts w:ascii="Times New Roman" w:hAnsi="Times New Roman" w:cs="Times New Roman"/>
          <w:szCs w:val="24"/>
        </w:rPr>
        <w:t>的两倍</w:t>
      </w:r>
      <w:r>
        <w:rPr>
          <w:rFonts w:ascii="Times New Roman" w:hAnsi="Times New Roman" w:hint="eastAsia"/>
          <w:szCs w:val="24"/>
        </w:rPr>
        <w:t>。</w:t>
      </w:r>
    </w:p>
    <w:p w14:paraId="2F98C3FB" w14:textId="77777777" w:rsidR="004219EF" w:rsidRDefault="004219EF" w:rsidP="004219EF">
      <w:pPr>
        <w:pStyle w:val="ab"/>
        <w:ind w:firstLine="420"/>
      </w:pPr>
      <w:r>
        <w:t>2.1.2.4</w:t>
      </w:r>
      <w:r>
        <w:rPr>
          <w:rFonts w:hint="eastAsia"/>
        </w:rPr>
        <w:t>可靠性：</w:t>
      </w:r>
      <w:r>
        <w:t>系统运行可靠。</w:t>
      </w:r>
      <w:r w:rsidRPr="006C3447">
        <w:rPr>
          <w:rFonts w:hint="eastAsia"/>
        </w:rPr>
        <w:t>系统应该有规避错误的机制</w:t>
      </w:r>
      <w:r>
        <w:rPr>
          <w:rFonts w:hint="eastAsia"/>
        </w:rPr>
        <w:t>。</w:t>
      </w:r>
    </w:p>
    <w:p w14:paraId="12A33539" w14:textId="77777777" w:rsidR="004219EF" w:rsidRDefault="004219EF" w:rsidP="004219EF">
      <w:pPr>
        <w:pStyle w:val="ab"/>
        <w:ind w:firstLine="420"/>
      </w:pPr>
      <w:r>
        <w:t>2.1.2.5</w:t>
      </w:r>
      <w:r>
        <w:rPr>
          <w:rFonts w:hint="eastAsia"/>
        </w:rPr>
        <w:t>灵活性：</w:t>
      </w:r>
      <w:r>
        <w:t>耦合度低</w:t>
      </w:r>
    </w:p>
    <w:p w14:paraId="1A3D98A9" w14:textId="77777777" w:rsidR="004219EF" w:rsidRDefault="004219EF" w:rsidP="004219EF">
      <w:pPr>
        <w:pStyle w:val="ab"/>
        <w:ind w:firstLine="420"/>
      </w:pPr>
    </w:p>
    <w:p w14:paraId="481653C6" w14:textId="77777777" w:rsidR="004219EF" w:rsidRDefault="004219EF" w:rsidP="004219EF">
      <w:pPr>
        <w:pStyle w:val="ab"/>
        <w:ind w:firstLine="420"/>
      </w:pPr>
      <w:r>
        <w:t>2.1.3</w:t>
      </w:r>
      <w:r>
        <w:rPr>
          <w:rFonts w:hint="eastAsia"/>
        </w:rPr>
        <w:t>输入输出要求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
        <w:gridCol w:w="1314"/>
        <w:gridCol w:w="971"/>
        <w:gridCol w:w="1194"/>
        <w:gridCol w:w="2142"/>
        <w:gridCol w:w="1330"/>
        <w:gridCol w:w="635"/>
      </w:tblGrid>
      <w:tr w:rsidR="004219EF" w14:paraId="797288AB" w14:textId="77777777" w:rsidTr="00CD5E67">
        <w:trPr>
          <w:jc w:val="center"/>
        </w:trPr>
        <w:tc>
          <w:tcPr>
            <w:tcW w:w="498" w:type="dxa"/>
            <w:vAlign w:val="center"/>
          </w:tcPr>
          <w:p w14:paraId="1B98BE9B"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序号</w:t>
            </w:r>
          </w:p>
        </w:tc>
        <w:tc>
          <w:tcPr>
            <w:tcW w:w="1314" w:type="dxa"/>
            <w:vAlign w:val="center"/>
          </w:tcPr>
          <w:p w14:paraId="4DD4F475"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数据名称</w:t>
            </w:r>
          </w:p>
        </w:tc>
        <w:tc>
          <w:tcPr>
            <w:tcW w:w="971" w:type="dxa"/>
            <w:vAlign w:val="center"/>
          </w:tcPr>
          <w:p w14:paraId="7DB31686"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数据类型</w:t>
            </w:r>
          </w:p>
        </w:tc>
        <w:tc>
          <w:tcPr>
            <w:tcW w:w="1194" w:type="dxa"/>
            <w:vAlign w:val="center"/>
          </w:tcPr>
          <w:p w14:paraId="5A7413B4"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存储媒体</w:t>
            </w:r>
          </w:p>
        </w:tc>
        <w:tc>
          <w:tcPr>
            <w:tcW w:w="2142" w:type="dxa"/>
            <w:vAlign w:val="center"/>
          </w:tcPr>
          <w:p w14:paraId="3224D880"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格式（示例）</w:t>
            </w:r>
          </w:p>
        </w:tc>
        <w:tc>
          <w:tcPr>
            <w:tcW w:w="1330" w:type="dxa"/>
            <w:vAlign w:val="center"/>
          </w:tcPr>
          <w:p w14:paraId="4A9286DC"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数值范围</w:t>
            </w:r>
          </w:p>
        </w:tc>
        <w:tc>
          <w:tcPr>
            <w:tcW w:w="635" w:type="dxa"/>
            <w:vAlign w:val="center"/>
          </w:tcPr>
          <w:p w14:paraId="724C7006"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精度</w:t>
            </w:r>
          </w:p>
        </w:tc>
      </w:tr>
      <w:tr w:rsidR="004219EF" w14:paraId="34BC8336" w14:textId="77777777" w:rsidTr="00CD5E67">
        <w:trPr>
          <w:jc w:val="center"/>
        </w:trPr>
        <w:tc>
          <w:tcPr>
            <w:tcW w:w="498" w:type="dxa"/>
            <w:vAlign w:val="center"/>
          </w:tcPr>
          <w:p w14:paraId="39F1F6F1"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1</w:t>
            </w:r>
          </w:p>
        </w:tc>
        <w:tc>
          <w:tcPr>
            <w:tcW w:w="1314" w:type="dxa"/>
            <w:vAlign w:val="center"/>
          </w:tcPr>
          <w:p w14:paraId="129B47E8"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网站正则表达式</w:t>
            </w:r>
          </w:p>
        </w:tc>
        <w:tc>
          <w:tcPr>
            <w:tcW w:w="971" w:type="dxa"/>
            <w:vAlign w:val="center"/>
          </w:tcPr>
          <w:p w14:paraId="6A224647"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字符串</w:t>
            </w:r>
          </w:p>
        </w:tc>
        <w:tc>
          <w:tcPr>
            <w:tcW w:w="1194" w:type="dxa"/>
            <w:vAlign w:val="center"/>
          </w:tcPr>
          <w:p w14:paraId="3FEEF812"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本地村塾</w:t>
            </w:r>
          </w:p>
        </w:tc>
        <w:tc>
          <w:tcPr>
            <w:tcW w:w="2142" w:type="dxa"/>
            <w:vAlign w:val="center"/>
          </w:tcPr>
          <w:p w14:paraId="4DAFA20E" w14:textId="77777777" w:rsidR="004219EF" w:rsidRDefault="004219EF" w:rsidP="00CD5E67">
            <w:pPr>
              <w:pStyle w:val="ab"/>
              <w:ind w:firstLine="420"/>
              <w:rPr>
                <w:rFonts w:ascii="Times New Roman" w:hAnsi="Times New Roman"/>
                <w:szCs w:val="22"/>
              </w:rPr>
            </w:pPr>
            <w:r w:rsidRPr="00677A54">
              <w:rPr>
                <w:rFonts w:ascii="Times New Roman" w:hAnsi="Times New Roman"/>
                <w:szCs w:val="22"/>
              </w:rPr>
              <w:t>*://127.0.0.1/*</w:t>
            </w:r>
          </w:p>
        </w:tc>
        <w:tc>
          <w:tcPr>
            <w:tcW w:w="1330" w:type="dxa"/>
            <w:vAlign w:val="center"/>
          </w:tcPr>
          <w:p w14:paraId="65E8D2EB"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c>
          <w:tcPr>
            <w:tcW w:w="635" w:type="dxa"/>
            <w:vAlign w:val="center"/>
          </w:tcPr>
          <w:p w14:paraId="2FF0676D"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r>
      <w:tr w:rsidR="004219EF" w14:paraId="7B6AFF67" w14:textId="77777777" w:rsidTr="00CD5E67">
        <w:trPr>
          <w:jc w:val="center"/>
        </w:trPr>
        <w:tc>
          <w:tcPr>
            <w:tcW w:w="498" w:type="dxa"/>
            <w:vAlign w:val="center"/>
          </w:tcPr>
          <w:p w14:paraId="3F027473"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2</w:t>
            </w:r>
          </w:p>
        </w:tc>
        <w:tc>
          <w:tcPr>
            <w:tcW w:w="1314" w:type="dxa"/>
            <w:vAlign w:val="center"/>
          </w:tcPr>
          <w:p w14:paraId="5C3A44B4"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网址</w:t>
            </w:r>
          </w:p>
        </w:tc>
        <w:tc>
          <w:tcPr>
            <w:tcW w:w="971" w:type="dxa"/>
            <w:vAlign w:val="center"/>
          </w:tcPr>
          <w:p w14:paraId="426AA0EE"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字符串</w:t>
            </w:r>
          </w:p>
        </w:tc>
        <w:tc>
          <w:tcPr>
            <w:tcW w:w="1194" w:type="dxa"/>
            <w:vAlign w:val="center"/>
          </w:tcPr>
          <w:p w14:paraId="0FACA7C0"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c>
          <w:tcPr>
            <w:tcW w:w="2142" w:type="dxa"/>
            <w:vAlign w:val="center"/>
          </w:tcPr>
          <w:p w14:paraId="6DAC29B1" w14:textId="77777777" w:rsidR="004219EF" w:rsidRDefault="004219EF" w:rsidP="00CD5E67">
            <w:pPr>
              <w:pStyle w:val="ab"/>
              <w:ind w:firstLine="420"/>
              <w:rPr>
                <w:rFonts w:ascii="Times New Roman" w:hAnsi="Times New Roman"/>
                <w:szCs w:val="22"/>
              </w:rPr>
            </w:pPr>
            <w:r w:rsidRPr="00677A54">
              <w:rPr>
                <w:rFonts w:ascii="Times New Roman" w:hAnsi="Times New Roman"/>
                <w:szCs w:val="22"/>
              </w:rPr>
              <w:t>http://127.0.0.1/tstcrx/index.html</w:t>
            </w:r>
          </w:p>
        </w:tc>
        <w:tc>
          <w:tcPr>
            <w:tcW w:w="1330" w:type="dxa"/>
            <w:vAlign w:val="center"/>
          </w:tcPr>
          <w:p w14:paraId="00C86D4E"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c>
          <w:tcPr>
            <w:tcW w:w="635" w:type="dxa"/>
            <w:vAlign w:val="center"/>
          </w:tcPr>
          <w:p w14:paraId="24160282" w14:textId="77777777" w:rsidR="004219EF" w:rsidRDefault="004219EF" w:rsidP="00CD5E67">
            <w:pPr>
              <w:pStyle w:val="ab"/>
              <w:ind w:firstLine="420"/>
              <w:rPr>
                <w:rFonts w:ascii="Times New Roman" w:hAnsi="Times New Roman"/>
                <w:szCs w:val="22"/>
              </w:rPr>
            </w:pPr>
            <w:r>
              <w:rPr>
                <w:rFonts w:ascii="Times New Roman" w:hAnsi="Times New Roman" w:hint="eastAsia"/>
                <w:szCs w:val="22"/>
              </w:rPr>
              <w:t>-</w:t>
            </w:r>
          </w:p>
        </w:tc>
      </w:tr>
    </w:tbl>
    <w:p w14:paraId="52D51761" w14:textId="77777777" w:rsidR="004219EF" w:rsidRPr="006C3447" w:rsidRDefault="004219EF" w:rsidP="004219EF">
      <w:pPr>
        <w:pStyle w:val="ab"/>
        <w:ind w:firstLine="422"/>
        <w:rPr>
          <w:b/>
        </w:rPr>
      </w:pPr>
    </w:p>
    <w:p w14:paraId="53EEB755" w14:textId="77777777" w:rsidR="004219EF" w:rsidRDefault="004219EF" w:rsidP="004219EF">
      <w:pPr>
        <w:pStyle w:val="ab"/>
        <w:ind w:firstLine="420"/>
      </w:pPr>
      <w:r>
        <w:rPr>
          <w:rFonts w:hint="eastAsia"/>
        </w:rPr>
        <w:t>2</w:t>
      </w:r>
      <w:r>
        <w:t>.1.4</w:t>
      </w:r>
      <w:r>
        <w:rPr>
          <w:rFonts w:hint="eastAsia"/>
        </w:rPr>
        <w:t>数据管理能力要求</w:t>
      </w:r>
    </w:p>
    <w:p w14:paraId="07FC2295" w14:textId="77777777" w:rsidR="004219EF" w:rsidRPr="00677A54" w:rsidRDefault="004219EF" w:rsidP="004219EF">
      <w:pPr>
        <w:pStyle w:val="ab"/>
        <w:ind w:firstLine="420"/>
      </w:pPr>
      <w:r>
        <w:rPr>
          <w:rFonts w:hint="eastAsia"/>
        </w:rPr>
        <w:t>对于</w:t>
      </w:r>
      <w:r>
        <w:t>一定的访问量，保持ID库的淘汰，不</w:t>
      </w:r>
      <w:r>
        <w:rPr>
          <w:rFonts w:hint="eastAsia"/>
        </w:rPr>
        <w:t>需要</w:t>
      </w:r>
      <w:r>
        <w:t>很高的</w:t>
      </w:r>
      <w:r w:rsidRPr="00677A54">
        <w:rPr>
          <w:rFonts w:hint="eastAsia"/>
        </w:rPr>
        <w:t>数据存储和管理能力</w:t>
      </w:r>
      <w:r>
        <w:rPr>
          <w:rFonts w:hint="eastAsia"/>
        </w:rPr>
        <w:t>。</w:t>
      </w:r>
    </w:p>
    <w:p w14:paraId="6EC7546A" w14:textId="77777777" w:rsidR="004219EF" w:rsidRDefault="004219EF" w:rsidP="004219EF">
      <w:pPr>
        <w:pStyle w:val="ab"/>
        <w:ind w:firstLine="420"/>
      </w:pPr>
      <w:r>
        <w:t>2.1.5</w:t>
      </w:r>
      <w:r>
        <w:rPr>
          <w:rFonts w:hint="eastAsia"/>
        </w:rPr>
        <w:t>故障处理要求</w:t>
      </w:r>
    </w:p>
    <w:p w14:paraId="6FFE5FBD" w14:textId="77777777" w:rsidR="004219EF" w:rsidRDefault="004219EF" w:rsidP="004219EF">
      <w:pPr>
        <w:pStyle w:val="ab"/>
        <w:ind w:firstLine="420"/>
      </w:pPr>
      <w:r w:rsidRPr="000B6465">
        <w:rPr>
          <w:rFonts w:hint="eastAsia"/>
        </w:rPr>
        <w:t>软件故障包括</w:t>
      </w:r>
      <w:r>
        <w:rPr>
          <w:rFonts w:hint="eastAsia"/>
        </w:rPr>
        <w:t>联网失败、数据读取错误等。后果是系统延宕、崩溃。</w:t>
      </w:r>
      <w:r w:rsidRPr="000B6465">
        <w:rPr>
          <w:rFonts w:hint="eastAsia"/>
        </w:rPr>
        <w:t>需专业</w:t>
      </w:r>
      <w:r>
        <w:rPr>
          <w:rFonts w:hint="eastAsia"/>
        </w:rPr>
        <w:t>人员</w:t>
      </w:r>
      <w:r>
        <w:t>解决。</w:t>
      </w:r>
    </w:p>
    <w:p w14:paraId="0CABD1F8" w14:textId="77777777" w:rsidR="004219EF" w:rsidRDefault="004219EF" w:rsidP="004219EF">
      <w:pPr>
        <w:pStyle w:val="ab"/>
        <w:ind w:firstLine="420"/>
      </w:pPr>
      <w:r>
        <w:t>2.1.6</w:t>
      </w:r>
      <w:r>
        <w:rPr>
          <w:rFonts w:hint="eastAsia"/>
        </w:rPr>
        <w:t>其他专门要求</w:t>
      </w:r>
    </w:p>
    <w:p w14:paraId="36A2D7C2" w14:textId="77777777" w:rsidR="004219EF" w:rsidRDefault="004219EF" w:rsidP="004219EF">
      <w:pPr>
        <w:pStyle w:val="ab"/>
        <w:ind w:left="840" w:firstLine="420"/>
      </w:pPr>
    </w:p>
    <w:p w14:paraId="203BFDF4" w14:textId="77777777" w:rsidR="004219EF" w:rsidRDefault="004219EF" w:rsidP="004219EF">
      <w:pPr>
        <w:pStyle w:val="ab"/>
        <w:ind w:firstLine="420"/>
        <w:rPr>
          <w:rFonts w:ascii="黑体" w:eastAsia="黑体"/>
        </w:rPr>
      </w:pPr>
      <w:r>
        <w:rPr>
          <w:rFonts w:ascii="黑体" w:eastAsia="黑体"/>
        </w:rPr>
        <w:t>2.</w:t>
      </w:r>
      <w:r>
        <w:rPr>
          <w:rFonts w:ascii="黑体" w:eastAsia="黑体" w:hint="eastAsia"/>
        </w:rPr>
        <w:t>2运行环境</w:t>
      </w:r>
    </w:p>
    <w:p w14:paraId="388A3044" w14:textId="77777777" w:rsidR="004219EF" w:rsidRDefault="004219EF" w:rsidP="004219EF">
      <w:pPr>
        <w:pStyle w:val="ab"/>
        <w:ind w:firstLine="420"/>
      </w:pPr>
      <w:r>
        <w:rPr>
          <w:rFonts w:hint="eastAsia"/>
        </w:rPr>
        <w:t xml:space="preserve">    </w:t>
      </w:r>
    </w:p>
    <w:p w14:paraId="286A6424" w14:textId="77777777" w:rsidR="004219EF" w:rsidRDefault="004219EF" w:rsidP="004219EF">
      <w:pPr>
        <w:pStyle w:val="ab"/>
        <w:ind w:firstLine="420"/>
      </w:pPr>
      <w:r>
        <w:t>2.2.1</w:t>
      </w:r>
      <w:r>
        <w:rPr>
          <w:rFonts w:hint="eastAsia"/>
        </w:rPr>
        <w:t>设备</w:t>
      </w:r>
    </w:p>
    <w:p w14:paraId="14907ED7" w14:textId="77777777" w:rsidR="004219EF" w:rsidRDefault="004219EF" w:rsidP="004219EF">
      <w:pPr>
        <w:pStyle w:val="ab"/>
        <w:ind w:firstLine="420"/>
      </w:pPr>
      <w:r>
        <w:rPr>
          <w:rFonts w:hint="eastAsia"/>
        </w:rPr>
        <w:t>PC</w:t>
      </w:r>
    </w:p>
    <w:p w14:paraId="065EB5B5" w14:textId="77777777" w:rsidR="004219EF" w:rsidRDefault="004219EF" w:rsidP="004219EF">
      <w:pPr>
        <w:pStyle w:val="ab"/>
        <w:ind w:firstLine="420"/>
      </w:pPr>
    </w:p>
    <w:p w14:paraId="7A6D8BAF" w14:textId="77777777" w:rsidR="004219EF" w:rsidRDefault="004219EF" w:rsidP="004219EF">
      <w:pPr>
        <w:pStyle w:val="ab"/>
        <w:ind w:firstLine="420"/>
      </w:pPr>
      <w:r>
        <w:t>2.2.2</w:t>
      </w:r>
      <w:r>
        <w:rPr>
          <w:rFonts w:hint="eastAsia"/>
        </w:rPr>
        <w:t>支持软件</w:t>
      </w:r>
    </w:p>
    <w:p w14:paraId="5794BBD9" w14:textId="77777777" w:rsidR="004219EF" w:rsidRDefault="004219EF" w:rsidP="004219EF">
      <w:pPr>
        <w:pStyle w:val="ab"/>
        <w:ind w:firstLine="420"/>
      </w:pPr>
      <w:r>
        <w:rPr>
          <w:rFonts w:hint="eastAsia"/>
        </w:rPr>
        <w:t>Windows</w:t>
      </w:r>
      <w:r>
        <w:t xml:space="preserve"> 7</w:t>
      </w:r>
      <w:proofErr w:type="gramStart"/>
      <w:r>
        <w:t>,Chrome,Cygwin</w:t>
      </w:r>
      <w:proofErr w:type="gramEnd"/>
    </w:p>
    <w:p w14:paraId="7FF756A9" w14:textId="77777777" w:rsidR="004219EF" w:rsidRDefault="004219EF" w:rsidP="004219EF">
      <w:pPr>
        <w:pStyle w:val="ab"/>
        <w:ind w:firstLine="420"/>
      </w:pPr>
    </w:p>
    <w:p w14:paraId="4EC481A3" w14:textId="77777777" w:rsidR="004219EF" w:rsidRDefault="004219EF" w:rsidP="004219EF">
      <w:pPr>
        <w:pStyle w:val="ab"/>
        <w:ind w:firstLine="420"/>
      </w:pPr>
      <w:r>
        <w:t>2.2.3</w:t>
      </w:r>
      <w:r>
        <w:rPr>
          <w:rFonts w:hint="eastAsia"/>
        </w:rPr>
        <w:t>接口</w:t>
      </w:r>
    </w:p>
    <w:p w14:paraId="63AE27F3" w14:textId="77777777" w:rsidR="004219EF" w:rsidRDefault="004219EF" w:rsidP="004219EF">
      <w:pPr>
        <w:pStyle w:val="ab"/>
        <w:ind w:firstLine="420"/>
      </w:pPr>
      <w:r>
        <w:rPr>
          <w:rFonts w:hint="eastAsia"/>
        </w:rPr>
        <w:t>Nginx 模块开发接口</w:t>
      </w:r>
      <w:r>
        <w:t>。</w:t>
      </w:r>
    </w:p>
    <w:p w14:paraId="2B3F7809" w14:textId="77777777" w:rsidR="004219EF" w:rsidRDefault="004219EF" w:rsidP="004219EF">
      <w:pPr>
        <w:pStyle w:val="ab"/>
        <w:ind w:firstLine="420"/>
      </w:pPr>
      <w:r>
        <w:rPr>
          <w:rFonts w:hint="eastAsia"/>
        </w:rPr>
        <w:t>Chrome</w:t>
      </w:r>
      <w:r>
        <w:t xml:space="preserve"> </w:t>
      </w:r>
      <w:r>
        <w:rPr>
          <w:rFonts w:hint="eastAsia"/>
        </w:rPr>
        <w:t>扩展</w:t>
      </w:r>
      <w:r>
        <w:t>开发接口</w:t>
      </w:r>
      <w:r>
        <w:rPr>
          <w:rFonts w:hint="eastAsia"/>
        </w:rPr>
        <w:t>。</w:t>
      </w:r>
    </w:p>
    <w:p w14:paraId="3CECB42E" w14:textId="77777777" w:rsidR="004219EF" w:rsidRDefault="004219EF" w:rsidP="004219EF">
      <w:pPr>
        <w:pStyle w:val="ab"/>
        <w:ind w:firstLine="420"/>
      </w:pPr>
      <w:r>
        <w:t>2.2.4</w:t>
      </w:r>
      <w:r>
        <w:rPr>
          <w:rFonts w:hint="eastAsia"/>
        </w:rPr>
        <w:t>控制</w:t>
      </w:r>
    </w:p>
    <w:p w14:paraId="5FC92A6A" w14:textId="77777777" w:rsidR="004219EF" w:rsidRDefault="004219EF" w:rsidP="004219EF">
      <w:pPr>
        <w:pStyle w:val="ab"/>
        <w:ind w:firstLine="420"/>
      </w:pPr>
      <w:r>
        <w:rPr>
          <w:rFonts w:hint="eastAsia"/>
        </w:rPr>
        <w:t xml:space="preserve">    开发人员</w:t>
      </w:r>
      <w:r>
        <w:t>决定</w:t>
      </w:r>
    </w:p>
    <w:p w14:paraId="436D1F51" w14:textId="77777777" w:rsidR="004219EF" w:rsidRDefault="004219EF" w:rsidP="004219EF">
      <w:pPr>
        <w:pStyle w:val="ab"/>
        <w:ind w:firstLine="420"/>
      </w:pPr>
    </w:p>
    <w:p w14:paraId="4C57351A" w14:textId="77777777" w:rsidR="004219EF" w:rsidRDefault="004219EF" w:rsidP="004219EF">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3基本设计概念和处理流程</w:t>
      </w:r>
    </w:p>
    <w:p w14:paraId="489CF5A5" w14:textId="77777777" w:rsidR="004219EF" w:rsidRDefault="004219EF" w:rsidP="004219EF">
      <w:pPr>
        <w:pStyle w:val="ab"/>
        <w:ind w:firstLine="420"/>
      </w:pPr>
      <w:r>
        <w:t xml:space="preserve">    [</w:t>
      </w:r>
      <w:r>
        <w:rPr>
          <w:rFonts w:hint="eastAsia"/>
        </w:rPr>
        <w:t>说明本系统的基本设计概念和处理流程，尽量使用图表的形式。</w:t>
      </w:r>
      <w:r>
        <w:t>]</w:t>
      </w:r>
    </w:p>
    <w:p w14:paraId="4888948E" w14:textId="77777777" w:rsidR="004219EF" w:rsidRDefault="004219EF" w:rsidP="004219EF">
      <w:pPr>
        <w:pStyle w:val="ab"/>
        <w:ind w:firstLine="420"/>
      </w:pPr>
    </w:p>
    <w:p w14:paraId="3AB7EEB7" w14:textId="77777777" w:rsidR="004219EF" w:rsidRDefault="004219EF" w:rsidP="004219EF">
      <w:pPr>
        <w:pStyle w:val="ab"/>
        <w:ind w:firstLine="420"/>
      </w:pPr>
      <w:r>
        <w:rPr>
          <w:rFonts w:hint="eastAsia"/>
        </w:rPr>
        <w:t>2.4结构</w:t>
      </w:r>
    </w:p>
    <w:p w14:paraId="51F342FA" w14:textId="77777777" w:rsidR="008B0B6F" w:rsidRDefault="004219EF" w:rsidP="008B0B6F">
      <w:pPr>
        <w:pStyle w:val="ab"/>
        <w:keepNext/>
        <w:ind w:firstLine="420"/>
        <w:jc w:val="center"/>
      </w:pPr>
      <w:r>
        <w:rPr>
          <w:noProof/>
        </w:rPr>
        <w:drawing>
          <wp:inline distT="0" distB="0" distL="0" distR="0" wp14:anchorId="15C0C3E2" wp14:editId="528B43E9">
            <wp:extent cx="4314825" cy="2857500"/>
            <wp:effectExtent l="0" t="0" r="9525" b="0"/>
            <wp:docPr id="4" name="图片 4"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2857500"/>
                    </a:xfrm>
                    <a:prstGeom prst="rect">
                      <a:avLst/>
                    </a:prstGeom>
                    <a:noFill/>
                    <a:ln>
                      <a:noFill/>
                    </a:ln>
                  </pic:spPr>
                </pic:pic>
              </a:graphicData>
            </a:graphic>
          </wp:inline>
        </w:drawing>
      </w:r>
    </w:p>
    <w:p w14:paraId="3D4DC83C" w14:textId="6E8C7609" w:rsidR="004219EF" w:rsidRDefault="008B0B6F" w:rsidP="008B0B6F">
      <w:pPr>
        <w:pStyle w:val="af0"/>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13</w:t>
      </w:r>
      <w:r>
        <w:fldChar w:fldCharType="end"/>
      </w:r>
      <w:r>
        <w:t xml:space="preserve"> </w:t>
      </w:r>
      <w:r>
        <w:rPr>
          <w:rFonts w:hint="eastAsia"/>
        </w:rPr>
        <w:t>系统开发</w:t>
      </w:r>
      <w:r>
        <w:t>模块分布图</w:t>
      </w:r>
    </w:p>
    <w:p w14:paraId="6C0772E5" w14:textId="77777777" w:rsidR="004219EF" w:rsidRDefault="004219EF" w:rsidP="004219EF">
      <w:pPr>
        <w:pStyle w:val="ab"/>
        <w:ind w:firstLine="420"/>
      </w:pPr>
    </w:p>
    <w:p w14:paraId="74CFB7DF" w14:textId="77777777" w:rsidR="004219EF" w:rsidRDefault="004219EF" w:rsidP="004219EF">
      <w:pPr>
        <w:pStyle w:val="ab"/>
        <w:ind w:firstLine="420"/>
        <w:rPr>
          <w:rFonts w:ascii="黑体" w:eastAsia="黑体"/>
        </w:rPr>
      </w:pPr>
      <w:r>
        <w:rPr>
          <w:rFonts w:ascii="黑体" w:eastAsia="黑体" w:hint="eastAsia"/>
        </w:rPr>
        <w:t>2.5功能需求与系统模块的关系</w:t>
      </w:r>
    </w:p>
    <w:p w14:paraId="5FCDC971" w14:textId="77777777" w:rsidR="004219EF" w:rsidRDefault="004219EF" w:rsidP="004219E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4219EF" w14:paraId="7E38A8DE" w14:textId="77777777" w:rsidTr="00CD5E67">
        <w:trPr>
          <w:jc w:val="center"/>
        </w:trPr>
        <w:tc>
          <w:tcPr>
            <w:tcW w:w="1704" w:type="dxa"/>
          </w:tcPr>
          <w:p w14:paraId="74B5CF63" w14:textId="77777777" w:rsidR="004219EF" w:rsidRDefault="004219EF" w:rsidP="00CD5E67">
            <w:pPr>
              <w:pStyle w:val="ab"/>
              <w:ind w:firstLine="420"/>
            </w:pPr>
          </w:p>
        </w:tc>
        <w:tc>
          <w:tcPr>
            <w:tcW w:w="1704" w:type="dxa"/>
          </w:tcPr>
          <w:p w14:paraId="7DE1F2E9" w14:textId="77777777" w:rsidR="004219EF" w:rsidRDefault="004219EF" w:rsidP="00CD5E67">
            <w:pPr>
              <w:pStyle w:val="ab"/>
              <w:ind w:firstLine="420"/>
            </w:pPr>
            <w:r>
              <w:t>Nginx</w:t>
            </w:r>
            <w:r>
              <w:rPr>
                <w:rFonts w:hint="eastAsia"/>
              </w:rPr>
              <w:t>模块开发</w:t>
            </w:r>
          </w:p>
        </w:tc>
        <w:tc>
          <w:tcPr>
            <w:tcW w:w="1704" w:type="dxa"/>
          </w:tcPr>
          <w:p w14:paraId="6030CEDA" w14:textId="77777777" w:rsidR="004219EF" w:rsidRDefault="004219EF" w:rsidP="00CD5E67">
            <w:pPr>
              <w:pStyle w:val="ab"/>
              <w:ind w:firstLine="420"/>
            </w:pPr>
            <w:r>
              <w:rPr>
                <w:rFonts w:hint="eastAsia"/>
              </w:rPr>
              <w:t>动态</w:t>
            </w:r>
            <w:r>
              <w:t>ID模块</w:t>
            </w:r>
          </w:p>
        </w:tc>
        <w:tc>
          <w:tcPr>
            <w:tcW w:w="1704" w:type="dxa"/>
          </w:tcPr>
          <w:p w14:paraId="4B7C64ED" w14:textId="77777777" w:rsidR="004219EF" w:rsidRDefault="004219EF" w:rsidP="00CD5E67">
            <w:pPr>
              <w:pStyle w:val="ab"/>
              <w:ind w:firstLine="420"/>
            </w:pPr>
            <w:r>
              <w:rPr>
                <w:rFonts w:hint="eastAsia"/>
              </w:rPr>
              <w:t>代码混淆</w:t>
            </w:r>
          </w:p>
        </w:tc>
      </w:tr>
      <w:tr w:rsidR="004219EF" w14:paraId="069BA0CB" w14:textId="77777777" w:rsidTr="00CD5E67">
        <w:trPr>
          <w:jc w:val="center"/>
        </w:trPr>
        <w:tc>
          <w:tcPr>
            <w:tcW w:w="1704" w:type="dxa"/>
          </w:tcPr>
          <w:p w14:paraId="5EB34582" w14:textId="77777777" w:rsidR="004219EF" w:rsidRDefault="004219EF" w:rsidP="00CD5E67">
            <w:pPr>
              <w:pStyle w:val="ab"/>
              <w:ind w:firstLine="420"/>
            </w:pPr>
            <w:r>
              <w:rPr>
                <w:rFonts w:hint="eastAsia"/>
              </w:rPr>
              <w:t>过滤</w:t>
            </w:r>
            <w:r>
              <w:t>自动化攻击</w:t>
            </w:r>
          </w:p>
        </w:tc>
        <w:tc>
          <w:tcPr>
            <w:tcW w:w="1704" w:type="dxa"/>
          </w:tcPr>
          <w:p w14:paraId="1E7E659E" w14:textId="77777777" w:rsidR="004219EF" w:rsidRDefault="004219EF" w:rsidP="00CD5E67">
            <w:pPr>
              <w:pStyle w:val="ab"/>
              <w:ind w:firstLine="420"/>
            </w:pPr>
            <w:r>
              <w:rPr>
                <w:rFonts w:hint="eastAsia"/>
              </w:rPr>
              <w:t>√</w:t>
            </w:r>
          </w:p>
        </w:tc>
        <w:tc>
          <w:tcPr>
            <w:tcW w:w="1704" w:type="dxa"/>
          </w:tcPr>
          <w:p w14:paraId="720D2C9F" w14:textId="77777777" w:rsidR="004219EF" w:rsidRDefault="004219EF" w:rsidP="00CD5E67">
            <w:pPr>
              <w:pStyle w:val="ab"/>
              <w:ind w:firstLine="420"/>
            </w:pPr>
            <w:r>
              <w:rPr>
                <w:rFonts w:hint="eastAsia"/>
              </w:rPr>
              <w:t>√</w:t>
            </w:r>
          </w:p>
        </w:tc>
        <w:tc>
          <w:tcPr>
            <w:tcW w:w="1704" w:type="dxa"/>
          </w:tcPr>
          <w:p w14:paraId="7E75C1E0" w14:textId="77777777" w:rsidR="004219EF" w:rsidRDefault="004219EF" w:rsidP="00CD5E67">
            <w:pPr>
              <w:pStyle w:val="ab"/>
              <w:ind w:firstLine="420"/>
            </w:pPr>
          </w:p>
        </w:tc>
      </w:tr>
      <w:tr w:rsidR="004219EF" w14:paraId="096A049C" w14:textId="77777777" w:rsidTr="00CD5E67">
        <w:trPr>
          <w:jc w:val="center"/>
        </w:trPr>
        <w:tc>
          <w:tcPr>
            <w:tcW w:w="1704" w:type="dxa"/>
          </w:tcPr>
          <w:p w14:paraId="1B744D50" w14:textId="77777777" w:rsidR="004219EF" w:rsidRDefault="004219EF" w:rsidP="00CD5E67">
            <w:pPr>
              <w:pStyle w:val="ab"/>
              <w:ind w:firstLine="420"/>
            </w:pPr>
            <w:r>
              <w:rPr>
                <w:rFonts w:hint="eastAsia"/>
              </w:rPr>
              <w:t>代码保护</w:t>
            </w:r>
          </w:p>
        </w:tc>
        <w:tc>
          <w:tcPr>
            <w:tcW w:w="1704" w:type="dxa"/>
          </w:tcPr>
          <w:p w14:paraId="57C6A711" w14:textId="77777777" w:rsidR="004219EF" w:rsidRDefault="004219EF" w:rsidP="00CD5E67">
            <w:pPr>
              <w:pStyle w:val="ab"/>
              <w:ind w:firstLine="420"/>
            </w:pPr>
            <w:r>
              <w:rPr>
                <w:rFonts w:hint="eastAsia"/>
              </w:rPr>
              <w:t>√</w:t>
            </w:r>
          </w:p>
        </w:tc>
        <w:tc>
          <w:tcPr>
            <w:tcW w:w="1704" w:type="dxa"/>
          </w:tcPr>
          <w:p w14:paraId="7B040912" w14:textId="77777777" w:rsidR="004219EF" w:rsidRDefault="004219EF" w:rsidP="00CD5E67">
            <w:pPr>
              <w:pStyle w:val="ab"/>
              <w:ind w:firstLine="420"/>
            </w:pPr>
          </w:p>
        </w:tc>
        <w:tc>
          <w:tcPr>
            <w:tcW w:w="1704" w:type="dxa"/>
          </w:tcPr>
          <w:p w14:paraId="64DCE5D5" w14:textId="77777777" w:rsidR="004219EF" w:rsidRDefault="004219EF" w:rsidP="00CD5E67">
            <w:pPr>
              <w:pStyle w:val="ab"/>
              <w:ind w:firstLine="420"/>
            </w:pPr>
            <w:r>
              <w:rPr>
                <w:rFonts w:hint="eastAsia"/>
              </w:rPr>
              <w:t>√</w:t>
            </w:r>
          </w:p>
        </w:tc>
      </w:tr>
    </w:tbl>
    <w:p w14:paraId="433F7B2F" w14:textId="77777777" w:rsidR="004219EF" w:rsidRDefault="004219EF" w:rsidP="004219EF">
      <w:pPr>
        <w:pStyle w:val="ab"/>
        <w:ind w:firstLine="420"/>
      </w:pPr>
    </w:p>
    <w:p w14:paraId="7565A1D9" w14:textId="77777777" w:rsidR="004219EF" w:rsidRDefault="004219EF" w:rsidP="004219EF">
      <w:pPr>
        <w:pStyle w:val="ab"/>
        <w:ind w:firstLine="420"/>
        <w:rPr>
          <w:rFonts w:ascii="黑体" w:eastAsia="黑体"/>
        </w:rPr>
      </w:pPr>
      <w:r>
        <w:rPr>
          <w:rFonts w:ascii="黑体" w:eastAsia="黑体" w:hint="eastAsia"/>
        </w:rPr>
        <w:t>2.6人工处理过程</w:t>
      </w:r>
    </w:p>
    <w:p w14:paraId="56FEF1A0" w14:textId="77777777" w:rsidR="004219EF" w:rsidRDefault="004219EF" w:rsidP="004219EF">
      <w:pPr>
        <w:pStyle w:val="ab"/>
        <w:ind w:firstLine="420"/>
      </w:pPr>
      <w:r>
        <w:rPr>
          <w:rFonts w:hint="eastAsia"/>
        </w:rPr>
        <w:t>混淆</w:t>
      </w:r>
      <w:r>
        <w:t>程序所在的磁盘位置设置需要手动</w:t>
      </w:r>
    </w:p>
    <w:p w14:paraId="0D886144" w14:textId="77777777" w:rsidR="004219EF" w:rsidRDefault="004219EF" w:rsidP="004219EF">
      <w:pPr>
        <w:pStyle w:val="ab"/>
        <w:ind w:firstLine="420"/>
      </w:pPr>
    </w:p>
    <w:p w14:paraId="440834E3" w14:textId="77777777" w:rsidR="004219EF" w:rsidRDefault="004219EF" w:rsidP="004219EF">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7尚未解决的问题</w:t>
      </w:r>
    </w:p>
    <w:p w14:paraId="09E1B160" w14:textId="77777777" w:rsidR="004219EF" w:rsidRDefault="004219EF" w:rsidP="004219EF">
      <w:pPr>
        <w:pStyle w:val="ab"/>
        <w:ind w:firstLine="420"/>
      </w:pPr>
      <w:r>
        <w:rPr>
          <w:rFonts w:hint="eastAsia"/>
        </w:rPr>
        <w:t xml:space="preserve">    具体的</w:t>
      </w:r>
      <w:r>
        <w:t>混淆算法。</w:t>
      </w:r>
    </w:p>
    <w:p w14:paraId="325E593D" w14:textId="77777777" w:rsidR="004219EF" w:rsidRDefault="004219EF" w:rsidP="004219EF">
      <w:pPr>
        <w:pStyle w:val="ab"/>
        <w:ind w:firstLine="420"/>
      </w:pPr>
    </w:p>
    <w:p w14:paraId="689236D3" w14:textId="77777777" w:rsidR="004219EF" w:rsidRDefault="004219EF" w:rsidP="00CD5E67">
      <w:pPr>
        <w:pStyle w:val="3"/>
        <w:ind w:firstLine="643"/>
        <w:rPr>
          <w:rFonts w:ascii="楷体_GB2312" w:eastAsia="楷体_GB2312"/>
        </w:rPr>
      </w:pPr>
      <w:r>
        <w:rPr>
          <w:rFonts w:ascii="楷体_GB2312" w:eastAsia="楷体_GB2312" w:hint="eastAsia"/>
        </w:rPr>
        <w:t>3．接口设计</w:t>
      </w:r>
    </w:p>
    <w:p w14:paraId="4C4E294C" w14:textId="77777777" w:rsidR="004219EF" w:rsidRDefault="004219EF" w:rsidP="004219EF">
      <w:pPr>
        <w:pStyle w:val="ab"/>
        <w:ind w:firstLine="420"/>
        <w:rPr>
          <w:rFonts w:ascii="黑体" w:eastAsia="黑体"/>
        </w:rPr>
      </w:pPr>
      <w:r>
        <w:rPr>
          <w:rFonts w:ascii="黑体" w:eastAsia="黑体"/>
        </w:rPr>
        <w:t>3.</w:t>
      </w:r>
      <w:r>
        <w:rPr>
          <w:rFonts w:ascii="黑体" w:eastAsia="黑体" w:hint="eastAsia"/>
        </w:rPr>
        <w:t>1用户接口</w:t>
      </w:r>
    </w:p>
    <w:p w14:paraId="6D9330FB" w14:textId="77777777" w:rsidR="004219EF" w:rsidRDefault="004219EF" w:rsidP="004219EF">
      <w:pPr>
        <w:pStyle w:val="ab"/>
        <w:ind w:firstLine="420"/>
      </w:pPr>
      <w:r>
        <w:rPr>
          <w:rFonts w:hint="eastAsia"/>
        </w:rPr>
        <w:t xml:space="preserve">    </w:t>
      </w:r>
    </w:p>
    <w:p w14:paraId="42CB0E5C" w14:textId="77777777" w:rsidR="004219EF" w:rsidRDefault="004219EF" w:rsidP="004219EF">
      <w:pPr>
        <w:pStyle w:val="ab"/>
        <w:ind w:firstLine="420"/>
      </w:pPr>
      <w:r>
        <w:t>Pattern</w:t>
      </w:r>
    </w:p>
    <w:p w14:paraId="02F2BEF6" w14:textId="77777777" w:rsidR="004219EF" w:rsidRDefault="004219EF" w:rsidP="004219EF">
      <w:pPr>
        <w:pStyle w:val="ab"/>
        <w:ind w:firstLine="420"/>
      </w:pPr>
      <w:r>
        <w:t>Ipslab</w:t>
      </w:r>
    </w:p>
    <w:p w14:paraId="3594872F" w14:textId="77777777" w:rsidR="004219EF" w:rsidRDefault="004219EF" w:rsidP="004219EF">
      <w:pPr>
        <w:pStyle w:val="ab"/>
        <w:ind w:firstLine="420"/>
      </w:pPr>
    </w:p>
    <w:p w14:paraId="1E12E92D" w14:textId="77777777" w:rsidR="004219EF" w:rsidRDefault="004219EF" w:rsidP="004219EF">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2外部接口</w:t>
      </w:r>
    </w:p>
    <w:p w14:paraId="56881852" w14:textId="77777777" w:rsidR="004219EF" w:rsidRDefault="004219EF" w:rsidP="004219EF">
      <w:pPr>
        <w:pStyle w:val="ab"/>
        <w:ind w:firstLine="420"/>
      </w:pPr>
      <w:r>
        <w:rPr>
          <w:rFonts w:hint="eastAsia"/>
        </w:rPr>
        <w:t>无</w:t>
      </w:r>
    </w:p>
    <w:p w14:paraId="3E19EBBD" w14:textId="77777777" w:rsidR="004219EF" w:rsidRDefault="004219EF" w:rsidP="004219EF">
      <w:pPr>
        <w:pStyle w:val="ab"/>
        <w:ind w:firstLine="420"/>
      </w:pPr>
    </w:p>
    <w:p w14:paraId="0375855C" w14:textId="77777777" w:rsidR="004219EF" w:rsidRDefault="004219EF" w:rsidP="004219EF">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3内部接口</w:t>
      </w:r>
    </w:p>
    <w:p w14:paraId="4E89C9C7" w14:textId="77777777" w:rsidR="004219EF" w:rsidRDefault="004219EF" w:rsidP="004219EF">
      <w:pPr>
        <w:pStyle w:val="ab"/>
        <w:ind w:firstLine="420"/>
      </w:pPr>
      <w:r w:rsidRPr="00D95E95">
        <w:t>ngx_http_ipslab_lookup_ID_update_forward</w:t>
      </w:r>
    </w:p>
    <w:p w14:paraId="170EA958" w14:textId="77777777" w:rsidR="004219EF" w:rsidRDefault="004219EF" w:rsidP="004219EF">
      <w:pPr>
        <w:pStyle w:val="ab"/>
        <w:ind w:firstLine="420"/>
      </w:pPr>
      <w:r>
        <w:t>duktape相关接口</w:t>
      </w:r>
    </w:p>
    <w:p w14:paraId="2883447A" w14:textId="77777777" w:rsidR="004219EF" w:rsidRDefault="004219EF" w:rsidP="004219EF">
      <w:pPr>
        <w:pStyle w:val="ab"/>
        <w:ind w:firstLine="420"/>
      </w:pPr>
      <w:r>
        <w:rPr>
          <w:rFonts w:hint="eastAsia"/>
        </w:rPr>
        <w:t>gumbo</w:t>
      </w:r>
      <w:r>
        <w:t>相关接口</w:t>
      </w:r>
    </w:p>
    <w:p w14:paraId="4EE6B5F1" w14:textId="77777777" w:rsidR="004219EF" w:rsidRDefault="004219EF" w:rsidP="00CD5E67">
      <w:pPr>
        <w:pStyle w:val="3"/>
        <w:ind w:firstLine="643"/>
        <w:rPr>
          <w:rFonts w:ascii="楷体_GB2312" w:eastAsia="楷体_GB2312"/>
        </w:rPr>
      </w:pPr>
      <w:r>
        <w:rPr>
          <w:rFonts w:ascii="楷体_GB2312" w:eastAsia="楷体_GB2312" w:hint="eastAsia"/>
        </w:rPr>
        <w:t>4．运行设计</w:t>
      </w:r>
    </w:p>
    <w:p w14:paraId="03DEAC2E" w14:textId="77777777" w:rsidR="004219EF" w:rsidRDefault="004219EF" w:rsidP="004219EF">
      <w:pPr>
        <w:pStyle w:val="ab"/>
        <w:ind w:firstLine="420"/>
        <w:rPr>
          <w:rFonts w:ascii="黑体" w:eastAsia="黑体"/>
        </w:rPr>
      </w:pPr>
      <w:r>
        <w:rPr>
          <w:rFonts w:ascii="黑体" w:eastAsia="黑体"/>
        </w:rPr>
        <w:t>4.</w:t>
      </w:r>
      <w:r>
        <w:rPr>
          <w:rFonts w:ascii="黑体" w:eastAsia="黑体" w:hint="eastAsia"/>
        </w:rPr>
        <w:t>1运行模块组合</w:t>
      </w:r>
    </w:p>
    <w:p w14:paraId="10801B15" w14:textId="77777777" w:rsidR="004219EF" w:rsidRDefault="004219EF" w:rsidP="004219EF">
      <w:pPr>
        <w:pStyle w:val="ab"/>
        <w:ind w:firstLine="420"/>
      </w:pPr>
      <w:r>
        <w:rPr>
          <w:rFonts w:hint="eastAsia"/>
        </w:rPr>
        <w:t>动态</w:t>
      </w:r>
      <w:r>
        <w:t>ID模块：ID分发模块</w:t>
      </w:r>
      <w:r>
        <w:rPr>
          <w:rFonts w:hint="eastAsia"/>
        </w:rPr>
        <w:t>，动态</w:t>
      </w:r>
      <w:r>
        <w:t>ID模块：</w:t>
      </w:r>
      <w:r>
        <w:rPr>
          <w:rFonts w:hint="eastAsia"/>
        </w:rPr>
        <w:t>浏览器扩展</w:t>
      </w:r>
      <w:r>
        <w:t>模块</w:t>
      </w:r>
    </w:p>
    <w:p w14:paraId="1D9BBB37" w14:textId="77777777" w:rsidR="004219EF" w:rsidRDefault="004219EF" w:rsidP="004219EF">
      <w:pPr>
        <w:pStyle w:val="ab"/>
        <w:ind w:firstLine="420"/>
      </w:pPr>
      <w:r>
        <w:rPr>
          <w:rFonts w:hint="eastAsia"/>
        </w:rPr>
        <w:t>动态</w:t>
      </w:r>
      <w:r>
        <w:t>ID模块：</w:t>
      </w:r>
      <w:r>
        <w:rPr>
          <w:rFonts w:hint="eastAsia"/>
        </w:rPr>
        <w:t>浏览器扩展</w:t>
      </w:r>
      <w:r>
        <w:t>模块</w:t>
      </w:r>
      <w:r>
        <w:rPr>
          <w:rFonts w:hint="eastAsia"/>
        </w:rPr>
        <w:t>，动态</w:t>
      </w:r>
      <w:r>
        <w:t>ID模块：ID</w:t>
      </w:r>
      <w:r>
        <w:rPr>
          <w:rFonts w:hint="eastAsia"/>
        </w:rPr>
        <w:t>验证</w:t>
      </w:r>
      <w:r>
        <w:t>模块</w:t>
      </w:r>
      <w:r>
        <w:rPr>
          <w:rFonts w:hint="eastAsia"/>
        </w:rPr>
        <w:t>和</w:t>
      </w:r>
      <w:r>
        <w:t>代码混淆模块</w:t>
      </w:r>
    </w:p>
    <w:p w14:paraId="7A69E480" w14:textId="77777777" w:rsidR="004219EF" w:rsidRPr="0016658F" w:rsidRDefault="004219EF" w:rsidP="004219EF">
      <w:pPr>
        <w:pStyle w:val="ab"/>
        <w:ind w:firstLine="420"/>
      </w:pPr>
    </w:p>
    <w:p w14:paraId="4B6FF331" w14:textId="77777777" w:rsidR="004219EF" w:rsidRDefault="004219EF" w:rsidP="004219EF">
      <w:pPr>
        <w:pStyle w:val="ab"/>
        <w:ind w:firstLine="420"/>
        <w:rPr>
          <w:rFonts w:ascii="黑体" w:eastAsia="黑体"/>
        </w:rPr>
      </w:pPr>
      <w:r>
        <w:rPr>
          <w:rFonts w:ascii="黑体" w:eastAsia="黑体" w:hint="eastAsia"/>
        </w:rPr>
        <w:t>4</w:t>
      </w:r>
      <w:r>
        <w:rPr>
          <w:rFonts w:ascii="黑体" w:eastAsia="黑体"/>
        </w:rPr>
        <w:t>.</w:t>
      </w:r>
      <w:r>
        <w:rPr>
          <w:rFonts w:ascii="黑体" w:eastAsia="黑体" w:hint="eastAsia"/>
        </w:rPr>
        <w:t>2运行控制</w:t>
      </w:r>
    </w:p>
    <w:p w14:paraId="20D17FD6" w14:textId="77777777" w:rsidR="004219EF" w:rsidRDefault="004219EF" w:rsidP="004219EF">
      <w:pPr>
        <w:pStyle w:val="ab"/>
        <w:ind w:firstLine="420"/>
      </w:pPr>
      <w:r>
        <w:rPr>
          <w:rFonts w:hint="eastAsia"/>
        </w:rPr>
        <w:t>外接通过输入控制</w:t>
      </w:r>
      <w:r>
        <w:t>：</w:t>
      </w:r>
    </w:p>
    <w:p w14:paraId="2021F0D6" w14:textId="77777777" w:rsidR="004219EF" w:rsidRPr="00D96444" w:rsidRDefault="004219EF" w:rsidP="004219EF">
      <w:pPr>
        <w:pStyle w:val="ab"/>
        <w:ind w:firstLine="420"/>
      </w:pPr>
      <w:r>
        <w:rPr>
          <w:rFonts w:hint="eastAsia"/>
        </w:rPr>
        <w:t>请求</w:t>
      </w:r>
      <w:r>
        <w:t>携带</w:t>
      </w:r>
      <w:r>
        <w:rPr>
          <w:rFonts w:hint="eastAsia"/>
        </w:rPr>
        <w:t>合法</w:t>
      </w:r>
      <w:r>
        <w:t>ID或者不合法ID</w:t>
      </w:r>
    </w:p>
    <w:p w14:paraId="51210F24" w14:textId="77777777" w:rsidR="004219EF" w:rsidRDefault="004219EF" w:rsidP="004219EF">
      <w:pPr>
        <w:pStyle w:val="ab"/>
        <w:ind w:firstLine="420"/>
      </w:pPr>
    </w:p>
    <w:p w14:paraId="7C4ECA44" w14:textId="77777777" w:rsidR="004219EF" w:rsidRDefault="004219EF" w:rsidP="004219EF">
      <w:pPr>
        <w:pStyle w:val="ab"/>
        <w:ind w:firstLine="420"/>
        <w:rPr>
          <w:rFonts w:ascii="黑体" w:eastAsia="黑体"/>
        </w:rPr>
      </w:pPr>
      <w:r>
        <w:rPr>
          <w:rFonts w:ascii="黑体" w:eastAsia="黑体" w:hint="eastAsia"/>
        </w:rPr>
        <w:t>4</w:t>
      </w:r>
      <w:r>
        <w:rPr>
          <w:rFonts w:ascii="黑体" w:eastAsia="黑体"/>
        </w:rPr>
        <w:t>.</w:t>
      </w:r>
      <w:r>
        <w:rPr>
          <w:rFonts w:ascii="黑体" w:eastAsia="黑体" w:hint="eastAsia"/>
        </w:rPr>
        <w:t>3运行时间</w:t>
      </w:r>
    </w:p>
    <w:p w14:paraId="75B28C02" w14:textId="77777777" w:rsidR="004219EF" w:rsidRDefault="004219EF" w:rsidP="004219EF">
      <w:pPr>
        <w:pStyle w:val="ab"/>
        <w:ind w:firstLine="420"/>
      </w:pPr>
      <w:r>
        <w:rPr>
          <w:rFonts w:hint="eastAsia"/>
        </w:rPr>
        <w:t xml:space="preserve">    </w:t>
      </w:r>
    </w:p>
    <w:p w14:paraId="5DB22BED" w14:textId="77777777" w:rsidR="004219EF" w:rsidRDefault="004219EF" w:rsidP="00CD5E67">
      <w:pPr>
        <w:pStyle w:val="3"/>
        <w:ind w:firstLine="643"/>
        <w:rPr>
          <w:rFonts w:ascii="楷体_GB2312" w:eastAsia="楷体_GB2312"/>
        </w:rPr>
      </w:pPr>
      <w:r>
        <w:rPr>
          <w:rFonts w:ascii="楷体_GB2312" w:eastAsia="楷体_GB2312" w:hint="eastAsia"/>
        </w:rPr>
        <w:t>5．系统数据结构设计</w:t>
      </w:r>
    </w:p>
    <w:p w14:paraId="174BFF0A" w14:textId="77777777" w:rsidR="004219EF" w:rsidRDefault="004219EF" w:rsidP="004219EF">
      <w:pPr>
        <w:pStyle w:val="ab"/>
        <w:ind w:firstLine="420"/>
      </w:pPr>
      <w:r>
        <w:rPr>
          <w:rFonts w:hint="eastAsia"/>
        </w:rPr>
        <w:t xml:space="preserve">    </w:t>
      </w:r>
    </w:p>
    <w:p w14:paraId="5983D13D" w14:textId="77777777" w:rsidR="004219EF" w:rsidRDefault="004219EF" w:rsidP="004219EF">
      <w:pPr>
        <w:pStyle w:val="ab"/>
        <w:ind w:firstLine="420"/>
        <w:rPr>
          <w:rFonts w:ascii="黑体" w:eastAsia="黑体"/>
        </w:rPr>
      </w:pPr>
      <w:r>
        <w:rPr>
          <w:rFonts w:ascii="黑体" w:eastAsia="黑体"/>
        </w:rPr>
        <w:t>5.</w:t>
      </w:r>
      <w:r>
        <w:rPr>
          <w:rFonts w:ascii="黑体" w:eastAsia="黑体" w:hint="eastAsia"/>
        </w:rPr>
        <w:t>1逻辑结构设计要点</w:t>
      </w:r>
    </w:p>
    <w:p w14:paraId="3E6D71F7" w14:textId="338F9DE6" w:rsidR="004219EF" w:rsidRDefault="007842B1" w:rsidP="004219EF">
      <w:pPr>
        <w:pStyle w:val="ab"/>
        <w:ind w:firstLine="420"/>
      </w:pPr>
      <w:r>
        <w:rPr>
          <w:rFonts w:hint="eastAsia"/>
        </w:rPr>
        <w:t>满足接口</w:t>
      </w:r>
      <w:r>
        <w:t>需要的数据结构</w:t>
      </w:r>
    </w:p>
    <w:p w14:paraId="07B9ECF9" w14:textId="77777777" w:rsidR="004219EF" w:rsidRDefault="004219EF" w:rsidP="004219EF">
      <w:pPr>
        <w:pStyle w:val="ab"/>
        <w:ind w:firstLine="420"/>
        <w:rPr>
          <w:rFonts w:ascii="黑体" w:eastAsia="黑体"/>
        </w:rPr>
      </w:pPr>
      <w:r>
        <w:rPr>
          <w:rFonts w:ascii="黑体" w:eastAsia="黑体" w:hint="eastAsia"/>
        </w:rPr>
        <w:t>5</w:t>
      </w:r>
      <w:r>
        <w:rPr>
          <w:rFonts w:ascii="黑体" w:eastAsia="黑体"/>
        </w:rPr>
        <w:t>.</w:t>
      </w:r>
      <w:r>
        <w:rPr>
          <w:rFonts w:ascii="黑体" w:eastAsia="黑体" w:hint="eastAsia"/>
        </w:rPr>
        <w:t>2物理结构设计要点</w:t>
      </w:r>
    </w:p>
    <w:p w14:paraId="02C4B094" w14:textId="55412B98" w:rsidR="004219EF" w:rsidRDefault="007842B1" w:rsidP="007842B1">
      <w:pPr>
        <w:pStyle w:val="ab"/>
        <w:ind w:firstLine="420"/>
      </w:pPr>
      <w:r>
        <w:tab/>
      </w:r>
      <w:r>
        <w:rPr>
          <w:rFonts w:hint="eastAsia"/>
        </w:rPr>
        <w:t>利用</w:t>
      </w:r>
      <w:r>
        <w:t>C内存结构进行</w:t>
      </w:r>
      <w:r>
        <w:rPr>
          <w:rFonts w:hint="eastAsia"/>
        </w:rPr>
        <w:t>数据结构更灵活的</w:t>
      </w:r>
      <w:r>
        <w:t>分配</w:t>
      </w:r>
      <w:r w:rsidR="00AD3F9E">
        <w:rPr>
          <w:rFonts w:hint="eastAsia"/>
        </w:rPr>
        <w:t>。</w:t>
      </w:r>
    </w:p>
    <w:p w14:paraId="4EB6C002" w14:textId="77777777" w:rsidR="004219EF" w:rsidRDefault="004219EF" w:rsidP="004219EF">
      <w:pPr>
        <w:pStyle w:val="ab"/>
        <w:ind w:firstLine="420"/>
      </w:pPr>
    </w:p>
    <w:p w14:paraId="53F0E6F1" w14:textId="77777777" w:rsidR="004219EF" w:rsidRDefault="004219EF" w:rsidP="004219EF">
      <w:pPr>
        <w:pStyle w:val="ab"/>
        <w:ind w:firstLine="420"/>
        <w:rPr>
          <w:rFonts w:ascii="黑体" w:eastAsia="黑体"/>
        </w:rPr>
      </w:pPr>
      <w:r>
        <w:rPr>
          <w:rFonts w:ascii="黑体" w:eastAsia="黑体" w:hint="eastAsia"/>
        </w:rPr>
        <w:t>5</w:t>
      </w:r>
      <w:r>
        <w:rPr>
          <w:rFonts w:ascii="黑体" w:eastAsia="黑体"/>
        </w:rPr>
        <w:t>.</w:t>
      </w:r>
      <w:r>
        <w:rPr>
          <w:rFonts w:ascii="黑体" w:eastAsia="黑体" w:hint="eastAsia"/>
        </w:rPr>
        <w:t>3数据结构与程序的关系</w:t>
      </w:r>
    </w:p>
    <w:p w14:paraId="5BD890B4" w14:textId="3EF33D3C" w:rsidR="004219EF" w:rsidRDefault="004219EF" w:rsidP="004219E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6"/>
        <w:gridCol w:w="1842"/>
        <w:gridCol w:w="1985"/>
        <w:gridCol w:w="1797"/>
      </w:tblGrid>
      <w:tr w:rsidR="004219EF" w14:paraId="290E5975" w14:textId="77777777" w:rsidTr="00CD5E67">
        <w:trPr>
          <w:jc w:val="center"/>
        </w:trPr>
        <w:tc>
          <w:tcPr>
            <w:tcW w:w="2706" w:type="dxa"/>
          </w:tcPr>
          <w:p w14:paraId="1E342B79" w14:textId="77777777" w:rsidR="004219EF" w:rsidRDefault="004219EF" w:rsidP="00CD5E67">
            <w:pPr>
              <w:pStyle w:val="ab"/>
              <w:ind w:firstLine="420"/>
            </w:pPr>
          </w:p>
        </w:tc>
        <w:tc>
          <w:tcPr>
            <w:tcW w:w="1842" w:type="dxa"/>
          </w:tcPr>
          <w:p w14:paraId="527491E1" w14:textId="77777777" w:rsidR="004219EF" w:rsidRDefault="004219EF" w:rsidP="00CD5E67">
            <w:pPr>
              <w:pStyle w:val="ab"/>
              <w:ind w:firstLine="420"/>
            </w:pPr>
            <w:r>
              <w:t>Nginx</w:t>
            </w:r>
            <w:r>
              <w:rPr>
                <w:rFonts w:hint="eastAsia"/>
              </w:rPr>
              <w:t>模块开发</w:t>
            </w:r>
          </w:p>
        </w:tc>
        <w:tc>
          <w:tcPr>
            <w:tcW w:w="1985" w:type="dxa"/>
          </w:tcPr>
          <w:p w14:paraId="5D0D452B" w14:textId="77777777" w:rsidR="004219EF" w:rsidRDefault="004219EF" w:rsidP="00CD5E67">
            <w:pPr>
              <w:pStyle w:val="ab"/>
              <w:ind w:firstLine="420"/>
            </w:pPr>
            <w:r>
              <w:rPr>
                <w:rFonts w:hint="eastAsia"/>
              </w:rPr>
              <w:t>动态</w:t>
            </w:r>
            <w:r>
              <w:t>ID模块</w:t>
            </w:r>
          </w:p>
        </w:tc>
        <w:tc>
          <w:tcPr>
            <w:tcW w:w="1797" w:type="dxa"/>
          </w:tcPr>
          <w:p w14:paraId="61237A0E" w14:textId="77777777" w:rsidR="004219EF" w:rsidRDefault="004219EF" w:rsidP="00CD5E67">
            <w:pPr>
              <w:pStyle w:val="ab"/>
              <w:ind w:firstLine="420"/>
            </w:pPr>
            <w:r>
              <w:rPr>
                <w:rFonts w:hint="eastAsia"/>
              </w:rPr>
              <w:t>代码混淆</w:t>
            </w:r>
          </w:p>
        </w:tc>
      </w:tr>
      <w:tr w:rsidR="004219EF" w14:paraId="5DB96CC7" w14:textId="77777777" w:rsidTr="00CD5E67">
        <w:trPr>
          <w:jc w:val="center"/>
        </w:trPr>
        <w:tc>
          <w:tcPr>
            <w:tcW w:w="2706" w:type="dxa"/>
          </w:tcPr>
          <w:p w14:paraId="268AA656" w14:textId="77777777" w:rsidR="004219EF" w:rsidRDefault="004219EF" w:rsidP="00CD5E67">
            <w:pPr>
              <w:pStyle w:val="ab"/>
              <w:ind w:firstLine="420"/>
            </w:pPr>
            <w:r w:rsidRPr="003A3B55">
              <w:rPr>
                <w:rFonts w:ascii="Times New Roman" w:eastAsia="黑体" w:hAnsi="Times New Roman" w:cs="Times New Roman"/>
                <w:szCs w:val="24"/>
              </w:rPr>
              <w:t>ngx_http_ipslab_conf_t</w:t>
            </w:r>
          </w:p>
        </w:tc>
        <w:tc>
          <w:tcPr>
            <w:tcW w:w="1842" w:type="dxa"/>
          </w:tcPr>
          <w:p w14:paraId="301BFA00" w14:textId="77777777" w:rsidR="004219EF" w:rsidRDefault="004219EF" w:rsidP="00CD5E67">
            <w:pPr>
              <w:pStyle w:val="ab"/>
              <w:ind w:firstLine="420"/>
            </w:pPr>
            <w:r>
              <w:rPr>
                <w:rFonts w:hint="eastAsia"/>
              </w:rPr>
              <w:t>√</w:t>
            </w:r>
          </w:p>
        </w:tc>
        <w:tc>
          <w:tcPr>
            <w:tcW w:w="1985" w:type="dxa"/>
          </w:tcPr>
          <w:p w14:paraId="3C5293CA" w14:textId="77777777" w:rsidR="004219EF" w:rsidRDefault="004219EF" w:rsidP="00CD5E67">
            <w:pPr>
              <w:pStyle w:val="ab"/>
              <w:ind w:firstLine="420"/>
            </w:pPr>
          </w:p>
        </w:tc>
        <w:tc>
          <w:tcPr>
            <w:tcW w:w="1797" w:type="dxa"/>
          </w:tcPr>
          <w:p w14:paraId="46FC724A" w14:textId="77777777" w:rsidR="004219EF" w:rsidRDefault="004219EF" w:rsidP="00CD5E67">
            <w:pPr>
              <w:pStyle w:val="ab"/>
              <w:ind w:firstLine="420"/>
            </w:pPr>
          </w:p>
        </w:tc>
      </w:tr>
      <w:tr w:rsidR="004219EF" w14:paraId="0B97CABB" w14:textId="77777777" w:rsidTr="00CD5E67">
        <w:trPr>
          <w:jc w:val="center"/>
        </w:trPr>
        <w:tc>
          <w:tcPr>
            <w:tcW w:w="2706" w:type="dxa"/>
          </w:tcPr>
          <w:p w14:paraId="2D8EFDB6" w14:textId="77777777" w:rsidR="004219EF" w:rsidRDefault="004219EF" w:rsidP="00CD5E67">
            <w:pPr>
              <w:pStyle w:val="ab"/>
              <w:ind w:firstLine="420"/>
            </w:pPr>
            <w:r w:rsidRPr="004F241D">
              <w:rPr>
                <w:rFonts w:ascii="Times New Roman" w:eastAsia="黑体" w:hAnsi="Times New Roman" w:cs="Times New Roman"/>
                <w:szCs w:val="24"/>
              </w:rPr>
              <w:t>ngx_http_ipslab_node_</w:t>
            </w:r>
          </w:p>
        </w:tc>
        <w:tc>
          <w:tcPr>
            <w:tcW w:w="1842" w:type="dxa"/>
          </w:tcPr>
          <w:p w14:paraId="61A80CC7" w14:textId="77777777" w:rsidR="004219EF" w:rsidRDefault="004219EF" w:rsidP="00CD5E67">
            <w:pPr>
              <w:pStyle w:val="ab"/>
              <w:ind w:firstLine="420"/>
            </w:pPr>
            <w:r>
              <w:rPr>
                <w:rFonts w:hint="eastAsia"/>
              </w:rPr>
              <w:t>√</w:t>
            </w:r>
          </w:p>
        </w:tc>
        <w:tc>
          <w:tcPr>
            <w:tcW w:w="1985" w:type="dxa"/>
          </w:tcPr>
          <w:p w14:paraId="06FF0A15" w14:textId="77777777" w:rsidR="004219EF" w:rsidRDefault="004219EF" w:rsidP="00CD5E67">
            <w:pPr>
              <w:pStyle w:val="ab"/>
              <w:ind w:firstLine="420"/>
            </w:pPr>
            <w:r>
              <w:rPr>
                <w:rFonts w:hint="eastAsia"/>
              </w:rPr>
              <w:t>√</w:t>
            </w:r>
          </w:p>
        </w:tc>
        <w:tc>
          <w:tcPr>
            <w:tcW w:w="1797" w:type="dxa"/>
          </w:tcPr>
          <w:p w14:paraId="01328EAA" w14:textId="77777777" w:rsidR="004219EF" w:rsidRDefault="004219EF" w:rsidP="00CD5E67">
            <w:pPr>
              <w:pStyle w:val="ab"/>
              <w:ind w:firstLine="420"/>
            </w:pPr>
          </w:p>
        </w:tc>
      </w:tr>
      <w:tr w:rsidR="004219EF" w14:paraId="345B3244" w14:textId="77777777" w:rsidTr="00CD5E67">
        <w:trPr>
          <w:jc w:val="center"/>
        </w:trPr>
        <w:tc>
          <w:tcPr>
            <w:tcW w:w="2706" w:type="dxa"/>
          </w:tcPr>
          <w:p w14:paraId="59491989" w14:textId="77777777" w:rsidR="004219EF" w:rsidRDefault="004219EF" w:rsidP="00CD5E67">
            <w:pPr>
              <w:pStyle w:val="ab"/>
              <w:ind w:firstLine="420"/>
            </w:pPr>
            <w:r w:rsidRPr="00C95F7A">
              <w:rPr>
                <w:rFonts w:ascii="Times New Roman" w:eastAsia="黑体" w:hAnsi="Times New Roman" w:cs="Times New Roman"/>
                <w:szCs w:val="24"/>
              </w:rPr>
              <w:t>ngx_http_ipslab_shm_t</w:t>
            </w:r>
          </w:p>
        </w:tc>
        <w:tc>
          <w:tcPr>
            <w:tcW w:w="1842" w:type="dxa"/>
          </w:tcPr>
          <w:p w14:paraId="64658B8D" w14:textId="77777777" w:rsidR="004219EF" w:rsidRDefault="004219EF" w:rsidP="00CD5E67">
            <w:pPr>
              <w:pStyle w:val="ab"/>
              <w:ind w:firstLine="420"/>
            </w:pPr>
            <w:r>
              <w:rPr>
                <w:rFonts w:hint="eastAsia"/>
              </w:rPr>
              <w:t>√</w:t>
            </w:r>
          </w:p>
        </w:tc>
        <w:tc>
          <w:tcPr>
            <w:tcW w:w="1985" w:type="dxa"/>
          </w:tcPr>
          <w:p w14:paraId="26A77C3D" w14:textId="77777777" w:rsidR="004219EF" w:rsidRDefault="004219EF" w:rsidP="00CD5E67">
            <w:pPr>
              <w:pStyle w:val="ab"/>
              <w:ind w:firstLine="420"/>
            </w:pPr>
          </w:p>
        </w:tc>
        <w:tc>
          <w:tcPr>
            <w:tcW w:w="1797" w:type="dxa"/>
          </w:tcPr>
          <w:p w14:paraId="0255E5BD" w14:textId="77777777" w:rsidR="004219EF" w:rsidRDefault="004219EF" w:rsidP="00CD5E67">
            <w:pPr>
              <w:pStyle w:val="ab"/>
              <w:ind w:firstLine="420"/>
            </w:pPr>
          </w:p>
        </w:tc>
      </w:tr>
      <w:tr w:rsidR="004219EF" w14:paraId="41A2E5BD" w14:textId="77777777" w:rsidTr="00CD5E67">
        <w:trPr>
          <w:jc w:val="center"/>
        </w:trPr>
        <w:tc>
          <w:tcPr>
            <w:tcW w:w="2706" w:type="dxa"/>
          </w:tcPr>
          <w:p w14:paraId="29A433CC" w14:textId="77777777" w:rsidR="004219EF" w:rsidRDefault="004219EF" w:rsidP="00CD5E67">
            <w:pPr>
              <w:pStyle w:val="ab"/>
              <w:ind w:firstLine="420"/>
            </w:pPr>
            <w:r w:rsidRPr="00561678">
              <w:rPr>
                <w:rFonts w:ascii="Times New Roman" w:eastAsia="黑体" w:hAnsi="Times New Roman" w:cs="Times New Roman"/>
                <w:szCs w:val="24"/>
              </w:rPr>
              <w:t>ngx_http_ipslab_ctx_t</w:t>
            </w:r>
          </w:p>
        </w:tc>
        <w:tc>
          <w:tcPr>
            <w:tcW w:w="1842" w:type="dxa"/>
          </w:tcPr>
          <w:p w14:paraId="1B63E277" w14:textId="77777777" w:rsidR="004219EF" w:rsidRDefault="004219EF" w:rsidP="00CD5E67">
            <w:pPr>
              <w:pStyle w:val="ab"/>
              <w:ind w:firstLine="420"/>
            </w:pPr>
            <w:r>
              <w:rPr>
                <w:rFonts w:hint="eastAsia"/>
              </w:rPr>
              <w:t>√</w:t>
            </w:r>
          </w:p>
        </w:tc>
        <w:tc>
          <w:tcPr>
            <w:tcW w:w="1985" w:type="dxa"/>
          </w:tcPr>
          <w:p w14:paraId="61F3C266" w14:textId="77777777" w:rsidR="004219EF" w:rsidRDefault="004219EF" w:rsidP="00CD5E67">
            <w:pPr>
              <w:pStyle w:val="ab"/>
              <w:ind w:firstLine="420"/>
            </w:pPr>
          </w:p>
        </w:tc>
        <w:tc>
          <w:tcPr>
            <w:tcW w:w="1797" w:type="dxa"/>
          </w:tcPr>
          <w:p w14:paraId="5F75B4B8" w14:textId="77777777" w:rsidR="004219EF" w:rsidRDefault="004219EF" w:rsidP="00CD5E67">
            <w:pPr>
              <w:pStyle w:val="ab"/>
              <w:ind w:firstLine="420"/>
            </w:pPr>
          </w:p>
        </w:tc>
      </w:tr>
      <w:tr w:rsidR="004219EF" w14:paraId="70891BB9" w14:textId="77777777" w:rsidTr="00CD5E67">
        <w:trPr>
          <w:jc w:val="center"/>
        </w:trPr>
        <w:tc>
          <w:tcPr>
            <w:tcW w:w="2706" w:type="dxa"/>
          </w:tcPr>
          <w:p w14:paraId="215456E8" w14:textId="77777777" w:rsidR="004219EF" w:rsidRPr="00561678" w:rsidRDefault="004219EF" w:rsidP="00CD5E67">
            <w:pPr>
              <w:pStyle w:val="ab"/>
              <w:ind w:firstLine="420"/>
              <w:rPr>
                <w:rFonts w:ascii="Times New Roman" w:eastAsia="黑体" w:hAnsi="Times New Roman"/>
                <w:szCs w:val="24"/>
              </w:rPr>
            </w:pPr>
            <w:r w:rsidRPr="00FE1045">
              <w:rPr>
                <w:rFonts w:cs="Times New Roman"/>
                <w:szCs w:val="24"/>
              </w:rPr>
              <w:t>Append_flag</w:t>
            </w:r>
          </w:p>
        </w:tc>
        <w:tc>
          <w:tcPr>
            <w:tcW w:w="1842" w:type="dxa"/>
          </w:tcPr>
          <w:p w14:paraId="3B96D48E" w14:textId="77777777" w:rsidR="004219EF" w:rsidRDefault="004219EF" w:rsidP="00CD5E67">
            <w:pPr>
              <w:pStyle w:val="ab"/>
              <w:ind w:firstLine="420"/>
            </w:pPr>
          </w:p>
        </w:tc>
        <w:tc>
          <w:tcPr>
            <w:tcW w:w="1985" w:type="dxa"/>
          </w:tcPr>
          <w:p w14:paraId="24650FFF" w14:textId="77777777" w:rsidR="004219EF" w:rsidRDefault="004219EF" w:rsidP="00CD5E67">
            <w:pPr>
              <w:pStyle w:val="ab"/>
              <w:ind w:firstLine="420"/>
            </w:pPr>
            <w:r>
              <w:rPr>
                <w:rFonts w:hint="eastAsia"/>
              </w:rPr>
              <w:t>√</w:t>
            </w:r>
          </w:p>
        </w:tc>
        <w:tc>
          <w:tcPr>
            <w:tcW w:w="1797" w:type="dxa"/>
          </w:tcPr>
          <w:p w14:paraId="54237D41" w14:textId="77777777" w:rsidR="004219EF" w:rsidRDefault="004219EF" w:rsidP="00CD5E67">
            <w:pPr>
              <w:pStyle w:val="ab"/>
              <w:ind w:firstLine="420"/>
            </w:pPr>
          </w:p>
        </w:tc>
      </w:tr>
    </w:tbl>
    <w:p w14:paraId="56F984BD" w14:textId="77777777" w:rsidR="004219EF" w:rsidRDefault="004219EF" w:rsidP="004219EF">
      <w:pPr>
        <w:pStyle w:val="ab"/>
        <w:ind w:firstLine="420"/>
      </w:pPr>
    </w:p>
    <w:p w14:paraId="3D661C4E" w14:textId="77777777" w:rsidR="004219EF" w:rsidRDefault="004219EF" w:rsidP="00CD5E67">
      <w:pPr>
        <w:pStyle w:val="3"/>
        <w:ind w:firstLine="643"/>
        <w:rPr>
          <w:rFonts w:ascii="楷体_GB2312" w:eastAsia="楷体_GB2312"/>
        </w:rPr>
      </w:pPr>
      <w:r>
        <w:rPr>
          <w:rFonts w:ascii="楷体_GB2312" w:eastAsia="楷体_GB2312" w:hint="eastAsia"/>
        </w:rPr>
        <w:t>6．系统出错处理设计</w:t>
      </w:r>
    </w:p>
    <w:p w14:paraId="1158A76B" w14:textId="77777777" w:rsidR="004219EF" w:rsidRDefault="004219EF" w:rsidP="004219EF">
      <w:pPr>
        <w:pStyle w:val="ab"/>
        <w:ind w:firstLine="420"/>
        <w:rPr>
          <w:rFonts w:ascii="黑体" w:eastAsia="黑体"/>
        </w:rPr>
      </w:pPr>
      <w:r>
        <w:rPr>
          <w:rFonts w:ascii="黑体" w:eastAsia="黑体"/>
        </w:rPr>
        <w:t>6.</w:t>
      </w:r>
      <w:r>
        <w:rPr>
          <w:rFonts w:ascii="黑体" w:eastAsia="黑体" w:hint="eastAsia"/>
        </w:rPr>
        <w:t>1出错信息</w:t>
      </w:r>
    </w:p>
    <w:p w14:paraId="111B6780" w14:textId="77777777" w:rsidR="004219EF" w:rsidRDefault="004219EF" w:rsidP="004219EF">
      <w:pPr>
        <w:pStyle w:val="ab"/>
        <w:ind w:firstLine="420"/>
      </w:pPr>
      <w:r>
        <w:t>“</w:t>
      </w:r>
      <w:proofErr w:type="gramStart"/>
      <w:r>
        <w:t>pattern</w:t>
      </w:r>
      <w:proofErr w:type="gramEnd"/>
      <w:r>
        <w:t xml:space="preserve"> is not valid</w:t>
      </w:r>
      <w:r>
        <w:t>”</w:t>
      </w:r>
    </w:p>
    <w:p w14:paraId="635E52BE" w14:textId="77777777" w:rsidR="004219EF" w:rsidRDefault="004219EF" w:rsidP="004219EF">
      <w:pPr>
        <w:pStyle w:val="ab"/>
        <w:ind w:firstLine="420"/>
      </w:pPr>
    </w:p>
    <w:p w14:paraId="34993A89" w14:textId="77777777" w:rsidR="004219EF" w:rsidRDefault="004219EF" w:rsidP="004219EF">
      <w:pPr>
        <w:pStyle w:val="ab"/>
        <w:ind w:firstLine="420"/>
      </w:pPr>
      <w:r>
        <w:rPr>
          <w:rFonts w:hint="eastAsia"/>
        </w:rPr>
        <w:t>6</w:t>
      </w:r>
      <w:r>
        <w:t>.</w:t>
      </w:r>
      <w:r>
        <w:rPr>
          <w:rFonts w:hint="eastAsia"/>
        </w:rPr>
        <w:t>2补救措施</w:t>
      </w:r>
    </w:p>
    <w:p w14:paraId="756768BE" w14:textId="77777777" w:rsidR="004219EF" w:rsidRDefault="004219EF" w:rsidP="004219EF">
      <w:pPr>
        <w:pStyle w:val="ab"/>
        <w:ind w:firstLine="420"/>
      </w:pPr>
      <w:r>
        <w:rPr>
          <w:rFonts w:hint="eastAsia"/>
        </w:rPr>
        <w:t xml:space="preserve">    </w:t>
      </w:r>
    </w:p>
    <w:p w14:paraId="1B2A2C19" w14:textId="77777777" w:rsidR="004219EF" w:rsidRDefault="004219EF" w:rsidP="004219EF">
      <w:pPr>
        <w:pStyle w:val="ab"/>
        <w:numPr>
          <w:ilvl w:val="0"/>
          <w:numId w:val="32"/>
        </w:numPr>
        <w:tabs>
          <w:tab w:val="clear" w:pos="525"/>
          <w:tab w:val="num" w:pos="360"/>
        </w:tabs>
        <w:ind w:left="360" w:firstLine="420"/>
      </w:pPr>
      <w:r>
        <w:rPr>
          <w:rFonts w:hint="eastAsia"/>
        </w:rPr>
        <w:t>重新设置</w:t>
      </w:r>
    </w:p>
    <w:p w14:paraId="3BEA844A" w14:textId="77777777" w:rsidR="004219EF" w:rsidRDefault="004219EF" w:rsidP="004219EF">
      <w:pPr>
        <w:pStyle w:val="ab"/>
        <w:ind w:left="150" w:firstLine="420"/>
      </w:pPr>
    </w:p>
    <w:p w14:paraId="2EE1D01E" w14:textId="77777777" w:rsidR="004219EF" w:rsidRDefault="004219EF" w:rsidP="004219EF">
      <w:pPr>
        <w:pStyle w:val="ab"/>
        <w:ind w:firstLine="420"/>
        <w:rPr>
          <w:rFonts w:ascii="黑体" w:eastAsia="黑体"/>
        </w:rPr>
      </w:pPr>
      <w:r>
        <w:rPr>
          <w:rFonts w:ascii="黑体" w:eastAsia="黑体" w:hint="eastAsia"/>
        </w:rPr>
        <w:t>6</w:t>
      </w:r>
      <w:r>
        <w:rPr>
          <w:rFonts w:ascii="黑体" w:eastAsia="黑体"/>
        </w:rPr>
        <w:t>.</w:t>
      </w:r>
      <w:r>
        <w:rPr>
          <w:rFonts w:ascii="黑体" w:eastAsia="黑体" w:hint="eastAsia"/>
        </w:rPr>
        <w:t>3系统维护设计</w:t>
      </w:r>
    </w:p>
    <w:p w14:paraId="27F9E272" w14:textId="77777777" w:rsidR="004219EF" w:rsidRDefault="004219EF" w:rsidP="004219EF">
      <w:pPr>
        <w:pStyle w:val="ab"/>
        <w:ind w:firstLine="420"/>
      </w:pPr>
      <w:r>
        <w:t xml:space="preserve">  </w:t>
      </w:r>
      <w:r>
        <w:rPr>
          <w:rFonts w:hint="eastAsia"/>
        </w:rPr>
        <w:t xml:space="preserve">  代码</w:t>
      </w:r>
      <w:r>
        <w:t>安全概念贯穿整个开发</w:t>
      </w:r>
      <w:r>
        <w:rPr>
          <w:rFonts w:hint="eastAsia"/>
        </w:rPr>
        <w:t>过程中</w:t>
      </w:r>
      <w:r>
        <w:t>。</w:t>
      </w:r>
    </w:p>
    <w:p w14:paraId="2D0F5F87" w14:textId="2E9E8BF3" w:rsidR="004219EF" w:rsidRPr="004219EF" w:rsidRDefault="004219EF" w:rsidP="004219EF">
      <w:pPr>
        <w:ind w:firstLine="480"/>
        <w:rPr>
          <w:rFonts w:eastAsia="宋体" w:cs="Times New Roman"/>
          <w:sz w:val="21"/>
          <w:szCs w:val="24"/>
        </w:rPr>
      </w:pPr>
      <w:r>
        <w:br w:type="page"/>
      </w:r>
    </w:p>
    <w:p w14:paraId="114F231A" w14:textId="478CF34D" w:rsidR="008A149B" w:rsidRDefault="008A149B" w:rsidP="008A149B">
      <w:pPr>
        <w:pStyle w:val="-10"/>
        <w:ind w:firstLine="600"/>
        <w:jc w:val="both"/>
      </w:pPr>
      <w:bookmarkStart w:id="501" w:name="_Toc7254196"/>
      <w:r>
        <w:rPr>
          <w:rFonts w:hint="eastAsia"/>
        </w:rPr>
        <w:t>附录</w:t>
      </w:r>
      <w:r>
        <w:rPr>
          <w:rFonts w:hint="eastAsia"/>
        </w:rPr>
        <w:t xml:space="preserve">8 </w:t>
      </w:r>
      <w:r>
        <w:rPr>
          <w:rFonts w:hint="eastAsia"/>
        </w:rPr>
        <w:t>数据库</w:t>
      </w:r>
      <w:r>
        <w:t>设计说明</w:t>
      </w:r>
      <w:bookmarkEnd w:id="501"/>
    </w:p>
    <w:p w14:paraId="4555C87A" w14:textId="2FBAC923" w:rsidR="008A149B" w:rsidRDefault="008A149B" w:rsidP="008A149B">
      <w:pPr>
        <w:ind w:firstLine="880"/>
        <w:jc w:val="center"/>
        <w:rPr>
          <w:rFonts w:eastAsia="黑体"/>
          <w:sz w:val="44"/>
        </w:rPr>
      </w:pPr>
      <w:r>
        <w:rPr>
          <w:rFonts w:eastAsia="黑体"/>
          <w:noProof/>
          <w:sz w:val="44"/>
        </w:rPr>
        <mc:AlternateContent>
          <mc:Choice Requires="wps">
            <w:drawing>
              <wp:anchor distT="0" distB="0" distL="114300" distR="114300" simplePos="0" relativeHeight="251673600" behindDoc="0" locked="0" layoutInCell="0" allowOverlap="1" wp14:anchorId="4A7D55EA" wp14:editId="137FFA87">
                <wp:simplePos x="0" y="0"/>
                <wp:positionH relativeFrom="column">
                  <wp:posOffset>0</wp:posOffset>
                </wp:positionH>
                <wp:positionV relativeFrom="paragraph">
                  <wp:posOffset>495300</wp:posOffset>
                </wp:positionV>
                <wp:extent cx="5143500" cy="0"/>
                <wp:effectExtent l="0" t="0" r="0" b="0"/>
                <wp:wrapTopAndBottom/>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0F780" id="直接连接符 44"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fT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AxGvfT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06F8D255" w14:textId="77777777" w:rsidR="008A149B" w:rsidRDefault="008A149B" w:rsidP="008A149B">
      <w:pPr>
        <w:ind w:firstLine="880"/>
        <w:jc w:val="center"/>
        <w:rPr>
          <w:rFonts w:eastAsia="黑体"/>
          <w:sz w:val="44"/>
        </w:rPr>
      </w:pPr>
    </w:p>
    <w:p w14:paraId="12A9AA79" w14:textId="77777777" w:rsidR="008A149B" w:rsidRDefault="008A149B" w:rsidP="008A149B">
      <w:pPr>
        <w:ind w:firstLine="880"/>
        <w:jc w:val="center"/>
        <w:rPr>
          <w:rFonts w:eastAsia="黑体"/>
          <w:sz w:val="44"/>
        </w:rPr>
      </w:pPr>
      <w:r>
        <w:rPr>
          <w:rFonts w:eastAsia="黑体" w:hint="eastAsia"/>
          <w:sz w:val="44"/>
        </w:rPr>
        <w:t>数据库设计说明书</w:t>
      </w:r>
    </w:p>
    <w:p w14:paraId="11FDA227" w14:textId="77777777" w:rsidR="008A149B" w:rsidRDefault="008A149B" w:rsidP="008A149B">
      <w:pPr>
        <w:ind w:firstLine="560"/>
        <w:jc w:val="center"/>
        <w:rPr>
          <w:sz w:val="28"/>
        </w:rPr>
      </w:pPr>
    </w:p>
    <w:p w14:paraId="4A425C81" w14:textId="77777777" w:rsidR="008A149B" w:rsidRDefault="008A149B" w:rsidP="008A149B">
      <w:pPr>
        <w:ind w:firstLine="560"/>
        <w:jc w:val="center"/>
        <w:rPr>
          <w:sz w:val="28"/>
        </w:rPr>
      </w:pPr>
      <w:r>
        <w:rPr>
          <w:rFonts w:hint="eastAsia"/>
          <w:sz w:val="28"/>
        </w:rPr>
        <w:t>[V</w:t>
      </w:r>
      <w:r>
        <w:rPr>
          <w:sz w:val="28"/>
        </w:rPr>
        <w:t>1.0</w:t>
      </w:r>
      <w:r>
        <w:rPr>
          <w:rFonts w:hint="eastAsia"/>
          <w:sz w:val="28"/>
        </w:rPr>
        <w:t>]</w:t>
      </w:r>
    </w:p>
    <w:p w14:paraId="6EE38C63" w14:textId="77777777" w:rsidR="008A149B" w:rsidRDefault="008A149B" w:rsidP="008A149B">
      <w:pPr>
        <w:ind w:firstLine="560"/>
        <w:jc w:val="center"/>
        <w:rPr>
          <w:sz w:val="28"/>
        </w:rPr>
      </w:pPr>
    </w:p>
    <w:p w14:paraId="2A8DB5C4" w14:textId="77777777" w:rsidR="008A149B" w:rsidRDefault="008A149B" w:rsidP="008A149B">
      <w:pPr>
        <w:ind w:firstLine="560"/>
        <w:jc w:val="center"/>
        <w:rPr>
          <w:sz w:val="28"/>
        </w:rPr>
      </w:pPr>
    </w:p>
    <w:p w14:paraId="1982E72A" w14:textId="77777777" w:rsidR="008A149B" w:rsidRDefault="008A149B" w:rsidP="008A149B">
      <w:pPr>
        <w:ind w:firstLine="560"/>
        <w:jc w:val="center"/>
        <w:rPr>
          <w:sz w:val="28"/>
        </w:rPr>
      </w:pPr>
    </w:p>
    <w:p w14:paraId="4DEAEA42" w14:textId="77777777" w:rsidR="008A149B" w:rsidRDefault="008A149B" w:rsidP="008A149B">
      <w:pPr>
        <w:ind w:firstLine="480"/>
      </w:pPr>
    </w:p>
    <w:p w14:paraId="4829C210" w14:textId="77777777" w:rsidR="008A149B" w:rsidRDefault="008A149B" w:rsidP="008A149B">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proofErr w:type="gramStart"/>
      <w:r>
        <w:rPr>
          <w:rFonts w:hint="eastAsia"/>
          <w:sz w:val="28"/>
        </w:rPr>
        <w:t>邵</w:t>
      </w:r>
      <w:proofErr w:type="gramEnd"/>
      <w:r>
        <w:rPr>
          <w:rFonts w:hint="eastAsia"/>
          <w:sz w:val="28"/>
        </w:rPr>
        <w:t>欣欣</w:t>
      </w:r>
      <w:r>
        <w:rPr>
          <w:sz w:val="28"/>
        </w:rPr>
        <w:t>____________</w:t>
      </w:r>
    </w:p>
    <w:p w14:paraId="0506C2B9" w14:textId="77777777" w:rsidR="008A149B" w:rsidRDefault="008A149B" w:rsidP="008A149B">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w:t>
      </w:r>
      <w:r>
        <w:rPr>
          <w:rFonts w:hint="eastAsia"/>
          <w:sz w:val="28"/>
        </w:rPr>
        <w:t>王海舟</w:t>
      </w:r>
      <w:r>
        <w:rPr>
          <w:sz w:val="28"/>
        </w:rPr>
        <w:t>_____________</w:t>
      </w:r>
    </w:p>
    <w:p w14:paraId="6F68DDB0" w14:textId="77777777" w:rsidR="008A149B" w:rsidRDefault="008A149B" w:rsidP="008A149B">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250DA8C4" w14:textId="77777777" w:rsidR="008A149B" w:rsidRDefault="008A149B" w:rsidP="008A149B">
      <w:pPr>
        <w:ind w:firstLine="560"/>
        <w:jc w:val="center"/>
        <w:rPr>
          <w:sz w:val="28"/>
        </w:rPr>
      </w:pPr>
    </w:p>
    <w:p w14:paraId="18103C8D" w14:textId="77777777" w:rsidR="008A149B" w:rsidRDefault="008A149B" w:rsidP="008A149B">
      <w:pPr>
        <w:ind w:firstLine="560"/>
        <w:jc w:val="center"/>
        <w:rPr>
          <w:sz w:val="28"/>
        </w:rPr>
      </w:pPr>
    </w:p>
    <w:p w14:paraId="41EF9C6D" w14:textId="77777777" w:rsidR="008A149B" w:rsidRDefault="008A149B" w:rsidP="008A149B">
      <w:pPr>
        <w:ind w:firstLine="560"/>
        <w:jc w:val="center"/>
        <w:rPr>
          <w:sz w:val="28"/>
        </w:rPr>
      </w:pPr>
    </w:p>
    <w:p w14:paraId="2050EC13" w14:textId="77777777" w:rsidR="008A149B" w:rsidRDefault="008A149B" w:rsidP="008A149B">
      <w:pPr>
        <w:ind w:firstLine="560"/>
        <w:jc w:val="center"/>
        <w:rPr>
          <w:sz w:val="28"/>
        </w:rPr>
      </w:pPr>
    </w:p>
    <w:p w14:paraId="70F25B89" w14:textId="26B42B46" w:rsidR="008A149B" w:rsidRPr="008A149B" w:rsidRDefault="008A149B" w:rsidP="008A149B">
      <w:pPr>
        <w:ind w:firstLine="560"/>
        <w:jc w:val="center"/>
        <w:rPr>
          <w:sz w:val="28"/>
        </w:rPr>
      </w:pPr>
      <w:r>
        <w:rPr>
          <w:rFonts w:hint="eastAsia"/>
          <w:sz w:val="28"/>
        </w:rPr>
        <w:t>[</w:t>
      </w:r>
      <w:r>
        <w:rPr>
          <w:rFonts w:hint="eastAsia"/>
          <w:sz w:val="28"/>
        </w:rPr>
        <w:t>二零一九年三月二十六日</w:t>
      </w:r>
      <w:r>
        <w:rPr>
          <w:rFonts w:hint="eastAsia"/>
          <w:sz w:val="28"/>
        </w:rPr>
        <w:t>]</w:t>
      </w:r>
      <w:r>
        <w:rPr>
          <w:rFonts w:hint="eastAsia"/>
        </w:rPr>
        <w:t xml:space="preserve"> </w:t>
      </w:r>
    </w:p>
    <w:p w14:paraId="1CAE91CE" w14:textId="77777777" w:rsidR="008A149B" w:rsidRDefault="008A149B" w:rsidP="00CD5E67">
      <w:pPr>
        <w:pStyle w:val="3"/>
        <w:ind w:firstLine="643"/>
      </w:pPr>
      <w:r>
        <w:rPr>
          <w:rFonts w:hint="eastAsia"/>
        </w:rPr>
        <w:t>1.</w:t>
      </w:r>
      <w:r>
        <w:rPr>
          <w:rFonts w:hint="eastAsia"/>
        </w:rPr>
        <w:t>引言</w:t>
      </w:r>
    </w:p>
    <w:p w14:paraId="701C4933" w14:textId="77777777" w:rsidR="008A149B" w:rsidRDefault="008A149B" w:rsidP="008A149B">
      <w:pPr>
        <w:pStyle w:val="ab"/>
        <w:ind w:firstLine="420"/>
        <w:rPr>
          <w:rFonts w:ascii="黑体" w:eastAsia="黑体"/>
        </w:rPr>
      </w:pPr>
      <w:r>
        <w:rPr>
          <w:rFonts w:ascii="黑体" w:eastAsia="黑体" w:hint="eastAsia"/>
        </w:rPr>
        <w:t>1.1编写目的</w:t>
      </w:r>
    </w:p>
    <w:p w14:paraId="083120AB" w14:textId="77777777" w:rsidR="008A149B" w:rsidRPr="005A3ECA" w:rsidRDefault="008A149B" w:rsidP="008A149B">
      <w:pPr>
        <w:pStyle w:val="ab"/>
        <w:ind w:firstLine="420"/>
      </w:pPr>
      <w:r>
        <w:rPr>
          <w:rFonts w:hint="eastAsia"/>
        </w:rPr>
        <w:t>本文档对应项目：基于代码混淆的web站点动态防御系统。</w:t>
      </w:r>
    </w:p>
    <w:p w14:paraId="5FBEEC67" w14:textId="77777777" w:rsidR="008A149B" w:rsidRDefault="008A149B" w:rsidP="008A149B">
      <w:pPr>
        <w:pStyle w:val="ab"/>
        <w:ind w:firstLine="420"/>
      </w:pPr>
      <w:r>
        <w:rPr>
          <w:rFonts w:hint="eastAsia"/>
        </w:rPr>
        <w:t>本</w:t>
      </w:r>
      <w:r>
        <w:t>详细设计说明书</w:t>
      </w:r>
      <w:r>
        <w:rPr>
          <w:rFonts w:hint="eastAsia"/>
        </w:rPr>
        <w:t>是为了</w:t>
      </w:r>
      <w:r>
        <w:t>实现系统</w:t>
      </w:r>
      <w:r>
        <w:rPr>
          <w:rFonts w:hint="eastAsia"/>
        </w:rPr>
        <w:t>的功能</w:t>
      </w:r>
      <w:r>
        <w:t>，进行</w:t>
      </w:r>
      <w:r>
        <w:rPr>
          <w:rFonts w:hint="eastAsia"/>
        </w:rPr>
        <w:t>的数据库说明</w:t>
      </w:r>
      <w:r>
        <w:t>。</w:t>
      </w:r>
      <w:r>
        <w:rPr>
          <w:rFonts w:hint="eastAsia"/>
        </w:rPr>
        <w:t>详细描述</w:t>
      </w:r>
      <w:r>
        <w:t>数据库设计</w:t>
      </w:r>
      <w:r>
        <w:rPr>
          <w:rFonts w:hint="eastAsia"/>
        </w:rPr>
        <w:t>。</w:t>
      </w:r>
    </w:p>
    <w:p w14:paraId="3A8012AB" w14:textId="77777777" w:rsidR="008A149B" w:rsidRPr="005A3ECA" w:rsidRDefault="008A149B" w:rsidP="008A149B">
      <w:pPr>
        <w:pStyle w:val="ab"/>
        <w:ind w:firstLine="420"/>
      </w:pPr>
      <w:r>
        <w:rPr>
          <w:rFonts w:hint="eastAsia"/>
        </w:rPr>
        <w:t>本“数据库设计说明书”主要用于：指导数据库实现</w:t>
      </w:r>
      <w:r>
        <w:t>，指定数据库标准，指导软件开发</w:t>
      </w:r>
      <w:r>
        <w:rPr>
          <w:rFonts w:hint="eastAsia"/>
        </w:rPr>
        <w:t>。</w:t>
      </w:r>
    </w:p>
    <w:p w14:paraId="5E590F7F" w14:textId="77777777" w:rsidR="008A149B" w:rsidRPr="003002F0" w:rsidRDefault="008A149B" w:rsidP="008A149B">
      <w:pPr>
        <w:pStyle w:val="ab"/>
        <w:ind w:firstLine="420"/>
      </w:pPr>
    </w:p>
    <w:p w14:paraId="19B47220" w14:textId="77777777" w:rsidR="008A149B" w:rsidRDefault="008A149B" w:rsidP="008A149B">
      <w:pPr>
        <w:pStyle w:val="ab"/>
        <w:ind w:firstLine="420"/>
        <w:rPr>
          <w:rFonts w:ascii="黑体" w:eastAsia="黑体"/>
        </w:rPr>
      </w:pPr>
      <w:r>
        <w:rPr>
          <w:rFonts w:ascii="黑体" w:eastAsia="黑体" w:hint="eastAsia"/>
        </w:rPr>
        <w:t>1.2背景</w:t>
      </w:r>
    </w:p>
    <w:p w14:paraId="3A8AFA2F" w14:textId="77777777" w:rsidR="008A149B" w:rsidRDefault="008A149B" w:rsidP="008A149B">
      <w:pPr>
        <w:pStyle w:val="ab"/>
        <w:numPr>
          <w:ilvl w:val="0"/>
          <w:numId w:val="28"/>
        </w:numPr>
        <w:tabs>
          <w:tab w:val="clear" w:pos="493"/>
          <w:tab w:val="num" w:pos="540"/>
        </w:tabs>
        <w:ind w:left="540" w:firstLine="420"/>
      </w:pPr>
      <w:r>
        <w:rPr>
          <w:rFonts w:hint="eastAsia"/>
        </w:rPr>
        <w:t>基于代码混淆的</w:t>
      </w:r>
      <w:r>
        <w:t>W</w:t>
      </w:r>
      <w:r>
        <w:rPr>
          <w:rFonts w:hint="eastAsia"/>
        </w:rPr>
        <w:t>eb站点动态防御系统</w:t>
      </w:r>
    </w:p>
    <w:p w14:paraId="00ACBEA3" w14:textId="77777777" w:rsidR="008A149B" w:rsidRDefault="008A149B" w:rsidP="008A149B">
      <w:pPr>
        <w:pStyle w:val="ab"/>
        <w:numPr>
          <w:ilvl w:val="0"/>
          <w:numId w:val="28"/>
        </w:numPr>
        <w:tabs>
          <w:tab w:val="clear" w:pos="493"/>
          <w:tab w:val="num" w:pos="540"/>
        </w:tabs>
        <w:ind w:left="540" w:firstLine="420"/>
      </w:pPr>
      <w:r>
        <w:rPr>
          <w:rFonts w:hint="eastAsia"/>
        </w:rPr>
        <w:t>任务提出者：</w:t>
      </w:r>
      <w:proofErr w:type="gramStart"/>
      <w:r>
        <w:t>邵</w:t>
      </w:r>
      <w:proofErr w:type="gramEnd"/>
      <w:r>
        <w:t>欣欣；</w:t>
      </w:r>
      <w:r>
        <w:rPr>
          <w:rFonts w:hint="eastAsia"/>
        </w:rPr>
        <w:t>开发者：</w:t>
      </w:r>
      <w:proofErr w:type="gramStart"/>
      <w:r>
        <w:t>邵</w:t>
      </w:r>
      <w:proofErr w:type="gramEnd"/>
      <w:r>
        <w:t>欣欣；</w:t>
      </w:r>
      <w:r>
        <w:rPr>
          <w:rFonts w:hint="eastAsia"/>
        </w:rPr>
        <w:t>用户：</w:t>
      </w:r>
      <w:r>
        <w:t>网站</w:t>
      </w:r>
      <w:r>
        <w:rPr>
          <w:rFonts w:hint="eastAsia"/>
        </w:rPr>
        <w:t>开发人员</w:t>
      </w:r>
    </w:p>
    <w:p w14:paraId="7E1A135B" w14:textId="77777777" w:rsidR="008A149B" w:rsidRDefault="008A149B" w:rsidP="008A149B">
      <w:pPr>
        <w:pStyle w:val="ab"/>
        <w:ind w:firstLine="420"/>
        <w:rPr>
          <w:rFonts w:ascii="黑体" w:eastAsia="黑体"/>
        </w:rPr>
      </w:pPr>
      <w:r>
        <w:rPr>
          <w:rFonts w:ascii="黑体" w:eastAsia="黑体" w:hint="eastAsia"/>
        </w:rPr>
        <w:t>1.3定义</w:t>
      </w:r>
    </w:p>
    <w:p w14:paraId="49658757" w14:textId="77777777" w:rsidR="008A149B" w:rsidRDefault="008A149B" w:rsidP="008A149B">
      <w:pPr>
        <w:pStyle w:val="ab"/>
        <w:ind w:firstLine="420"/>
      </w:pPr>
      <w:r>
        <w:rPr>
          <w:rFonts w:hint="eastAsia"/>
        </w:rPr>
        <w:t xml:space="preserve">    无</w:t>
      </w:r>
    </w:p>
    <w:p w14:paraId="5705EE98" w14:textId="77777777" w:rsidR="008A149B" w:rsidRDefault="008A149B" w:rsidP="008A149B">
      <w:pPr>
        <w:pStyle w:val="ab"/>
        <w:ind w:firstLine="420"/>
        <w:rPr>
          <w:rFonts w:ascii="黑体" w:eastAsia="黑体"/>
        </w:rPr>
      </w:pPr>
      <w:r>
        <w:rPr>
          <w:rFonts w:ascii="黑体" w:eastAsia="黑体" w:hint="eastAsia"/>
        </w:rPr>
        <w:t>1.4参考资料</w:t>
      </w:r>
    </w:p>
    <w:p w14:paraId="199F1CD4" w14:textId="77777777" w:rsidR="008A149B" w:rsidRPr="00F847A6" w:rsidRDefault="008A149B" w:rsidP="008A149B">
      <w:pPr>
        <w:pStyle w:val="ab"/>
        <w:ind w:firstLine="422"/>
      </w:pPr>
      <w:r>
        <w:rPr>
          <w:rFonts w:hint="eastAsia"/>
          <w:b/>
        </w:rPr>
        <w:t xml:space="preserve">   </w:t>
      </w:r>
      <w:r w:rsidRPr="00F847A6">
        <w:rPr>
          <w:rFonts w:hint="eastAsia"/>
        </w:rPr>
        <w:t xml:space="preserve"> 无</w:t>
      </w:r>
    </w:p>
    <w:p w14:paraId="0821C22B" w14:textId="77777777" w:rsidR="008A149B" w:rsidRDefault="008A149B" w:rsidP="00CD5E67">
      <w:pPr>
        <w:pStyle w:val="3"/>
        <w:ind w:firstLine="643"/>
        <w:rPr>
          <w:rFonts w:ascii="楷体_GB2312" w:eastAsia="楷体_GB2312"/>
        </w:rPr>
      </w:pPr>
      <w:r>
        <w:rPr>
          <w:rFonts w:ascii="楷体_GB2312" w:eastAsia="楷体_GB2312" w:hint="eastAsia"/>
        </w:rPr>
        <w:t>2．外部设计</w:t>
      </w:r>
    </w:p>
    <w:p w14:paraId="1222943C" w14:textId="77777777" w:rsidR="008A149B" w:rsidRDefault="008A149B" w:rsidP="008A149B">
      <w:pPr>
        <w:pStyle w:val="ab"/>
        <w:ind w:firstLine="420"/>
        <w:rPr>
          <w:rFonts w:ascii="黑体" w:eastAsia="黑体"/>
        </w:rPr>
      </w:pPr>
      <w:r>
        <w:rPr>
          <w:rFonts w:ascii="黑体" w:eastAsia="黑体"/>
        </w:rPr>
        <w:t>1.</w:t>
      </w:r>
      <w:r>
        <w:rPr>
          <w:rFonts w:ascii="黑体" w:eastAsia="黑体" w:hint="eastAsia"/>
        </w:rPr>
        <w:t>1标识符的状态</w:t>
      </w:r>
    </w:p>
    <w:p w14:paraId="539D8681" w14:textId="77777777" w:rsidR="008A149B" w:rsidRDefault="008A149B" w:rsidP="008A149B">
      <w:pPr>
        <w:pStyle w:val="ab"/>
        <w:ind w:firstLine="420"/>
      </w:pPr>
    </w:p>
    <w:p w14:paraId="5D3DF25B" w14:textId="77777777" w:rsidR="008A149B" w:rsidRDefault="008A149B" w:rsidP="008A149B">
      <w:pPr>
        <w:pStyle w:val="ab"/>
        <w:ind w:firstLine="420"/>
      </w:pPr>
      <w:r>
        <w:rPr>
          <w:rFonts w:hint="eastAsia"/>
        </w:rPr>
        <w:t>数据单位元</w:t>
      </w:r>
      <w:r>
        <w:t>：</w:t>
      </w:r>
      <w:r w:rsidRPr="004F241D">
        <w:rPr>
          <w:rFonts w:ascii="Times New Roman" w:eastAsia="黑体" w:hAnsi="Times New Roman" w:cs="Times New Roman"/>
          <w:szCs w:val="24"/>
        </w:rPr>
        <w:t>ngx_http_ipslab_node_t</w:t>
      </w:r>
      <w:r>
        <w:rPr>
          <w:rFonts w:ascii="Times New Roman" w:eastAsia="黑体" w:hAnsi="Times New Roman"/>
          <w:szCs w:val="24"/>
        </w:rPr>
        <w:t xml:space="preserve"> </w:t>
      </w:r>
    </w:p>
    <w:p w14:paraId="2C8771B0" w14:textId="77777777" w:rsidR="008A149B" w:rsidRDefault="008A149B" w:rsidP="008A149B">
      <w:pPr>
        <w:pStyle w:val="ab"/>
        <w:ind w:firstLine="420"/>
        <w:rPr>
          <w:rFonts w:ascii="Times New Roman" w:hAnsi="Times New Roman"/>
          <w:bCs/>
          <w:color w:val="000000"/>
          <w:szCs w:val="24"/>
        </w:rPr>
      </w:pPr>
      <w:r>
        <w:rPr>
          <w:rFonts w:hint="eastAsia"/>
        </w:rPr>
        <w:t>数据</w:t>
      </w:r>
      <w:r>
        <w:t>库</w:t>
      </w:r>
      <w:r>
        <w:rPr>
          <w:rFonts w:hint="eastAsia"/>
        </w:rPr>
        <w:t>对数据单元</w:t>
      </w:r>
      <w:r>
        <w:t>的组织结构：</w:t>
      </w:r>
      <w:r w:rsidRPr="00C95F7A">
        <w:rPr>
          <w:rFonts w:ascii="Times New Roman" w:hAnsi="Times New Roman" w:cs="Times New Roman"/>
          <w:bCs/>
          <w:color w:val="000000"/>
          <w:szCs w:val="24"/>
        </w:rPr>
        <w:t>ngx_rbtree_t</w:t>
      </w:r>
      <w:r>
        <w:rPr>
          <w:rFonts w:ascii="Times New Roman" w:hAnsi="Times New Roman"/>
          <w:bCs/>
          <w:color w:val="000000"/>
          <w:szCs w:val="24"/>
        </w:rPr>
        <w:t xml:space="preserve"> </w:t>
      </w:r>
    </w:p>
    <w:p w14:paraId="6321449A" w14:textId="77777777" w:rsidR="008A149B" w:rsidRDefault="008A149B" w:rsidP="008A149B">
      <w:pPr>
        <w:pStyle w:val="ab"/>
        <w:ind w:firstLine="420"/>
        <w:rPr>
          <w:rFonts w:ascii="Times New Roman" w:eastAsia="黑体" w:hAnsi="Times New Roman"/>
          <w:szCs w:val="24"/>
        </w:rPr>
      </w:pPr>
      <w:r>
        <w:rPr>
          <w:rFonts w:ascii="Times New Roman" w:hAnsi="Times New Roman" w:hint="eastAsia"/>
          <w:bCs/>
          <w:color w:val="000000"/>
          <w:szCs w:val="24"/>
        </w:rPr>
        <w:t>数据库本身</w:t>
      </w:r>
      <w:r>
        <w:rPr>
          <w:rFonts w:ascii="Times New Roman" w:hAnsi="Times New Roman"/>
          <w:bCs/>
          <w:color w:val="000000"/>
          <w:szCs w:val="24"/>
        </w:rPr>
        <w:t>的管理结构：</w:t>
      </w:r>
      <w:r w:rsidRPr="00C95F7A">
        <w:rPr>
          <w:rFonts w:ascii="Times New Roman" w:eastAsia="黑体" w:hAnsi="Times New Roman" w:cs="Times New Roman"/>
          <w:szCs w:val="24"/>
        </w:rPr>
        <w:t>ngx_http_ipslab_shm_t</w:t>
      </w:r>
    </w:p>
    <w:p w14:paraId="0E51B5B8" w14:textId="77777777" w:rsidR="008A149B" w:rsidRDefault="008A149B" w:rsidP="008A149B">
      <w:pPr>
        <w:pStyle w:val="ab"/>
        <w:ind w:firstLine="420"/>
      </w:pPr>
    </w:p>
    <w:p w14:paraId="6FB50B4A" w14:textId="77777777" w:rsidR="008A149B" w:rsidRDefault="008A149B" w:rsidP="008A149B">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2使用它的程序</w:t>
      </w:r>
    </w:p>
    <w:p w14:paraId="0F7EFF9C" w14:textId="77777777" w:rsidR="008A149B" w:rsidRDefault="008A149B" w:rsidP="008A149B">
      <w:pPr>
        <w:pStyle w:val="ab"/>
        <w:ind w:firstLine="420"/>
      </w:pPr>
    </w:p>
    <w:p w14:paraId="1620C28A" w14:textId="77777777" w:rsidR="008A149B" w:rsidRDefault="008A149B" w:rsidP="008A149B">
      <w:pPr>
        <w:pStyle w:val="ab"/>
        <w:ind w:firstLine="420"/>
      </w:pPr>
      <w:r>
        <w:rPr>
          <w:rFonts w:hint="eastAsia"/>
        </w:rPr>
        <w:t>函数</w:t>
      </w:r>
      <w:r w:rsidRPr="00874BD2">
        <w:t>ngx_http_ipslab_lookup_ID_update_forward</w:t>
      </w:r>
      <w:r>
        <w:t xml:space="preserve"> </w:t>
      </w:r>
    </w:p>
    <w:p w14:paraId="01D3EAD3" w14:textId="77777777" w:rsidR="008A149B" w:rsidRPr="00874BD2" w:rsidRDefault="008A149B" w:rsidP="008A149B">
      <w:pPr>
        <w:pStyle w:val="ab"/>
        <w:ind w:firstLine="420"/>
      </w:pPr>
    </w:p>
    <w:p w14:paraId="39E44717" w14:textId="77777777" w:rsidR="008A149B" w:rsidRDefault="008A149B" w:rsidP="008A149B">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3约定</w:t>
      </w:r>
    </w:p>
    <w:p w14:paraId="05881E2B" w14:textId="77777777" w:rsidR="008A149B" w:rsidRDefault="008A149B" w:rsidP="008A149B">
      <w:pPr>
        <w:pStyle w:val="ab"/>
        <w:ind w:firstLine="420"/>
      </w:pPr>
    </w:p>
    <w:p w14:paraId="51FA15D0" w14:textId="77777777" w:rsidR="008A149B" w:rsidRDefault="008A149B" w:rsidP="008A149B">
      <w:pPr>
        <w:pStyle w:val="ab"/>
        <w:ind w:firstLine="420"/>
      </w:pPr>
      <w:r>
        <w:rPr>
          <w:rFonts w:hint="eastAsia"/>
        </w:rPr>
        <w:t>数据库内数据</w:t>
      </w:r>
      <w:r>
        <w:t>更新法则：MD5</w:t>
      </w:r>
      <w:r>
        <w:rPr>
          <w:rFonts w:hint="eastAsia"/>
        </w:rPr>
        <w:t>算法</w:t>
      </w:r>
      <w:r>
        <w:t>从上一个数据得到下一个数据</w:t>
      </w:r>
    </w:p>
    <w:p w14:paraId="02239D44" w14:textId="77777777" w:rsidR="008A149B" w:rsidRDefault="008A149B" w:rsidP="008A149B">
      <w:pPr>
        <w:pStyle w:val="ab"/>
        <w:ind w:firstLine="420"/>
      </w:pPr>
    </w:p>
    <w:p w14:paraId="2B54DEDF" w14:textId="77777777" w:rsidR="008A149B" w:rsidRDefault="008A149B" w:rsidP="008A149B">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4专门指导</w:t>
      </w:r>
    </w:p>
    <w:p w14:paraId="71F6C815" w14:textId="77777777" w:rsidR="008A149B" w:rsidRDefault="008A149B" w:rsidP="008A149B">
      <w:pPr>
        <w:pStyle w:val="ab"/>
        <w:ind w:firstLine="420"/>
      </w:pPr>
    </w:p>
    <w:p w14:paraId="2366D1E1" w14:textId="77777777" w:rsidR="008A149B" w:rsidRDefault="008A149B" w:rsidP="008A149B">
      <w:pPr>
        <w:pStyle w:val="ab"/>
        <w:ind w:firstLine="420"/>
      </w:pPr>
      <w:r>
        <w:rPr>
          <w:rFonts w:hint="eastAsia"/>
        </w:rPr>
        <w:t>参考</w:t>
      </w:r>
      <w:r>
        <w:t>文献：</w:t>
      </w:r>
      <w:r w:rsidRPr="00020587">
        <w:rPr>
          <w:rFonts w:hint="eastAsia"/>
        </w:rPr>
        <w:t>[</w:t>
      </w:r>
      <w:r>
        <w:t>1</w:t>
      </w:r>
      <w:r w:rsidRPr="00020587">
        <w:rPr>
          <w:rFonts w:hint="eastAsia"/>
        </w:rPr>
        <w:t>] 陶辉.深入理解Nginx-模块开发与架构解析第二版[M].北京：机械工业出版社，</w:t>
      </w:r>
      <w:r>
        <w:rPr>
          <w:rFonts w:hint="eastAsia"/>
        </w:rPr>
        <w:t>2016:590</w:t>
      </w:r>
      <w:r>
        <w:t>-605</w:t>
      </w:r>
    </w:p>
    <w:p w14:paraId="3A8E6F25" w14:textId="77777777" w:rsidR="008A149B" w:rsidRDefault="008A149B" w:rsidP="008A149B">
      <w:pPr>
        <w:pStyle w:val="ab"/>
        <w:ind w:firstLine="420"/>
      </w:pPr>
    </w:p>
    <w:p w14:paraId="054AA015" w14:textId="77777777" w:rsidR="008A149B" w:rsidRDefault="008A149B" w:rsidP="008A149B">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5支持软件</w:t>
      </w:r>
    </w:p>
    <w:p w14:paraId="1AEBFD9A" w14:textId="77777777" w:rsidR="008A149B" w:rsidRDefault="008A149B" w:rsidP="008A149B">
      <w:pPr>
        <w:pStyle w:val="ab"/>
        <w:ind w:firstLine="420"/>
        <w:rPr>
          <w:rFonts w:ascii="楷体_GB2312" w:eastAsia="楷体_GB2312"/>
        </w:rPr>
      </w:pPr>
      <w:r>
        <w:rPr>
          <w:rFonts w:hint="eastAsia"/>
        </w:rPr>
        <w:t xml:space="preserve">    </w:t>
      </w:r>
      <w:r>
        <w:t>Nginx</w:t>
      </w:r>
      <w:r>
        <w:rPr>
          <w:rFonts w:hint="eastAsia"/>
        </w:rPr>
        <w:t>的内部模块</w:t>
      </w:r>
      <w:r>
        <w:t>：slab</w:t>
      </w:r>
      <w:r>
        <w:rPr>
          <w:rFonts w:hint="eastAsia"/>
        </w:rPr>
        <w:t>是</w:t>
      </w:r>
      <w:r>
        <w:t>必</w:t>
      </w:r>
      <w:r>
        <w:rPr>
          <w:rFonts w:hint="eastAsia"/>
        </w:rPr>
        <w:t>需</w:t>
      </w:r>
      <w:r>
        <w:t>的支持。</w:t>
      </w:r>
    </w:p>
    <w:p w14:paraId="6A6CCAB8" w14:textId="77777777" w:rsidR="008A149B" w:rsidRDefault="008A149B" w:rsidP="00CD5E67">
      <w:pPr>
        <w:pStyle w:val="3"/>
        <w:ind w:firstLine="643"/>
        <w:rPr>
          <w:rFonts w:ascii="楷体_GB2312" w:eastAsia="楷体_GB2312"/>
        </w:rPr>
      </w:pPr>
      <w:r>
        <w:rPr>
          <w:rFonts w:ascii="楷体_GB2312" w:eastAsia="楷体_GB2312" w:hint="eastAsia"/>
        </w:rPr>
        <w:t>3</w:t>
      </w:r>
      <w:r>
        <w:rPr>
          <w:rFonts w:hint="eastAsia"/>
        </w:rPr>
        <w:t>．</w:t>
      </w:r>
      <w:r>
        <w:rPr>
          <w:rFonts w:ascii="楷体_GB2312" w:eastAsia="楷体_GB2312" w:hint="eastAsia"/>
        </w:rPr>
        <w:t>结构设计</w:t>
      </w:r>
    </w:p>
    <w:p w14:paraId="6AA9E383" w14:textId="77777777" w:rsidR="008A149B" w:rsidRPr="00243A11" w:rsidRDefault="008A149B" w:rsidP="008A149B">
      <w:pPr>
        <w:pStyle w:val="af"/>
      </w:pPr>
      <w:r>
        <w:t>本系统的数据库设计并非一般意义上的外部数据库</w:t>
      </w:r>
      <w:r>
        <w:rPr>
          <w:rFonts w:hint="eastAsia"/>
        </w:rPr>
        <w:t>。</w:t>
      </w:r>
      <w:r>
        <w:t>它使用</w:t>
      </w:r>
      <w:r>
        <w:rPr>
          <w:rFonts w:hint="eastAsia"/>
        </w:rPr>
        <w:t>Nginx</w:t>
      </w:r>
      <w:r>
        <w:t>内部提供的</w:t>
      </w:r>
      <w:r>
        <w:t>slab</w:t>
      </w:r>
      <w:r>
        <w:t>共享内存技术来开辟出一块区域来</w:t>
      </w:r>
      <w:r>
        <w:rPr>
          <w:rFonts w:hint="eastAsia"/>
        </w:rPr>
        <w:t>提供</w:t>
      </w:r>
      <w:r>
        <w:t>数据访问</w:t>
      </w:r>
      <w:r>
        <w:rPr>
          <w:rFonts w:hint="eastAsia"/>
        </w:rPr>
        <w:t>，</w:t>
      </w:r>
      <w:r>
        <w:t>优点是解决了</w:t>
      </w:r>
      <w:r>
        <w:t>Nginx</w:t>
      </w:r>
      <w:r>
        <w:rPr>
          <w:rFonts w:hint="eastAsia"/>
        </w:rPr>
        <w:t>架构中</w:t>
      </w:r>
      <w:r>
        <w:t>各模块之间的通信问题</w:t>
      </w:r>
      <w:r>
        <w:rPr>
          <w:rFonts w:hint="eastAsia"/>
        </w:rPr>
        <w:t>。</w:t>
      </w:r>
      <w:r>
        <w:t>缺点是</w:t>
      </w:r>
      <w:r>
        <w:rPr>
          <w:rFonts w:hint="eastAsia"/>
        </w:rPr>
        <w:t>共享内存</w:t>
      </w:r>
      <w:r>
        <w:t>提供的区域是有限的</w:t>
      </w:r>
      <w:r>
        <w:rPr>
          <w:rFonts w:hint="eastAsia"/>
        </w:rPr>
        <w:t>，</w:t>
      </w:r>
      <w:r>
        <w:t>当数据太多时，频繁</w:t>
      </w:r>
      <w:proofErr w:type="gramStart"/>
      <w:r>
        <w:t>淘汰再</w:t>
      </w:r>
      <w:proofErr w:type="gramEnd"/>
      <w:r>
        <w:t>新建会</w:t>
      </w:r>
      <w:r>
        <w:rPr>
          <w:rFonts w:hint="eastAsia"/>
        </w:rPr>
        <w:t>影响</w:t>
      </w:r>
      <w:r>
        <w:t>性能</w:t>
      </w:r>
      <w:r>
        <w:rPr>
          <w:rFonts w:hint="eastAsia"/>
        </w:rPr>
        <w:t>。</w:t>
      </w:r>
    </w:p>
    <w:p w14:paraId="1289FD4C" w14:textId="77777777" w:rsidR="008A149B" w:rsidRDefault="008A149B" w:rsidP="00CD5E67">
      <w:pPr>
        <w:pStyle w:val="3"/>
        <w:ind w:firstLine="643"/>
        <w:rPr>
          <w:rFonts w:ascii="楷体_GB2312" w:eastAsia="楷体_GB2312"/>
        </w:rPr>
      </w:pPr>
      <w:r>
        <w:rPr>
          <w:rFonts w:ascii="楷体_GB2312" w:eastAsia="楷体_GB2312" w:hint="eastAsia"/>
        </w:rPr>
        <w:t>4．运用设计</w:t>
      </w:r>
    </w:p>
    <w:p w14:paraId="52C704E1" w14:textId="77777777" w:rsidR="008A149B" w:rsidRDefault="008A149B" w:rsidP="008A149B">
      <w:pPr>
        <w:pStyle w:val="ab"/>
        <w:ind w:firstLine="420"/>
        <w:rPr>
          <w:rFonts w:ascii="黑体" w:eastAsia="黑体"/>
        </w:rPr>
      </w:pPr>
      <w:r>
        <w:rPr>
          <w:rFonts w:ascii="黑体" w:eastAsia="黑体"/>
        </w:rPr>
        <w:t>4.</w:t>
      </w:r>
      <w:r>
        <w:rPr>
          <w:rFonts w:ascii="黑体" w:eastAsia="黑体" w:hint="eastAsia"/>
        </w:rPr>
        <w:t>1数据字典设计</w:t>
      </w:r>
    </w:p>
    <w:p w14:paraId="38131563" w14:textId="77777777" w:rsidR="008A149B" w:rsidRPr="00710C39" w:rsidRDefault="008A149B" w:rsidP="008A149B">
      <w:pPr>
        <w:spacing w:line="400" w:lineRule="exact"/>
        <w:ind w:firstLineChars="200" w:firstLine="480"/>
        <w:rPr>
          <w:rFonts w:eastAsia="宋体" w:cs="Times New Roman"/>
          <w:szCs w:val="24"/>
        </w:rPr>
      </w:pPr>
      <w:r>
        <w:rPr>
          <w:rFonts w:eastAsia="宋体" w:cs="Times New Roman"/>
          <w:szCs w:val="24"/>
        </w:rPr>
        <w:t>ngx_http_ipslab_module</w:t>
      </w:r>
      <w:r>
        <w:rPr>
          <w:rFonts w:eastAsia="宋体" w:cs="Times New Roman" w:hint="eastAsia"/>
          <w:szCs w:val="24"/>
        </w:rPr>
        <w:t>模块内</w:t>
      </w:r>
      <w:r w:rsidRPr="00710C39">
        <w:rPr>
          <w:rFonts w:eastAsia="宋体" w:cs="Times New Roman" w:hint="eastAsia"/>
          <w:szCs w:val="24"/>
        </w:rPr>
        <w:t>的</w:t>
      </w:r>
      <w:r>
        <w:rPr>
          <w:rFonts w:eastAsia="宋体" w:cs="Times New Roman" w:hint="eastAsia"/>
          <w:szCs w:val="24"/>
        </w:rPr>
        <w:t>结构体</w:t>
      </w:r>
      <w:r w:rsidRPr="00710C39">
        <w:rPr>
          <w:rFonts w:eastAsia="宋体" w:cs="Times New Roman" w:hint="eastAsia"/>
          <w:szCs w:val="24"/>
        </w:rPr>
        <w:t>设计如下：</w:t>
      </w:r>
    </w:p>
    <w:p w14:paraId="4F285526" w14:textId="314A9E2F" w:rsidR="008A149B" w:rsidRPr="00710C39" w:rsidRDefault="008A149B" w:rsidP="008A149B">
      <w:pPr>
        <w:spacing w:beforeLines="50" w:before="156"/>
        <w:ind w:firstLine="420"/>
        <w:jc w:val="center"/>
        <w:rPr>
          <w:rFonts w:eastAsia="黑体" w:cs="Times New Roman"/>
          <w:sz w:val="21"/>
          <w:szCs w:val="24"/>
        </w:rPr>
      </w:pPr>
      <w:r w:rsidRPr="00710C39">
        <w:rPr>
          <w:rFonts w:eastAsia="黑体" w:cs="Times New Roman" w:hint="eastAsia"/>
          <w:sz w:val="21"/>
          <w:szCs w:val="24"/>
        </w:rPr>
        <w:t>表</w:t>
      </w:r>
      <w:r w:rsidR="008B0B6F">
        <w:rPr>
          <w:rFonts w:eastAsia="黑体" w:cs="Times New Roman" w:hint="eastAsia"/>
          <w:sz w:val="21"/>
          <w:szCs w:val="24"/>
        </w:rPr>
        <w:t>8</w:t>
      </w:r>
      <w:r w:rsidRPr="00710C39">
        <w:rPr>
          <w:rFonts w:eastAsia="黑体" w:cs="Times New Roman" w:hint="eastAsia"/>
          <w:sz w:val="21"/>
          <w:szCs w:val="24"/>
        </w:rPr>
        <w:t>-1</w:t>
      </w:r>
      <w:r w:rsidRPr="00710C39">
        <w:rPr>
          <w:rFonts w:eastAsia="黑体" w:cs="Times New Roman" w:hint="eastAsia"/>
          <w:sz w:val="21"/>
          <w:szCs w:val="24"/>
        </w:rPr>
        <w:tab/>
      </w:r>
      <w:r>
        <w:rPr>
          <w:rFonts w:eastAsia="黑体" w:cs="Times New Roman"/>
          <w:sz w:val="21"/>
          <w:szCs w:val="24"/>
        </w:rPr>
        <w:t>ngx_http_ipslab_module</w:t>
      </w:r>
      <w:r>
        <w:rPr>
          <w:rFonts w:eastAsia="黑体" w:cs="Times New Roman" w:hint="eastAsia"/>
          <w:sz w:val="21"/>
          <w:szCs w:val="24"/>
        </w:rPr>
        <w:t>模块配置结构体</w:t>
      </w:r>
      <w:r w:rsidRPr="003A3B55">
        <w:rPr>
          <w:rFonts w:eastAsia="黑体" w:cs="Times New Roman"/>
          <w:sz w:val="21"/>
          <w:szCs w:val="24"/>
        </w:rPr>
        <w:t>ngx_http_ipslab_conf_t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6"/>
        <w:gridCol w:w="2470"/>
        <w:gridCol w:w="3544"/>
      </w:tblGrid>
      <w:tr w:rsidR="008A149B" w:rsidRPr="00710C39" w14:paraId="49F1F447" w14:textId="77777777" w:rsidTr="00B76258">
        <w:trPr>
          <w:trHeight w:hRule="exact" w:val="652"/>
          <w:jc w:val="center"/>
        </w:trPr>
        <w:tc>
          <w:tcPr>
            <w:tcW w:w="1636" w:type="dxa"/>
            <w:tcBorders>
              <w:top w:val="single" w:sz="4" w:space="0" w:color="auto"/>
              <w:left w:val="single" w:sz="4" w:space="0" w:color="auto"/>
              <w:bottom w:val="single" w:sz="4" w:space="0" w:color="auto"/>
              <w:right w:val="single" w:sz="4" w:space="0" w:color="auto"/>
            </w:tcBorders>
            <w:shd w:val="clear" w:color="auto" w:fill="CCCCCC"/>
            <w:vAlign w:val="center"/>
          </w:tcPr>
          <w:p w14:paraId="59577901" w14:textId="77777777" w:rsidR="008A149B" w:rsidRPr="00710C39" w:rsidRDefault="008A149B" w:rsidP="00B76258">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hint="eastAsia"/>
                <w:b/>
                <w:bCs/>
                <w:color w:val="000000"/>
                <w:sz w:val="21"/>
                <w:szCs w:val="24"/>
              </w:rPr>
              <w:t>名称</w:t>
            </w:r>
          </w:p>
        </w:tc>
        <w:tc>
          <w:tcPr>
            <w:tcW w:w="2470" w:type="dxa"/>
            <w:tcBorders>
              <w:top w:val="single" w:sz="4" w:space="0" w:color="auto"/>
              <w:left w:val="single" w:sz="4" w:space="0" w:color="auto"/>
              <w:bottom w:val="single" w:sz="4" w:space="0" w:color="auto"/>
              <w:right w:val="single" w:sz="4" w:space="0" w:color="auto"/>
            </w:tcBorders>
            <w:shd w:val="clear" w:color="auto" w:fill="CCCCCC"/>
            <w:vAlign w:val="center"/>
          </w:tcPr>
          <w:p w14:paraId="0BCA1247" w14:textId="77777777" w:rsidR="008A149B" w:rsidRPr="00710C39" w:rsidRDefault="008A149B" w:rsidP="00B76258">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类型</w:t>
            </w:r>
          </w:p>
        </w:tc>
        <w:tc>
          <w:tcPr>
            <w:tcW w:w="3544" w:type="dxa"/>
            <w:tcBorders>
              <w:top w:val="single" w:sz="4" w:space="0" w:color="auto"/>
              <w:left w:val="single" w:sz="4" w:space="0" w:color="auto"/>
              <w:bottom w:val="single" w:sz="4" w:space="0" w:color="auto"/>
              <w:right w:val="single" w:sz="4" w:space="0" w:color="auto"/>
            </w:tcBorders>
            <w:shd w:val="clear" w:color="auto" w:fill="CCCCCC"/>
            <w:vAlign w:val="center"/>
          </w:tcPr>
          <w:p w14:paraId="622BEB62"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493D7641"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6235344A"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shmsize_int</w:t>
            </w:r>
          </w:p>
        </w:tc>
        <w:tc>
          <w:tcPr>
            <w:tcW w:w="2470" w:type="dxa"/>
            <w:tcBorders>
              <w:top w:val="single" w:sz="4" w:space="0" w:color="auto"/>
              <w:left w:val="single" w:sz="4" w:space="0" w:color="auto"/>
              <w:bottom w:val="single" w:sz="4" w:space="0" w:color="auto"/>
              <w:right w:val="single" w:sz="4" w:space="0" w:color="auto"/>
            </w:tcBorders>
            <w:vAlign w:val="center"/>
          </w:tcPr>
          <w:p w14:paraId="2E23D553"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ngx_int_t</w:t>
            </w:r>
          </w:p>
        </w:tc>
        <w:tc>
          <w:tcPr>
            <w:tcW w:w="3544" w:type="dxa"/>
            <w:tcBorders>
              <w:top w:val="single" w:sz="4" w:space="0" w:color="auto"/>
              <w:left w:val="single" w:sz="4" w:space="0" w:color="auto"/>
              <w:bottom w:val="single" w:sz="4" w:space="0" w:color="auto"/>
              <w:right w:val="single" w:sz="4" w:space="0" w:color="auto"/>
            </w:tcBorders>
            <w:vAlign w:val="center"/>
          </w:tcPr>
          <w:p w14:paraId="2FBB8DD8"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hint="eastAsia"/>
                <w:bCs/>
                <w:color w:val="000000"/>
                <w:sz w:val="21"/>
                <w:szCs w:val="24"/>
              </w:rPr>
              <w:t>共享内存</w:t>
            </w:r>
            <w:r>
              <w:rPr>
                <w:rFonts w:eastAsia="宋体" w:cs="Times New Roman"/>
                <w:bCs/>
                <w:color w:val="000000"/>
                <w:sz w:val="21"/>
                <w:szCs w:val="24"/>
              </w:rPr>
              <w:t>的大小</w:t>
            </w:r>
            <w:r>
              <w:rPr>
                <w:rFonts w:eastAsia="宋体" w:cs="Times New Roman" w:hint="eastAsia"/>
                <w:bCs/>
                <w:color w:val="000000"/>
                <w:sz w:val="21"/>
                <w:szCs w:val="24"/>
              </w:rPr>
              <w:t>，以</w:t>
            </w:r>
            <w:r>
              <w:rPr>
                <w:rFonts w:eastAsia="宋体" w:cs="Times New Roman"/>
                <w:bCs/>
                <w:color w:val="000000"/>
                <w:sz w:val="21"/>
                <w:szCs w:val="24"/>
              </w:rPr>
              <w:t>pagesize=4096</w:t>
            </w:r>
            <w:r>
              <w:rPr>
                <w:rFonts w:eastAsia="宋体" w:cs="Times New Roman"/>
                <w:bCs/>
                <w:color w:val="000000"/>
                <w:sz w:val="21"/>
                <w:szCs w:val="24"/>
              </w:rPr>
              <w:t>为单位</w:t>
            </w:r>
            <w:r w:rsidRPr="00FC3914">
              <w:rPr>
                <w:rFonts w:eastAsia="宋体" w:cs="Times New Roman" w:hint="eastAsia"/>
                <w:bCs/>
                <w:color w:val="000000"/>
                <w:sz w:val="21"/>
                <w:szCs w:val="24"/>
              </w:rPr>
              <w:t>大小</w:t>
            </w:r>
          </w:p>
        </w:tc>
      </w:tr>
      <w:tr w:rsidR="008A149B" w:rsidRPr="00710C39" w14:paraId="12EC1F8D"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5EE6CD6"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shpool</w:t>
            </w:r>
          </w:p>
        </w:tc>
        <w:tc>
          <w:tcPr>
            <w:tcW w:w="2470" w:type="dxa"/>
            <w:tcBorders>
              <w:top w:val="single" w:sz="4" w:space="0" w:color="auto"/>
              <w:left w:val="single" w:sz="4" w:space="0" w:color="auto"/>
              <w:bottom w:val="single" w:sz="4" w:space="0" w:color="auto"/>
              <w:right w:val="single" w:sz="4" w:space="0" w:color="auto"/>
            </w:tcBorders>
            <w:vAlign w:val="center"/>
          </w:tcPr>
          <w:p w14:paraId="36D223B0"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ngx_slab_pool_t</w:t>
            </w:r>
          </w:p>
        </w:tc>
        <w:tc>
          <w:tcPr>
            <w:tcW w:w="3544" w:type="dxa"/>
            <w:tcBorders>
              <w:top w:val="single" w:sz="4" w:space="0" w:color="auto"/>
              <w:left w:val="single" w:sz="4" w:space="0" w:color="auto"/>
              <w:bottom w:val="single" w:sz="4" w:space="0" w:color="auto"/>
              <w:right w:val="single" w:sz="4" w:space="0" w:color="auto"/>
            </w:tcBorders>
            <w:vAlign w:val="center"/>
          </w:tcPr>
          <w:p w14:paraId="36AFD787"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共享内存</w:t>
            </w:r>
            <w:r w:rsidRPr="00FC3914">
              <w:rPr>
                <w:rFonts w:eastAsia="宋体" w:cs="Times New Roman" w:hint="eastAsia"/>
                <w:bCs/>
                <w:color w:val="000000"/>
                <w:sz w:val="21"/>
                <w:szCs w:val="24"/>
              </w:rPr>
              <w:t>结构体</w:t>
            </w:r>
          </w:p>
        </w:tc>
      </w:tr>
      <w:tr w:rsidR="008A149B" w:rsidRPr="00710C39" w14:paraId="12B3EDC5"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07831EF8" w14:textId="77777777" w:rsidR="008A149B" w:rsidRPr="00710C39" w:rsidRDefault="008A149B" w:rsidP="00B76258">
            <w:pPr>
              <w:ind w:firstLine="420"/>
              <w:jc w:val="center"/>
              <w:rPr>
                <w:rFonts w:eastAsia="宋体" w:cs="Times New Roman"/>
                <w:bCs/>
                <w:color w:val="000000"/>
                <w:sz w:val="21"/>
                <w:szCs w:val="24"/>
              </w:rPr>
            </w:pPr>
            <w:r w:rsidRPr="00FC3914">
              <w:rPr>
                <w:rFonts w:eastAsia="宋体" w:cs="Times New Roman"/>
                <w:bCs/>
                <w:color w:val="000000"/>
                <w:sz w:val="21"/>
                <w:szCs w:val="24"/>
              </w:rPr>
              <w:t>sh</w:t>
            </w:r>
          </w:p>
        </w:tc>
        <w:tc>
          <w:tcPr>
            <w:tcW w:w="2470" w:type="dxa"/>
            <w:tcBorders>
              <w:top w:val="single" w:sz="4" w:space="0" w:color="auto"/>
              <w:left w:val="single" w:sz="4" w:space="0" w:color="auto"/>
              <w:bottom w:val="single" w:sz="4" w:space="0" w:color="auto"/>
              <w:right w:val="single" w:sz="4" w:space="0" w:color="auto"/>
            </w:tcBorders>
            <w:vAlign w:val="center"/>
          </w:tcPr>
          <w:p w14:paraId="4C47D327"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bCs/>
                <w:color w:val="000000"/>
                <w:sz w:val="21"/>
                <w:szCs w:val="24"/>
              </w:rPr>
              <w:t>ngx_http_ipslab_shm_t</w:t>
            </w:r>
          </w:p>
        </w:tc>
        <w:tc>
          <w:tcPr>
            <w:tcW w:w="3544" w:type="dxa"/>
            <w:tcBorders>
              <w:top w:val="single" w:sz="4" w:space="0" w:color="auto"/>
              <w:left w:val="single" w:sz="4" w:space="0" w:color="auto"/>
              <w:bottom w:val="single" w:sz="4" w:space="0" w:color="auto"/>
              <w:right w:val="single" w:sz="4" w:space="0" w:color="auto"/>
            </w:tcBorders>
            <w:vAlign w:val="center"/>
          </w:tcPr>
          <w:p w14:paraId="7A7C6ECF"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控制红黑树</w:t>
            </w:r>
            <w:r>
              <w:rPr>
                <w:rFonts w:eastAsia="宋体" w:cs="Times New Roman"/>
                <w:bCs/>
                <w:color w:val="000000"/>
                <w:sz w:val="21"/>
                <w:szCs w:val="24"/>
              </w:rPr>
              <w:t>和链表</w:t>
            </w:r>
          </w:p>
        </w:tc>
      </w:tr>
    </w:tbl>
    <w:p w14:paraId="1BB547B4" w14:textId="77777777" w:rsidR="008A149B" w:rsidRPr="00710C39" w:rsidRDefault="008A149B" w:rsidP="008A149B">
      <w:pPr>
        <w:ind w:firstLine="420"/>
        <w:rPr>
          <w:rFonts w:ascii="宋体" w:eastAsia="宋体" w:hAnsi="Courier New" w:cs="Times New Roman"/>
          <w:sz w:val="21"/>
          <w:szCs w:val="24"/>
        </w:rPr>
      </w:pPr>
    </w:p>
    <w:p w14:paraId="148C9385" w14:textId="1166C5B8" w:rsidR="008A149B" w:rsidRPr="00710C39" w:rsidRDefault="008A149B" w:rsidP="008A149B">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008B0B6F">
        <w:rPr>
          <w:rFonts w:eastAsia="黑体" w:cs="Times New Roman"/>
          <w:sz w:val="21"/>
          <w:szCs w:val="24"/>
        </w:rPr>
        <w:t>8</w:t>
      </w:r>
      <w:r w:rsidRPr="00710C39">
        <w:rPr>
          <w:rFonts w:eastAsia="黑体" w:cs="Times New Roman" w:hint="eastAsia"/>
          <w:sz w:val="21"/>
          <w:szCs w:val="24"/>
        </w:rPr>
        <w:t>-2</w:t>
      </w:r>
      <w:r w:rsidRPr="00710C39">
        <w:rPr>
          <w:rFonts w:eastAsia="黑体" w:cs="Times New Roman" w:hint="eastAsia"/>
          <w:sz w:val="21"/>
          <w:szCs w:val="24"/>
        </w:rPr>
        <w:tab/>
      </w:r>
      <w:r>
        <w:rPr>
          <w:rFonts w:eastAsia="黑体" w:cs="Times New Roman" w:hint="eastAsia"/>
          <w:sz w:val="21"/>
          <w:szCs w:val="24"/>
        </w:rPr>
        <w:t>存储</w:t>
      </w:r>
      <w:r>
        <w:rPr>
          <w:rFonts w:eastAsia="黑体" w:cs="Times New Roman" w:hint="eastAsia"/>
          <w:sz w:val="21"/>
          <w:szCs w:val="24"/>
        </w:rPr>
        <w:t>(</w:t>
      </w:r>
      <w:r>
        <w:rPr>
          <w:rFonts w:eastAsia="黑体" w:cs="Times New Roman"/>
          <w:sz w:val="21"/>
          <w:szCs w:val="24"/>
        </w:rPr>
        <w:t>IP,ID</w:t>
      </w:r>
      <w:r>
        <w:rPr>
          <w:rFonts w:eastAsia="黑体" w:cs="Times New Roman" w:hint="eastAsia"/>
          <w:sz w:val="21"/>
          <w:szCs w:val="24"/>
        </w:rPr>
        <w:t>)</w:t>
      </w:r>
      <w:r>
        <w:rPr>
          <w:rFonts w:eastAsia="黑体" w:cs="Times New Roman" w:hint="eastAsia"/>
          <w:sz w:val="21"/>
          <w:szCs w:val="24"/>
        </w:rPr>
        <w:t>对</w:t>
      </w:r>
      <w:r>
        <w:rPr>
          <w:rFonts w:eastAsia="黑体" w:cs="Times New Roman"/>
          <w:sz w:val="21"/>
          <w:szCs w:val="24"/>
        </w:rPr>
        <w:t>的</w:t>
      </w:r>
      <w:r>
        <w:rPr>
          <w:rFonts w:eastAsia="黑体" w:cs="Times New Roman" w:hint="eastAsia"/>
          <w:sz w:val="21"/>
          <w:szCs w:val="24"/>
        </w:rPr>
        <w:t>节点</w:t>
      </w:r>
      <w:r w:rsidRPr="004F241D">
        <w:rPr>
          <w:rFonts w:eastAsia="黑体" w:cs="Times New Roman"/>
          <w:sz w:val="21"/>
          <w:szCs w:val="24"/>
        </w:rPr>
        <w:t>ngx_http_ipslab_node_t</w:t>
      </w:r>
      <w:r>
        <w:rPr>
          <w:rFonts w:eastAsia="黑体" w:cs="Times New Roman"/>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2256"/>
        <w:gridCol w:w="3686"/>
      </w:tblGrid>
      <w:tr w:rsidR="008A149B" w:rsidRPr="00710C39" w14:paraId="33D8ABD8" w14:textId="77777777" w:rsidTr="00B76258">
        <w:trPr>
          <w:trHeight w:hRule="exact" w:val="600"/>
          <w:jc w:val="center"/>
        </w:trPr>
        <w:tc>
          <w:tcPr>
            <w:tcW w:w="1850" w:type="dxa"/>
            <w:tcBorders>
              <w:top w:val="single" w:sz="4" w:space="0" w:color="auto"/>
              <w:left w:val="single" w:sz="4" w:space="0" w:color="auto"/>
              <w:bottom w:val="single" w:sz="4" w:space="0" w:color="auto"/>
              <w:right w:val="single" w:sz="4" w:space="0" w:color="auto"/>
            </w:tcBorders>
            <w:shd w:val="clear" w:color="auto" w:fill="CCCCCC"/>
            <w:vAlign w:val="center"/>
          </w:tcPr>
          <w:p w14:paraId="70040199" w14:textId="77777777" w:rsidR="008A149B" w:rsidRPr="00710C39" w:rsidRDefault="008A149B" w:rsidP="00B76258">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名称</w:t>
            </w:r>
          </w:p>
        </w:tc>
        <w:tc>
          <w:tcPr>
            <w:tcW w:w="2256" w:type="dxa"/>
            <w:tcBorders>
              <w:top w:val="single" w:sz="4" w:space="0" w:color="auto"/>
              <w:left w:val="single" w:sz="4" w:space="0" w:color="auto"/>
              <w:bottom w:val="single" w:sz="4" w:space="0" w:color="auto"/>
              <w:right w:val="single" w:sz="4" w:space="0" w:color="auto"/>
            </w:tcBorders>
            <w:shd w:val="clear" w:color="auto" w:fill="CCCCCC"/>
            <w:vAlign w:val="center"/>
          </w:tcPr>
          <w:p w14:paraId="64BE31D5" w14:textId="77777777" w:rsidR="008A149B" w:rsidRPr="00710C39" w:rsidRDefault="008A149B" w:rsidP="00B76258">
            <w:pPr>
              <w:ind w:firstLine="422"/>
              <w:jc w:val="center"/>
              <w:rPr>
                <w:rFonts w:eastAsia="宋体" w:cs="Times New Roman"/>
                <w:b/>
                <w:bCs/>
                <w:color w:val="000000"/>
                <w:sz w:val="21"/>
                <w:szCs w:val="24"/>
              </w:rPr>
            </w:pPr>
            <w:r>
              <w:rPr>
                <w:rFonts w:eastAsia="宋体" w:cs="Times New Roman" w:hint="eastAsia"/>
                <w:b/>
                <w:bCs/>
                <w:color w:val="000000"/>
                <w:sz w:val="21"/>
                <w:szCs w:val="24"/>
              </w:rPr>
              <w:t>变量</w:t>
            </w:r>
            <w:r w:rsidRPr="00710C39">
              <w:rPr>
                <w:rFonts w:eastAsia="宋体" w:cs="Times New Roman"/>
                <w:b/>
                <w:bCs/>
                <w:color w:val="000000"/>
                <w:sz w:val="21"/>
                <w:szCs w:val="24"/>
              </w:rPr>
              <w:t>类型</w:t>
            </w:r>
          </w:p>
        </w:tc>
        <w:tc>
          <w:tcPr>
            <w:tcW w:w="3686" w:type="dxa"/>
            <w:tcBorders>
              <w:top w:val="single" w:sz="4" w:space="0" w:color="auto"/>
              <w:left w:val="single" w:sz="4" w:space="0" w:color="auto"/>
              <w:bottom w:val="single" w:sz="4" w:space="0" w:color="auto"/>
              <w:right w:val="single" w:sz="4" w:space="0" w:color="auto"/>
            </w:tcBorders>
            <w:shd w:val="clear" w:color="auto" w:fill="CCCCCC"/>
            <w:vAlign w:val="center"/>
          </w:tcPr>
          <w:p w14:paraId="6F8A9DE7"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22FFD8BC"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1A4539F0"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rbtree_node_data</w:t>
            </w:r>
          </w:p>
        </w:tc>
        <w:tc>
          <w:tcPr>
            <w:tcW w:w="2256" w:type="dxa"/>
            <w:tcBorders>
              <w:top w:val="single" w:sz="4" w:space="0" w:color="auto"/>
              <w:left w:val="single" w:sz="4" w:space="0" w:color="auto"/>
              <w:bottom w:val="single" w:sz="4" w:space="0" w:color="auto"/>
              <w:right w:val="single" w:sz="4" w:space="0" w:color="auto"/>
            </w:tcBorders>
            <w:vAlign w:val="center"/>
          </w:tcPr>
          <w:p w14:paraId="6CCC7610"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p>
        </w:tc>
        <w:tc>
          <w:tcPr>
            <w:tcW w:w="3686" w:type="dxa"/>
            <w:tcBorders>
              <w:top w:val="single" w:sz="4" w:space="0" w:color="auto"/>
              <w:left w:val="single" w:sz="4" w:space="0" w:color="auto"/>
              <w:bottom w:val="single" w:sz="4" w:space="0" w:color="auto"/>
              <w:right w:val="single" w:sz="4" w:space="0" w:color="auto"/>
            </w:tcBorders>
            <w:vAlign w:val="center"/>
          </w:tcPr>
          <w:p w14:paraId="7ADA47C2"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实际存储信息</w:t>
            </w:r>
            <w:r>
              <w:rPr>
                <w:rFonts w:eastAsia="宋体" w:cs="Times New Roman"/>
                <w:bCs/>
                <w:color w:val="000000"/>
                <w:sz w:val="21"/>
                <w:szCs w:val="24"/>
              </w:rPr>
              <w:t>开始的</w:t>
            </w:r>
            <w:r>
              <w:rPr>
                <w:rFonts w:eastAsia="宋体" w:cs="Times New Roman" w:hint="eastAsia"/>
                <w:bCs/>
                <w:color w:val="000000"/>
                <w:sz w:val="21"/>
                <w:szCs w:val="24"/>
              </w:rPr>
              <w:t>位置</w:t>
            </w:r>
          </w:p>
        </w:tc>
      </w:tr>
      <w:tr w:rsidR="008A149B" w:rsidRPr="00710C39" w14:paraId="4FFE159A"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4C2A767E"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slab_ID</w:t>
            </w:r>
          </w:p>
        </w:tc>
        <w:tc>
          <w:tcPr>
            <w:tcW w:w="2256" w:type="dxa"/>
            <w:tcBorders>
              <w:top w:val="single" w:sz="4" w:space="0" w:color="auto"/>
              <w:left w:val="single" w:sz="4" w:space="0" w:color="auto"/>
              <w:bottom w:val="single" w:sz="4" w:space="0" w:color="auto"/>
              <w:right w:val="single" w:sz="4" w:space="0" w:color="auto"/>
            </w:tcBorders>
            <w:vAlign w:val="center"/>
          </w:tcPr>
          <w:p w14:paraId="1410A395"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r>
              <w:rPr>
                <w:rFonts w:eastAsia="宋体"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5D603C81"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下发给浏览器端的</w:t>
            </w:r>
            <w:r>
              <w:rPr>
                <w:rFonts w:eastAsia="宋体" w:cs="Times New Roman"/>
                <w:bCs/>
                <w:color w:val="000000"/>
                <w:sz w:val="21"/>
                <w:szCs w:val="24"/>
              </w:rPr>
              <w:t>ID</w:t>
            </w:r>
          </w:p>
        </w:tc>
      </w:tr>
      <w:tr w:rsidR="008A149B" w:rsidRPr="00710C39" w14:paraId="7A9A6D1E"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618F8EA2"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last_slab_ID</w:t>
            </w:r>
          </w:p>
        </w:tc>
        <w:tc>
          <w:tcPr>
            <w:tcW w:w="2256" w:type="dxa"/>
            <w:tcBorders>
              <w:top w:val="single" w:sz="4" w:space="0" w:color="auto"/>
              <w:left w:val="single" w:sz="4" w:space="0" w:color="auto"/>
              <w:bottom w:val="single" w:sz="4" w:space="0" w:color="auto"/>
              <w:right w:val="single" w:sz="4" w:space="0" w:color="auto"/>
            </w:tcBorders>
            <w:vAlign w:val="center"/>
          </w:tcPr>
          <w:p w14:paraId="5B5FC6F3"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u_char</w:t>
            </w:r>
            <w:r>
              <w:rPr>
                <w:rFonts w:eastAsia="宋体" w:cs="Times New Roman"/>
                <w:bCs/>
                <w:color w:val="000000"/>
                <w:sz w:val="21"/>
                <w:szCs w:val="24"/>
              </w:rPr>
              <w:t>[33]</w:t>
            </w:r>
          </w:p>
        </w:tc>
        <w:tc>
          <w:tcPr>
            <w:tcW w:w="3686" w:type="dxa"/>
            <w:tcBorders>
              <w:top w:val="single" w:sz="4" w:space="0" w:color="auto"/>
              <w:left w:val="single" w:sz="4" w:space="0" w:color="auto"/>
              <w:bottom w:val="single" w:sz="4" w:space="0" w:color="auto"/>
              <w:right w:val="single" w:sz="4" w:space="0" w:color="auto"/>
            </w:tcBorders>
            <w:vAlign w:val="center"/>
          </w:tcPr>
          <w:p w14:paraId="046039EA"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上一次</w:t>
            </w:r>
            <w:r>
              <w:rPr>
                <w:rFonts w:eastAsia="宋体" w:cs="Times New Roman"/>
                <w:bCs/>
                <w:color w:val="000000"/>
                <w:sz w:val="21"/>
                <w:szCs w:val="24"/>
              </w:rPr>
              <w:t>下发给浏览器端的</w:t>
            </w:r>
            <w:r>
              <w:rPr>
                <w:rFonts w:eastAsia="宋体" w:cs="Times New Roman"/>
                <w:bCs/>
                <w:color w:val="000000"/>
                <w:sz w:val="21"/>
                <w:szCs w:val="24"/>
              </w:rPr>
              <w:t>ID</w:t>
            </w:r>
          </w:p>
        </w:tc>
      </w:tr>
      <w:tr w:rsidR="008A149B" w:rsidRPr="00710C39" w14:paraId="156DFAF1" w14:textId="77777777" w:rsidTr="00B76258">
        <w:trPr>
          <w:trHeight w:hRule="exact" w:val="719"/>
          <w:jc w:val="center"/>
        </w:trPr>
        <w:tc>
          <w:tcPr>
            <w:tcW w:w="1850" w:type="dxa"/>
            <w:tcBorders>
              <w:top w:val="single" w:sz="4" w:space="0" w:color="auto"/>
              <w:left w:val="single" w:sz="4" w:space="0" w:color="auto"/>
              <w:bottom w:val="single" w:sz="4" w:space="0" w:color="auto"/>
              <w:right w:val="single" w:sz="4" w:space="0" w:color="auto"/>
            </w:tcBorders>
            <w:vAlign w:val="center"/>
          </w:tcPr>
          <w:p w14:paraId="11591110" w14:textId="77777777" w:rsidR="008A149B" w:rsidRPr="00710C39" w:rsidRDefault="008A149B" w:rsidP="00B76258">
            <w:pPr>
              <w:ind w:firstLine="420"/>
              <w:jc w:val="center"/>
              <w:rPr>
                <w:rFonts w:eastAsia="宋体" w:cs="Times New Roman"/>
                <w:bCs/>
                <w:color w:val="000000"/>
                <w:sz w:val="21"/>
                <w:szCs w:val="24"/>
              </w:rPr>
            </w:pPr>
            <w:r w:rsidRPr="00AF7AFA">
              <w:rPr>
                <w:rFonts w:eastAsia="宋体" w:cs="Times New Roman"/>
                <w:bCs/>
                <w:color w:val="000000"/>
                <w:sz w:val="21"/>
                <w:szCs w:val="24"/>
              </w:rPr>
              <w:t>queue</w:t>
            </w:r>
          </w:p>
        </w:tc>
        <w:tc>
          <w:tcPr>
            <w:tcW w:w="2256" w:type="dxa"/>
            <w:tcBorders>
              <w:top w:val="single" w:sz="4" w:space="0" w:color="auto"/>
              <w:left w:val="single" w:sz="4" w:space="0" w:color="auto"/>
              <w:bottom w:val="single" w:sz="4" w:space="0" w:color="auto"/>
              <w:right w:val="single" w:sz="4" w:space="0" w:color="auto"/>
            </w:tcBorders>
            <w:vAlign w:val="center"/>
          </w:tcPr>
          <w:p w14:paraId="20F03B5A"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ngx_queue_t</w:t>
            </w:r>
          </w:p>
        </w:tc>
        <w:tc>
          <w:tcPr>
            <w:tcW w:w="3686" w:type="dxa"/>
            <w:tcBorders>
              <w:top w:val="single" w:sz="4" w:space="0" w:color="auto"/>
              <w:left w:val="single" w:sz="4" w:space="0" w:color="auto"/>
              <w:bottom w:val="single" w:sz="4" w:space="0" w:color="auto"/>
              <w:right w:val="single" w:sz="4" w:space="0" w:color="auto"/>
            </w:tcBorders>
            <w:vAlign w:val="center"/>
          </w:tcPr>
          <w:p w14:paraId="3B21A970"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一条一定</w:t>
            </w:r>
            <w:r>
              <w:rPr>
                <w:rFonts w:eastAsia="宋体" w:cs="Times New Roman"/>
                <w:bCs/>
                <w:color w:val="000000"/>
                <w:sz w:val="21"/>
                <w:szCs w:val="24"/>
              </w:rPr>
              <w:t>长度</w:t>
            </w:r>
            <w:r>
              <w:rPr>
                <w:rFonts w:eastAsia="宋体" w:cs="Times New Roman" w:hint="eastAsia"/>
                <w:bCs/>
                <w:color w:val="000000"/>
                <w:sz w:val="21"/>
                <w:szCs w:val="24"/>
              </w:rPr>
              <w:t>保持</w:t>
            </w:r>
            <w:r>
              <w:rPr>
                <w:rFonts w:eastAsia="宋体" w:cs="Times New Roman"/>
                <w:bCs/>
                <w:color w:val="000000"/>
                <w:sz w:val="21"/>
                <w:szCs w:val="24"/>
              </w:rPr>
              <w:t>访问</w:t>
            </w:r>
            <w:r>
              <w:rPr>
                <w:rFonts w:eastAsia="宋体" w:cs="Times New Roman" w:hint="eastAsia"/>
                <w:bCs/>
                <w:color w:val="000000"/>
                <w:sz w:val="21"/>
                <w:szCs w:val="24"/>
              </w:rPr>
              <w:t>记录的</w:t>
            </w:r>
            <w:r>
              <w:rPr>
                <w:rFonts w:eastAsia="宋体" w:cs="Times New Roman"/>
                <w:bCs/>
                <w:color w:val="000000"/>
                <w:sz w:val="21"/>
                <w:szCs w:val="24"/>
              </w:rPr>
              <w:t>链表，用来淘汰过期节点</w:t>
            </w:r>
          </w:p>
        </w:tc>
      </w:tr>
    </w:tbl>
    <w:p w14:paraId="3740AD71" w14:textId="77777777" w:rsidR="008A149B" w:rsidRPr="00710C39" w:rsidRDefault="008A149B" w:rsidP="008A149B">
      <w:pPr>
        <w:ind w:firstLine="420"/>
        <w:rPr>
          <w:rFonts w:ascii="宋体" w:eastAsia="宋体" w:hAnsi="Courier New" w:cs="Times New Roman"/>
          <w:sz w:val="21"/>
          <w:szCs w:val="24"/>
        </w:rPr>
      </w:pPr>
    </w:p>
    <w:p w14:paraId="474AA33D" w14:textId="7660008C" w:rsidR="008A149B" w:rsidRPr="00710C39" w:rsidRDefault="008A149B" w:rsidP="008A149B">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008B0B6F">
        <w:rPr>
          <w:rFonts w:eastAsia="黑体" w:cs="Times New Roman"/>
          <w:sz w:val="21"/>
          <w:szCs w:val="24"/>
        </w:rPr>
        <w:t>8</w:t>
      </w:r>
      <w:r w:rsidRPr="00710C39">
        <w:rPr>
          <w:rFonts w:eastAsia="黑体" w:cs="Times New Roman" w:hint="eastAsia"/>
          <w:sz w:val="21"/>
          <w:szCs w:val="24"/>
        </w:rPr>
        <w:t>-3</w:t>
      </w:r>
      <w:r w:rsidRPr="00710C39">
        <w:rPr>
          <w:rFonts w:eastAsia="黑体" w:cs="Times New Roman" w:hint="eastAsia"/>
          <w:sz w:val="21"/>
          <w:szCs w:val="24"/>
        </w:rPr>
        <w:tab/>
      </w:r>
      <w:r w:rsidRPr="00C95F7A">
        <w:rPr>
          <w:rFonts w:eastAsia="黑体" w:cs="Times New Roman"/>
          <w:sz w:val="21"/>
          <w:szCs w:val="24"/>
        </w:rPr>
        <w:t>ngx_http_ipslab_shm_t</w:t>
      </w:r>
      <w:r>
        <w:rPr>
          <w:rFonts w:eastAsia="黑体" w:cs="Times New Roman" w:hint="eastAsia"/>
          <w:sz w:val="21"/>
          <w:szCs w:val="24"/>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710C39" w14:paraId="61345A7B"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1565372D"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67026EEB"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636628B4"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575F1D2D"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07FF966"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rbtree</w:t>
            </w:r>
          </w:p>
        </w:tc>
        <w:tc>
          <w:tcPr>
            <w:tcW w:w="2268" w:type="dxa"/>
            <w:tcBorders>
              <w:top w:val="single" w:sz="4" w:space="0" w:color="auto"/>
              <w:left w:val="single" w:sz="4" w:space="0" w:color="auto"/>
              <w:bottom w:val="single" w:sz="4" w:space="0" w:color="auto"/>
              <w:right w:val="single" w:sz="4" w:space="0" w:color="auto"/>
            </w:tcBorders>
            <w:vAlign w:val="center"/>
          </w:tcPr>
          <w:p w14:paraId="388F9A4B"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ngx_rbtree_t</w:t>
            </w:r>
          </w:p>
        </w:tc>
        <w:tc>
          <w:tcPr>
            <w:tcW w:w="3691" w:type="dxa"/>
            <w:tcBorders>
              <w:top w:val="single" w:sz="4" w:space="0" w:color="auto"/>
              <w:left w:val="single" w:sz="4" w:space="0" w:color="auto"/>
              <w:bottom w:val="single" w:sz="4" w:space="0" w:color="auto"/>
              <w:right w:val="single" w:sz="4" w:space="0" w:color="auto"/>
            </w:tcBorders>
            <w:vAlign w:val="center"/>
          </w:tcPr>
          <w:p w14:paraId="781EF9B9"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红黑</w:t>
            </w:r>
            <w:proofErr w:type="gramStart"/>
            <w:r w:rsidRPr="00C95F7A">
              <w:rPr>
                <w:rFonts w:eastAsia="宋体" w:cs="Times New Roman" w:hint="eastAsia"/>
                <w:bCs/>
                <w:color w:val="000000"/>
                <w:sz w:val="21"/>
                <w:szCs w:val="24"/>
              </w:rPr>
              <w:t>树用于</w:t>
            </w:r>
            <w:proofErr w:type="gramEnd"/>
            <w:r w:rsidRPr="00C95F7A">
              <w:rPr>
                <w:rFonts w:eastAsia="宋体" w:cs="Times New Roman" w:hint="eastAsia"/>
                <w:bCs/>
                <w:color w:val="000000"/>
                <w:sz w:val="21"/>
                <w:szCs w:val="24"/>
              </w:rPr>
              <w:t>快速检索</w:t>
            </w:r>
          </w:p>
        </w:tc>
      </w:tr>
      <w:tr w:rsidR="008A149B" w:rsidRPr="00710C39" w14:paraId="292042C2"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6EF21A2"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sentinel</w:t>
            </w:r>
          </w:p>
        </w:tc>
        <w:tc>
          <w:tcPr>
            <w:tcW w:w="2268" w:type="dxa"/>
            <w:tcBorders>
              <w:top w:val="single" w:sz="4" w:space="0" w:color="auto"/>
              <w:left w:val="single" w:sz="4" w:space="0" w:color="auto"/>
              <w:bottom w:val="single" w:sz="4" w:space="0" w:color="auto"/>
              <w:right w:val="single" w:sz="4" w:space="0" w:color="auto"/>
            </w:tcBorders>
            <w:vAlign w:val="center"/>
          </w:tcPr>
          <w:p w14:paraId="4EEA3F55"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ngx_rbtree_node_t</w:t>
            </w:r>
          </w:p>
        </w:tc>
        <w:tc>
          <w:tcPr>
            <w:tcW w:w="3691" w:type="dxa"/>
            <w:tcBorders>
              <w:top w:val="single" w:sz="4" w:space="0" w:color="auto"/>
              <w:left w:val="single" w:sz="4" w:space="0" w:color="auto"/>
              <w:bottom w:val="single" w:sz="4" w:space="0" w:color="auto"/>
              <w:right w:val="single" w:sz="4" w:space="0" w:color="auto"/>
            </w:tcBorders>
            <w:vAlign w:val="center"/>
          </w:tcPr>
          <w:p w14:paraId="0B8C86E9"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使用红黑树必须定义的哨兵节点</w:t>
            </w:r>
          </w:p>
        </w:tc>
      </w:tr>
      <w:tr w:rsidR="008A149B" w:rsidRPr="00710C39" w14:paraId="7129C3E1"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55ADC319"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queue</w:t>
            </w:r>
          </w:p>
        </w:tc>
        <w:tc>
          <w:tcPr>
            <w:tcW w:w="2268" w:type="dxa"/>
            <w:tcBorders>
              <w:top w:val="single" w:sz="4" w:space="0" w:color="auto"/>
              <w:left w:val="single" w:sz="4" w:space="0" w:color="auto"/>
              <w:bottom w:val="single" w:sz="4" w:space="0" w:color="auto"/>
              <w:right w:val="single" w:sz="4" w:space="0" w:color="auto"/>
            </w:tcBorders>
            <w:vAlign w:val="center"/>
          </w:tcPr>
          <w:p w14:paraId="06227FE2"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bCs/>
                <w:color w:val="000000"/>
                <w:sz w:val="21"/>
                <w:szCs w:val="24"/>
              </w:rPr>
              <w:t>ngx_queue_t</w:t>
            </w:r>
          </w:p>
        </w:tc>
        <w:tc>
          <w:tcPr>
            <w:tcW w:w="3691" w:type="dxa"/>
            <w:tcBorders>
              <w:top w:val="single" w:sz="4" w:space="0" w:color="auto"/>
              <w:left w:val="single" w:sz="4" w:space="0" w:color="auto"/>
              <w:bottom w:val="single" w:sz="4" w:space="0" w:color="auto"/>
              <w:right w:val="single" w:sz="4" w:space="0" w:color="auto"/>
            </w:tcBorders>
            <w:vAlign w:val="center"/>
          </w:tcPr>
          <w:p w14:paraId="7490C6DB" w14:textId="77777777" w:rsidR="008A149B" w:rsidRPr="00710C39" w:rsidRDefault="008A149B" w:rsidP="00B76258">
            <w:pPr>
              <w:ind w:firstLine="420"/>
              <w:jc w:val="center"/>
              <w:rPr>
                <w:rFonts w:eastAsia="宋体" w:cs="Times New Roman"/>
                <w:bCs/>
                <w:color w:val="000000"/>
                <w:sz w:val="21"/>
                <w:szCs w:val="24"/>
              </w:rPr>
            </w:pPr>
            <w:r w:rsidRPr="00C95F7A">
              <w:rPr>
                <w:rFonts w:eastAsia="宋体" w:cs="Times New Roman" w:hint="eastAsia"/>
                <w:bCs/>
                <w:color w:val="000000"/>
                <w:sz w:val="21"/>
                <w:szCs w:val="24"/>
              </w:rPr>
              <w:t>淘汰链表</w:t>
            </w:r>
          </w:p>
        </w:tc>
      </w:tr>
    </w:tbl>
    <w:p w14:paraId="6A4C868C" w14:textId="77777777" w:rsidR="008A149B" w:rsidRPr="00710C39" w:rsidRDefault="008A149B" w:rsidP="008A149B">
      <w:pPr>
        <w:ind w:firstLine="420"/>
        <w:rPr>
          <w:rFonts w:ascii="宋体" w:eastAsia="宋体" w:hAnsi="Courier New" w:cs="Times New Roman"/>
          <w:sz w:val="21"/>
          <w:szCs w:val="24"/>
        </w:rPr>
      </w:pPr>
    </w:p>
    <w:p w14:paraId="14D293C9" w14:textId="4F661076" w:rsidR="008A149B" w:rsidRPr="00710C39" w:rsidRDefault="008A149B" w:rsidP="008A149B">
      <w:pPr>
        <w:spacing w:beforeLines="50" w:before="156"/>
        <w:ind w:firstLine="420"/>
        <w:jc w:val="center"/>
        <w:rPr>
          <w:rFonts w:eastAsia="黑体" w:cs="Times New Roman"/>
          <w:sz w:val="21"/>
          <w:szCs w:val="24"/>
        </w:rPr>
      </w:pPr>
      <w:r w:rsidRPr="00710C39">
        <w:rPr>
          <w:rFonts w:eastAsia="黑体" w:cs="Times New Roman"/>
          <w:sz w:val="21"/>
          <w:szCs w:val="24"/>
        </w:rPr>
        <w:t xml:space="preserve"> </w:t>
      </w:r>
      <w:r w:rsidRPr="00710C39">
        <w:rPr>
          <w:rFonts w:eastAsia="黑体" w:cs="Times New Roman" w:hint="eastAsia"/>
          <w:sz w:val="21"/>
          <w:szCs w:val="24"/>
        </w:rPr>
        <w:t>表</w:t>
      </w:r>
      <w:r w:rsidR="008B0B6F">
        <w:rPr>
          <w:rFonts w:eastAsia="黑体" w:cs="Times New Roman"/>
          <w:sz w:val="21"/>
          <w:szCs w:val="24"/>
        </w:rPr>
        <w:t>8</w:t>
      </w:r>
      <w:r w:rsidRPr="00710C39">
        <w:rPr>
          <w:rFonts w:eastAsia="黑体" w:cs="Times New Roman" w:hint="eastAsia"/>
          <w:sz w:val="21"/>
          <w:szCs w:val="24"/>
        </w:rPr>
        <w:t>-4</w:t>
      </w:r>
      <w:r w:rsidRPr="00710C39">
        <w:rPr>
          <w:rFonts w:eastAsia="黑体" w:cs="Times New Roman" w:hint="eastAsia"/>
          <w:sz w:val="21"/>
          <w:szCs w:val="24"/>
        </w:rPr>
        <w:tab/>
      </w:r>
      <w:r w:rsidRPr="00561678">
        <w:rPr>
          <w:rFonts w:eastAsia="黑体" w:cs="Times New Roman"/>
          <w:sz w:val="21"/>
          <w:szCs w:val="24"/>
        </w:rPr>
        <w:t>ngx_http_ipslab_ctx_t</w:t>
      </w:r>
      <w:r w:rsidRPr="00710C39">
        <w:rPr>
          <w:rFonts w:eastAsia="黑体" w:cs="Times New Roman"/>
          <w:sz w:val="21"/>
          <w:szCs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710C39" w14:paraId="31E9B7D6"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6D7C4136"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52DEA17D"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41E60F67"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3D19ABA0"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E3E6947" w14:textId="77777777" w:rsidR="008A149B" w:rsidRPr="00710C39" w:rsidRDefault="008A149B" w:rsidP="00B76258">
            <w:pPr>
              <w:ind w:firstLine="420"/>
              <w:jc w:val="center"/>
              <w:rPr>
                <w:rFonts w:eastAsia="宋体" w:cs="Times New Roman"/>
                <w:bCs/>
                <w:color w:val="000000"/>
                <w:sz w:val="21"/>
                <w:szCs w:val="24"/>
              </w:rPr>
            </w:pPr>
            <w:r w:rsidRPr="00561678">
              <w:rPr>
                <w:rFonts w:eastAsia="宋体" w:cs="Times New Roman"/>
                <w:bCs/>
                <w:color w:val="000000"/>
                <w:sz w:val="21"/>
                <w:szCs w:val="24"/>
              </w:rPr>
              <w:t>out_ctx</w:t>
            </w:r>
          </w:p>
        </w:tc>
        <w:tc>
          <w:tcPr>
            <w:tcW w:w="2268" w:type="dxa"/>
            <w:tcBorders>
              <w:top w:val="single" w:sz="4" w:space="0" w:color="auto"/>
              <w:left w:val="single" w:sz="4" w:space="0" w:color="auto"/>
              <w:bottom w:val="single" w:sz="4" w:space="0" w:color="auto"/>
              <w:right w:val="single" w:sz="4" w:space="0" w:color="auto"/>
            </w:tcBorders>
            <w:vAlign w:val="center"/>
          </w:tcPr>
          <w:p w14:paraId="6B59AF25" w14:textId="77777777" w:rsidR="008A149B" w:rsidRPr="00710C39" w:rsidRDefault="008A149B" w:rsidP="00B76258">
            <w:pPr>
              <w:ind w:firstLine="420"/>
              <w:jc w:val="center"/>
              <w:rPr>
                <w:rFonts w:eastAsia="宋体" w:cs="Times New Roman"/>
                <w:bCs/>
                <w:color w:val="000000"/>
                <w:sz w:val="21"/>
                <w:szCs w:val="24"/>
              </w:rPr>
            </w:pPr>
            <w:r w:rsidRPr="00561678">
              <w:rPr>
                <w:rFonts w:eastAsia="宋体" w:cs="Times New Roman"/>
                <w:bCs/>
                <w:color w:val="000000"/>
                <w:sz w:val="21"/>
                <w:szCs w:val="24"/>
              </w:rPr>
              <w:t>ngx_chain_t *</w:t>
            </w:r>
          </w:p>
        </w:tc>
        <w:tc>
          <w:tcPr>
            <w:tcW w:w="3691" w:type="dxa"/>
            <w:tcBorders>
              <w:top w:val="single" w:sz="4" w:space="0" w:color="auto"/>
              <w:left w:val="single" w:sz="4" w:space="0" w:color="auto"/>
              <w:bottom w:val="single" w:sz="4" w:space="0" w:color="auto"/>
              <w:right w:val="single" w:sz="4" w:space="0" w:color="auto"/>
            </w:tcBorders>
            <w:vAlign w:val="center"/>
          </w:tcPr>
          <w:p w14:paraId="6AA0FD13"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传递子请求返回</w:t>
            </w:r>
            <w:r>
              <w:rPr>
                <w:rFonts w:eastAsia="宋体" w:cs="Times New Roman"/>
                <w:bCs/>
                <w:color w:val="000000"/>
                <w:sz w:val="21"/>
                <w:szCs w:val="24"/>
              </w:rPr>
              <w:t>结果</w:t>
            </w:r>
          </w:p>
        </w:tc>
      </w:tr>
      <w:tr w:rsidR="008A149B" w:rsidRPr="00710C39" w14:paraId="73D8410A"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CD9FE48" w14:textId="77777777" w:rsidR="008A149B" w:rsidRPr="00710C39" w:rsidRDefault="008A149B" w:rsidP="00B76258">
            <w:pPr>
              <w:ind w:firstLine="420"/>
              <w:jc w:val="center"/>
              <w:rPr>
                <w:rFonts w:eastAsia="宋体" w:cs="Times New Roman"/>
                <w:bCs/>
                <w:color w:val="000000"/>
                <w:sz w:val="21"/>
                <w:szCs w:val="24"/>
              </w:rPr>
            </w:pPr>
            <w:r w:rsidRPr="00561678">
              <w:rPr>
                <w:rFonts w:eastAsia="宋体" w:cs="Times New Roman"/>
                <w:bCs/>
                <w:color w:val="000000"/>
                <w:sz w:val="21"/>
                <w:szCs w:val="24"/>
              </w:rPr>
              <w:t>hxID</w:t>
            </w:r>
          </w:p>
        </w:tc>
        <w:tc>
          <w:tcPr>
            <w:tcW w:w="2268" w:type="dxa"/>
            <w:tcBorders>
              <w:top w:val="single" w:sz="4" w:space="0" w:color="auto"/>
              <w:left w:val="single" w:sz="4" w:space="0" w:color="auto"/>
              <w:bottom w:val="single" w:sz="4" w:space="0" w:color="auto"/>
              <w:right w:val="single" w:sz="4" w:space="0" w:color="auto"/>
            </w:tcBorders>
            <w:vAlign w:val="center"/>
          </w:tcPr>
          <w:p w14:paraId="71FCCBDF" w14:textId="77777777" w:rsidR="008A149B" w:rsidRPr="00710C39" w:rsidRDefault="008A149B" w:rsidP="00B76258">
            <w:pPr>
              <w:ind w:firstLine="420"/>
              <w:jc w:val="center"/>
              <w:rPr>
                <w:rFonts w:eastAsia="宋体" w:cs="Times New Roman"/>
                <w:bCs/>
                <w:color w:val="000000"/>
                <w:sz w:val="21"/>
                <w:szCs w:val="24"/>
              </w:rPr>
            </w:pPr>
            <w:r w:rsidRPr="00561678">
              <w:rPr>
                <w:rFonts w:eastAsia="宋体" w:cs="Times New Roman"/>
                <w:bCs/>
                <w:color w:val="000000"/>
                <w:sz w:val="21"/>
                <w:szCs w:val="24"/>
              </w:rPr>
              <w:t>ngx_str_t</w:t>
            </w:r>
          </w:p>
        </w:tc>
        <w:tc>
          <w:tcPr>
            <w:tcW w:w="3691" w:type="dxa"/>
            <w:tcBorders>
              <w:top w:val="single" w:sz="4" w:space="0" w:color="auto"/>
              <w:left w:val="single" w:sz="4" w:space="0" w:color="auto"/>
              <w:bottom w:val="single" w:sz="4" w:space="0" w:color="auto"/>
              <w:right w:val="single" w:sz="4" w:space="0" w:color="auto"/>
            </w:tcBorders>
            <w:vAlign w:val="center"/>
          </w:tcPr>
          <w:p w14:paraId="0A26214D"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父子</w:t>
            </w:r>
            <w:proofErr w:type="gramStart"/>
            <w:r>
              <w:rPr>
                <w:rFonts w:eastAsia="宋体" w:cs="Times New Roman" w:hint="eastAsia"/>
                <w:bCs/>
                <w:color w:val="000000"/>
                <w:sz w:val="21"/>
                <w:szCs w:val="24"/>
              </w:rPr>
              <w:t>请求间</w:t>
            </w:r>
            <w:proofErr w:type="gramEnd"/>
            <w:r>
              <w:rPr>
                <w:rFonts w:eastAsia="宋体" w:cs="Times New Roman" w:hint="eastAsia"/>
                <w:bCs/>
                <w:color w:val="000000"/>
                <w:sz w:val="21"/>
                <w:szCs w:val="24"/>
              </w:rPr>
              <w:t>传递</w:t>
            </w:r>
            <w:r>
              <w:rPr>
                <w:rFonts w:eastAsia="宋体" w:cs="Times New Roman"/>
                <w:bCs/>
                <w:color w:val="000000"/>
                <w:sz w:val="21"/>
                <w:szCs w:val="24"/>
              </w:rPr>
              <w:t>ID</w:t>
            </w:r>
          </w:p>
        </w:tc>
      </w:tr>
    </w:tbl>
    <w:p w14:paraId="4A441411" w14:textId="77777777" w:rsidR="008A149B" w:rsidRDefault="008A149B" w:rsidP="008A149B">
      <w:pPr>
        <w:ind w:firstLine="420"/>
        <w:rPr>
          <w:rFonts w:ascii="宋体" w:eastAsia="宋体" w:hAnsi="Courier New" w:cs="Times New Roman"/>
          <w:sz w:val="21"/>
          <w:szCs w:val="24"/>
        </w:rPr>
      </w:pPr>
    </w:p>
    <w:p w14:paraId="30C2BEB2" w14:textId="75749DAB" w:rsidR="008A149B" w:rsidRPr="00710C39" w:rsidRDefault="008B0B6F" w:rsidP="008A149B">
      <w:pPr>
        <w:ind w:firstLine="420"/>
        <w:jc w:val="center"/>
        <w:rPr>
          <w:rFonts w:ascii="宋体" w:eastAsia="宋体" w:hAnsi="Courier New" w:cs="Times New Roman"/>
          <w:sz w:val="21"/>
          <w:szCs w:val="24"/>
        </w:rPr>
      </w:pPr>
      <w:r w:rsidRPr="00710C39">
        <w:rPr>
          <w:rFonts w:eastAsia="黑体" w:cs="Times New Roman" w:hint="eastAsia"/>
          <w:sz w:val="21"/>
          <w:szCs w:val="24"/>
        </w:rPr>
        <w:t>表</w:t>
      </w:r>
      <w:r>
        <w:rPr>
          <w:rFonts w:eastAsia="黑体" w:cs="Times New Roman"/>
          <w:sz w:val="21"/>
          <w:szCs w:val="24"/>
        </w:rPr>
        <w:t>8</w:t>
      </w:r>
      <w:r w:rsidRPr="00710C39">
        <w:rPr>
          <w:rFonts w:eastAsia="黑体" w:cs="Times New Roman" w:hint="eastAsia"/>
          <w:sz w:val="21"/>
          <w:szCs w:val="24"/>
        </w:rPr>
        <w:t>-</w:t>
      </w:r>
      <w:r>
        <w:rPr>
          <w:rFonts w:eastAsia="黑体" w:cs="Times New Roman"/>
          <w:sz w:val="21"/>
          <w:szCs w:val="24"/>
        </w:rPr>
        <w:t>5</w:t>
      </w:r>
      <w:r w:rsidR="008A149B">
        <w:rPr>
          <w:rFonts w:ascii="宋体" w:eastAsia="宋体" w:hAnsi="Courier New" w:cs="Times New Roman" w:hint="eastAsia"/>
          <w:sz w:val="21"/>
          <w:szCs w:val="24"/>
        </w:rPr>
        <w:t>枚举类型</w:t>
      </w:r>
      <w:r w:rsidR="008A149B" w:rsidRPr="00FE1045">
        <w:rPr>
          <w:rFonts w:ascii="宋体" w:eastAsia="宋体" w:hAnsi="Courier New" w:cs="Times New Roman"/>
          <w:sz w:val="21"/>
          <w:szCs w:val="24"/>
        </w:rPr>
        <w:t>Append_flag</w:t>
      </w:r>
      <w:r w:rsidR="008A149B">
        <w:rPr>
          <w:rFonts w:ascii="宋体" w:eastAsia="宋体" w:hAnsi="Courier New" w:cs="Times New Roman" w:hint="eastAsia"/>
          <w:sz w:val="21"/>
          <w:szCs w:val="24"/>
        </w:rP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710C39" w14:paraId="0990E9CF"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A1A896F"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字段</w:t>
            </w:r>
            <w:r w:rsidRPr="00710C39">
              <w:rPr>
                <w:rFonts w:eastAsia="宋体" w:cs="Times New Roman"/>
                <w:b/>
                <w:bCs/>
                <w:color w:val="000000"/>
                <w:sz w:val="21"/>
                <w:szCs w:val="24"/>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71727D7"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hint="eastAsia"/>
                <w:b/>
                <w:bCs/>
                <w:color w:val="000000"/>
                <w:sz w:val="21"/>
                <w:szCs w:val="24"/>
              </w:rPr>
              <w:t>存储</w:t>
            </w:r>
            <w:r w:rsidRPr="00710C39">
              <w:rPr>
                <w:rFonts w:eastAsia="宋体" w:cs="Times New Roman"/>
                <w:b/>
                <w:bCs/>
                <w:color w:val="000000"/>
                <w:sz w:val="21"/>
                <w:szCs w:val="24"/>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3E6025A4" w14:textId="77777777" w:rsidR="008A149B" w:rsidRPr="00710C39" w:rsidRDefault="008A149B" w:rsidP="00B76258">
            <w:pPr>
              <w:ind w:firstLine="422"/>
              <w:jc w:val="center"/>
              <w:rPr>
                <w:rFonts w:eastAsia="宋体" w:cs="Times New Roman"/>
                <w:b/>
                <w:bCs/>
                <w:color w:val="000000"/>
                <w:sz w:val="21"/>
                <w:szCs w:val="24"/>
              </w:rPr>
            </w:pPr>
            <w:r w:rsidRPr="00710C39">
              <w:rPr>
                <w:rFonts w:eastAsia="宋体" w:cs="Times New Roman"/>
                <w:b/>
                <w:bCs/>
                <w:color w:val="000000"/>
                <w:sz w:val="21"/>
                <w:szCs w:val="24"/>
              </w:rPr>
              <w:t>含义</w:t>
            </w:r>
          </w:p>
        </w:tc>
      </w:tr>
      <w:tr w:rsidR="008A149B" w:rsidRPr="00710C39" w14:paraId="3376D124"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7666CE3" w14:textId="77777777" w:rsidR="008A149B" w:rsidRPr="00710C39" w:rsidRDefault="008A149B" w:rsidP="00B76258">
            <w:pPr>
              <w:ind w:firstLine="420"/>
              <w:jc w:val="center"/>
              <w:rPr>
                <w:rFonts w:eastAsia="宋体" w:cs="Times New Roman"/>
                <w:bCs/>
                <w:color w:val="000000"/>
                <w:sz w:val="21"/>
                <w:szCs w:val="24"/>
              </w:rPr>
            </w:pPr>
            <w:r w:rsidRPr="00FE1045">
              <w:rPr>
                <w:rFonts w:eastAsia="宋体" w:cs="Times New Roman"/>
                <w:bCs/>
                <w:color w:val="000000"/>
                <w:sz w:val="21"/>
                <w:szCs w:val="24"/>
              </w:rPr>
              <w:t>pure_chrctr</w:t>
            </w:r>
          </w:p>
        </w:tc>
        <w:tc>
          <w:tcPr>
            <w:tcW w:w="2268" w:type="dxa"/>
            <w:tcBorders>
              <w:top w:val="single" w:sz="4" w:space="0" w:color="auto"/>
              <w:left w:val="single" w:sz="4" w:space="0" w:color="auto"/>
              <w:bottom w:val="single" w:sz="4" w:space="0" w:color="auto"/>
              <w:right w:val="single" w:sz="4" w:space="0" w:color="auto"/>
            </w:tcBorders>
            <w:vAlign w:val="center"/>
          </w:tcPr>
          <w:p w14:paraId="4F6C0D44"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bCs/>
                <w:color w:val="000000"/>
                <w:sz w:val="21"/>
                <w:szCs w:val="24"/>
              </w:rPr>
              <w:t>0</w:t>
            </w:r>
          </w:p>
        </w:tc>
        <w:tc>
          <w:tcPr>
            <w:tcW w:w="3691" w:type="dxa"/>
            <w:tcBorders>
              <w:top w:val="single" w:sz="4" w:space="0" w:color="auto"/>
              <w:left w:val="single" w:sz="4" w:space="0" w:color="auto"/>
              <w:bottom w:val="single" w:sz="4" w:space="0" w:color="auto"/>
              <w:right w:val="single" w:sz="4" w:space="0" w:color="auto"/>
            </w:tcBorders>
            <w:vAlign w:val="center"/>
          </w:tcPr>
          <w:p w14:paraId="7F45CA82"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Pr="00FE1045">
              <w:rPr>
                <w:rFonts w:eastAsia="宋体" w:cs="Times New Roman" w:hint="eastAsia"/>
                <w:bCs/>
                <w:color w:val="000000"/>
                <w:sz w:val="21"/>
                <w:szCs w:val="24"/>
              </w:rPr>
              <w:t>添加“</w:t>
            </w:r>
            <w:r w:rsidRPr="00FE1045">
              <w:rPr>
                <w:rFonts w:eastAsia="宋体" w:cs="Times New Roman" w:hint="eastAsia"/>
                <w:bCs/>
                <w:color w:val="000000"/>
                <w:sz w:val="21"/>
                <w:szCs w:val="24"/>
              </w:rPr>
              <w:t>hxID=xxxx</w:t>
            </w:r>
            <w:r w:rsidRPr="00FE1045">
              <w:rPr>
                <w:rFonts w:eastAsia="宋体" w:cs="Times New Roman" w:hint="eastAsia"/>
                <w:bCs/>
                <w:color w:val="000000"/>
                <w:sz w:val="21"/>
                <w:szCs w:val="24"/>
              </w:rPr>
              <w:t>”</w:t>
            </w:r>
          </w:p>
        </w:tc>
      </w:tr>
      <w:tr w:rsidR="008A149B" w:rsidRPr="00710C39" w14:paraId="707E6EEE"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0422BEA" w14:textId="77777777" w:rsidR="008A149B" w:rsidRPr="00710C39" w:rsidRDefault="008A149B" w:rsidP="00B76258">
            <w:pPr>
              <w:ind w:firstLine="420"/>
              <w:jc w:val="center"/>
              <w:rPr>
                <w:rFonts w:eastAsia="宋体" w:cs="Times New Roman"/>
                <w:bCs/>
                <w:color w:val="000000"/>
                <w:sz w:val="21"/>
                <w:szCs w:val="24"/>
              </w:rPr>
            </w:pPr>
            <w:r w:rsidRPr="00FE1045">
              <w:rPr>
                <w:rFonts w:eastAsia="宋体" w:cs="Times New Roman"/>
                <w:bCs/>
                <w:color w:val="000000"/>
                <w:sz w:val="21"/>
                <w:szCs w:val="24"/>
              </w:rPr>
              <w:t>ampersand_chrctr</w:t>
            </w:r>
          </w:p>
        </w:tc>
        <w:tc>
          <w:tcPr>
            <w:tcW w:w="2268" w:type="dxa"/>
            <w:tcBorders>
              <w:top w:val="single" w:sz="4" w:space="0" w:color="auto"/>
              <w:left w:val="single" w:sz="4" w:space="0" w:color="auto"/>
              <w:bottom w:val="single" w:sz="4" w:space="0" w:color="auto"/>
              <w:right w:val="single" w:sz="4" w:space="0" w:color="auto"/>
            </w:tcBorders>
            <w:vAlign w:val="center"/>
          </w:tcPr>
          <w:p w14:paraId="359BA80B"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bCs/>
                <w:color w:val="000000"/>
                <w:sz w:val="21"/>
                <w:szCs w:val="24"/>
              </w:rPr>
              <w:t>1</w:t>
            </w:r>
          </w:p>
        </w:tc>
        <w:tc>
          <w:tcPr>
            <w:tcW w:w="3691" w:type="dxa"/>
            <w:tcBorders>
              <w:top w:val="single" w:sz="4" w:space="0" w:color="auto"/>
              <w:left w:val="single" w:sz="4" w:space="0" w:color="auto"/>
              <w:bottom w:val="single" w:sz="4" w:space="0" w:color="auto"/>
              <w:right w:val="single" w:sz="4" w:space="0" w:color="auto"/>
            </w:tcBorders>
            <w:vAlign w:val="center"/>
          </w:tcPr>
          <w:p w14:paraId="2F8A8789" w14:textId="77777777" w:rsidR="008A149B" w:rsidRPr="00710C39"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Pr="00FE1045">
              <w:rPr>
                <w:rFonts w:eastAsia="宋体" w:cs="Times New Roman" w:hint="eastAsia"/>
                <w:bCs/>
                <w:color w:val="000000"/>
                <w:sz w:val="21"/>
                <w:szCs w:val="24"/>
              </w:rPr>
              <w:t>添加“</w:t>
            </w:r>
            <w:r w:rsidRPr="00FE1045">
              <w:rPr>
                <w:rFonts w:eastAsia="宋体" w:cs="Times New Roman" w:hint="eastAsia"/>
                <w:bCs/>
                <w:color w:val="000000"/>
                <w:sz w:val="21"/>
                <w:szCs w:val="24"/>
              </w:rPr>
              <w:t>&amp;hxID=xxxx</w:t>
            </w:r>
            <w:r w:rsidRPr="00FE1045">
              <w:rPr>
                <w:rFonts w:eastAsia="宋体" w:cs="Times New Roman" w:hint="eastAsia"/>
                <w:bCs/>
                <w:color w:val="000000"/>
                <w:sz w:val="21"/>
                <w:szCs w:val="24"/>
              </w:rPr>
              <w:t>”</w:t>
            </w:r>
          </w:p>
        </w:tc>
      </w:tr>
      <w:tr w:rsidR="008A149B" w:rsidRPr="00710C39" w14:paraId="127E3C64"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D728A56" w14:textId="77777777" w:rsidR="008A149B" w:rsidRPr="00FE1045" w:rsidRDefault="008A149B" w:rsidP="00B76258">
            <w:pPr>
              <w:ind w:firstLine="420"/>
              <w:jc w:val="center"/>
              <w:rPr>
                <w:rFonts w:eastAsia="宋体" w:cs="Times New Roman"/>
                <w:bCs/>
                <w:color w:val="000000"/>
                <w:sz w:val="21"/>
                <w:szCs w:val="24"/>
              </w:rPr>
            </w:pPr>
            <w:r w:rsidRPr="00FE1045">
              <w:rPr>
                <w:rFonts w:eastAsia="宋体" w:cs="Times New Roman"/>
                <w:bCs/>
                <w:color w:val="000000"/>
                <w:sz w:val="21"/>
                <w:szCs w:val="24"/>
              </w:rPr>
              <w:t>question_chrctr</w:t>
            </w:r>
          </w:p>
        </w:tc>
        <w:tc>
          <w:tcPr>
            <w:tcW w:w="2268" w:type="dxa"/>
            <w:tcBorders>
              <w:top w:val="single" w:sz="4" w:space="0" w:color="auto"/>
              <w:left w:val="single" w:sz="4" w:space="0" w:color="auto"/>
              <w:bottom w:val="single" w:sz="4" w:space="0" w:color="auto"/>
              <w:right w:val="single" w:sz="4" w:space="0" w:color="auto"/>
            </w:tcBorders>
            <w:vAlign w:val="center"/>
          </w:tcPr>
          <w:p w14:paraId="6E31D20B" w14:textId="77777777" w:rsidR="008A149B" w:rsidRPr="00561678"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2</w:t>
            </w:r>
          </w:p>
        </w:tc>
        <w:tc>
          <w:tcPr>
            <w:tcW w:w="3691" w:type="dxa"/>
            <w:tcBorders>
              <w:top w:val="single" w:sz="4" w:space="0" w:color="auto"/>
              <w:left w:val="single" w:sz="4" w:space="0" w:color="auto"/>
              <w:bottom w:val="single" w:sz="4" w:space="0" w:color="auto"/>
              <w:right w:val="single" w:sz="4" w:space="0" w:color="auto"/>
            </w:tcBorders>
            <w:vAlign w:val="center"/>
          </w:tcPr>
          <w:p w14:paraId="0853D0CF" w14:textId="77777777" w:rsidR="008A149B" w:rsidRDefault="008A149B" w:rsidP="00B76258">
            <w:pPr>
              <w:ind w:firstLine="420"/>
              <w:jc w:val="center"/>
              <w:rPr>
                <w:rFonts w:eastAsia="宋体" w:cs="Times New Roman"/>
                <w:bCs/>
                <w:color w:val="000000"/>
                <w:sz w:val="21"/>
                <w:szCs w:val="24"/>
              </w:rPr>
            </w:pPr>
            <w:r>
              <w:rPr>
                <w:rFonts w:eastAsia="宋体" w:cs="Times New Roman" w:hint="eastAsia"/>
                <w:bCs/>
                <w:color w:val="000000"/>
                <w:sz w:val="21"/>
                <w:szCs w:val="24"/>
              </w:rPr>
              <w:t>标识</w:t>
            </w:r>
            <w:r w:rsidRPr="00FE1045">
              <w:rPr>
                <w:rFonts w:eastAsia="宋体" w:cs="Times New Roman" w:hint="eastAsia"/>
                <w:bCs/>
                <w:color w:val="000000"/>
                <w:sz w:val="21"/>
                <w:szCs w:val="24"/>
              </w:rPr>
              <w:t>添加“</w:t>
            </w:r>
            <w:r w:rsidRPr="00FE1045">
              <w:rPr>
                <w:rFonts w:eastAsia="宋体" w:cs="Times New Roman" w:hint="eastAsia"/>
                <w:bCs/>
                <w:color w:val="000000"/>
                <w:sz w:val="21"/>
                <w:szCs w:val="24"/>
              </w:rPr>
              <w:t>?hxID=xxxx</w:t>
            </w:r>
            <w:r w:rsidRPr="00FE1045">
              <w:rPr>
                <w:rFonts w:eastAsia="宋体" w:cs="Times New Roman" w:hint="eastAsia"/>
                <w:bCs/>
                <w:color w:val="000000"/>
                <w:sz w:val="21"/>
                <w:szCs w:val="24"/>
              </w:rPr>
              <w:t>”</w:t>
            </w:r>
          </w:p>
        </w:tc>
      </w:tr>
    </w:tbl>
    <w:p w14:paraId="0FDF7BBB" w14:textId="77777777" w:rsidR="008A149B" w:rsidRPr="00710C39" w:rsidRDefault="008A149B" w:rsidP="008A149B">
      <w:pPr>
        <w:spacing w:line="400" w:lineRule="exact"/>
        <w:ind w:firstLine="480"/>
        <w:rPr>
          <w:rFonts w:eastAsia="宋体" w:cs="Times New Roman"/>
          <w:szCs w:val="24"/>
        </w:rPr>
      </w:pPr>
    </w:p>
    <w:p w14:paraId="0B9A7FA4" w14:textId="77777777" w:rsidR="008A149B" w:rsidRPr="000B1BCF" w:rsidRDefault="008A149B" w:rsidP="008A149B">
      <w:pPr>
        <w:pStyle w:val="ab"/>
        <w:ind w:firstLine="420"/>
      </w:pPr>
    </w:p>
    <w:p w14:paraId="411F6DBA" w14:textId="77777777" w:rsidR="008A149B" w:rsidRDefault="008A149B" w:rsidP="008A149B">
      <w:pPr>
        <w:pStyle w:val="ab"/>
        <w:ind w:firstLine="420"/>
      </w:pPr>
    </w:p>
    <w:p w14:paraId="6DC1466B" w14:textId="77777777" w:rsidR="008A149B" w:rsidRDefault="008A149B" w:rsidP="008A149B">
      <w:pPr>
        <w:pStyle w:val="ab"/>
        <w:ind w:firstLine="420"/>
        <w:rPr>
          <w:rFonts w:ascii="黑体" w:eastAsia="黑体"/>
        </w:rPr>
      </w:pPr>
      <w:r>
        <w:rPr>
          <w:rFonts w:ascii="黑体" w:eastAsia="黑体" w:hint="eastAsia"/>
        </w:rPr>
        <w:t>4.2安全保密设计</w:t>
      </w:r>
    </w:p>
    <w:p w14:paraId="2AB76C83" w14:textId="77777777" w:rsidR="008A149B" w:rsidRDefault="008A149B" w:rsidP="008A149B">
      <w:pPr>
        <w:pStyle w:val="ab"/>
        <w:ind w:firstLine="420"/>
      </w:pPr>
      <w:r>
        <w:rPr>
          <w:rFonts w:hint="eastAsia"/>
        </w:rPr>
        <w:t xml:space="preserve">    无</w:t>
      </w:r>
    </w:p>
    <w:p w14:paraId="59CA97F5" w14:textId="4CB8AF93" w:rsidR="00205BF6" w:rsidRDefault="00205BF6">
      <w:pPr>
        <w:ind w:firstLine="480"/>
      </w:pPr>
      <w:r>
        <w:br w:type="page"/>
      </w:r>
    </w:p>
    <w:p w14:paraId="7E96234C" w14:textId="6A5E596D" w:rsidR="00AE1E79" w:rsidRDefault="00E07B5D" w:rsidP="00E07B5D">
      <w:pPr>
        <w:pStyle w:val="-10"/>
        <w:ind w:firstLine="600"/>
        <w:jc w:val="both"/>
      </w:pPr>
      <w:bookmarkStart w:id="502" w:name="_Toc7254197"/>
      <w:r>
        <w:rPr>
          <w:rFonts w:hint="eastAsia"/>
        </w:rPr>
        <w:t>附录</w:t>
      </w:r>
      <w:r>
        <w:rPr>
          <w:rFonts w:hint="eastAsia"/>
        </w:rPr>
        <w:t xml:space="preserve">9 </w:t>
      </w:r>
      <w:r w:rsidR="007639F7">
        <w:rPr>
          <w:rFonts w:hint="eastAsia"/>
        </w:rPr>
        <w:t>组装测试计划</w:t>
      </w:r>
      <w:bookmarkEnd w:id="502"/>
    </w:p>
    <w:p w14:paraId="7C520C9C" w14:textId="41D5A71B" w:rsidR="00E07B5D" w:rsidRDefault="00E07B5D" w:rsidP="00E07B5D">
      <w:pPr>
        <w:ind w:firstLine="880"/>
        <w:jc w:val="center"/>
        <w:rPr>
          <w:rFonts w:eastAsia="黑体"/>
          <w:sz w:val="44"/>
        </w:rPr>
      </w:pPr>
      <w:r>
        <w:rPr>
          <w:rFonts w:eastAsia="黑体"/>
          <w:noProof/>
          <w:sz w:val="44"/>
        </w:rPr>
        <mc:AlternateContent>
          <mc:Choice Requires="wps">
            <w:drawing>
              <wp:anchor distT="0" distB="0" distL="114300" distR="114300" simplePos="0" relativeHeight="251671552" behindDoc="0" locked="0" layoutInCell="0" allowOverlap="1" wp14:anchorId="11454A37" wp14:editId="31346363">
                <wp:simplePos x="0" y="0"/>
                <wp:positionH relativeFrom="column">
                  <wp:posOffset>0</wp:posOffset>
                </wp:positionH>
                <wp:positionV relativeFrom="paragraph">
                  <wp:posOffset>495300</wp:posOffset>
                </wp:positionV>
                <wp:extent cx="5143500" cy="0"/>
                <wp:effectExtent l="0" t="0" r="0" b="0"/>
                <wp:wrapTopAndBottom/>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37933E" id="直接连接符 4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Oz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DlrXOz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72BAB95A" w14:textId="77777777" w:rsidR="00E07B5D" w:rsidRDefault="00E07B5D" w:rsidP="00E07B5D">
      <w:pPr>
        <w:ind w:firstLine="880"/>
        <w:jc w:val="center"/>
        <w:rPr>
          <w:rFonts w:eastAsia="黑体"/>
          <w:sz w:val="44"/>
        </w:rPr>
      </w:pPr>
    </w:p>
    <w:p w14:paraId="00659521" w14:textId="77777777" w:rsidR="00E07B5D" w:rsidRDefault="00E07B5D" w:rsidP="00E07B5D">
      <w:pPr>
        <w:ind w:firstLine="880"/>
        <w:jc w:val="center"/>
        <w:rPr>
          <w:rFonts w:eastAsia="黑体"/>
          <w:sz w:val="44"/>
        </w:rPr>
      </w:pPr>
      <w:r>
        <w:rPr>
          <w:rFonts w:eastAsia="黑体" w:hint="eastAsia"/>
          <w:sz w:val="44"/>
        </w:rPr>
        <w:t>组装测试计划</w:t>
      </w:r>
    </w:p>
    <w:p w14:paraId="5416C7F6" w14:textId="77777777" w:rsidR="00E07B5D" w:rsidRDefault="00E07B5D" w:rsidP="00E07B5D">
      <w:pPr>
        <w:ind w:firstLine="560"/>
        <w:jc w:val="center"/>
        <w:rPr>
          <w:sz w:val="28"/>
        </w:rPr>
      </w:pPr>
    </w:p>
    <w:p w14:paraId="09021252" w14:textId="77777777" w:rsidR="00E07B5D" w:rsidRDefault="00E07B5D" w:rsidP="00E07B5D">
      <w:pPr>
        <w:ind w:firstLine="560"/>
        <w:jc w:val="center"/>
        <w:rPr>
          <w:sz w:val="28"/>
        </w:rPr>
      </w:pPr>
      <w:r>
        <w:rPr>
          <w:rFonts w:hint="eastAsia"/>
          <w:sz w:val="28"/>
        </w:rPr>
        <w:t>[V</w:t>
      </w:r>
      <w:r>
        <w:rPr>
          <w:sz w:val="28"/>
        </w:rPr>
        <w:t>1.0</w:t>
      </w:r>
      <w:r>
        <w:rPr>
          <w:rFonts w:hint="eastAsia"/>
          <w:sz w:val="28"/>
        </w:rPr>
        <w:t>]</w:t>
      </w:r>
    </w:p>
    <w:p w14:paraId="2F858F82" w14:textId="77777777" w:rsidR="00E07B5D" w:rsidRDefault="00E07B5D" w:rsidP="00E07B5D">
      <w:pPr>
        <w:ind w:firstLine="560"/>
        <w:jc w:val="center"/>
        <w:rPr>
          <w:sz w:val="28"/>
        </w:rPr>
      </w:pPr>
    </w:p>
    <w:p w14:paraId="31DF3F26" w14:textId="77777777" w:rsidR="00E07B5D" w:rsidRDefault="00E07B5D" w:rsidP="00E07B5D">
      <w:pPr>
        <w:ind w:firstLine="560"/>
        <w:jc w:val="center"/>
        <w:rPr>
          <w:sz w:val="28"/>
        </w:rPr>
      </w:pPr>
    </w:p>
    <w:p w14:paraId="5C86753C" w14:textId="77777777" w:rsidR="00E07B5D" w:rsidRDefault="00E07B5D" w:rsidP="00E07B5D">
      <w:pPr>
        <w:ind w:firstLine="560"/>
        <w:jc w:val="center"/>
        <w:rPr>
          <w:sz w:val="28"/>
        </w:rPr>
      </w:pPr>
    </w:p>
    <w:p w14:paraId="2D4C763C" w14:textId="77777777" w:rsidR="00E07B5D" w:rsidRDefault="00E07B5D" w:rsidP="00E07B5D">
      <w:pPr>
        <w:ind w:firstLine="480"/>
      </w:pPr>
    </w:p>
    <w:p w14:paraId="6960A3CD" w14:textId="77777777" w:rsidR="00E07B5D" w:rsidRDefault="00E07B5D" w:rsidP="00E07B5D">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___________</w:t>
      </w:r>
      <w:proofErr w:type="gramStart"/>
      <w:r>
        <w:rPr>
          <w:rFonts w:hint="eastAsia"/>
          <w:sz w:val="28"/>
        </w:rPr>
        <w:t>邵</w:t>
      </w:r>
      <w:proofErr w:type="gramEnd"/>
      <w:r>
        <w:rPr>
          <w:rFonts w:hint="eastAsia"/>
          <w:sz w:val="28"/>
        </w:rPr>
        <w:t>欣欣</w:t>
      </w:r>
      <w:r>
        <w:rPr>
          <w:sz w:val="28"/>
        </w:rPr>
        <w:t>___________</w:t>
      </w:r>
    </w:p>
    <w:p w14:paraId="3B78DEAB" w14:textId="77777777" w:rsidR="00E07B5D" w:rsidRDefault="00E07B5D" w:rsidP="00E07B5D">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___________</w:t>
      </w:r>
      <w:r>
        <w:rPr>
          <w:rFonts w:hint="eastAsia"/>
          <w:sz w:val="28"/>
        </w:rPr>
        <w:t>王海舟</w:t>
      </w:r>
      <w:r>
        <w:rPr>
          <w:sz w:val="28"/>
        </w:rPr>
        <w:t>___________</w:t>
      </w:r>
    </w:p>
    <w:p w14:paraId="27030EE1" w14:textId="77777777" w:rsidR="00E07B5D" w:rsidRDefault="00E07B5D" w:rsidP="00E07B5D">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___________</w:t>
      </w:r>
      <w:r>
        <w:rPr>
          <w:rFonts w:hint="eastAsia"/>
          <w:sz w:val="28"/>
        </w:rPr>
        <w:t>王海舟</w:t>
      </w:r>
      <w:r>
        <w:rPr>
          <w:sz w:val="28"/>
        </w:rPr>
        <w:t>___________</w:t>
      </w:r>
    </w:p>
    <w:p w14:paraId="3B5E8F87" w14:textId="77777777" w:rsidR="00E07B5D" w:rsidRDefault="00E07B5D" w:rsidP="00E07B5D">
      <w:pPr>
        <w:ind w:firstLine="560"/>
        <w:jc w:val="center"/>
        <w:rPr>
          <w:sz w:val="28"/>
        </w:rPr>
      </w:pPr>
    </w:p>
    <w:p w14:paraId="35B4F3F4" w14:textId="77777777" w:rsidR="00E07B5D" w:rsidRDefault="00E07B5D" w:rsidP="00E07B5D">
      <w:pPr>
        <w:ind w:firstLine="560"/>
        <w:jc w:val="center"/>
        <w:rPr>
          <w:sz w:val="28"/>
        </w:rPr>
      </w:pPr>
    </w:p>
    <w:p w14:paraId="79FF9D2C" w14:textId="77777777" w:rsidR="00E07B5D" w:rsidRDefault="00E07B5D" w:rsidP="00E07B5D">
      <w:pPr>
        <w:ind w:firstLine="560"/>
        <w:jc w:val="center"/>
        <w:rPr>
          <w:sz w:val="28"/>
        </w:rPr>
      </w:pPr>
    </w:p>
    <w:p w14:paraId="5E3D9067" w14:textId="77777777" w:rsidR="00E07B5D" w:rsidRDefault="00E07B5D" w:rsidP="00E07B5D">
      <w:pPr>
        <w:ind w:firstLine="560"/>
        <w:jc w:val="center"/>
        <w:rPr>
          <w:sz w:val="28"/>
        </w:rPr>
      </w:pPr>
    </w:p>
    <w:p w14:paraId="096EC3ED" w14:textId="0121BC5C" w:rsidR="00E07B5D" w:rsidRPr="00E07B5D" w:rsidRDefault="00E07B5D" w:rsidP="00E07B5D">
      <w:pPr>
        <w:ind w:firstLine="560"/>
        <w:jc w:val="center"/>
        <w:rPr>
          <w:sz w:val="28"/>
        </w:rPr>
      </w:pPr>
      <w:r>
        <w:rPr>
          <w:rFonts w:hint="eastAsia"/>
          <w:sz w:val="28"/>
        </w:rPr>
        <w:t>[</w:t>
      </w:r>
      <w:r>
        <w:rPr>
          <w:rFonts w:hint="eastAsia"/>
          <w:sz w:val="28"/>
        </w:rPr>
        <w:t>二零一九年三月六日</w:t>
      </w:r>
      <w:r>
        <w:rPr>
          <w:rFonts w:hint="eastAsia"/>
          <w:sz w:val="28"/>
        </w:rPr>
        <w:t>]</w:t>
      </w:r>
      <w:r>
        <w:rPr>
          <w:rFonts w:hint="eastAsia"/>
        </w:rPr>
        <w:t xml:space="preserve"> </w:t>
      </w:r>
    </w:p>
    <w:p w14:paraId="795F1E28" w14:textId="77777777" w:rsidR="00E07B5D" w:rsidRDefault="00E07B5D" w:rsidP="00CD5E67">
      <w:pPr>
        <w:pStyle w:val="3"/>
        <w:ind w:firstLine="643"/>
      </w:pPr>
      <w:r>
        <w:rPr>
          <w:rFonts w:hint="eastAsia"/>
        </w:rPr>
        <w:t>1.</w:t>
      </w:r>
      <w:r>
        <w:rPr>
          <w:rFonts w:hint="eastAsia"/>
        </w:rPr>
        <w:t>引言</w:t>
      </w:r>
    </w:p>
    <w:p w14:paraId="5114D42C" w14:textId="77777777" w:rsidR="00E07B5D" w:rsidRDefault="00E07B5D" w:rsidP="00E07B5D">
      <w:pPr>
        <w:pStyle w:val="ab"/>
        <w:ind w:firstLine="420"/>
        <w:rPr>
          <w:rFonts w:ascii="黑体" w:eastAsia="黑体"/>
        </w:rPr>
      </w:pPr>
      <w:r>
        <w:rPr>
          <w:rFonts w:ascii="黑体" w:eastAsia="黑体" w:hint="eastAsia"/>
        </w:rPr>
        <w:t>1.1编写目的</w:t>
      </w:r>
    </w:p>
    <w:p w14:paraId="271C8EB4" w14:textId="77777777" w:rsidR="00E07B5D" w:rsidRDefault="00E07B5D" w:rsidP="00E07B5D">
      <w:pPr>
        <w:pStyle w:val="ab"/>
        <w:ind w:firstLine="420"/>
      </w:pPr>
    </w:p>
    <w:p w14:paraId="0D9B4664" w14:textId="77777777" w:rsidR="00E07B5D" w:rsidRPr="00140F77" w:rsidRDefault="00E07B5D" w:rsidP="00E07B5D">
      <w:pPr>
        <w:pStyle w:val="ab"/>
        <w:ind w:firstLine="420"/>
      </w:pPr>
      <w:r>
        <w:rPr>
          <w:rFonts w:hint="eastAsia"/>
        </w:rPr>
        <w:t>本测试计划用来</w:t>
      </w:r>
      <w:r>
        <w:t>指导测试，</w:t>
      </w:r>
      <w:r>
        <w:rPr>
          <w:rFonts w:hint="eastAsia"/>
        </w:rPr>
        <w:t>制定详细的</w:t>
      </w:r>
      <w:r>
        <w:t>测试计划，使用测试</w:t>
      </w:r>
      <w:r>
        <w:rPr>
          <w:rFonts w:hint="eastAsia"/>
        </w:rPr>
        <w:t>执行结果</w:t>
      </w:r>
      <w:r>
        <w:t>确保软件开发正确的功能，</w:t>
      </w:r>
      <w:r>
        <w:rPr>
          <w:rFonts w:hint="eastAsia"/>
        </w:rPr>
        <w:t>确保</w:t>
      </w:r>
      <w:r>
        <w:t>功能的正确实现。</w:t>
      </w:r>
      <w:r>
        <w:rPr>
          <w:rFonts w:hint="eastAsia"/>
        </w:rPr>
        <w:t>保证软件开发</w:t>
      </w:r>
      <w:r>
        <w:t>在预期轨道。预期读者</w:t>
      </w:r>
      <w:r>
        <w:rPr>
          <w:rFonts w:hint="eastAsia"/>
        </w:rPr>
        <w:t>是</w:t>
      </w:r>
      <w:r>
        <w:t>需求分析人员，项目</w:t>
      </w:r>
      <w:r>
        <w:rPr>
          <w:rFonts w:hint="eastAsia"/>
        </w:rPr>
        <w:t>经理</w:t>
      </w:r>
      <w:r>
        <w:t>，软件开发人员</w:t>
      </w:r>
      <w:r>
        <w:rPr>
          <w:rFonts w:hint="eastAsia"/>
        </w:rPr>
        <w:t>和</w:t>
      </w:r>
      <w:r>
        <w:t>网站</w:t>
      </w:r>
      <w:proofErr w:type="gramStart"/>
      <w:r>
        <w:t>安全运</w:t>
      </w:r>
      <w:proofErr w:type="gramEnd"/>
      <w:r>
        <w:t>维人员。</w:t>
      </w:r>
    </w:p>
    <w:p w14:paraId="18E82A3F" w14:textId="77777777" w:rsidR="00E07B5D" w:rsidRDefault="00E07B5D" w:rsidP="00E07B5D">
      <w:pPr>
        <w:pStyle w:val="ab"/>
        <w:ind w:firstLine="420"/>
        <w:rPr>
          <w:rFonts w:ascii="黑体" w:eastAsia="黑体"/>
        </w:rPr>
      </w:pPr>
      <w:r>
        <w:rPr>
          <w:rFonts w:ascii="黑体" w:eastAsia="黑体" w:hint="eastAsia"/>
        </w:rPr>
        <w:t>1.2背景</w:t>
      </w:r>
    </w:p>
    <w:p w14:paraId="1DA9640B" w14:textId="77777777" w:rsidR="00E07B5D" w:rsidRDefault="00E07B5D" w:rsidP="00E07B5D">
      <w:pPr>
        <w:pStyle w:val="ab"/>
        <w:numPr>
          <w:ilvl w:val="0"/>
          <w:numId w:val="28"/>
        </w:numPr>
        <w:ind w:firstLine="420"/>
      </w:pPr>
      <w:r>
        <w:rPr>
          <w:rFonts w:hint="eastAsia"/>
        </w:rPr>
        <w:t>基于代码混淆的Web站点动态防御系统</w:t>
      </w:r>
    </w:p>
    <w:p w14:paraId="066FB378" w14:textId="77777777" w:rsidR="00E07B5D" w:rsidRDefault="00E07B5D" w:rsidP="00E07B5D">
      <w:pPr>
        <w:pStyle w:val="ab"/>
        <w:numPr>
          <w:ilvl w:val="0"/>
          <w:numId w:val="28"/>
        </w:numPr>
        <w:ind w:firstLine="420"/>
      </w:pPr>
      <w:r>
        <w:rPr>
          <w:rFonts w:hint="eastAsia"/>
        </w:rPr>
        <w:t>任务提出者：</w:t>
      </w:r>
      <w:proofErr w:type="gramStart"/>
      <w:r>
        <w:rPr>
          <w:rFonts w:hint="eastAsia"/>
        </w:rPr>
        <w:t>邵</w:t>
      </w:r>
      <w:proofErr w:type="gramEnd"/>
      <w:r>
        <w:rPr>
          <w:rFonts w:hint="eastAsia"/>
        </w:rPr>
        <w:t>欣欣；开发者：</w:t>
      </w:r>
      <w:proofErr w:type="gramStart"/>
      <w:r>
        <w:rPr>
          <w:rFonts w:hint="eastAsia"/>
        </w:rPr>
        <w:t>邵</w:t>
      </w:r>
      <w:proofErr w:type="gramEnd"/>
      <w:r>
        <w:rPr>
          <w:rFonts w:hint="eastAsia"/>
        </w:rPr>
        <w:t>欣欣；用户：网站</w:t>
      </w:r>
      <w:proofErr w:type="gramStart"/>
      <w:r>
        <w:rPr>
          <w:rFonts w:hint="eastAsia"/>
        </w:rPr>
        <w:t>安全运</w:t>
      </w:r>
      <w:proofErr w:type="gramEnd"/>
      <w:r>
        <w:rPr>
          <w:rFonts w:hint="eastAsia"/>
        </w:rPr>
        <w:t>维人员。</w:t>
      </w:r>
    </w:p>
    <w:p w14:paraId="0644C249" w14:textId="77777777" w:rsidR="00E07B5D" w:rsidRDefault="00E07B5D" w:rsidP="00E07B5D">
      <w:pPr>
        <w:pStyle w:val="ab"/>
        <w:ind w:left="493" w:firstLine="420"/>
      </w:pPr>
    </w:p>
    <w:p w14:paraId="16DE2D22" w14:textId="77777777" w:rsidR="00E07B5D" w:rsidRDefault="00E07B5D" w:rsidP="00E07B5D">
      <w:pPr>
        <w:pStyle w:val="ab"/>
        <w:ind w:firstLine="420"/>
        <w:rPr>
          <w:rFonts w:ascii="黑体" w:eastAsia="黑体"/>
        </w:rPr>
      </w:pPr>
      <w:r>
        <w:rPr>
          <w:rFonts w:ascii="黑体" w:eastAsia="黑体" w:hint="eastAsia"/>
        </w:rPr>
        <w:t>1.3定义</w:t>
      </w:r>
    </w:p>
    <w:p w14:paraId="6476372F" w14:textId="77777777" w:rsidR="00E07B5D" w:rsidRDefault="00E07B5D" w:rsidP="00E07B5D">
      <w:pPr>
        <w:pStyle w:val="ab"/>
        <w:ind w:firstLine="420"/>
      </w:pPr>
      <w:r>
        <w:rPr>
          <w:rFonts w:hint="eastAsia"/>
        </w:rPr>
        <w:t xml:space="preserve"> </w:t>
      </w:r>
      <w:r>
        <w:t>Chrome Extension：</w:t>
      </w:r>
      <w:r>
        <w:rPr>
          <w:rFonts w:hint="eastAsia"/>
        </w:rPr>
        <w:t>Chrome</w:t>
      </w:r>
      <w:r>
        <w:t>浏览器</w:t>
      </w:r>
      <w:r>
        <w:rPr>
          <w:rFonts w:hint="eastAsia"/>
        </w:rPr>
        <w:t>的</w:t>
      </w:r>
      <w:r>
        <w:t>扩展</w:t>
      </w:r>
      <w:r>
        <w:rPr>
          <w:rFonts w:hint="eastAsia"/>
        </w:rPr>
        <w:t>，</w:t>
      </w:r>
      <w:r w:rsidRPr="00A70E0A">
        <w:rPr>
          <w:rFonts w:hint="eastAsia"/>
        </w:rPr>
        <w:t>扩展浏览器的功能，例如：捕捉特定网页的内容，捕捉HTTP报文，捕捉用户浏览动作，改变浏览器地址栏/起始页/书签/Tab等界面元素的行为，与别的站点通信，修改网页内容等。</w:t>
      </w:r>
    </w:p>
    <w:p w14:paraId="262FEB01" w14:textId="77777777" w:rsidR="00E07B5D" w:rsidRDefault="00E07B5D" w:rsidP="00E07B5D">
      <w:pPr>
        <w:pStyle w:val="ab"/>
        <w:ind w:firstLine="420"/>
      </w:pPr>
      <w:r>
        <w:rPr>
          <w:rFonts w:hint="eastAsia"/>
        </w:rPr>
        <w:t>HTML：</w:t>
      </w:r>
      <w:r w:rsidRPr="0006605C">
        <w:t>Hyper Text Markup Language</w:t>
      </w:r>
      <w:r>
        <w:rPr>
          <w:rFonts w:hint="eastAsia"/>
        </w:rPr>
        <w:t>的</w:t>
      </w:r>
      <w:r>
        <w:t>缩写</w:t>
      </w:r>
      <w:r>
        <w:rPr>
          <w:rFonts w:hint="eastAsia"/>
        </w:rPr>
        <w:t>，</w:t>
      </w:r>
      <w:r w:rsidRPr="0006605C">
        <w:rPr>
          <w:rFonts w:hint="eastAsia"/>
        </w:rPr>
        <w:t>超文本标记语言</w:t>
      </w:r>
      <w:r>
        <w:rPr>
          <w:rFonts w:hint="eastAsia"/>
        </w:rPr>
        <w:t>。HTML 不是一种编程语言，而是制作网页必需</w:t>
      </w:r>
      <w:r>
        <w:t>的标记语言。</w:t>
      </w:r>
      <w:r>
        <w:rPr>
          <w:rFonts w:hint="eastAsia"/>
        </w:rPr>
        <w:t>“超文本”指页面可以包含图片，链接，音乐和程序等非文字元素。</w:t>
      </w:r>
    </w:p>
    <w:p w14:paraId="1757528B" w14:textId="77777777" w:rsidR="00E07B5D" w:rsidRDefault="00E07B5D" w:rsidP="00E07B5D">
      <w:pPr>
        <w:pStyle w:val="ab"/>
        <w:ind w:firstLine="420"/>
      </w:pPr>
      <w:r>
        <w:t>JavaScript：</w:t>
      </w:r>
      <w:r w:rsidRPr="004346FD">
        <w:rPr>
          <w:rFonts w:hint="eastAsia"/>
        </w:rPr>
        <w:t>JavaScript</w:t>
      </w:r>
      <w:r>
        <w:rPr>
          <w:rFonts w:hint="eastAsia"/>
        </w:rPr>
        <w:t>是因特网上最流行的脚本语言，</w:t>
      </w:r>
      <w:r w:rsidRPr="004346FD">
        <w:rPr>
          <w:rFonts w:hint="eastAsia"/>
        </w:rPr>
        <w:t>一种直译式脚本语言</w:t>
      </w:r>
      <w:r>
        <w:rPr>
          <w:rFonts w:hint="eastAsia"/>
        </w:rPr>
        <w:t>。</w:t>
      </w:r>
    </w:p>
    <w:p w14:paraId="0C06556C" w14:textId="77777777" w:rsidR="00E07B5D" w:rsidRDefault="00E07B5D" w:rsidP="00E07B5D">
      <w:pPr>
        <w:pStyle w:val="ab"/>
        <w:ind w:firstLine="420"/>
      </w:pPr>
      <w:r>
        <w:rPr>
          <w:rFonts w:hint="eastAsia"/>
        </w:rPr>
        <w:t>Gumbo</w:t>
      </w:r>
      <w:r>
        <w:t>：一个</w:t>
      </w:r>
      <w:r>
        <w:rPr>
          <w:rFonts w:hint="eastAsia"/>
        </w:rPr>
        <w:t>C语言</w:t>
      </w:r>
      <w:r>
        <w:t>编写的开源的HTML解析器。</w:t>
      </w:r>
    </w:p>
    <w:p w14:paraId="6A07C92D" w14:textId="77777777" w:rsidR="00E07B5D" w:rsidRDefault="00E07B5D" w:rsidP="00E07B5D">
      <w:pPr>
        <w:pStyle w:val="ab"/>
        <w:ind w:firstLine="420"/>
      </w:pPr>
      <w:r>
        <w:rPr>
          <w:rFonts w:hint="eastAsia"/>
        </w:rPr>
        <w:t>Duktape</w:t>
      </w:r>
      <w:r>
        <w:t>：一个</w:t>
      </w:r>
      <w:r>
        <w:rPr>
          <w:rFonts w:hint="eastAsia"/>
        </w:rPr>
        <w:t>C</w:t>
      </w:r>
      <w:r>
        <w:t>语言编写的可以嵌入C/C++工程</w:t>
      </w:r>
      <w:r>
        <w:rPr>
          <w:rFonts w:hint="eastAsia"/>
        </w:rPr>
        <w:t>的</w:t>
      </w:r>
      <w:r>
        <w:t>JavaScript引擎。</w:t>
      </w:r>
    </w:p>
    <w:p w14:paraId="47BDC559" w14:textId="77777777" w:rsidR="00E07B5D" w:rsidRDefault="00E07B5D" w:rsidP="00E07B5D">
      <w:pPr>
        <w:pStyle w:val="ab"/>
        <w:ind w:firstLine="420"/>
      </w:pPr>
      <w:r>
        <w:rPr>
          <w:rFonts w:hint="eastAsia"/>
        </w:rPr>
        <w:t>反向代理服务器</w:t>
      </w:r>
      <w:r>
        <w:t>：</w:t>
      </w:r>
      <w:r>
        <w:rPr>
          <w:rFonts w:hint="eastAsia"/>
        </w:rPr>
        <w:t>反向代理服务器</w:t>
      </w:r>
      <w:r>
        <w:t>是服务器的一种，它连接一组或多组后端服务器</w:t>
      </w:r>
      <w:r>
        <w:rPr>
          <w:rFonts w:hint="eastAsia"/>
        </w:rPr>
        <w:t>。</w:t>
      </w:r>
      <w:r>
        <w:t>用户</w:t>
      </w:r>
      <w:r>
        <w:rPr>
          <w:rFonts w:hint="eastAsia"/>
        </w:rPr>
        <w:t>只知道</w:t>
      </w:r>
      <w:r>
        <w:t>反向</w:t>
      </w:r>
      <w:r>
        <w:rPr>
          <w:rFonts w:hint="eastAsia"/>
        </w:rPr>
        <w:t>代理</w:t>
      </w:r>
      <w:r>
        <w:t>服务器的</w:t>
      </w:r>
      <w:r>
        <w:rPr>
          <w:rFonts w:hint="eastAsia"/>
        </w:rPr>
        <w:t>IP</w:t>
      </w:r>
      <w:r>
        <w:t>地址，对于用户请求，</w:t>
      </w:r>
      <w:r>
        <w:rPr>
          <w:rFonts w:hint="eastAsia"/>
        </w:rPr>
        <w:t>由</w:t>
      </w:r>
      <w:r>
        <w:t>反向代理服务器</w:t>
      </w:r>
      <w:r>
        <w:rPr>
          <w:rFonts w:hint="eastAsia"/>
        </w:rPr>
        <w:t>向</w:t>
      </w:r>
      <w:r>
        <w:t>后端服务器进行请求，在发送给用户。</w:t>
      </w:r>
      <w:r>
        <w:rPr>
          <w:rFonts w:hint="eastAsia"/>
        </w:rPr>
        <w:t>它与前向代理</w:t>
      </w:r>
      <w:r>
        <w:t>的明显区别是，前向代理</w:t>
      </w:r>
      <w:r>
        <w:rPr>
          <w:rFonts w:hint="eastAsia"/>
        </w:rPr>
        <w:t>作为客户端的</w:t>
      </w:r>
      <w:r>
        <w:t>代理，可能会将资源发送给一个或多个客户端</w:t>
      </w:r>
      <w:r>
        <w:rPr>
          <w:rFonts w:hint="eastAsia"/>
        </w:rPr>
        <w:t>。</w:t>
      </w:r>
    </w:p>
    <w:p w14:paraId="5648C6CA" w14:textId="77777777" w:rsidR="00E07B5D" w:rsidRDefault="00E07B5D" w:rsidP="00E07B5D">
      <w:pPr>
        <w:pStyle w:val="ab"/>
        <w:ind w:firstLine="420"/>
      </w:pPr>
      <w:r>
        <w:rPr>
          <w:rFonts w:hint="eastAsia"/>
        </w:rPr>
        <w:t>AngularJS</w:t>
      </w:r>
      <w:r>
        <w:t>：是</w:t>
      </w:r>
      <w:r>
        <w:rPr>
          <w:rFonts w:hint="eastAsia"/>
        </w:rPr>
        <w:t>一个</w:t>
      </w:r>
      <w:r>
        <w:t xml:space="preserve">JavaScript框架，使用MVC </w:t>
      </w:r>
      <w:r>
        <w:rPr>
          <w:rFonts w:hint="eastAsia"/>
        </w:rPr>
        <w:t>架构</w:t>
      </w:r>
      <w:r>
        <w:t>在HTML与JavaScript</w:t>
      </w:r>
      <w:proofErr w:type="gramStart"/>
      <w:r>
        <w:rPr>
          <w:rFonts w:hint="eastAsia"/>
        </w:rPr>
        <w:t>见</w:t>
      </w:r>
      <w:r>
        <w:t>提供</w:t>
      </w:r>
      <w:proofErr w:type="gramEnd"/>
      <w:r>
        <w:t>良好用户体验</w:t>
      </w:r>
      <w:r>
        <w:rPr>
          <w:rFonts w:hint="eastAsia"/>
        </w:rPr>
        <w:t>。</w:t>
      </w:r>
    </w:p>
    <w:p w14:paraId="40FF1CF5" w14:textId="77777777" w:rsidR="00E07B5D" w:rsidRDefault="00E07B5D" w:rsidP="00E07B5D">
      <w:pPr>
        <w:pStyle w:val="ab"/>
        <w:ind w:firstLine="420"/>
      </w:pPr>
      <w:r>
        <w:t>slab</w:t>
      </w:r>
      <w:r>
        <w:rPr>
          <w:rFonts w:hint="eastAsia"/>
        </w:rPr>
        <w:t>共享</w:t>
      </w:r>
      <w:r>
        <w:t>内存：</w:t>
      </w:r>
      <w:r>
        <w:rPr>
          <w:rFonts w:hint="eastAsia"/>
        </w:rPr>
        <w:t>Nginx</w:t>
      </w:r>
      <w:r>
        <w:t>的设计架构是一个</w:t>
      </w:r>
      <w:proofErr w:type="gramStart"/>
      <w:r>
        <w:t>多进程</w:t>
      </w:r>
      <w:proofErr w:type="gramEnd"/>
      <w:r>
        <w:t>的程序，收到的请求分布在不同的进程上，当</w:t>
      </w:r>
      <w:r>
        <w:rPr>
          <w:rFonts w:hint="eastAsia"/>
        </w:rPr>
        <w:t>请求的完成</w:t>
      </w:r>
      <w:r>
        <w:t>需要</w:t>
      </w:r>
      <w:proofErr w:type="gramStart"/>
      <w:r>
        <w:rPr>
          <w:rFonts w:hint="eastAsia"/>
        </w:rPr>
        <w:t>各</w:t>
      </w:r>
      <w:r>
        <w:t>进程</w:t>
      </w:r>
      <w:proofErr w:type="gramEnd"/>
      <w:r>
        <w:t>相互配合时，进程间需要通信，</w:t>
      </w:r>
      <w:r>
        <w:rPr>
          <w:rFonts w:hint="eastAsia"/>
        </w:rPr>
        <w:t>但我们知道</w:t>
      </w:r>
      <w:r>
        <w:t>，</w:t>
      </w:r>
      <w:r>
        <w:rPr>
          <w:rFonts w:hint="eastAsia"/>
        </w:rPr>
        <w:t>进程间通信</w:t>
      </w:r>
      <w:r>
        <w:t>开发</w:t>
      </w:r>
      <w:r>
        <w:rPr>
          <w:rFonts w:hint="eastAsia"/>
        </w:rPr>
        <w:t>往往会很困难，为此</w:t>
      </w:r>
      <w:r>
        <w:t>，Nginx实现了一套</w:t>
      </w:r>
      <w:r>
        <w:rPr>
          <w:rFonts w:hint="eastAsia"/>
        </w:rPr>
        <w:t>共享</w:t>
      </w:r>
      <w:r>
        <w:t>内存管理机制</w:t>
      </w:r>
      <w:r>
        <w:rPr>
          <w:rFonts w:hint="eastAsia"/>
        </w:rPr>
        <w:t>-</w:t>
      </w:r>
      <w:r>
        <w:t>slab。</w:t>
      </w:r>
    </w:p>
    <w:p w14:paraId="1606BA39" w14:textId="77777777" w:rsidR="00E07B5D" w:rsidRDefault="00E07B5D" w:rsidP="00E07B5D">
      <w:pPr>
        <w:pStyle w:val="ab"/>
        <w:ind w:firstLine="420"/>
      </w:pPr>
      <w:r>
        <w:rPr>
          <w:rFonts w:hint="eastAsia"/>
        </w:rPr>
        <w:t>红黑树</w:t>
      </w:r>
      <w:r>
        <w:t>：</w:t>
      </w:r>
      <w:r>
        <w:rPr>
          <w:rFonts w:hint="eastAsia"/>
        </w:rPr>
        <w:t>一种</w:t>
      </w:r>
      <w:r>
        <w:t>数据结构，自</w:t>
      </w:r>
      <w:proofErr w:type="gramStart"/>
      <w:r>
        <w:t>平衡</w:t>
      </w:r>
      <w:r>
        <w:rPr>
          <w:rFonts w:hint="eastAsia"/>
        </w:rPr>
        <w:t>二叉</w:t>
      </w:r>
      <w:r>
        <w:t>查找</w:t>
      </w:r>
      <w:proofErr w:type="gramEnd"/>
      <w:r>
        <w:t>树</w:t>
      </w:r>
      <w:r>
        <w:rPr>
          <w:rFonts w:hint="eastAsia"/>
        </w:rPr>
        <w:t>。</w:t>
      </w:r>
    </w:p>
    <w:p w14:paraId="1B22E0AB" w14:textId="77777777" w:rsidR="00E07B5D" w:rsidRDefault="00E07B5D" w:rsidP="00E07B5D">
      <w:pPr>
        <w:pStyle w:val="ab"/>
        <w:ind w:firstLine="420"/>
      </w:pPr>
      <w:r>
        <w:t>subrequest</w:t>
      </w:r>
      <w:r>
        <w:rPr>
          <w:rFonts w:hint="eastAsia"/>
        </w:rPr>
        <w:t>:</w:t>
      </w:r>
      <w:r>
        <w:t>N</w:t>
      </w:r>
      <w:r>
        <w:rPr>
          <w:rFonts w:hint="eastAsia"/>
        </w:rPr>
        <w:t>ginx</w:t>
      </w:r>
      <w:r>
        <w:t>模块中处理子请求的模块。</w:t>
      </w:r>
    </w:p>
    <w:p w14:paraId="2411D04C" w14:textId="77777777" w:rsidR="00E07B5D" w:rsidRDefault="00E07B5D" w:rsidP="00E07B5D">
      <w:pPr>
        <w:pStyle w:val="ab"/>
        <w:ind w:firstLine="420"/>
      </w:pPr>
      <w:r>
        <w:rPr>
          <w:rFonts w:hint="eastAsia"/>
        </w:rPr>
        <w:t>DOM</w:t>
      </w:r>
      <w:r>
        <w:t>：</w:t>
      </w:r>
      <w:r w:rsidRPr="00B26449">
        <w:t>Document Object Model</w:t>
      </w:r>
      <w:r>
        <w:rPr>
          <w:rFonts w:hint="eastAsia"/>
        </w:rPr>
        <w:t>，</w:t>
      </w:r>
      <w:r>
        <w:t>文档对象模型。</w:t>
      </w:r>
      <w:r>
        <w:rPr>
          <w:rFonts w:hint="eastAsia"/>
        </w:rPr>
        <w:t>简单来说</w:t>
      </w:r>
      <w:r>
        <w:t>，就是一个HTML文件对应结构的数据结构。</w:t>
      </w:r>
      <w:r>
        <w:rPr>
          <w:rFonts w:hint="eastAsia"/>
        </w:rPr>
        <w:t>DOM</w:t>
      </w:r>
      <w:r>
        <w:t>是</w:t>
      </w:r>
      <w:r w:rsidRPr="00B26449">
        <w:rPr>
          <w:rFonts w:hint="eastAsia"/>
        </w:rPr>
        <w:t>表示和处理一个HTML或XML文档的常用方法</w:t>
      </w:r>
      <w:r>
        <w:rPr>
          <w:rFonts w:hint="eastAsia"/>
        </w:rPr>
        <w:t>。是</w:t>
      </w:r>
      <w:r>
        <w:t>以</w:t>
      </w:r>
      <w:r>
        <w:rPr>
          <w:rFonts w:hint="eastAsia"/>
        </w:rPr>
        <w:t>面向对象</w:t>
      </w:r>
      <w:r>
        <w:t>的</w:t>
      </w:r>
      <w:r>
        <w:rPr>
          <w:rFonts w:hint="eastAsia"/>
        </w:rPr>
        <w:t>方式描述</w:t>
      </w:r>
      <w:r w:rsidRPr="00B26449">
        <w:rPr>
          <w:rFonts w:hint="eastAsia"/>
        </w:rPr>
        <w:t>文档</w:t>
      </w:r>
      <w:r>
        <w:rPr>
          <w:rFonts w:hint="eastAsia"/>
        </w:rPr>
        <w:t>的</w:t>
      </w:r>
      <w:r w:rsidRPr="00B26449">
        <w:rPr>
          <w:rFonts w:hint="eastAsia"/>
        </w:rPr>
        <w:t>模型</w:t>
      </w:r>
      <w:r>
        <w:rPr>
          <w:rFonts w:hint="eastAsia"/>
        </w:rPr>
        <w:t>。每一个</w:t>
      </w:r>
      <w:r>
        <w:t>标签都是树上的一个节点。</w:t>
      </w:r>
    </w:p>
    <w:p w14:paraId="5A70B4B9" w14:textId="77777777" w:rsidR="00E07B5D" w:rsidRDefault="00E07B5D" w:rsidP="00E07B5D">
      <w:pPr>
        <w:pStyle w:val="ab"/>
        <w:ind w:firstLine="420"/>
      </w:pPr>
      <w:r>
        <w:rPr>
          <w:rFonts w:hint="eastAsia"/>
        </w:rPr>
        <w:t>AST：</w:t>
      </w:r>
      <w:r w:rsidRPr="00D76D08">
        <w:rPr>
          <w:rFonts w:hint="eastAsia"/>
        </w:rPr>
        <w:t>Abstract Syntax Tree，抽象语法树</w:t>
      </w:r>
      <w:r>
        <w:rPr>
          <w:rFonts w:hint="eastAsia"/>
        </w:rPr>
        <w:t>，</w:t>
      </w:r>
      <w:r w:rsidRPr="00D76D08">
        <w:rPr>
          <w:rFonts w:hint="eastAsia"/>
        </w:rPr>
        <w:t>简称语法树</w:t>
      </w:r>
      <w:r>
        <w:rPr>
          <w:rFonts w:hint="eastAsia"/>
        </w:rPr>
        <w:t>，是源代码语法结构的抽象表示。它以树的形式表示</w:t>
      </w:r>
      <w:r w:rsidRPr="00D76D08">
        <w:rPr>
          <w:rFonts w:hint="eastAsia"/>
        </w:rPr>
        <w:t>编程语言的语法结构</w:t>
      </w:r>
      <w:r>
        <w:rPr>
          <w:rFonts w:hint="eastAsia"/>
        </w:rPr>
        <w:t>，分析</w:t>
      </w:r>
      <w:r>
        <w:t>源代码更直观，更形象</w:t>
      </w:r>
      <w:r>
        <w:rPr>
          <w:rFonts w:hint="eastAsia"/>
        </w:rPr>
        <w:t>，</w:t>
      </w:r>
      <w:r>
        <w:t>更贴近人的感性认知</w:t>
      </w:r>
      <w:r w:rsidRPr="00D76D08">
        <w:rPr>
          <w:rFonts w:hint="eastAsia"/>
        </w:rPr>
        <w:t>。</w:t>
      </w:r>
    </w:p>
    <w:p w14:paraId="30D1F121" w14:textId="77777777" w:rsidR="00E07B5D" w:rsidRDefault="00E07B5D" w:rsidP="00E07B5D">
      <w:pPr>
        <w:pStyle w:val="ab"/>
        <w:ind w:firstLine="420"/>
      </w:pPr>
      <w:r>
        <w:rPr>
          <w:rFonts w:hint="eastAsia"/>
        </w:rPr>
        <w:t>代码混淆</w:t>
      </w:r>
      <w:r>
        <w:t>：</w:t>
      </w:r>
      <w:r>
        <w:rPr>
          <w:rFonts w:hint="eastAsia"/>
        </w:rPr>
        <w:t>本系统</w:t>
      </w:r>
      <w:r>
        <w:t>中涉及到的代码混淆均不涉及到加密解密，</w:t>
      </w:r>
      <w:r>
        <w:rPr>
          <w:rFonts w:hint="eastAsia"/>
        </w:rPr>
        <w:t>对于</w:t>
      </w:r>
      <w:r>
        <w:t>人来说，通过</w:t>
      </w:r>
      <w:r>
        <w:rPr>
          <w:rFonts w:hint="eastAsia"/>
        </w:rPr>
        <w:t>改变形式让</w:t>
      </w:r>
      <w:r>
        <w:t>脚本代码</w:t>
      </w:r>
      <w:r>
        <w:rPr>
          <w:rFonts w:hint="eastAsia"/>
        </w:rPr>
        <w:t>变得</w:t>
      </w:r>
      <w:r>
        <w:t>晦涩难懂，</w:t>
      </w:r>
      <w:r>
        <w:rPr>
          <w:rFonts w:hint="eastAsia"/>
        </w:rPr>
        <w:t>但对于</w:t>
      </w:r>
      <w:r>
        <w:t>机器来说，并没</w:t>
      </w:r>
      <w:r>
        <w:rPr>
          <w:rFonts w:hint="eastAsia"/>
        </w:rPr>
        <w:t>有</w:t>
      </w:r>
      <w:r>
        <w:t>实质不同。</w:t>
      </w:r>
    </w:p>
    <w:p w14:paraId="011C4341" w14:textId="77777777" w:rsidR="00E07B5D" w:rsidRDefault="00E07B5D" w:rsidP="00E07B5D">
      <w:pPr>
        <w:pStyle w:val="ab"/>
        <w:ind w:firstLine="420"/>
      </w:pPr>
      <w:r>
        <w:rPr>
          <w:rFonts w:hint="eastAsia"/>
        </w:rPr>
        <w:t>MD</w:t>
      </w:r>
      <w:r>
        <w:t>5</w:t>
      </w:r>
      <w:r>
        <w:rPr>
          <w:rFonts w:hint="eastAsia"/>
        </w:rPr>
        <w:t>：</w:t>
      </w:r>
      <w:r w:rsidRPr="00791429">
        <w:t>MD5 Message-Digest Algorithm</w:t>
      </w:r>
      <w:r>
        <w:rPr>
          <w:rFonts w:hint="eastAsia"/>
        </w:rPr>
        <w:t>，</w:t>
      </w:r>
      <w:r w:rsidRPr="00791429">
        <w:rPr>
          <w:rFonts w:hint="eastAsia"/>
        </w:rPr>
        <w:t>MD5消息摘要算法</w:t>
      </w:r>
      <w:r>
        <w:rPr>
          <w:rFonts w:hint="eastAsia"/>
        </w:rPr>
        <w:t>。</w:t>
      </w:r>
      <w:r w:rsidRPr="00791429">
        <w:rPr>
          <w:rFonts w:hint="eastAsia"/>
        </w:rPr>
        <w:t>MD5将文本信息，通过其不可逆的字符串变换算法，产生了这个唯一的MD5</w:t>
      </w:r>
      <w:r>
        <w:rPr>
          <w:rFonts w:hint="eastAsia"/>
        </w:rPr>
        <w:t>信息。</w:t>
      </w:r>
    </w:p>
    <w:p w14:paraId="344CB3EF" w14:textId="77777777" w:rsidR="00E07B5D" w:rsidRPr="00B37B93" w:rsidRDefault="00E07B5D" w:rsidP="00E07B5D">
      <w:pPr>
        <w:pStyle w:val="ab"/>
        <w:ind w:firstLine="420"/>
      </w:pPr>
    </w:p>
    <w:p w14:paraId="7D9FAED0" w14:textId="77777777" w:rsidR="00E07B5D" w:rsidRDefault="00E07B5D" w:rsidP="00E07B5D">
      <w:pPr>
        <w:pStyle w:val="ab"/>
        <w:ind w:firstLine="420"/>
        <w:rPr>
          <w:rFonts w:ascii="黑体" w:eastAsia="黑体"/>
        </w:rPr>
      </w:pPr>
      <w:r>
        <w:rPr>
          <w:rFonts w:ascii="黑体" w:eastAsia="黑体" w:hint="eastAsia"/>
        </w:rPr>
        <w:t>1.4参考资料</w:t>
      </w:r>
    </w:p>
    <w:p w14:paraId="720268D8" w14:textId="77777777" w:rsidR="00E07B5D" w:rsidRDefault="00E07B5D" w:rsidP="00E07B5D">
      <w:pPr>
        <w:pStyle w:val="ab"/>
        <w:ind w:firstLine="422"/>
      </w:pPr>
      <w:r>
        <w:rPr>
          <w:rFonts w:hint="eastAsia"/>
          <w:b/>
        </w:rPr>
        <w:t xml:space="preserve">    </w:t>
      </w:r>
      <w:r>
        <w:rPr>
          <w:rFonts w:hint="eastAsia"/>
        </w:rPr>
        <w:t>列出有关的参考资料。</w:t>
      </w:r>
    </w:p>
    <w:p w14:paraId="617D11B0" w14:textId="77777777" w:rsidR="00E07B5D" w:rsidRDefault="00E07B5D" w:rsidP="00CD5E67">
      <w:pPr>
        <w:pStyle w:val="3"/>
        <w:ind w:firstLine="643"/>
        <w:rPr>
          <w:rFonts w:ascii="楷体_GB2312" w:eastAsia="楷体_GB2312"/>
        </w:rPr>
      </w:pPr>
      <w:r>
        <w:t>2</w:t>
      </w:r>
      <w:r>
        <w:rPr>
          <w:rFonts w:hint="eastAsia"/>
        </w:rPr>
        <w:t>．</w:t>
      </w:r>
      <w:r>
        <w:rPr>
          <w:rFonts w:ascii="楷体_GB2312" w:eastAsia="楷体_GB2312" w:hint="eastAsia"/>
        </w:rPr>
        <w:t>计划</w:t>
      </w:r>
    </w:p>
    <w:p w14:paraId="161C8A72" w14:textId="77777777" w:rsidR="00E07B5D" w:rsidRDefault="00E07B5D" w:rsidP="00E07B5D">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1系统说明</w:t>
      </w:r>
    </w:p>
    <w:p w14:paraId="5FF7F467" w14:textId="77777777" w:rsidR="00E07B5D" w:rsidRDefault="00E07B5D" w:rsidP="00E07B5D">
      <w:pPr>
        <w:pStyle w:val="ab"/>
        <w:ind w:firstLine="420"/>
      </w:pPr>
      <w:r>
        <w:rPr>
          <w:rFonts w:hint="eastAsia"/>
        </w:rPr>
        <w:t>本</w:t>
      </w:r>
      <w:r>
        <w:t>系统：</w:t>
      </w:r>
      <w:r>
        <w:rPr>
          <w:rFonts w:hint="eastAsia"/>
        </w:rPr>
        <w:t>基于代码混淆的</w:t>
      </w:r>
      <w:r>
        <w:t>W</w:t>
      </w:r>
      <w:r>
        <w:rPr>
          <w:rFonts w:hint="eastAsia"/>
        </w:rPr>
        <w:t>eb站点动态防御系统有如下</w:t>
      </w:r>
      <w:r>
        <w:t>划分方法</w:t>
      </w:r>
      <w:r>
        <w:rPr>
          <w:rFonts w:hint="eastAsia"/>
        </w:rPr>
        <w:t>：</w:t>
      </w:r>
    </w:p>
    <w:p w14:paraId="46680E13" w14:textId="77777777" w:rsidR="00E07B5D" w:rsidRDefault="00E07B5D" w:rsidP="00E07B5D">
      <w:pPr>
        <w:pStyle w:val="ab"/>
        <w:ind w:firstLine="420"/>
      </w:pPr>
      <w:r>
        <w:tab/>
      </w:r>
      <w:r>
        <w:rPr>
          <w:rFonts w:hint="eastAsia"/>
        </w:rPr>
        <w:t>从逻辑上</w:t>
      </w:r>
      <w:r>
        <w:t>可分为动态ID模块</w:t>
      </w:r>
      <w:r>
        <w:rPr>
          <w:rFonts w:hint="eastAsia"/>
        </w:rPr>
        <w:t>和</w:t>
      </w:r>
      <w:r>
        <w:t>的代码混淆模块</w:t>
      </w:r>
      <w:r>
        <w:rPr>
          <w:rFonts w:hint="eastAsia"/>
        </w:rPr>
        <w:t>，其中</w:t>
      </w:r>
      <w:r>
        <w:t>动态ID模块分为浏览器插件模块和动态ID服务器模块。</w:t>
      </w:r>
    </w:p>
    <w:p w14:paraId="20F0D602" w14:textId="77777777" w:rsidR="00E07B5D" w:rsidRPr="00633BA1" w:rsidRDefault="00E07B5D" w:rsidP="00E07B5D">
      <w:pPr>
        <w:pStyle w:val="ab"/>
        <w:ind w:firstLine="420"/>
      </w:pPr>
      <w:r>
        <w:tab/>
      </w:r>
      <w:r>
        <w:rPr>
          <w:rFonts w:hint="eastAsia"/>
        </w:rPr>
        <w:t>如下图</w:t>
      </w:r>
      <w:r>
        <w:t>：</w:t>
      </w:r>
      <w:r w:rsidRPr="00633BA1">
        <w:rPr>
          <w:rFonts w:hint="eastAsia"/>
        </w:rPr>
        <w:t xml:space="preserve"> </w:t>
      </w:r>
      <w:r>
        <w:rPr>
          <w:rFonts w:hint="eastAsia"/>
        </w:rPr>
        <w:t>A</w:t>
      </w:r>
      <w:r>
        <w:t>代表动态ID浏览器插件模块，</w:t>
      </w:r>
      <w:r>
        <w:rPr>
          <w:rFonts w:hint="eastAsia"/>
        </w:rPr>
        <w:t>B</w:t>
      </w:r>
      <w:r>
        <w:t>代表动态ID服务器模块</w:t>
      </w:r>
      <w:r>
        <w:rPr>
          <w:rFonts w:hint="eastAsia"/>
        </w:rPr>
        <w:t>，</w:t>
      </w:r>
      <w:r>
        <w:t>A</w:t>
      </w:r>
      <w:r>
        <w:rPr>
          <w:rFonts w:hint="eastAsia"/>
        </w:rPr>
        <w:t>和</w:t>
      </w:r>
      <w:r>
        <w:t>B共同组成动态ID模块</w:t>
      </w:r>
      <w:r>
        <w:rPr>
          <w:rFonts w:hint="eastAsia"/>
        </w:rPr>
        <w:t>，</w:t>
      </w:r>
      <w:r>
        <w:t>C</w:t>
      </w:r>
      <w:r>
        <w:rPr>
          <w:rFonts w:hint="eastAsia"/>
        </w:rPr>
        <w:t>代表</w:t>
      </w:r>
      <w:r>
        <w:t>代码混淆模块</w:t>
      </w:r>
    </w:p>
    <w:p w14:paraId="716904C6" w14:textId="77777777" w:rsidR="008B0B6F" w:rsidRDefault="00E07B5D" w:rsidP="008B0B6F">
      <w:pPr>
        <w:pStyle w:val="ab"/>
        <w:keepNext/>
        <w:ind w:firstLine="420"/>
        <w:jc w:val="center"/>
      </w:pPr>
      <w:r>
        <w:rPr>
          <w:noProof/>
        </w:rPr>
        <w:drawing>
          <wp:inline distT="0" distB="0" distL="0" distR="0" wp14:anchorId="2A3CDF5F" wp14:editId="2E91CC82">
            <wp:extent cx="4324985" cy="2413635"/>
            <wp:effectExtent l="0" t="0" r="0" b="5715"/>
            <wp:docPr id="42" name="图片 42" descr="组长测试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组长测试设计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985" cy="2413635"/>
                    </a:xfrm>
                    <a:prstGeom prst="rect">
                      <a:avLst/>
                    </a:prstGeom>
                    <a:noFill/>
                    <a:ln>
                      <a:noFill/>
                    </a:ln>
                  </pic:spPr>
                </pic:pic>
              </a:graphicData>
            </a:graphic>
          </wp:inline>
        </w:drawing>
      </w:r>
    </w:p>
    <w:p w14:paraId="524EBBCE" w14:textId="49C491F2" w:rsidR="00E07B5D" w:rsidRDefault="008B0B6F" w:rsidP="008B0B6F">
      <w:pPr>
        <w:pStyle w:val="af0"/>
        <w:ind w:firstLine="400"/>
        <w:jc w:val="center"/>
      </w:pPr>
      <w:r>
        <w:rPr>
          <w:rFonts w:hint="eastAsia"/>
        </w:rPr>
        <w:t>图</w:t>
      </w:r>
      <w:r>
        <w:rPr>
          <w:rFonts w:hint="eastAsia"/>
        </w:rPr>
        <w:t xml:space="preserve">9- </w:t>
      </w:r>
      <w:r>
        <w:fldChar w:fldCharType="begin"/>
      </w:r>
      <w:r>
        <w:instrText xml:space="preserve"> </w:instrText>
      </w:r>
      <w:r>
        <w:rPr>
          <w:rFonts w:hint="eastAsia"/>
        </w:rPr>
        <w:instrText xml:space="preserve">SEQ </w:instrText>
      </w:r>
      <w:r>
        <w:rPr>
          <w:rFonts w:hint="eastAsia"/>
        </w:rPr>
        <w:instrText>图</w:instrText>
      </w:r>
      <w:r>
        <w:rPr>
          <w:rFonts w:hint="eastAsia"/>
        </w:rPr>
        <w:instrText>9- \* ARABIC</w:instrText>
      </w:r>
      <w:r>
        <w:instrText xml:space="preserve"> </w:instrText>
      </w:r>
      <w:r>
        <w:fldChar w:fldCharType="separate"/>
      </w:r>
      <w:r>
        <w:rPr>
          <w:noProof/>
        </w:rPr>
        <w:t>1</w:t>
      </w:r>
      <w:r>
        <w:fldChar w:fldCharType="end"/>
      </w:r>
      <w:r>
        <w:t xml:space="preserve"> </w:t>
      </w:r>
      <w:r>
        <w:rPr>
          <w:rFonts w:hint="eastAsia"/>
        </w:rPr>
        <w:t>数据流通图</w:t>
      </w:r>
    </w:p>
    <w:p w14:paraId="3187A6B4" w14:textId="77777777" w:rsidR="00E07B5D" w:rsidRDefault="00E07B5D" w:rsidP="00E07B5D">
      <w:pPr>
        <w:pStyle w:val="ab"/>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2316"/>
        <w:gridCol w:w="2225"/>
        <w:gridCol w:w="2567"/>
      </w:tblGrid>
      <w:tr w:rsidR="00E07B5D" w14:paraId="0E79D689" w14:textId="77777777" w:rsidTr="00B76258">
        <w:trPr>
          <w:jc w:val="center"/>
        </w:trPr>
        <w:tc>
          <w:tcPr>
            <w:tcW w:w="866" w:type="dxa"/>
            <w:shd w:val="clear" w:color="auto" w:fill="auto"/>
            <w:vAlign w:val="center"/>
          </w:tcPr>
          <w:p w14:paraId="3C130B34" w14:textId="77777777" w:rsidR="00E07B5D" w:rsidRDefault="00E07B5D" w:rsidP="00B76258">
            <w:pPr>
              <w:pStyle w:val="ab"/>
              <w:ind w:firstLine="420"/>
            </w:pPr>
            <w:r>
              <w:rPr>
                <w:rFonts w:hint="eastAsia"/>
              </w:rPr>
              <w:t>标识符</w:t>
            </w:r>
          </w:p>
        </w:tc>
        <w:tc>
          <w:tcPr>
            <w:tcW w:w="2316" w:type="dxa"/>
            <w:shd w:val="clear" w:color="auto" w:fill="auto"/>
            <w:vAlign w:val="center"/>
          </w:tcPr>
          <w:p w14:paraId="41A18C21" w14:textId="77777777" w:rsidR="00E07B5D" w:rsidRDefault="00E07B5D" w:rsidP="00B76258">
            <w:pPr>
              <w:pStyle w:val="ab"/>
              <w:ind w:firstLine="420"/>
            </w:pPr>
            <w:r>
              <w:rPr>
                <w:rFonts w:hint="eastAsia"/>
              </w:rPr>
              <w:t>测试内容</w:t>
            </w:r>
          </w:p>
        </w:tc>
        <w:tc>
          <w:tcPr>
            <w:tcW w:w="2225" w:type="dxa"/>
            <w:shd w:val="clear" w:color="auto" w:fill="auto"/>
            <w:vAlign w:val="center"/>
          </w:tcPr>
          <w:p w14:paraId="6D899757" w14:textId="77777777" w:rsidR="00E07B5D" w:rsidRDefault="00E07B5D" w:rsidP="00B76258">
            <w:pPr>
              <w:pStyle w:val="ab"/>
              <w:ind w:firstLine="420"/>
            </w:pPr>
            <w:r>
              <w:rPr>
                <w:rFonts w:hint="eastAsia"/>
              </w:rPr>
              <w:t>进度安排</w:t>
            </w:r>
          </w:p>
        </w:tc>
        <w:tc>
          <w:tcPr>
            <w:tcW w:w="2567" w:type="dxa"/>
            <w:shd w:val="clear" w:color="auto" w:fill="auto"/>
            <w:vAlign w:val="center"/>
          </w:tcPr>
          <w:p w14:paraId="527FDE23" w14:textId="77777777" w:rsidR="00E07B5D" w:rsidRDefault="00E07B5D" w:rsidP="00B76258">
            <w:pPr>
              <w:pStyle w:val="ab"/>
              <w:ind w:firstLine="420"/>
            </w:pPr>
            <w:r>
              <w:rPr>
                <w:rFonts w:hint="eastAsia"/>
              </w:rPr>
              <w:t>测试目的</w:t>
            </w:r>
          </w:p>
        </w:tc>
      </w:tr>
      <w:tr w:rsidR="00E07B5D" w14:paraId="2C9FB26B" w14:textId="77777777" w:rsidTr="00B76258">
        <w:trPr>
          <w:jc w:val="center"/>
        </w:trPr>
        <w:tc>
          <w:tcPr>
            <w:tcW w:w="866" w:type="dxa"/>
            <w:shd w:val="clear" w:color="auto" w:fill="auto"/>
            <w:vAlign w:val="center"/>
          </w:tcPr>
          <w:p w14:paraId="7327F5DF"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01</w:t>
            </w:r>
          </w:p>
        </w:tc>
        <w:tc>
          <w:tcPr>
            <w:tcW w:w="2316" w:type="dxa"/>
            <w:shd w:val="clear" w:color="auto" w:fill="auto"/>
            <w:vAlign w:val="center"/>
          </w:tcPr>
          <w:p w14:paraId="5F105D60" w14:textId="77777777" w:rsidR="00E07B5D" w:rsidRDefault="00E07B5D" w:rsidP="00B76258">
            <w:pPr>
              <w:pStyle w:val="ab"/>
              <w:ind w:firstLine="420"/>
            </w:pPr>
            <w:r w:rsidRPr="00212632">
              <w:rPr>
                <w:rFonts w:hint="eastAsia"/>
              </w:rPr>
              <w:t>浏览器扩展</w:t>
            </w:r>
            <w:proofErr w:type="gramStart"/>
            <w:r w:rsidRPr="00212632">
              <w:rPr>
                <w:rFonts w:hint="eastAsia"/>
              </w:rPr>
              <w:t>”</w:t>
            </w:r>
            <w:proofErr w:type="gramEnd"/>
            <w:r w:rsidRPr="00212632">
              <w:rPr>
                <w:rFonts w:hint="eastAsia"/>
              </w:rPr>
              <w:t>protect</w:t>
            </w:r>
            <w:proofErr w:type="gramStart"/>
            <w:r w:rsidRPr="00212632">
              <w:rPr>
                <w:rFonts w:hint="eastAsia"/>
              </w:rPr>
              <w:t>”</w:t>
            </w:r>
            <w:proofErr w:type="gramEnd"/>
            <w:r w:rsidRPr="00212632">
              <w:rPr>
                <w:rFonts w:hint="eastAsia"/>
              </w:rPr>
              <w:t>作用网站的正确设置</w:t>
            </w:r>
          </w:p>
        </w:tc>
        <w:tc>
          <w:tcPr>
            <w:tcW w:w="2225" w:type="dxa"/>
            <w:shd w:val="clear" w:color="auto" w:fill="auto"/>
            <w:vAlign w:val="center"/>
          </w:tcPr>
          <w:p w14:paraId="11DB2556" w14:textId="77777777" w:rsidR="00E07B5D" w:rsidRDefault="00E07B5D" w:rsidP="00B76258">
            <w:pPr>
              <w:pStyle w:val="ab"/>
              <w:ind w:firstLine="420"/>
            </w:pPr>
            <w:r w:rsidRPr="0036683F">
              <w:rPr>
                <w:rFonts w:ascii="Times New Roman" w:hAnsi="Times New Roman"/>
              </w:rPr>
              <w:t>2019.03.10-2019.03.1</w:t>
            </w:r>
            <w:r w:rsidRPr="0036683F">
              <w:rPr>
                <w:rFonts w:ascii="Times New Roman" w:hAnsi="Times New Roman" w:hint="eastAsia"/>
              </w:rPr>
              <w:t>2</w:t>
            </w:r>
          </w:p>
        </w:tc>
        <w:tc>
          <w:tcPr>
            <w:tcW w:w="2567" w:type="dxa"/>
            <w:shd w:val="clear" w:color="auto" w:fill="auto"/>
            <w:vAlign w:val="center"/>
          </w:tcPr>
          <w:p w14:paraId="1F341894" w14:textId="77777777" w:rsidR="00E07B5D" w:rsidRDefault="00E07B5D" w:rsidP="00B76258">
            <w:pPr>
              <w:pStyle w:val="ab"/>
              <w:ind w:firstLine="420"/>
            </w:pPr>
            <w:r>
              <w:rPr>
                <w:rFonts w:hint="eastAsia"/>
              </w:rPr>
              <w:t>确认</w:t>
            </w:r>
            <w:r w:rsidRPr="002F5082">
              <w:rPr>
                <w:rFonts w:hint="eastAsia"/>
              </w:rPr>
              <w:t>反向代理服务器网址的正则表达式</w:t>
            </w:r>
            <w:r>
              <w:rPr>
                <w:rFonts w:hint="eastAsia"/>
              </w:rPr>
              <w:t>可以</w:t>
            </w:r>
            <w:r w:rsidRPr="002F5082">
              <w:rPr>
                <w:rFonts w:hint="eastAsia"/>
              </w:rPr>
              <w:t>成功设置</w:t>
            </w:r>
          </w:p>
        </w:tc>
      </w:tr>
      <w:tr w:rsidR="00E07B5D" w14:paraId="4E022C0B" w14:textId="77777777" w:rsidTr="00B76258">
        <w:trPr>
          <w:jc w:val="center"/>
        </w:trPr>
        <w:tc>
          <w:tcPr>
            <w:tcW w:w="866" w:type="dxa"/>
            <w:shd w:val="clear" w:color="auto" w:fill="auto"/>
            <w:vAlign w:val="center"/>
          </w:tcPr>
          <w:p w14:paraId="058C85BF"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02</w:t>
            </w:r>
          </w:p>
        </w:tc>
        <w:tc>
          <w:tcPr>
            <w:tcW w:w="2316" w:type="dxa"/>
            <w:shd w:val="clear" w:color="auto" w:fill="auto"/>
            <w:vAlign w:val="center"/>
          </w:tcPr>
          <w:p w14:paraId="7AF39FD0" w14:textId="77777777" w:rsidR="00E07B5D" w:rsidRPr="00FE63EA" w:rsidRDefault="00E07B5D" w:rsidP="00B76258">
            <w:pPr>
              <w:pStyle w:val="ab"/>
              <w:ind w:firstLine="420"/>
            </w:pPr>
            <w:r w:rsidRPr="00FE63EA">
              <w:rPr>
                <w:rFonts w:ascii="Calibri" w:hAnsi="Calibri" w:hint="eastAsia"/>
              </w:rPr>
              <w:t>浏览器插件给请求加</w:t>
            </w:r>
            <w:r w:rsidRPr="00FE63EA">
              <w:rPr>
                <w:rFonts w:ascii="Calibri" w:hAnsi="Calibri"/>
              </w:rPr>
              <w:t>ID</w:t>
            </w:r>
          </w:p>
        </w:tc>
        <w:tc>
          <w:tcPr>
            <w:tcW w:w="2225" w:type="dxa"/>
            <w:shd w:val="clear" w:color="auto" w:fill="auto"/>
            <w:vAlign w:val="center"/>
          </w:tcPr>
          <w:p w14:paraId="6F46EDF0" w14:textId="77777777" w:rsidR="00E07B5D" w:rsidRPr="00FE63EA" w:rsidRDefault="00E07B5D" w:rsidP="00B76258">
            <w:pPr>
              <w:ind w:firstLine="420"/>
              <w:rPr>
                <w:sz w:val="21"/>
                <w:szCs w:val="21"/>
                <w:rPrChange w:id="503" w:author="dadi" w:date="2019-04-28T23:20:00Z">
                  <w:rPr/>
                </w:rPrChange>
              </w:rPr>
            </w:pPr>
            <w:r w:rsidRPr="00FE63EA">
              <w:rPr>
                <w:sz w:val="21"/>
                <w:szCs w:val="21"/>
                <w:rPrChange w:id="504" w:author="dadi" w:date="2019-04-28T23:20:00Z">
                  <w:rPr/>
                </w:rPrChange>
              </w:rPr>
              <w:t>2019.03.10-2019.03.12</w:t>
            </w:r>
          </w:p>
        </w:tc>
        <w:tc>
          <w:tcPr>
            <w:tcW w:w="2567" w:type="dxa"/>
            <w:shd w:val="clear" w:color="auto" w:fill="auto"/>
            <w:vAlign w:val="center"/>
          </w:tcPr>
          <w:p w14:paraId="0F23084D" w14:textId="77777777" w:rsidR="00E07B5D" w:rsidRPr="00FE63EA" w:rsidRDefault="00E07B5D" w:rsidP="00B76258">
            <w:pPr>
              <w:pStyle w:val="ab"/>
              <w:ind w:firstLine="420"/>
            </w:pPr>
            <w:r w:rsidRPr="00FE63EA">
              <w:rPr>
                <w:rFonts w:hint="eastAsia"/>
              </w:rPr>
              <w:t>确认拦截请求，重定向成功</w:t>
            </w:r>
          </w:p>
        </w:tc>
      </w:tr>
      <w:tr w:rsidR="00E07B5D" w14:paraId="332A1450" w14:textId="77777777" w:rsidTr="00B76258">
        <w:trPr>
          <w:jc w:val="center"/>
        </w:trPr>
        <w:tc>
          <w:tcPr>
            <w:tcW w:w="866" w:type="dxa"/>
            <w:shd w:val="clear" w:color="auto" w:fill="auto"/>
            <w:vAlign w:val="center"/>
          </w:tcPr>
          <w:p w14:paraId="44607312"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03</w:t>
            </w:r>
          </w:p>
        </w:tc>
        <w:tc>
          <w:tcPr>
            <w:tcW w:w="2316" w:type="dxa"/>
            <w:shd w:val="clear" w:color="auto" w:fill="auto"/>
            <w:vAlign w:val="center"/>
          </w:tcPr>
          <w:p w14:paraId="432B418C" w14:textId="77777777" w:rsidR="00E07B5D" w:rsidRPr="00FE63EA" w:rsidRDefault="00E07B5D" w:rsidP="00B76258">
            <w:pPr>
              <w:pStyle w:val="ab"/>
              <w:ind w:firstLine="420"/>
            </w:pPr>
            <w:r w:rsidRPr="00FE63EA">
              <w:rPr>
                <w:rFonts w:hint="eastAsia"/>
              </w:rPr>
              <w:t>服务器ID分配</w:t>
            </w:r>
          </w:p>
        </w:tc>
        <w:tc>
          <w:tcPr>
            <w:tcW w:w="2225" w:type="dxa"/>
            <w:shd w:val="clear" w:color="auto" w:fill="auto"/>
            <w:vAlign w:val="center"/>
          </w:tcPr>
          <w:p w14:paraId="6D7E60B0" w14:textId="77777777" w:rsidR="00E07B5D" w:rsidRPr="00FE63EA" w:rsidRDefault="00E07B5D" w:rsidP="00B76258">
            <w:pPr>
              <w:ind w:firstLine="420"/>
              <w:rPr>
                <w:sz w:val="21"/>
                <w:szCs w:val="21"/>
                <w:rPrChange w:id="505" w:author="dadi" w:date="2019-04-28T23:20:00Z">
                  <w:rPr/>
                </w:rPrChange>
              </w:rPr>
            </w:pPr>
            <w:r w:rsidRPr="00FE63EA">
              <w:rPr>
                <w:sz w:val="21"/>
                <w:szCs w:val="21"/>
                <w:rPrChange w:id="506" w:author="dadi" w:date="2019-04-28T23:20:00Z">
                  <w:rPr/>
                </w:rPrChange>
              </w:rPr>
              <w:t>2019.03.10-2019.03.12</w:t>
            </w:r>
          </w:p>
        </w:tc>
        <w:tc>
          <w:tcPr>
            <w:tcW w:w="2567" w:type="dxa"/>
            <w:shd w:val="clear" w:color="auto" w:fill="auto"/>
            <w:vAlign w:val="center"/>
          </w:tcPr>
          <w:p w14:paraId="24502F0F" w14:textId="77777777" w:rsidR="00E07B5D" w:rsidRPr="00FE63EA" w:rsidRDefault="00E07B5D" w:rsidP="00B76258">
            <w:pPr>
              <w:pStyle w:val="ab"/>
              <w:ind w:firstLine="420"/>
            </w:pPr>
            <w:r w:rsidRPr="00FE63EA">
              <w:rPr>
                <w:rFonts w:hint="eastAsia"/>
              </w:rPr>
              <w:t>确认ID新建成功</w:t>
            </w:r>
          </w:p>
        </w:tc>
      </w:tr>
      <w:tr w:rsidR="00E07B5D" w14:paraId="06AC1559" w14:textId="77777777" w:rsidTr="00B76258">
        <w:trPr>
          <w:jc w:val="center"/>
        </w:trPr>
        <w:tc>
          <w:tcPr>
            <w:tcW w:w="866" w:type="dxa"/>
            <w:shd w:val="clear" w:color="auto" w:fill="auto"/>
            <w:vAlign w:val="center"/>
          </w:tcPr>
          <w:p w14:paraId="705A0DF0"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04</w:t>
            </w:r>
          </w:p>
        </w:tc>
        <w:tc>
          <w:tcPr>
            <w:tcW w:w="2316" w:type="dxa"/>
            <w:shd w:val="clear" w:color="auto" w:fill="auto"/>
            <w:vAlign w:val="center"/>
          </w:tcPr>
          <w:p w14:paraId="49D597F7" w14:textId="77777777" w:rsidR="00E07B5D" w:rsidRPr="00FE63EA" w:rsidRDefault="00E07B5D" w:rsidP="00B76258">
            <w:pPr>
              <w:pStyle w:val="ab"/>
              <w:ind w:firstLine="420"/>
            </w:pPr>
            <w:r w:rsidRPr="00FE63EA">
              <w:rPr>
                <w:rFonts w:hint="eastAsia"/>
              </w:rPr>
              <w:t>服务器ID进行比较验证</w:t>
            </w:r>
          </w:p>
        </w:tc>
        <w:tc>
          <w:tcPr>
            <w:tcW w:w="2225" w:type="dxa"/>
            <w:shd w:val="clear" w:color="auto" w:fill="auto"/>
            <w:vAlign w:val="center"/>
          </w:tcPr>
          <w:p w14:paraId="2233A83D" w14:textId="77777777" w:rsidR="00E07B5D" w:rsidRPr="00FE63EA" w:rsidRDefault="00E07B5D" w:rsidP="00B76258">
            <w:pPr>
              <w:ind w:firstLine="420"/>
              <w:rPr>
                <w:sz w:val="21"/>
                <w:szCs w:val="21"/>
                <w:rPrChange w:id="507" w:author="dadi" w:date="2019-04-28T23:20:00Z">
                  <w:rPr/>
                </w:rPrChange>
              </w:rPr>
            </w:pPr>
            <w:r w:rsidRPr="00FE63EA">
              <w:rPr>
                <w:sz w:val="21"/>
                <w:szCs w:val="21"/>
                <w:rPrChange w:id="508" w:author="dadi" w:date="2019-04-28T23:20:00Z">
                  <w:rPr/>
                </w:rPrChange>
              </w:rPr>
              <w:t>2019.03.12-2019.03.13</w:t>
            </w:r>
          </w:p>
        </w:tc>
        <w:tc>
          <w:tcPr>
            <w:tcW w:w="2567" w:type="dxa"/>
            <w:shd w:val="clear" w:color="auto" w:fill="auto"/>
            <w:vAlign w:val="center"/>
          </w:tcPr>
          <w:p w14:paraId="32C9E6E8" w14:textId="77777777" w:rsidR="00E07B5D" w:rsidRPr="00FE63EA" w:rsidRDefault="00E07B5D" w:rsidP="00B76258">
            <w:pPr>
              <w:pStyle w:val="ab"/>
              <w:ind w:firstLine="420"/>
            </w:pPr>
            <w:r w:rsidRPr="00FE63EA">
              <w:rPr>
                <w:rFonts w:hint="eastAsia"/>
              </w:rPr>
              <w:t>确认ID验证模块功能实现</w:t>
            </w:r>
          </w:p>
        </w:tc>
      </w:tr>
      <w:tr w:rsidR="00E07B5D" w14:paraId="5DCA1E25" w14:textId="77777777" w:rsidTr="00B76258">
        <w:trPr>
          <w:jc w:val="center"/>
        </w:trPr>
        <w:tc>
          <w:tcPr>
            <w:tcW w:w="866" w:type="dxa"/>
            <w:shd w:val="clear" w:color="auto" w:fill="auto"/>
            <w:vAlign w:val="center"/>
          </w:tcPr>
          <w:p w14:paraId="12BB9A40"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05</w:t>
            </w:r>
          </w:p>
        </w:tc>
        <w:tc>
          <w:tcPr>
            <w:tcW w:w="2316" w:type="dxa"/>
            <w:shd w:val="clear" w:color="auto" w:fill="auto"/>
            <w:vAlign w:val="center"/>
          </w:tcPr>
          <w:p w14:paraId="42195574" w14:textId="77777777" w:rsidR="00E07B5D" w:rsidRPr="00FE63EA" w:rsidRDefault="00E07B5D" w:rsidP="00B76258">
            <w:pPr>
              <w:pStyle w:val="ab"/>
              <w:ind w:firstLine="420"/>
            </w:pPr>
            <w:r w:rsidRPr="00FE63EA">
              <w:rPr>
                <w:rFonts w:hint="eastAsia"/>
              </w:rPr>
              <w:t>服务器向HTML文件注入ID</w:t>
            </w:r>
          </w:p>
        </w:tc>
        <w:tc>
          <w:tcPr>
            <w:tcW w:w="2225" w:type="dxa"/>
            <w:shd w:val="clear" w:color="auto" w:fill="auto"/>
            <w:vAlign w:val="center"/>
          </w:tcPr>
          <w:p w14:paraId="60F01290" w14:textId="77777777" w:rsidR="00E07B5D" w:rsidRPr="00FE63EA" w:rsidRDefault="00E07B5D" w:rsidP="00B76258">
            <w:pPr>
              <w:ind w:firstLine="420"/>
              <w:rPr>
                <w:sz w:val="21"/>
                <w:szCs w:val="21"/>
                <w:rPrChange w:id="509" w:author="dadi" w:date="2019-04-28T23:20:00Z">
                  <w:rPr/>
                </w:rPrChange>
              </w:rPr>
            </w:pPr>
            <w:r w:rsidRPr="00FE63EA">
              <w:rPr>
                <w:sz w:val="21"/>
                <w:szCs w:val="21"/>
                <w:rPrChange w:id="510" w:author="dadi" w:date="2019-04-28T23:20:00Z">
                  <w:rPr/>
                </w:rPrChange>
              </w:rPr>
              <w:t>2019.03.12-2019.03.13</w:t>
            </w:r>
          </w:p>
        </w:tc>
        <w:tc>
          <w:tcPr>
            <w:tcW w:w="2567" w:type="dxa"/>
            <w:shd w:val="clear" w:color="auto" w:fill="auto"/>
            <w:vAlign w:val="center"/>
          </w:tcPr>
          <w:p w14:paraId="75050CD4" w14:textId="77777777" w:rsidR="00E07B5D" w:rsidRPr="00FE63EA" w:rsidRDefault="00E07B5D" w:rsidP="00B76258">
            <w:pPr>
              <w:pStyle w:val="ab"/>
              <w:ind w:firstLine="420"/>
            </w:pPr>
            <w:r w:rsidRPr="00FE63EA">
              <w:rPr>
                <w:rFonts w:hint="eastAsia"/>
              </w:rPr>
              <w:t>确认动态ID模块服务器</w:t>
            </w:r>
            <w:proofErr w:type="gramStart"/>
            <w:r w:rsidRPr="00FE63EA">
              <w:rPr>
                <w:rFonts w:hint="eastAsia"/>
              </w:rPr>
              <w:t>端功能</w:t>
            </w:r>
            <w:proofErr w:type="gramEnd"/>
            <w:r w:rsidRPr="00FE63EA">
              <w:rPr>
                <w:rFonts w:hint="eastAsia"/>
              </w:rPr>
              <w:t>实现</w:t>
            </w:r>
          </w:p>
        </w:tc>
      </w:tr>
      <w:tr w:rsidR="00E07B5D" w14:paraId="62D5AD5E" w14:textId="77777777" w:rsidTr="00B76258">
        <w:trPr>
          <w:jc w:val="center"/>
        </w:trPr>
        <w:tc>
          <w:tcPr>
            <w:tcW w:w="866" w:type="dxa"/>
            <w:shd w:val="clear" w:color="auto" w:fill="auto"/>
            <w:vAlign w:val="center"/>
          </w:tcPr>
          <w:p w14:paraId="2DF35878" w14:textId="77777777" w:rsidR="00E07B5D" w:rsidRPr="0036683F" w:rsidRDefault="00E07B5D" w:rsidP="00B76258">
            <w:pPr>
              <w:pStyle w:val="ab"/>
              <w:ind w:firstLine="420"/>
              <w:rPr>
                <w:rFonts w:ascii="Times New Roman" w:hAnsi="Times New Roman"/>
                <w:szCs w:val="22"/>
              </w:rPr>
            </w:pPr>
            <w:r w:rsidRPr="0036683F">
              <w:rPr>
                <w:rFonts w:ascii="Times New Roman" w:hAnsi="Times New Roman" w:hint="eastAsia"/>
                <w:szCs w:val="22"/>
              </w:rPr>
              <w:t>06</w:t>
            </w:r>
          </w:p>
        </w:tc>
        <w:tc>
          <w:tcPr>
            <w:tcW w:w="2316" w:type="dxa"/>
            <w:shd w:val="clear" w:color="auto" w:fill="auto"/>
            <w:vAlign w:val="center"/>
          </w:tcPr>
          <w:p w14:paraId="6B95C410" w14:textId="77777777" w:rsidR="00E07B5D" w:rsidRPr="00FE63EA" w:rsidRDefault="00E07B5D" w:rsidP="00B76258">
            <w:pPr>
              <w:pStyle w:val="ab"/>
              <w:ind w:firstLine="420"/>
            </w:pPr>
            <w:r w:rsidRPr="00FE63EA">
              <w:rPr>
                <w:rFonts w:hint="eastAsia"/>
              </w:rPr>
              <w:t>服务器混淆JavaScript响应</w:t>
            </w:r>
          </w:p>
        </w:tc>
        <w:tc>
          <w:tcPr>
            <w:tcW w:w="2225" w:type="dxa"/>
            <w:shd w:val="clear" w:color="auto" w:fill="auto"/>
            <w:vAlign w:val="center"/>
          </w:tcPr>
          <w:p w14:paraId="6B8F9D29" w14:textId="77777777" w:rsidR="00E07B5D" w:rsidRPr="00FE63EA" w:rsidRDefault="00E07B5D" w:rsidP="00B76258">
            <w:pPr>
              <w:ind w:firstLine="420"/>
              <w:rPr>
                <w:sz w:val="21"/>
                <w:szCs w:val="21"/>
                <w:rPrChange w:id="511" w:author="dadi" w:date="2019-04-28T23:20:00Z">
                  <w:rPr/>
                </w:rPrChange>
              </w:rPr>
            </w:pPr>
            <w:r w:rsidRPr="00FE63EA">
              <w:rPr>
                <w:sz w:val="21"/>
                <w:szCs w:val="21"/>
                <w:rPrChange w:id="512" w:author="dadi" w:date="2019-04-28T23:20:00Z">
                  <w:rPr/>
                </w:rPrChange>
              </w:rPr>
              <w:t>2019.03.13-2019.03.15</w:t>
            </w:r>
          </w:p>
        </w:tc>
        <w:tc>
          <w:tcPr>
            <w:tcW w:w="2567" w:type="dxa"/>
            <w:shd w:val="clear" w:color="auto" w:fill="auto"/>
            <w:vAlign w:val="center"/>
          </w:tcPr>
          <w:p w14:paraId="7F8D17C4" w14:textId="77777777" w:rsidR="00E07B5D" w:rsidRPr="00FE63EA" w:rsidRDefault="00E07B5D" w:rsidP="00B76258">
            <w:pPr>
              <w:pStyle w:val="ab"/>
              <w:ind w:firstLine="420"/>
            </w:pPr>
            <w:r w:rsidRPr="00FE63EA">
              <w:rPr>
                <w:rFonts w:hint="eastAsia"/>
              </w:rPr>
              <w:t>确认代码混淆模块正常工作</w:t>
            </w:r>
          </w:p>
        </w:tc>
      </w:tr>
    </w:tbl>
    <w:p w14:paraId="3A68D008" w14:textId="77777777" w:rsidR="00E07B5D" w:rsidRPr="00212632" w:rsidRDefault="00E07B5D" w:rsidP="00E07B5D">
      <w:pPr>
        <w:pStyle w:val="ab"/>
        <w:ind w:firstLine="420"/>
      </w:pPr>
    </w:p>
    <w:p w14:paraId="6201976C" w14:textId="77777777" w:rsidR="00E07B5D" w:rsidRDefault="00E07B5D" w:rsidP="00E07B5D">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2测试内容</w:t>
      </w:r>
    </w:p>
    <w:p w14:paraId="721B063D" w14:textId="77777777" w:rsidR="00E07B5D" w:rsidRDefault="00E07B5D" w:rsidP="00E07B5D">
      <w:pPr>
        <w:pStyle w:val="ab"/>
        <w:ind w:firstLine="420"/>
      </w:pPr>
      <w:r>
        <w:rPr>
          <w:rFonts w:hint="eastAsia"/>
        </w:rPr>
        <w:t>A</w:t>
      </w:r>
      <w:r>
        <w:t>代表动态ID浏览器插件模块</w:t>
      </w:r>
      <w:r>
        <w:rPr>
          <w:rFonts w:hint="eastAsia"/>
        </w:rPr>
        <w:t>；</w:t>
      </w:r>
    </w:p>
    <w:p w14:paraId="11CB439B" w14:textId="77777777" w:rsidR="00E07B5D" w:rsidRDefault="00E07B5D" w:rsidP="00E07B5D">
      <w:pPr>
        <w:pStyle w:val="ab"/>
        <w:ind w:firstLine="420"/>
      </w:pPr>
      <w:r>
        <w:rPr>
          <w:rFonts w:hint="eastAsia"/>
        </w:rPr>
        <w:t>B</w:t>
      </w:r>
      <w:r>
        <w:t>代表动态ID服务器模块</w:t>
      </w:r>
      <w:r>
        <w:rPr>
          <w:rFonts w:hint="eastAsia"/>
        </w:rPr>
        <w:t>；</w:t>
      </w:r>
    </w:p>
    <w:p w14:paraId="3DED4516" w14:textId="77777777" w:rsidR="00E07B5D" w:rsidRDefault="00E07B5D" w:rsidP="00E07B5D">
      <w:pPr>
        <w:pStyle w:val="ab"/>
        <w:ind w:firstLine="420"/>
      </w:pPr>
      <w:r>
        <w:t>C</w:t>
      </w:r>
      <w:r>
        <w:rPr>
          <w:rFonts w:hint="eastAsia"/>
        </w:rPr>
        <w:t>代表</w:t>
      </w:r>
      <w:r>
        <w:t>代码混淆模块</w:t>
      </w:r>
    </w:p>
    <w:p w14:paraId="5280242C" w14:textId="77777777" w:rsidR="00E07B5D" w:rsidRDefault="00E07B5D" w:rsidP="00E07B5D">
      <w:pPr>
        <w:pStyle w:val="ab"/>
        <w:ind w:firstLine="420"/>
      </w:pPr>
    </w:p>
    <w:p w14:paraId="18F89B41" w14:textId="77777777" w:rsidR="00E07B5D" w:rsidRDefault="00E07B5D" w:rsidP="00E07B5D">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3测试1（模块</w:t>
      </w:r>
      <w:r>
        <w:rPr>
          <w:rFonts w:ascii="黑体" w:eastAsia="黑体"/>
        </w:rPr>
        <w:t>A</w:t>
      </w:r>
      <w:r>
        <w:rPr>
          <w:rFonts w:ascii="黑体" w:eastAsia="黑体" w:hint="eastAsia"/>
        </w:rPr>
        <w:t>，</w:t>
      </w:r>
      <w:r>
        <w:rPr>
          <w:rFonts w:ascii="黑体" w:eastAsia="黑体"/>
        </w:rPr>
        <w:t>B</w:t>
      </w:r>
      <w:r>
        <w:rPr>
          <w:rFonts w:ascii="黑体" w:eastAsia="黑体" w:hint="eastAsia"/>
        </w:rPr>
        <w:t>）</w:t>
      </w:r>
    </w:p>
    <w:p w14:paraId="1468DC57" w14:textId="77777777" w:rsidR="00E07B5D" w:rsidRDefault="00E07B5D" w:rsidP="00E07B5D">
      <w:pPr>
        <w:pStyle w:val="ab"/>
        <w:ind w:firstLine="420"/>
      </w:pPr>
      <w:r>
        <w:rPr>
          <w:rFonts w:hint="eastAsia"/>
        </w:rPr>
        <w:t>模块</w:t>
      </w:r>
      <w:r>
        <w:t>A的下</w:t>
      </w:r>
      <w:r>
        <w:rPr>
          <w:rFonts w:hint="eastAsia"/>
        </w:rPr>
        <w:t>述3个单元：</w:t>
      </w:r>
    </w:p>
    <w:p w14:paraId="15D9B346" w14:textId="77777777" w:rsidR="00E07B5D" w:rsidRDefault="00E07B5D" w:rsidP="00E07B5D">
      <w:pPr>
        <w:pStyle w:val="ab"/>
        <w:ind w:leftChars="100" w:left="240" w:firstLine="420"/>
      </w:pPr>
      <w:r>
        <w:t>C</w:t>
      </w:r>
      <w:r>
        <w:rPr>
          <w:rFonts w:hint="eastAsia"/>
        </w:rPr>
        <w:t>ontent</w:t>
      </w:r>
      <w:r>
        <w:t>Script单</w:t>
      </w:r>
      <w:r>
        <w:rPr>
          <w:rFonts w:hint="eastAsia"/>
        </w:rPr>
        <w:t>元</w:t>
      </w:r>
    </w:p>
    <w:p w14:paraId="5BBF4AB6" w14:textId="77777777" w:rsidR="00E07B5D" w:rsidRDefault="00E07B5D" w:rsidP="00E07B5D">
      <w:pPr>
        <w:pStyle w:val="ab"/>
        <w:ind w:leftChars="100" w:left="240" w:firstLine="420"/>
      </w:pPr>
      <w:r>
        <w:rPr>
          <w:rFonts w:hint="eastAsia"/>
        </w:rPr>
        <w:t>Background</w:t>
      </w:r>
      <w:r>
        <w:t>单</w:t>
      </w:r>
      <w:r>
        <w:rPr>
          <w:rFonts w:hint="eastAsia"/>
        </w:rPr>
        <w:t>元</w:t>
      </w:r>
    </w:p>
    <w:p w14:paraId="54A2107E" w14:textId="77777777" w:rsidR="00E07B5D" w:rsidRDefault="00E07B5D" w:rsidP="00E07B5D">
      <w:pPr>
        <w:pStyle w:val="ab"/>
        <w:ind w:leftChars="100" w:left="240" w:firstLine="420"/>
      </w:pPr>
      <w:r>
        <w:t>P</w:t>
      </w:r>
      <w:r>
        <w:rPr>
          <w:rFonts w:hint="eastAsia"/>
        </w:rPr>
        <w:t>opup单元</w:t>
      </w:r>
    </w:p>
    <w:p w14:paraId="685F8C96" w14:textId="77777777" w:rsidR="00E07B5D" w:rsidRDefault="00E07B5D" w:rsidP="00E07B5D">
      <w:pPr>
        <w:pStyle w:val="ab"/>
        <w:ind w:firstLine="420"/>
      </w:pPr>
      <w:r>
        <w:rPr>
          <w:rFonts w:hint="eastAsia"/>
        </w:rPr>
        <w:t>模块</w:t>
      </w:r>
      <w:r>
        <w:t>B的下</w:t>
      </w:r>
      <w:r>
        <w:rPr>
          <w:rFonts w:hint="eastAsia"/>
        </w:rPr>
        <w:t>述</w:t>
      </w:r>
      <w:r>
        <w:t>单元：</w:t>
      </w:r>
    </w:p>
    <w:p w14:paraId="34A13607" w14:textId="77777777" w:rsidR="00E07B5D" w:rsidRDefault="00E07B5D" w:rsidP="00E07B5D">
      <w:pPr>
        <w:pStyle w:val="ab"/>
        <w:ind w:leftChars="100" w:left="240" w:firstLine="420"/>
      </w:pPr>
      <w:r>
        <w:rPr>
          <w:rFonts w:hint="eastAsia"/>
        </w:rPr>
        <w:t>ID</w:t>
      </w:r>
      <w:r>
        <w:t>分发</w:t>
      </w:r>
      <w:r>
        <w:rPr>
          <w:rFonts w:hint="eastAsia"/>
        </w:rPr>
        <w:t>单元</w:t>
      </w:r>
    </w:p>
    <w:p w14:paraId="27A274B9" w14:textId="77777777" w:rsidR="00E07B5D" w:rsidRDefault="00E07B5D" w:rsidP="00E07B5D">
      <w:pPr>
        <w:pStyle w:val="ab"/>
        <w:ind w:leftChars="100" w:left="240" w:firstLine="420"/>
      </w:pPr>
      <w:r>
        <w:rPr>
          <w:rFonts w:hint="eastAsia"/>
        </w:rPr>
        <w:t>ID</w:t>
      </w:r>
      <w:r>
        <w:t>验证</w:t>
      </w:r>
      <w:r>
        <w:rPr>
          <w:rFonts w:hint="eastAsia"/>
        </w:rPr>
        <w:t>单元</w:t>
      </w:r>
    </w:p>
    <w:p w14:paraId="1E64B04E" w14:textId="77777777" w:rsidR="00E07B5D" w:rsidRDefault="00E07B5D" w:rsidP="00E07B5D">
      <w:pPr>
        <w:pStyle w:val="ab"/>
        <w:ind w:leftChars="100" w:left="240" w:firstLine="420"/>
      </w:pPr>
      <w:r>
        <w:rPr>
          <w:rFonts w:hint="eastAsia"/>
        </w:rPr>
        <w:t>ID</w:t>
      </w:r>
      <w:r>
        <w:t>更新</w:t>
      </w:r>
      <w:r>
        <w:rPr>
          <w:rFonts w:hint="eastAsia"/>
        </w:rPr>
        <w:t>单元</w:t>
      </w:r>
    </w:p>
    <w:p w14:paraId="17CC64AC" w14:textId="77777777" w:rsidR="00E07B5D" w:rsidRDefault="00E07B5D" w:rsidP="00E07B5D">
      <w:pPr>
        <w:pStyle w:val="ab"/>
        <w:ind w:firstLine="420"/>
      </w:pPr>
      <w:r>
        <w:rPr>
          <w:rFonts w:hint="eastAsia"/>
        </w:rPr>
        <w:t>2</w:t>
      </w:r>
      <w:r>
        <w:t>.</w:t>
      </w:r>
      <w:r>
        <w:rPr>
          <w:rFonts w:hint="eastAsia"/>
        </w:rPr>
        <w:t>3</w:t>
      </w:r>
      <w:r>
        <w:t>.</w:t>
      </w:r>
      <w:r>
        <w:rPr>
          <w:rFonts w:hint="eastAsia"/>
        </w:rPr>
        <w:t>1进度安排</w:t>
      </w:r>
    </w:p>
    <w:p w14:paraId="173EE724" w14:textId="77777777" w:rsidR="00E07B5D" w:rsidRDefault="00E07B5D" w:rsidP="00E07B5D">
      <w:pPr>
        <w:pStyle w:val="ab"/>
        <w:ind w:firstLine="420"/>
      </w:pPr>
      <w:r>
        <w:rPr>
          <w:rFonts w:hint="eastAsia"/>
        </w:rPr>
        <w:t xml:space="preserve">    </w:t>
      </w:r>
      <w:r>
        <w:rPr>
          <w:rFonts w:ascii="Times New Roman" w:hAnsi="Times New Roman"/>
        </w:rPr>
        <w:t>2019.03.10-2019.03.1</w:t>
      </w:r>
      <w:r>
        <w:rPr>
          <w:rFonts w:ascii="Times New Roman" w:hAnsi="Times New Roman" w:hint="eastAsia"/>
        </w:rPr>
        <w:t>2</w:t>
      </w:r>
    </w:p>
    <w:p w14:paraId="6335FC95" w14:textId="77777777" w:rsidR="00E07B5D" w:rsidRDefault="00E07B5D" w:rsidP="00E07B5D">
      <w:pPr>
        <w:pStyle w:val="ab"/>
        <w:ind w:firstLine="420"/>
      </w:pPr>
      <w:r>
        <w:rPr>
          <w:rFonts w:hint="eastAsia"/>
        </w:rPr>
        <w:t>2</w:t>
      </w:r>
      <w:r>
        <w:t>.</w:t>
      </w:r>
      <w:r>
        <w:rPr>
          <w:rFonts w:hint="eastAsia"/>
        </w:rPr>
        <w:t>3</w:t>
      </w:r>
      <w:r>
        <w:t>.</w:t>
      </w:r>
      <w:r>
        <w:rPr>
          <w:rFonts w:hint="eastAsia"/>
        </w:rPr>
        <w:t>2条件</w:t>
      </w:r>
    </w:p>
    <w:p w14:paraId="2927DC49" w14:textId="77777777" w:rsidR="00E07B5D" w:rsidRDefault="00E07B5D" w:rsidP="00E07B5D">
      <w:pPr>
        <w:pStyle w:val="ab"/>
        <w:ind w:firstLine="420"/>
      </w:pPr>
      <w:r>
        <w:rPr>
          <w:rFonts w:hint="eastAsia"/>
        </w:rPr>
        <w:t xml:space="preserve"> </w:t>
      </w:r>
    </w:p>
    <w:p w14:paraId="793AB588" w14:textId="77777777" w:rsidR="00E07B5D" w:rsidRDefault="00E07B5D" w:rsidP="00E07B5D">
      <w:pPr>
        <w:pStyle w:val="ab"/>
        <w:numPr>
          <w:ilvl w:val="0"/>
          <w:numId w:val="29"/>
        </w:numPr>
        <w:tabs>
          <w:tab w:val="clear" w:pos="1050"/>
          <w:tab w:val="num" w:pos="540"/>
        </w:tabs>
        <w:ind w:left="540" w:firstLine="420"/>
      </w:pPr>
      <w:r>
        <w:rPr>
          <w:rFonts w:hint="eastAsia"/>
        </w:rPr>
        <w:t>硬件：</w:t>
      </w:r>
      <w:r>
        <w:t xml:space="preserve"> PC</w:t>
      </w:r>
    </w:p>
    <w:p w14:paraId="5C531A84" w14:textId="77777777" w:rsidR="00E07B5D" w:rsidRDefault="00E07B5D" w:rsidP="00E07B5D">
      <w:pPr>
        <w:pStyle w:val="ab"/>
        <w:numPr>
          <w:ilvl w:val="0"/>
          <w:numId w:val="29"/>
        </w:numPr>
        <w:tabs>
          <w:tab w:val="clear" w:pos="1050"/>
          <w:tab w:val="num" w:pos="540"/>
        </w:tabs>
        <w:ind w:left="540" w:firstLine="420"/>
      </w:pPr>
      <w:r>
        <w:rPr>
          <w:rFonts w:hint="eastAsia"/>
        </w:rPr>
        <w:t>软件：</w:t>
      </w:r>
      <w:r>
        <w:t>Windows</w:t>
      </w:r>
      <w:r>
        <w:rPr>
          <w:rFonts w:hint="eastAsia"/>
        </w:rPr>
        <w:t>操作系统</w:t>
      </w:r>
      <w:r>
        <w:t>，Chrome浏览器。</w:t>
      </w:r>
    </w:p>
    <w:p w14:paraId="7B2D1A62" w14:textId="77777777" w:rsidR="00E07B5D" w:rsidRDefault="00E07B5D" w:rsidP="00E07B5D">
      <w:pPr>
        <w:pStyle w:val="ab"/>
        <w:numPr>
          <w:ilvl w:val="0"/>
          <w:numId w:val="29"/>
        </w:numPr>
        <w:tabs>
          <w:tab w:val="clear" w:pos="1050"/>
          <w:tab w:val="num" w:pos="540"/>
        </w:tabs>
        <w:ind w:left="540" w:firstLine="420"/>
      </w:pPr>
      <w:r>
        <w:rPr>
          <w:rFonts w:hint="eastAsia"/>
        </w:rPr>
        <w:t>人员：</w:t>
      </w:r>
      <w:proofErr w:type="gramStart"/>
      <w:r>
        <w:t>邵</w:t>
      </w:r>
      <w:proofErr w:type="gramEnd"/>
      <w:r>
        <w:t>欣欣</w:t>
      </w:r>
    </w:p>
    <w:p w14:paraId="0C5A190A" w14:textId="77777777" w:rsidR="00E07B5D" w:rsidRDefault="00E07B5D" w:rsidP="00E07B5D">
      <w:pPr>
        <w:pStyle w:val="ab"/>
        <w:ind w:firstLine="420"/>
      </w:pPr>
      <w:r>
        <w:rPr>
          <w:rFonts w:hint="eastAsia"/>
        </w:rPr>
        <w:t>2.3</w:t>
      </w:r>
      <w:r>
        <w:t>.</w:t>
      </w:r>
      <w:r>
        <w:rPr>
          <w:rFonts w:hint="eastAsia"/>
        </w:rPr>
        <w:t>3测试资料</w:t>
      </w:r>
    </w:p>
    <w:p w14:paraId="777F5CC9" w14:textId="77777777" w:rsidR="00E07B5D" w:rsidRDefault="00E07B5D" w:rsidP="00E07B5D">
      <w:pPr>
        <w:pStyle w:val="ab"/>
        <w:ind w:firstLine="420"/>
      </w:pPr>
      <w:r>
        <w:rPr>
          <w:rFonts w:hint="eastAsia"/>
        </w:rPr>
        <w:t xml:space="preserve">       当前页面</w:t>
      </w:r>
      <w:r>
        <w:t>是</w:t>
      </w:r>
      <w:r>
        <w:rPr>
          <w:rFonts w:hint="eastAsia"/>
        </w:rPr>
        <w:t>由</w:t>
      </w:r>
      <w:r>
        <w:t>本系统响应给浏览器的</w:t>
      </w:r>
      <w:r>
        <w:rPr>
          <w:rFonts w:hint="eastAsia"/>
        </w:rPr>
        <w:t>，</w:t>
      </w:r>
      <w:r>
        <w:t>在浏览器控制台</w:t>
      </w:r>
      <w:r>
        <w:rPr>
          <w:rFonts w:hint="eastAsia"/>
        </w:rPr>
        <w:t>。</w:t>
      </w:r>
    </w:p>
    <w:p w14:paraId="6C178826" w14:textId="77777777" w:rsidR="00E07B5D" w:rsidRDefault="00E07B5D" w:rsidP="00E07B5D">
      <w:pPr>
        <w:pStyle w:val="ab"/>
        <w:ind w:firstLine="420"/>
      </w:pPr>
      <w:r>
        <w:rPr>
          <w:rFonts w:hint="eastAsia"/>
        </w:rPr>
        <w:t>2</w:t>
      </w:r>
      <w:r>
        <w:t>.</w:t>
      </w:r>
      <w:r>
        <w:rPr>
          <w:rFonts w:hint="eastAsia"/>
        </w:rPr>
        <w:t>3</w:t>
      </w:r>
      <w:r>
        <w:t>.</w:t>
      </w:r>
      <w:r>
        <w:rPr>
          <w:rFonts w:hint="eastAsia"/>
        </w:rPr>
        <w:t>4测试培训</w:t>
      </w:r>
    </w:p>
    <w:p w14:paraId="5DCF00D4" w14:textId="77777777" w:rsidR="00E07B5D" w:rsidRDefault="00E07B5D" w:rsidP="00E07B5D">
      <w:pPr>
        <w:pStyle w:val="ab"/>
        <w:ind w:firstLine="420"/>
      </w:pPr>
      <w:r>
        <w:rPr>
          <w:rFonts w:hint="eastAsia"/>
        </w:rPr>
        <w:t>培训的内容：</w:t>
      </w:r>
      <w:r>
        <w:t>JavaScript的</w:t>
      </w:r>
      <w:r>
        <w:rPr>
          <w:rFonts w:hint="eastAsia"/>
        </w:rPr>
        <w:t>调试</w:t>
      </w:r>
      <w:r>
        <w:t>，</w:t>
      </w:r>
      <w:r>
        <w:rPr>
          <w:rFonts w:hint="eastAsia"/>
        </w:rPr>
        <w:t>浏览器</w:t>
      </w:r>
      <w:r>
        <w:t>扩展的调试</w:t>
      </w:r>
    </w:p>
    <w:p w14:paraId="695FBBED" w14:textId="77777777" w:rsidR="00E07B5D" w:rsidRDefault="00E07B5D" w:rsidP="00E07B5D">
      <w:pPr>
        <w:pStyle w:val="ab"/>
        <w:ind w:firstLine="420"/>
      </w:pPr>
      <w:r>
        <w:rPr>
          <w:rFonts w:hint="eastAsia"/>
        </w:rPr>
        <w:t>受训的人员：</w:t>
      </w:r>
      <w:proofErr w:type="gramStart"/>
      <w:r>
        <w:rPr>
          <w:rFonts w:hint="eastAsia"/>
        </w:rPr>
        <w:t>邵</w:t>
      </w:r>
      <w:proofErr w:type="gramEnd"/>
      <w:r>
        <w:rPr>
          <w:rFonts w:hint="eastAsia"/>
        </w:rPr>
        <w:t>欣欣。</w:t>
      </w:r>
    </w:p>
    <w:p w14:paraId="18B9570E" w14:textId="77777777" w:rsidR="00E07B5D" w:rsidRDefault="00E07B5D" w:rsidP="00E07B5D">
      <w:pPr>
        <w:pStyle w:val="ab"/>
        <w:ind w:firstLine="420"/>
      </w:pPr>
    </w:p>
    <w:p w14:paraId="194D7367" w14:textId="77777777" w:rsidR="00E07B5D" w:rsidRDefault="00E07B5D" w:rsidP="00E07B5D">
      <w:pPr>
        <w:pStyle w:val="ab"/>
        <w:ind w:firstLine="420"/>
        <w:rPr>
          <w:rFonts w:ascii="黑体" w:eastAsia="黑体"/>
        </w:rPr>
      </w:pPr>
      <w:r>
        <w:rPr>
          <w:rFonts w:ascii="黑体" w:eastAsia="黑体" w:hint="eastAsia"/>
        </w:rPr>
        <w:t>2</w:t>
      </w:r>
      <w:r>
        <w:rPr>
          <w:rFonts w:ascii="黑体" w:eastAsia="黑体"/>
        </w:rPr>
        <w:t>.</w:t>
      </w:r>
      <w:r>
        <w:rPr>
          <w:rFonts w:ascii="黑体" w:eastAsia="黑体" w:hint="eastAsia"/>
        </w:rPr>
        <w:t>4测试2（模块C）</w:t>
      </w:r>
    </w:p>
    <w:p w14:paraId="4B50FC8D" w14:textId="77777777" w:rsidR="00E07B5D" w:rsidRDefault="00E07B5D" w:rsidP="00E07B5D">
      <w:pPr>
        <w:pStyle w:val="ab"/>
        <w:ind w:firstLine="420"/>
        <w:rPr>
          <w:rFonts w:ascii="黑体" w:eastAsia="黑体"/>
        </w:rPr>
      </w:pPr>
      <w:r>
        <w:rPr>
          <w:rFonts w:ascii="黑体" w:eastAsia="黑体"/>
        </w:rPr>
        <w:tab/>
      </w:r>
      <w:r>
        <w:rPr>
          <w:rFonts w:ascii="黑体" w:eastAsia="黑体" w:hint="eastAsia"/>
        </w:rPr>
        <w:t>测试代码混淆</w:t>
      </w:r>
      <w:r>
        <w:rPr>
          <w:rFonts w:ascii="黑体" w:eastAsia="黑体"/>
        </w:rPr>
        <w:t>模块</w:t>
      </w:r>
    </w:p>
    <w:p w14:paraId="7CF587A8" w14:textId="77777777" w:rsidR="00E07B5D" w:rsidRDefault="00E07B5D" w:rsidP="00E07B5D">
      <w:pPr>
        <w:pStyle w:val="ab"/>
        <w:ind w:firstLine="420"/>
      </w:pPr>
      <w:r>
        <w:rPr>
          <w:rFonts w:hint="eastAsia"/>
        </w:rPr>
        <w:t>2</w:t>
      </w:r>
      <w:r>
        <w:t>.4.</w:t>
      </w:r>
      <w:r>
        <w:rPr>
          <w:rFonts w:hint="eastAsia"/>
        </w:rPr>
        <w:t>1进度安排</w:t>
      </w:r>
    </w:p>
    <w:p w14:paraId="72624172" w14:textId="77777777" w:rsidR="00E07B5D" w:rsidRDefault="00E07B5D" w:rsidP="00E07B5D">
      <w:pPr>
        <w:pStyle w:val="ab"/>
        <w:ind w:firstLine="420"/>
      </w:pPr>
      <w:r>
        <w:rPr>
          <w:rFonts w:hint="eastAsia"/>
        </w:rPr>
        <w:t xml:space="preserve">    </w:t>
      </w:r>
      <w:r>
        <w:rPr>
          <w:rFonts w:ascii="Times New Roman" w:hAnsi="Times New Roman"/>
        </w:rPr>
        <w:t>2019.03.10-2019.03.1</w:t>
      </w:r>
      <w:r>
        <w:rPr>
          <w:rFonts w:ascii="Times New Roman" w:hAnsi="Times New Roman" w:hint="eastAsia"/>
        </w:rPr>
        <w:t>2</w:t>
      </w:r>
    </w:p>
    <w:p w14:paraId="3E75B7B6" w14:textId="77777777" w:rsidR="00E07B5D" w:rsidRDefault="00E07B5D" w:rsidP="00E07B5D">
      <w:pPr>
        <w:pStyle w:val="ab"/>
        <w:ind w:firstLine="420"/>
      </w:pPr>
      <w:r>
        <w:rPr>
          <w:rFonts w:hint="eastAsia"/>
        </w:rPr>
        <w:t>2</w:t>
      </w:r>
      <w:r>
        <w:t>.4.</w:t>
      </w:r>
      <w:r>
        <w:rPr>
          <w:rFonts w:hint="eastAsia"/>
        </w:rPr>
        <w:t>2条件</w:t>
      </w:r>
    </w:p>
    <w:p w14:paraId="4515A05A" w14:textId="77777777" w:rsidR="00E07B5D" w:rsidRDefault="00E07B5D" w:rsidP="00E07B5D">
      <w:pPr>
        <w:pStyle w:val="ab"/>
        <w:ind w:firstLine="420"/>
      </w:pPr>
      <w:r>
        <w:rPr>
          <w:rFonts w:hint="eastAsia"/>
        </w:rPr>
        <w:t xml:space="preserve"> </w:t>
      </w:r>
    </w:p>
    <w:p w14:paraId="69B5715D" w14:textId="77777777" w:rsidR="00E07B5D" w:rsidRDefault="00E07B5D" w:rsidP="00E07B5D">
      <w:pPr>
        <w:pStyle w:val="ab"/>
        <w:numPr>
          <w:ilvl w:val="0"/>
          <w:numId w:val="30"/>
        </w:numPr>
        <w:ind w:firstLine="420"/>
      </w:pPr>
      <w:r>
        <w:rPr>
          <w:rFonts w:hint="eastAsia"/>
        </w:rPr>
        <w:t>硬件：</w:t>
      </w:r>
      <w:r>
        <w:t xml:space="preserve"> PC</w:t>
      </w:r>
    </w:p>
    <w:p w14:paraId="70CAE05D" w14:textId="77777777" w:rsidR="00E07B5D" w:rsidRDefault="00E07B5D" w:rsidP="00E07B5D">
      <w:pPr>
        <w:pStyle w:val="ab"/>
        <w:numPr>
          <w:ilvl w:val="0"/>
          <w:numId w:val="30"/>
        </w:numPr>
        <w:ind w:firstLine="420"/>
      </w:pPr>
      <w:r>
        <w:rPr>
          <w:rFonts w:hint="eastAsia"/>
        </w:rPr>
        <w:t>软件：</w:t>
      </w:r>
      <w:r>
        <w:t>Windows</w:t>
      </w:r>
      <w:r>
        <w:rPr>
          <w:rFonts w:hint="eastAsia"/>
        </w:rPr>
        <w:t>操作系统</w:t>
      </w:r>
      <w:r>
        <w:t>，</w:t>
      </w:r>
      <w:r>
        <w:rPr>
          <w:rFonts w:hint="eastAsia"/>
        </w:rPr>
        <w:t>Nginx服务器</w:t>
      </w:r>
      <w:r>
        <w:t>。</w:t>
      </w:r>
    </w:p>
    <w:p w14:paraId="320E38FC" w14:textId="77777777" w:rsidR="00E07B5D" w:rsidRDefault="00E07B5D" w:rsidP="00E07B5D">
      <w:pPr>
        <w:pStyle w:val="ab"/>
        <w:numPr>
          <w:ilvl w:val="0"/>
          <w:numId w:val="30"/>
        </w:numPr>
        <w:ind w:firstLine="420"/>
      </w:pPr>
      <w:r>
        <w:rPr>
          <w:rFonts w:hint="eastAsia"/>
        </w:rPr>
        <w:t>人员：</w:t>
      </w:r>
      <w:proofErr w:type="gramStart"/>
      <w:r>
        <w:t>邵</w:t>
      </w:r>
      <w:proofErr w:type="gramEnd"/>
      <w:r>
        <w:t>欣欣</w:t>
      </w:r>
    </w:p>
    <w:p w14:paraId="66ACF648" w14:textId="77777777" w:rsidR="00E07B5D" w:rsidRDefault="00E07B5D" w:rsidP="00E07B5D">
      <w:pPr>
        <w:pStyle w:val="ab"/>
        <w:ind w:firstLine="420"/>
      </w:pPr>
      <w:r>
        <w:rPr>
          <w:rFonts w:hint="eastAsia"/>
        </w:rPr>
        <w:t>2.</w:t>
      </w:r>
      <w:r>
        <w:t>4.</w:t>
      </w:r>
      <w:r>
        <w:rPr>
          <w:rFonts w:hint="eastAsia"/>
        </w:rPr>
        <w:t>3测试资料</w:t>
      </w:r>
    </w:p>
    <w:p w14:paraId="14712716" w14:textId="77777777" w:rsidR="00E07B5D" w:rsidRDefault="00E07B5D" w:rsidP="00E07B5D">
      <w:pPr>
        <w:pStyle w:val="ab"/>
        <w:ind w:firstLine="420"/>
      </w:pPr>
      <w:r>
        <w:rPr>
          <w:rFonts w:hint="eastAsia"/>
        </w:rPr>
        <w:t xml:space="preserve">      </w:t>
      </w:r>
      <w:r w:rsidRPr="00B24947">
        <w:rPr>
          <w:rFonts w:hint="eastAsia"/>
        </w:rPr>
        <w:t>[</w:t>
      </w:r>
      <w:r>
        <w:t>1</w:t>
      </w:r>
      <w:r w:rsidRPr="00B24947">
        <w:rPr>
          <w:rFonts w:hint="eastAsia"/>
        </w:rPr>
        <w:t>] 陶辉.深入理解Nginx-模块开发与架构解析第二版[M].北京：机械工业出版社，</w:t>
      </w:r>
      <w:r>
        <w:rPr>
          <w:rFonts w:hint="eastAsia"/>
        </w:rPr>
        <w:t>2016</w:t>
      </w:r>
    </w:p>
    <w:p w14:paraId="53F5454B" w14:textId="77777777" w:rsidR="00E07B5D" w:rsidRDefault="00E07B5D" w:rsidP="00E07B5D">
      <w:pPr>
        <w:pStyle w:val="ab"/>
        <w:ind w:firstLine="420"/>
      </w:pPr>
      <w:r>
        <w:rPr>
          <w:rFonts w:hint="eastAsia"/>
        </w:rPr>
        <w:t>2</w:t>
      </w:r>
      <w:r>
        <w:t>.4.</w:t>
      </w:r>
      <w:r>
        <w:rPr>
          <w:rFonts w:hint="eastAsia"/>
        </w:rPr>
        <w:t>4测试培训</w:t>
      </w:r>
    </w:p>
    <w:p w14:paraId="037020F9" w14:textId="77777777" w:rsidR="00E07B5D" w:rsidRDefault="00E07B5D" w:rsidP="00E07B5D">
      <w:pPr>
        <w:pStyle w:val="ab"/>
        <w:ind w:firstLine="420"/>
      </w:pPr>
      <w:r>
        <w:rPr>
          <w:rFonts w:hint="eastAsia"/>
        </w:rPr>
        <w:t>培训的内容：</w:t>
      </w:r>
      <w:r>
        <w:t>JavaScript的</w:t>
      </w:r>
      <w:r>
        <w:rPr>
          <w:rFonts w:hint="eastAsia"/>
        </w:rPr>
        <w:t>调试</w:t>
      </w:r>
      <w:r>
        <w:t>，</w:t>
      </w:r>
      <w:r>
        <w:rPr>
          <w:rFonts w:hint="eastAsia"/>
        </w:rPr>
        <w:t>浏览器</w:t>
      </w:r>
      <w:r>
        <w:t>扩展的调试</w:t>
      </w:r>
    </w:p>
    <w:p w14:paraId="7FAD91F2" w14:textId="77777777" w:rsidR="00E07B5D" w:rsidRDefault="00E07B5D" w:rsidP="00E07B5D">
      <w:pPr>
        <w:pStyle w:val="ab"/>
        <w:ind w:firstLine="420"/>
      </w:pPr>
      <w:r>
        <w:rPr>
          <w:rFonts w:hint="eastAsia"/>
        </w:rPr>
        <w:t>受训的人员：</w:t>
      </w:r>
      <w:proofErr w:type="gramStart"/>
      <w:r>
        <w:rPr>
          <w:rFonts w:hint="eastAsia"/>
        </w:rPr>
        <w:t>邵</w:t>
      </w:r>
      <w:proofErr w:type="gramEnd"/>
      <w:r>
        <w:rPr>
          <w:rFonts w:hint="eastAsia"/>
        </w:rPr>
        <w:t>欣欣。</w:t>
      </w:r>
    </w:p>
    <w:p w14:paraId="40C4F889" w14:textId="77777777" w:rsidR="00E07B5D" w:rsidRDefault="00E07B5D" w:rsidP="00E07B5D">
      <w:pPr>
        <w:pStyle w:val="ab"/>
        <w:ind w:firstLine="420"/>
      </w:pPr>
    </w:p>
    <w:p w14:paraId="5F7F70EA" w14:textId="77777777" w:rsidR="00E07B5D" w:rsidRDefault="00E07B5D" w:rsidP="00CD5E67">
      <w:pPr>
        <w:pStyle w:val="3"/>
        <w:ind w:firstLine="643"/>
        <w:rPr>
          <w:rFonts w:ascii="楷体_GB2312" w:eastAsia="楷体_GB2312"/>
        </w:rPr>
      </w:pPr>
      <w:r>
        <w:rPr>
          <w:rFonts w:ascii="楷体_GB2312" w:eastAsia="楷体_GB2312" w:hint="eastAsia"/>
        </w:rPr>
        <w:t>3．测试设计说明</w:t>
      </w:r>
    </w:p>
    <w:p w14:paraId="371BB659" w14:textId="77777777" w:rsidR="00E07B5D" w:rsidRDefault="00E07B5D" w:rsidP="00E07B5D">
      <w:pPr>
        <w:pStyle w:val="ab"/>
        <w:ind w:firstLine="420"/>
        <w:rPr>
          <w:rFonts w:ascii="Times New Roman" w:hAnsi="Times New Roman"/>
        </w:rPr>
      </w:pPr>
      <w:r>
        <w:rPr>
          <w:rFonts w:ascii="Times New Roman" w:hAnsi="Times New Roman" w:hint="eastAsia"/>
        </w:rPr>
        <w:t>3.1</w:t>
      </w:r>
      <w:r>
        <w:rPr>
          <w:rFonts w:ascii="Times New Roman" w:hAnsi="Times New Roman" w:hint="eastAsia"/>
        </w:rPr>
        <w:t>测试</w:t>
      </w:r>
      <w:r>
        <w:rPr>
          <w:rFonts w:ascii="Times New Roman" w:hAnsi="Times New Roman" w:hint="eastAsia"/>
        </w:rPr>
        <w:t>1</w:t>
      </w:r>
      <w:r>
        <w:rPr>
          <w:rFonts w:ascii="Times New Roman" w:hAnsi="Times New Roman" w:hint="eastAsia"/>
        </w:rPr>
        <w:t>（</w:t>
      </w:r>
      <w:r>
        <w:rPr>
          <w:rFonts w:ascii="Times New Roman" w:hAnsi="Times New Roman" w:hint="eastAsia"/>
        </w:rPr>
        <w:t>01</w:t>
      </w:r>
      <w:r>
        <w:rPr>
          <w:rFonts w:ascii="Times New Roman" w:hAnsi="Times New Roman" w:hint="eastAsia"/>
        </w:rPr>
        <w:t>）</w:t>
      </w:r>
    </w:p>
    <w:p w14:paraId="3D2F390B" w14:textId="77777777" w:rsidR="00E07B5D" w:rsidRDefault="00E07B5D" w:rsidP="00E07B5D">
      <w:pPr>
        <w:pStyle w:val="ab"/>
        <w:ind w:firstLine="420"/>
        <w:rPr>
          <w:rFonts w:ascii="Times New Roman" w:hAnsi="Times New Roman"/>
        </w:rPr>
      </w:pPr>
      <w:r>
        <w:rPr>
          <w:rFonts w:ascii="Times New Roman" w:hAnsi="Times New Roman" w:hint="eastAsia"/>
        </w:rPr>
        <w:t>3.1.1</w:t>
      </w:r>
      <w:r>
        <w:rPr>
          <w:rFonts w:ascii="Times New Roman" w:hAnsi="Times New Roman" w:hint="eastAsia"/>
        </w:rPr>
        <w:t>控制</w:t>
      </w:r>
    </w:p>
    <w:p w14:paraId="57AC2420"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黑盒测试</w:t>
      </w:r>
      <w:proofErr w:type="gramStart"/>
      <w:r>
        <w:rPr>
          <w:rFonts w:ascii="Times New Roman" w:hAnsi="Times New Roman" w:hint="eastAsia"/>
        </w:rPr>
        <w:t>和白盒测试</w:t>
      </w:r>
      <w:proofErr w:type="gramEnd"/>
      <w:r>
        <w:rPr>
          <w:rFonts w:ascii="Times New Roman" w:hAnsi="Times New Roman" w:hint="eastAsia"/>
        </w:rPr>
        <w:t>相结合</w:t>
      </w:r>
    </w:p>
    <w:p w14:paraId="01F2C442" w14:textId="77777777" w:rsidR="00E07B5D" w:rsidRDefault="00E07B5D" w:rsidP="00E07B5D">
      <w:pPr>
        <w:pStyle w:val="ab"/>
        <w:ind w:firstLine="420"/>
        <w:rPr>
          <w:rFonts w:ascii="Times New Roman" w:hAnsi="Times New Roman"/>
        </w:rPr>
      </w:pPr>
      <w:r>
        <w:rPr>
          <w:rFonts w:ascii="Times New Roman" w:hAnsi="Times New Roman" w:hint="eastAsia"/>
        </w:rPr>
        <w:t>3.1.2</w:t>
      </w:r>
      <w:r>
        <w:rPr>
          <w:rFonts w:ascii="Times New Roman" w:hAnsi="Times New Roman" w:hint="eastAsia"/>
        </w:rPr>
        <w:t>输入</w:t>
      </w:r>
    </w:p>
    <w:p w14:paraId="595FC947" w14:textId="77777777" w:rsidR="00E07B5D" w:rsidRDefault="00E07B5D" w:rsidP="00E07B5D">
      <w:pPr>
        <w:pStyle w:val="ab"/>
        <w:ind w:firstLine="420"/>
        <w:rPr>
          <w:rFonts w:ascii="Times New Roman" w:hAnsi="Times New Roman"/>
        </w:rPr>
      </w:pPr>
      <w:r>
        <w:rPr>
          <w:rFonts w:ascii="Times New Roman" w:hAnsi="Times New Roman" w:hint="eastAsia"/>
        </w:rPr>
        <w:t>用户配置浏览器扩展作用网站</w:t>
      </w:r>
      <w:r>
        <w:rPr>
          <w:rFonts w:ascii="Times New Roman" w:hAnsi="Times New Roman"/>
        </w:rPr>
        <w:t>的正则表达式</w:t>
      </w:r>
    </w:p>
    <w:p w14:paraId="4AB99691" w14:textId="77777777" w:rsidR="00E07B5D" w:rsidRDefault="00E07B5D" w:rsidP="00E07B5D">
      <w:pPr>
        <w:pStyle w:val="ab"/>
        <w:ind w:firstLine="420"/>
        <w:rPr>
          <w:rFonts w:ascii="Times New Roman" w:hAnsi="Times New Roman"/>
        </w:rPr>
      </w:pPr>
      <w:r>
        <w:rPr>
          <w:rFonts w:ascii="Times New Roman" w:hAnsi="Times New Roman" w:hint="eastAsia"/>
        </w:rPr>
        <w:t>3.1.3</w:t>
      </w:r>
      <w:r>
        <w:rPr>
          <w:rFonts w:ascii="Times New Roman" w:hAnsi="Times New Roman" w:hint="eastAsia"/>
        </w:rPr>
        <w:t>输出</w:t>
      </w:r>
    </w:p>
    <w:p w14:paraId="4CD20720"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作用网站</w:t>
      </w:r>
      <w:r>
        <w:rPr>
          <w:rFonts w:ascii="Times New Roman" w:hAnsi="Times New Roman"/>
        </w:rPr>
        <w:t>的正则表达式</w:t>
      </w:r>
      <w:r>
        <w:rPr>
          <w:rFonts w:ascii="Times New Roman" w:hAnsi="Times New Roman" w:hint="eastAsia"/>
        </w:rPr>
        <w:t>数据正确存储到</w:t>
      </w:r>
      <w:r>
        <w:rPr>
          <w:rFonts w:ascii="Times New Roman" w:hAnsi="Times New Roman" w:hint="eastAsia"/>
        </w:rPr>
        <w:t>Chrome.local</w:t>
      </w:r>
      <w:r>
        <w:rPr>
          <w:rFonts w:ascii="Times New Roman" w:hAnsi="Times New Roman"/>
        </w:rPr>
        <w:t>storage</w:t>
      </w:r>
      <w:r>
        <w:rPr>
          <w:rFonts w:ascii="Times New Roman" w:hAnsi="Times New Roman" w:hint="eastAsia"/>
        </w:rPr>
        <w:t>对象</w:t>
      </w:r>
    </w:p>
    <w:p w14:paraId="30683749" w14:textId="77777777" w:rsidR="00E07B5D" w:rsidRDefault="00E07B5D" w:rsidP="00E07B5D">
      <w:pPr>
        <w:pStyle w:val="ab"/>
        <w:ind w:firstLine="420"/>
        <w:rPr>
          <w:rFonts w:ascii="Times New Roman" w:hAnsi="Times New Roman"/>
        </w:rPr>
      </w:pPr>
      <w:r>
        <w:rPr>
          <w:rFonts w:ascii="Times New Roman" w:hAnsi="Times New Roman" w:hint="eastAsia"/>
        </w:rPr>
        <w:t>3.1.4</w:t>
      </w:r>
      <w:r>
        <w:rPr>
          <w:rFonts w:ascii="Times New Roman" w:hAnsi="Times New Roman" w:hint="eastAsia"/>
        </w:rPr>
        <w:t>过程</w:t>
      </w:r>
    </w:p>
    <w:p w14:paraId="291DAB23"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用户配置浏览器扩展作用网站</w:t>
      </w:r>
      <w:r>
        <w:rPr>
          <w:rFonts w:ascii="Times New Roman" w:hAnsi="Times New Roman"/>
        </w:rPr>
        <w:t>的正则表达式</w:t>
      </w:r>
      <w:r>
        <w:rPr>
          <w:rFonts w:ascii="Times New Roman" w:hAnsi="Times New Roman" w:hint="eastAsia"/>
        </w:rPr>
        <w:t>，作用网站</w:t>
      </w:r>
      <w:r>
        <w:rPr>
          <w:rFonts w:ascii="Times New Roman" w:hAnsi="Times New Roman"/>
        </w:rPr>
        <w:t>的正则表达式</w:t>
      </w:r>
      <w:r>
        <w:rPr>
          <w:rFonts w:ascii="Times New Roman" w:hAnsi="Times New Roman" w:hint="eastAsia"/>
        </w:rPr>
        <w:t>数据正确存储到</w:t>
      </w:r>
      <w:r>
        <w:rPr>
          <w:rFonts w:ascii="Times New Roman" w:hAnsi="Times New Roman" w:hint="eastAsia"/>
        </w:rPr>
        <w:t>Chrome.local</w:t>
      </w:r>
      <w:r>
        <w:rPr>
          <w:rFonts w:ascii="Times New Roman" w:hAnsi="Times New Roman"/>
        </w:rPr>
        <w:t>storage</w:t>
      </w:r>
      <w:r>
        <w:rPr>
          <w:rFonts w:ascii="Times New Roman" w:hAnsi="Times New Roman" w:hint="eastAsia"/>
        </w:rPr>
        <w:t>对象。</w:t>
      </w:r>
    </w:p>
    <w:p w14:paraId="723B195B" w14:textId="77777777" w:rsidR="00E07B5D" w:rsidRDefault="00E07B5D" w:rsidP="00E07B5D">
      <w:pPr>
        <w:pStyle w:val="ab"/>
        <w:ind w:firstLine="420"/>
        <w:rPr>
          <w:rFonts w:ascii="Times New Roman" w:hAnsi="Times New Roman"/>
        </w:rPr>
      </w:pPr>
    </w:p>
    <w:p w14:paraId="6048A860" w14:textId="77777777" w:rsidR="00E07B5D" w:rsidRDefault="00E07B5D" w:rsidP="00E07B5D">
      <w:pPr>
        <w:pStyle w:val="ab"/>
        <w:ind w:firstLine="420"/>
        <w:rPr>
          <w:rFonts w:ascii="Times New Roman" w:hAnsi="Times New Roman"/>
        </w:rPr>
      </w:pPr>
      <w:r>
        <w:rPr>
          <w:rFonts w:ascii="Times New Roman" w:hAnsi="Times New Roman" w:hint="eastAsia"/>
        </w:rPr>
        <w:t>3.2</w:t>
      </w:r>
      <w:r>
        <w:rPr>
          <w:rFonts w:ascii="Times New Roman" w:hAnsi="Times New Roman" w:hint="eastAsia"/>
        </w:rPr>
        <w:t>测试</w:t>
      </w:r>
      <w:r>
        <w:rPr>
          <w:rFonts w:ascii="Times New Roman" w:hAnsi="Times New Roman" w:hint="eastAsia"/>
        </w:rPr>
        <w:t>2</w:t>
      </w:r>
      <w:r>
        <w:rPr>
          <w:rFonts w:ascii="Times New Roman" w:hAnsi="Times New Roman" w:hint="eastAsia"/>
        </w:rPr>
        <w:t>（</w:t>
      </w:r>
      <w:r>
        <w:rPr>
          <w:rFonts w:ascii="Times New Roman" w:hAnsi="Times New Roman" w:hint="eastAsia"/>
        </w:rPr>
        <w:t>02</w:t>
      </w:r>
      <w:r>
        <w:rPr>
          <w:rFonts w:ascii="Times New Roman" w:hAnsi="Times New Roman" w:hint="eastAsia"/>
        </w:rPr>
        <w:t>）</w:t>
      </w:r>
    </w:p>
    <w:p w14:paraId="5E704F81" w14:textId="77777777" w:rsidR="00E07B5D" w:rsidRDefault="00E07B5D" w:rsidP="00E07B5D">
      <w:pPr>
        <w:pStyle w:val="ab"/>
        <w:ind w:firstLine="420"/>
        <w:rPr>
          <w:rFonts w:ascii="Times New Roman" w:hAnsi="Times New Roman"/>
        </w:rPr>
      </w:pPr>
      <w:r>
        <w:rPr>
          <w:rFonts w:ascii="Times New Roman" w:hAnsi="Times New Roman" w:hint="eastAsia"/>
        </w:rPr>
        <w:t>3.2.1</w:t>
      </w:r>
      <w:r>
        <w:rPr>
          <w:rFonts w:ascii="Times New Roman" w:hAnsi="Times New Roman" w:hint="eastAsia"/>
        </w:rPr>
        <w:t>控制</w:t>
      </w:r>
    </w:p>
    <w:p w14:paraId="15A6DF88"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黑盒测试</w:t>
      </w:r>
    </w:p>
    <w:p w14:paraId="3DDA2BD0" w14:textId="77777777" w:rsidR="00E07B5D" w:rsidRDefault="00E07B5D" w:rsidP="00E07B5D">
      <w:pPr>
        <w:pStyle w:val="ab"/>
        <w:ind w:firstLine="420"/>
        <w:rPr>
          <w:rFonts w:ascii="Times New Roman" w:hAnsi="Times New Roman"/>
        </w:rPr>
      </w:pPr>
      <w:r>
        <w:rPr>
          <w:rFonts w:ascii="Times New Roman" w:hAnsi="Times New Roman" w:hint="eastAsia"/>
        </w:rPr>
        <w:t>3.2.2</w:t>
      </w:r>
      <w:r>
        <w:rPr>
          <w:rFonts w:ascii="Times New Roman" w:hAnsi="Times New Roman" w:hint="eastAsia"/>
        </w:rPr>
        <w:t>输入</w:t>
      </w:r>
    </w:p>
    <w:p w14:paraId="75CFA85F" w14:textId="77777777" w:rsidR="00E07B5D" w:rsidRDefault="00E07B5D" w:rsidP="00E07B5D">
      <w:pPr>
        <w:pStyle w:val="ab"/>
        <w:ind w:firstLine="420"/>
        <w:rPr>
          <w:rFonts w:ascii="Times New Roman" w:hAnsi="Times New Roman"/>
        </w:rPr>
      </w:pPr>
      <w:r>
        <w:rPr>
          <w:rFonts w:ascii="Times New Roman" w:hAnsi="Times New Roman" w:hint="eastAsia"/>
        </w:rPr>
        <w:t>用户在浏览器</w:t>
      </w:r>
      <w:r>
        <w:rPr>
          <w:rFonts w:ascii="Times New Roman" w:hAnsi="Times New Roman"/>
        </w:rPr>
        <w:t>地址栏输入已设置网站的一个网址请求</w:t>
      </w:r>
    </w:p>
    <w:p w14:paraId="3A7B2E3C" w14:textId="77777777" w:rsidR="00E07B5D" w:rsidRDefault="00E07B5D" w:rsidP="00E07B5D">
      <w:pPr>
        <w:pStyle w:val="ab"/>
        <w:ind w:firstLine="420"/>
        <w:rPr>
          <w:rFonts w:ascii="Times New Roman" w:hAnsi="Times New Roman"/>
        </w:rPr>
      </w:pPr>
      <w:r>
        <w:rPr>
          <w:rFonts w:ascii="Times New Roman" w:hAnsi="Times New Roman" w:hint="eastAsia"/>
        </w:rPr>
        <w:t>3.2.3</w:t>
      </w:r>
      <w:r>
        <w:rPr>
          <w:rFonts w:ascii="Times New Roman" w:hAnsi="Times New Roman" w:hint="eastAsia"/>
        </w:rPr>
        <w:t>输出</w:t>
      </w:r>
    </w:p>
    <w:p w14:paraId="22A99907"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浏览器发出</w:t>
      </w:r>
      <w:r>
        <w:rPr>
          <w:rFonts w:ascii="Times New Roman" w:hAnsi="Times New Roman"/>
        </w:rPr>
        <w:t>带</w:t>
      </w:r>
      <w:r>
        <w:rPr>
          <w:rFonts w:ascii="Times New Roman" w:hAnsi="Times New Roman"/>
        </w:rPr>
        <w:t>ID</w:t>
      </w:r>
      <w:r>
        <w:rPr>
          <w:rFonts w:ascii="Times New Roman" w:hAnsi="Times New Roman"/>
        </w:rPr>
        <w:t>的请求</w:t>
      </w:r>
    </w:p>
    <w:p w14:paraId="5F60643A" w14:textId="77777777" w:rsidR="00E07B5D" w:rsidRDefault="00E07B5D" w:rsidP="00E07B5D">
      <w:pPr>
        <w:pStyle w:val="ab"/>
        <w:ind w:firstLine="420"/>
        <w:rPr>
          <w:rFonts w:ascii="Times New Roman" w:hAnsi="Times New Roman"/>
        </w:rPr>
      </w:pPr>
      <w:r>
        <w:rPr>
          <w:rFonts w:ascii="Times New Roman" w:hAnsi="Times New Roman" w:hint="eastAsia"/>
        </w:rPr>
        <w:t>3.2.4</w:t>
      </w:r>
      <w:r>
        <w:rPr>
          <w:rFonts w:ascii="Times New Roman" w:hAnsi="Times New Roman" w:hint="eastAsia"/>
        </w:rPr>
        <w:t>过程</w:t>
      </w:r>
    </w:p>
    <w:p w14:paraId="0FF1F83D" w14:textId="77777777" w:rsidR="00E07B5D" w:rsidRDefault="00E07B5D" w:rsidP="00E07B5D">
      <w:pPr>
        <w:pStyle w:val="ab"/>
        <w:ind w:firstLine="420"/>
        <w:rPr>
          <w:rFonts w:ascii="Times New Roman" w:hAnsi="Times New Roman"/>
        </w:rPr>
      </w:pPr>
      <w:r>
        <w:rPr>
          <w:rFonts w:ascii="Times New Roman" w:hAnsi="Times New Roman" w:hint="eastAsia"/>
        </w:rPr>
        <w:t>用户在浏览器</w:t>
      </w:r>
      <w:r>
        <w:rPr>
          <w:rFonts w:ascii="Times New Roman" w:hAnsi="Times New Roman"/>
        </w:rPr>
        <w:t>地址栏输入已设置网站的一个网址请求</w:t>
      </w:r>
      <w:r>
        <w:rPr>
          <w:rFonts w:ascii="Times New Roman" w:hAnsi="Times New Roman" w:hint="eastAsia"/>
        </w:rPr>
        <w:t>，浏览器发出</w:t>
      </w:r>
      <w:r>
        <w:rPr>
          <w:rFonts w:ascii="Times New Roman" w:hAnsi="Times New Roman"/>
        </w:rPr>
        <w:t>带</w:t>
      </w:r>
      <w:r>
        <w:rPr>
          <w:rFonts w:ascii="Times New Roman" w:hAnsi="Times New Roman"/>
        </w:rPr>
        <w:t>ID</w:t>
      </w:r>
      <w:r>
        <w:rPr>
          <w:rFonts w:ascii="Times New Roman" w:hAnsi="Times New Roman"/>
        </w:rPr>
        <w:t>的请求</w:t>
      </w:r>
    </w:p>
    <w:p w14:paraId="50CCF69B" w14:textId="77777777" w:rsidR="00E07B5D" w:rsidRDefault="00E07B5D" w:rsidP="00E07B5D">
      <w:pPr>
        <w:pStyle w:val="ab"/>
        <w:ind w:firstLine="420"/>
        <w:rPr>
          <w:rFonts w:ascii="Times New Roman" w:hAnsi="Times New Roman"/>
        </w:rPr>
      </w:pPr>
    </w:p>
    <w:p w14:paraId="621D65DC" w14:textId="77777777" w:rsidR="00E07B5D" w:rsidRDefault="00E07B5D" w:rsidP="00E07B5D">
      <w:pPr>
        <w:pStyle w:val="ab"/>
        <w:ind w:firstLine="420"/>
        <w:rPr>
          <w:rFonts w:ascii="Times New Roman" w:hAnsi="Times New Roman"/>
        </w:rPr>
      </w:pPr>
      <w:r>
        <w:rPr>
          <w:rFonts w:ascii="Times New Roman" w:hAnsi="Times New Roman" w:hint="eastAsia"/>
        </w:rPr>
        <w:t>3.3</w:t>
      </w:r>
      <w:r>
        <w:rPr>
          <w:rFonts w:ascii="Times New Roman" w:hAnsi="Times New Roman" w:hint="eastAsia"/>
        </w:rPr>
        <w:t>测试</w:t>
      </w:r>
      <w:r>
        <w:rPr>
          <w:rFonts w:ascii="Times New Roman" w:hAnsi="Times New Roman" w:hint="eastAsia"/>
        </w:rPr>
        <w:t>3</w:t>
      </w:r>
      <w:r>
        <w:rPr>
          <w:rFonts w:ascii="Times New Roman" w:hAnsi="Times New Roman" w:hint="eastAsia"/>
        </w:rPr>
        <w:t>（</w:t>
      </w:r>
      <w:r>
        <w:rPr>
          <w:rFonts w:ascii="Times New Roman" w:hAnsi="Times New Roman" w:hint="eastAsia"/>
        </w:rPr>
        <w:t>03</w:t>
      </w:r>
      <w:r>
        <w:rPr>
          <w:rFonts w:ascii="Times New Roman" w:hAnsi="Times New Roman" w:hint="eastAsia"/>
        </w:rPr>
        <w:t>）</w:t>
      </w:r>
    </w:p>
    <w:p w14:paraId="1CD982B0" w14:textId="77777777" w:rsidR="00E07B5D" w:rsidRDefault="00E07B5D" w:rsidP="00E07B5D">
      <w:pPr>
        <w:pStyle w:val="ab"/>
        <w:ind w:firstLine="420"/>
        <w:rPr>
          <w:rFonts w:ascii="Times New Roman" w:hAnsi="Times New Roman"/>
        </w:rPr>
      </w:pPr>
      <w:r>
        <w:rPr>
          <w:rFonts w:ascii="Times New Roman" w:hAnsi="Times New Roman" w:hint="eastAsia"/>
        </w:rPr>
        <w:t>3.3.1</w:t>
      </w:r>
      <w:r>
        <w:rPr>
          <w:rFonts w:ascii="Times New Roman" w:hAnsi="Times New Roman" w:hint="eastAsia"/>
        </w:rPr>
        <w:t>控制</w:t>
      </w:r>
    </w:p>
    <w:p w14:paraId="5F7764A4"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白盒测试</w:t>
      </w:r>
      <w:proofErr w:type="gramEnd"/>
    </w:p>
    <w:p w14:paraId="025CC518" w14:textId="77777777" w:rsidR="00E07B5D" w:rsidRDefault="00E07B5D" w:rsidP="00E07B5D">
      <w:pPr>
        <w:pStyle w:val="ab"/>
        <w:ind w:firstLine="420"/>
        <w:rPr>
          <w:rFonts w:ascii="Times New Roman" w:hAnsi="Times New Roman"/>
        </w:rPr>
      </w:pPr>
      <w:r>
        <w:rPr>
          <w:rFonts w:ascii="Times New Roman" w:hAnsi="Times New Roman" w:hint="eastAsia"/>
        </w:rPr>
        <w:t>3.3.2</w:t>
      </w:r>
      <w:r>
        <w:rPr>
          <w:rFonts w:ascii="Times New Roman" w:hAnsi="Times New Roman" w:hint="eastAsia"/>
        </w:rPr>
        <w:t>输入</w:t>
      </w:r>
    </w:p>
    <w:p w14:paraId="3C01D135" w14:textId="77777777" w:rsidR="00E07B5D" w:rsidRDefault="00E07B5D" w:rsidP="00E07B5D">
      <w:pPr>
        <w:pStyle w:val="ab"/>
        <w:ind w:firstLine="420"/>
        <w:rPr>
          <w:rFonts w:ascii="Times New Roman" w:hAnsi="Times New Roman"/>
        </w:rPr>
      </w:pPr>
      <w:r>
        <w:rPr>
          <w:rFonts w:ascii="Times New Roman" w:hAnsi="Times New Roman" w:hint="eastAsia"/>
        </w:rPr>
        <w:t>一个请求</w:t>
      </w:r>
    </w:p>
    <w:p w14:paraId="2CC3AD88" w14:textId="77777777" w:rsidR="00E07B5D" w:rsidRDefault="00E07B5D" w:rsidP="00E07B5D">
      <w:pPr>
        <w:pStyle w:val="ab"/>
        <w:ind w:firstLine="420"/>
        <w:rPr>
          <w:rFonts w:ascii="Times New Roman" w:hAnsi="Times New Roman"/>
        </w:rPr>
      </w:pPr>
      <w:r>
        <w:rPr>
          <w:rFonts w:ascii="Times New Roman" w:hAnsi="Times New Roman" w:hint="eastAsia"/>
        </w:rPr>
        <w:t>3.3.3</w:t>
      </w:r>
      <w:r>
        <w:rPr>
          <w:rFonts w:ascii="Times New Roman" w:hAnsi="Times New Roman" w:hint="eastAsia"/>
        </w:rPr>
        <w:t>输出</w:t>
      </w:r>
    </w:p>
    <w:p w14:paraId="69E50BA0"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在没有在数据库中找到</w:t>
      </w:r>
      <w:r>
        <w:rPr>
          <w:rFonts w:ascii="Times New Roman" w:hAnsi="Times New Roman"/>
        </w:rPr>
        <w:t>请求相关信息时，</w:t>
      </w:r>
      <w:r>
        <w:rPr>
          <w:rFonts w:ascii="Times New Roman" w:hAnsi="Times New Roman" w:hint="eastAsia"/>
        </w:rPr>
        <w:t>数据库中分配一个</w:t>
      </w:r>
      <w:r>
        <w:rPr>
          <w:rFonts w:ascii="Times New Roman" w:hAnsi="Times New Roman"/>
        </w:rPr>
        <w:t>新节点</w:t>
      </w:r>
      <w:r>
        <w:rPr>
          <w:rFonts w:ascii="Times New Roman" w:hAnsi="Times New Roman" w:hint="eastAsia"/>
        </w:rPr>
        <w:t>记录</w:t>
      </w:r>
      <w:r>
        <w:rPr>
          <w:rFonts w:ascii="Times New Roman" w:hAnsi="Times New Roman"/>
        </w:rPr>
        <w:t>这个</w:t>
      </w:r>
      <w:r>
        <w:rPr>
          <w:rFonts w:ascii="Times New Roman" w:hAnsi="Times New Roman"/>
        </w:rPr>
        <w:t>IP</w:t>
      </w:r>
      <w:r>
        <w:rPr>
          <w:rFonts w:ascii="Times New Roman" w:hAnsi="Times New Roman"/>
        </w:rPr>
        <w:t>对应的</w:t>
      </w:r>
      <w:r>
        <w:rPr>
          <w:rFonts w:ascii="Times New Roman" w:hAnsi="Times New Roman"/>
        </w:rPr>
        <w:t>ID</w:t>
      </w:r>
      <w:r>
        <w:rPr>
          <w:rFonts w:ascii="Times New Roman" w:hAnsi="Times New Roman"/>
        </w:rPr>
        <w:t>。</w:t>
      </w:r>
    </w:p>
    <w:p w14:paraId="12FBF56F" w14:textId="77777777" w:rsidR="00E07B5D" w:rsidRDefault="00E07B5D" w:rsidP="00E07B5D">
      <w:pPr>
        <w:pStyle w:val="ab"/>
        <w:ind w:firstLine="420"/>
        <w:rPr>
          <w:rFonts w:ascii="Times New Roman" w:hAnsi="Times New Roman"/>
        </w:rPr>
      </w:pPr>
      <w:r>
        <w:rPr>
          <w:rFonts w:ascii="Times New Roman" w:hAnsi="Times New Roman" w:hint="eastAsia"/>
        </w:rPr>
        <w:t>3.3.4</w:t>
      </w:r>
      <w:r>
        <w:rPr>
          <w:rFonts w:ascii="Times New Roman" w:hAnsi="Times New Roman" w:hint="eastAsia"/>
        </w:rPr>
        <w:t>过程</w:t>
      </w:r>
    </w:p>
    <w:p w14:paraId="670363E9" w14:textId="77777777" w:rsidR="00E07B5D" w:rsidRDefault="00E07B5D" w:rsidP="00E07B5D">
      <w:pPr>
        <w:pStyle w:val="ab"/>
        <w:ind w:firstLine="420"/>
        <w:rPr>
          <w:rFonts w:ascii="Times New Roman" w:hAnsi="Times New Roman"/>
        </w:rPr>
      </w:pPr>
      <w:r>
        <w:rPr>
          <w:rFonts w:ascii="Times New Roman" w:hAnsi="Times New Roman" w:hint="eastAsia"/>
        </w:rPr>
        <w:t>服务器接受一个请求，在没有在数据库中找到</w:t>
      </w:r>
      <w:r>
        <w:rPr>
          <w:rFonts w:ascii="Times New Roman" w:hAnsi="Times New Roman"/>
        </w:rPr>
        <w:t>请求相关信息时</w:t>
      </w:r>
      <w:r>
        <w:rPr>
          <w:rFonts w:ascii="Times New Roman" w:hAnsi="Times New Roman" w:hint="eastAsia"/>
        </w:rPr>
        <w:t>，数据库中分配一个</w:t>
      </w:r>
      <w:r>
        <w:rPr>
          <w:rFonts w:ascii="Times New Roman" w:hAnsi="Times New Roman"/>
        </w:rPr>
        <w:t>新节点</w:t>
      </w:r>
      <w:r>
        <w:rPr>
          <w:rFonts w:ascii="Times New Roman" w:hAnsi="Times New Roman" w:hint="eastAsia"/>
        </w:rPr>
        <w:t>记录</w:t>
      </w:r>
      <w:r>
        <w:rPr>
          <w:rFonts w:ascii="Times New Roman" w:hAnsi="Times New Roman"/>
        </w:rPr>
        <w:t>这个</w:t>
      </w:r>
      <w:r>
        <w:rPr>
          <w:rFonts w:ascii="Times New Roman" w:hAnsi="Times New Roman"/>
        </w:rPr>
        <w:t>IP</w:t>
      </w:r>
      <w:r>
        <w:rPr>
          <w:rFonts w:ascii="Times New Roman" w:hAnsi="Times New Roman"/>
        </w:rPr>
        <w:t>对应的</w:t>
      </w:r>
      <w:r>
        <w:rPr>
          <w:rFonts w:ascii="Times New Roman" w:hAnsi="Times New Roman"/>
        </w:rPr>
        <w:t>ID</w:t>
      </w:r>
    </w:p>
    <w:p w14:paraId="081CD184" w14:textId="77777777" w:rsidR="00E07B5D" w:rsidRDefault="00E07B5D" w:rsidP="00E07B5D">
      <w:pPr>
        <w:pStyle w:val="ab"/>
        <w:ind w:firstLine="420"/>
        <w:rPr>
          <w:rFonts w:ascii="Times New Roman" w:hAnsi="Times New Roman"/>
        </w:rPr>
      </w:pPr>
    </w:p>
    <w:p w14:paraId="549E6FB2" w14:textId="77777777" w:rsidR="00E07B5D" w:rsidRDefault="00E07B5D" w:rsidP="00E07B5D">
      <w:pPr>
        <w:pStyle w:val="ab"/>
        <w:ind w:firstLine="420"/>
        <w:rPr>
          <w:rFonts w:ascii="Times New Roman" w:hAnsi="Times New Roman"/>
        </w:rPr>
      </w:pPr>
      <w:r>
        <w:rPr>
          <w:rFonts w:ascii="Times New Roman" w:hAnsi="Times New Roman" w:hint="eastAsia"/>
        </w:rPr>
        <w:t>3.4</w:t>
      </w:r>
      <w:r>
        <w:rPr>
          <w:rFonts w:ascii="Times New Roman" w:hAnsi="Times New Roman" w:hint="eastAsia"/>
        </w:rPr>
        <w:t>测试</w:t>
      </w:r>
      <w:r>
        <w:rPr>
          <w:rFonts w:ascii="Times New Roman" w:hAnsi="Times New Roman" w:hint="eastAsia"/>
        </w:rPr>
        <w:t>4</w:t>
      </w:r>
      <w:r>
        <w:rPr>
          <w:rFonts w:ascii="Times New Roman" w:hAnsi="Times New Roman" w:hint="eastAsia"/>
        </w:rPr>
        <w:t>（</w:t>
      </w:r>
      <w:r>
        <w:rPr>
          <w:rFonts w:ascii="Times New Roman" w:hAnsi="Times New Roman" w:hint="eastAsia"/>
        </w:rPr>
        <w:t>04</w:t>
      </w:r>
      <w:r>
        <w:rPr>
          <w:rFonts w:ascii="Times New Roman" w:hAnsi="Times New Roman" w:hint="eastAsia"/>
        </w:rPr>
        <w:t>）</w:t>
      </w:r>
    </w:p>
    <w:p w14:paraId="5D2FE916" w14:textId="77777777" w:rsidR="00E07B5D" w:rsidRDefault="00E07B5D" w:rsidP="00E07B5D">
      <w:pPr>
        <w:pStyle w:val="ab"/>
        <w:ind w:firstLine="420"/>
        <w:rPr>
          <w:rFonts w:ascii="Times New Roman" w:hAnsi="Times New Roman"/>
        </w:rPr>
      </w:pPr>
      <w:r>
        <w:rPr>
          <w:rFonts w:ascii="Times New Roman" w:hAnsi="Times New Roman" w:hint="eastAsia"/>
        </w:rPr>
        <w:t>3.4.1</w:t>
      </w:r>
      <w:r>
        <w:rPr>
          <w:rFonts w:ascii="Times New Roman" w:hAnsi="Times New Roman" w:hint="eastAsia"/>
        </w:rPr>
        <w:t>控制</w:t>
      </w:r>
    </w:p>
    <w:p w14:paraId="120DE0A3" w14:textId="77777777" w:rsidR="00E07B5D" w:rsidRDefault="00E07B5D" w:rsidP="00E07B5D">
      <w:pPr>
        <w:pStyle w:val="ab"/>
        <w:ind w:firstLine="420"/>
        <w:rPr>
          <w:rFonts w:ascii="Times New Roman" w:hAnsi="Times New Roman"/>
        </w:rPr>
      </w:pPr>
      <w:proofErr w:type="gramStart"/>
      <w:r>
        <w:rPr>
          <w:rFonts w:ascii="Times New Roman" w:hAnsi="Times New Roman" w:hint="eastAsia"/>
        </w:rPr>
        <w:t>白盒测试</w:t>
      </w:r>
      <w:proofErr w:type="gramEnd"/>
    </w:p>
    <w:p w14:paraId="396F996B" w14:textId="77777777" w:rsidR="00E07B5D" w:rsidRDefault="00E07B5D" w:rsidP="00E07B5D">
      <w:pPr>
        <w:pStyle w:val="ab"/>
        <w:ind w:firstLine="420"/>
        <w:rPr>
          <w:rFonts w:ascii="Times New Roman" w:hAnsi="Times New Roman"/>
        </w:rPr>
      </w:pPr>
      <w:r>
        <w:rPr>
          <w:rFonts w:ascii="Times New Roman" w:hAnsi="Times New Roman" w:hint="eastAsia"/>
        </w:rPr>
        <w:t>3.4.2</w:t>
      </w:r>
      <w:r>
        <w:rPr>
          <w:rFonts w:ascii="Times New Roman" w:hAnsi="Times New Roman" w:hint="eastAsia"/>
        </w:rPr>
        <w:t>输入</w:t>
      </w:r>
    </w:p>
    <w:p w14:paraId="095D6D4C" w14:textId="77777777" w:rsidR="00E07B5D" w:rsidRDefault="00E07B5D" w:rsidP="00E07B5D">
      <w:pPr>
        <w:pStyle w:val="ab"/>
        <w:ind w:firstLine="420"/>
        <w:rPr>
          <w:rFonts w:ascii="Times New Roman" w:hAnsi="Times New Roman"/>
        </w:rPr>
      </w:pPr>
      <w:r>
        <w:rPr>
          <w:rFonts w:ascii="Times New Roman" w:hAnsi="Times New Roman" w:hint="eastAsia"/>
        </w:rPr>
        <w:t>服务器将请求中的</w:t>
      </w:r>
      <w:r>
        <w:rPr>
          <w:rFonts w:ascii="Times New Roman" w:hAnsi="Times New Roman"/>
        </w:rPr>
        <w:t>ID</w:t>
      </w:r>
      <w:r>
        <w:rPr>
          <w:rFonts w:ascii="Times New Roman" w:hAnsi="Times New Roman"/>
        </w:rPr>
        <w:t>和数据库中的</w:t>
      </w:r>
      <w:r>
        <w:rPr>
          <w:rFonts w:ascii="Times New Roman" w:hAnsi="Times New Roman"/>
        </w:rPr>
        <w:t>ID</w:t>
      </w:r>
      <w:r>
        <w:rPr>
          <w:rFonts w:ascii="Times New Roman" w:hAnsi="Times New Roman" w:hint="eastAsia"/>
        </w:rPr>
        <w:t>进行</w:t>
      </w:r>
      <w:r>
        <w:rPr>
          <w:rFonts w:ascii="Times New Roman" w:hAnsi="Times New Roman"/>
        </w:rPr>
        <w:t>比较</w:t>
      </w:r>
    </w:p>
    <w:p w14:paraId="6036C4C4" w14:textId="77777777" w:rsidR="00E07B5D" w:rsidRDefault="00E07B5D" w:rsidP="00E07B5D">
      <w:pPr>
        <w:pStyle w:val="ab"/>
        <w:ind w:firstLine="420"/>
        <w:rPr>
          <w:rFonts w:ascii="Times New Roman" w:hAnsi="Times New Roman"/>
        </w:rPr>
      </w:pPr>
      <w:r>
        <w:rPr>
          <w:rFonts w:ascii="Times New Roman" w:hAnsi="Times New Roman" w:hint="eastAsia"/>
        </w:rPr>
        <w:t>3.4.3</w:t>
      </w:r>
      <w:r>
        <w:rPr>
          <w:rFonts w:ascii="Times New Roman" w:hAnsi="Times New Roman" w:hint="eastAsia"/>
        </w:rPr>
        <w:t>输出</w:t>
      </w:r>
    </w:p>
    <w:p w14:paraId="302769F9"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比较结果</w:t>
      </w:r>
    </w:p>
    <w:p w14:paraId="731935F8" w14:textId="77777777" w:rsidR="00E07B5D" w:rsidRDefault="00E07B5D" w:rsidP="00E07B5D">
      <w:pPr>
        <w:pStyle w:val="ab"/>
        <w:ind w:firstLine="420"/>
        <w:rPr>
          <w:rFonts w:ascii="Times New Roman" w:hAnsi="Times New Roman"/>
        </w:rPr>
      </w:pPr>
      <w:r>
        <w:rPr>
          <w:rFonts w:ascii="Times New Roman" w:hAnsi="Times New Roman" w:hint="eastAsia"/>
        </w:rPr>
        <w:t>3.4.4</w:t>
      </w:r>
      <w:r>
        <w:rPr>
          <w:rFonts w:ascii="Times New Roman" w:hAnsi="Times New Roman" w:hint="eastAsia"/>
        </w:rPr>
        <w:t>过程</w:t>
      </w:r>
    </w:p>
    <w:p w14:paraId="293853FF" w14:textId="77777777" w:rsidR="00E07B5D" w:rsidRDefault="00E07B5D" w:rsidP="00E07B5D">
      <w:pPr>
        <w:pStyle w:val="ab"/>
        <w:ind w:firstLine="420"/>
        <w:rPr>
          <w:rFonts w:ascii="Times New Roman" w:hAnsi="Times New Roman"/>
        </w:rPr>
      </w:pPr>
      <w:r w:rsidRPr="009A3852">
        <w:rPr>
          <w:rFonts w:ascii="Times New Roman" w:hAnsi="Times New Roman" w:hint="eastAsia"/>
        </w:rPr>
        <w:t>服务器将请求中的</w:t>
      </w:r>
      <w:r w:rsidRPr="009A3852">
        <w:rPr>
          <w:rFonts w:ascii="Times New Roman" w:hAnsi="Times New Roman" w:hint="eastAsia"/>
        </w:rPr>
        <w:t>ID</w:t>
      </w:r>
      <w:r w:rsidRPr="009A3852">
        <w:rPr>
          <w:rFonts w:ascii="Times New Roman" w:hAnsi="Times New Roman" w:hint="eastAsia"/>
        </w:rPr>
        <w:t>和数据库中的</w:t>
      </w:r>
      <w:r w:rsidRPr="009A3852">
        <w:rPr>
          <w:rFonts w:ascii="Times New Roman" w:hAnsi="Times New Roman" w:hint="eastAsia"/>
        </w:rPr>
        <w:t>ID</w:t>
      </w:r>
      <w:r w:rsidRPr="009A3852">
        <w:rPr>
          <w:rFonts w:ascii="Times New Roman" w:hAnsi="Times New Roman" w:hint="eastAsia"/>
        </w:rPr>
        <w:t>进行比较</w:t>
      </w:r>
      <w:r>
        <w:rPr>
          <w:rFonts w:ascii="Times New Roman" w:hAnsi="Times New Roman" w:hint="eastAsia"/>
        </w:rPr>
        <w:t>，</w:t>
      </w:r>
      <w:r w:rsidRPr="009A3852">
        <w:rPr>
          <w:rFonts w:ascii="Times New Roman" w:hAnsi="Times New Roman" w:hint="eastAsia"/>
        </w:rPr>
        <w:t>输出比较结果</w:t>
      </w:r>
      <w:r>
        <w:rPr>
          <w:rFonts w:ascii="Times New Roman" w:hAnsi="Times New Roman" w:hint="eastAsia"/>
        </w:rPr>
        <w:t>。</w:t>
      </w:r>
    </w:p>
    <w:p w14:paraId="70FB1C80" w14:textId="77777777" w:rsidR="00E07B5D" w:rsidRDefault="00E07B5D" w:rsidP="00E07B5D">
      <w:pPr>
        <w:pStyle w:val="ab"/>
        <w:ind w:firstLine="420"/>
        <w:rPr>
          <w:rFonts w:ascii="Times New Roman" w:hAnsi="Times New Roman"/>
        </w:rPr>
      </w:pPr>
    </w:p>
    <w:p w14:paraId="6C81438C" w14:textId="77777777" w:rsidR="00E07B5D" w:rsidRDefault="00E07B5D" w:rsidP="00E07B5D">
      <w:pPr>
        <w:pStyle w:val="ab"/>
        <w:ind w:firstLine="420"/>
        <w:rPr>
          <w:rFonts w:ascii="Times New Roman" w:hAnsi="Times New Roman"/>
        </w:rPr>
      </w:pPr>
      <w:r>
        <w:rPr>
          <w:rFonts w:ascii="Times New Roman" w:hAnsi="Times New Roman" w:hint="eastAsia"/>
        </w:rPr>
        <w:t>3.5</w:t>
      </w:r>
      <w:r>
        <w:rPr>
          <w:rFonts w:ascii="Times New Roman" w:hAnsi="Times New Roman" w:hint="eastAsia"/>
        </w:rPr>
        <w:t>测试</w:t>
      </w:r>
      <w:r>
        <w:rPr>
          <w:rFonts w:ascii="Times New Roman" w:hAnsi="Times New Roman" w:hint="eastAsia"/>
        </w:rPr>
        <w:t>5</w:t>
      </w:r>
      <w:r>
        <w:rPr>
          <w:rFonts w:ascii="Times New Roman" w:hAnsi="Times New Roman" w:hint="eastAsia"/>
        </w:rPr>
        <w:t>（</w:t>
      </w:r>
      <w:r>
        <w:rPr>
          <w:rFonts w:ascii="Times New Roman" w:hAnsi="Times New Roman" w:hint="eastAsia"/>
        </w:rPr>
        <w:t>05</w:t>
      </w:r>
      <w:r>
        <w:rPr>
          <w:rFonts w:ascii="Times New Roman" w:hAnsi="Times New Roman" w:hint="eastAsia"/>
        </w:rPr>
        <w:t>）</w:t>
      </w:r>
    </w:p>
    <w:p w14:paraId="3609452D" w14:textId="77777777" w:rsidR="00E07B5D" w:rsidRDefault="00E07B5D" w:rsidP="00E07B5D">
      <w:pPr>
        <w:pStyle w:val="ab"/>
        <w:ind w:firstLine="420"/>
        <w:rPr>
          <w:rFonts w:ascii="Times New Roman" w:hAnsi="Times New Roman"/>
        </w:rPr>
      </w:pPr>
      <w:r>
        <w:rPr>
          <w:rFonts w:ascii="Times New Roman" w:hAnsi="Times New Roman" w:hint="eastAsia"/>
        </w:rPr>
        <w:t>3.5.1</w:t>
      </w:r>
      <w:r>
        <w:rPr>
          <w:rFonts w:ascii="Times New Roman" w:hAnsi="Times New Roman" w:hint="eastAsia"/>
        </w:rPr>
        <w:t>控制</w:t>
      </w:r>
    </w:p>
    <w:p w14:paraId="1CAF97CE" w14:textId="77777777" w:rsidR="00E07B5D" w:rsidRDefault="00E07B5D" w:rsidP="00E07B5D">
      <w:pPr>
        <w:pStyle w:val="ab"/>
        <w:ind w:firstLine="420"/>
        <w:rPr>
          <w:rFonts w:ascii="Times New Roman" w:hAnsi="Times New Roman"/>
        </w:rPr>
      </w:pPr>
      <w:r>
        <w:rPr>
          <w:rFonts w:ascii="Times New Roman" w:hAnsi="Times New Roman" w:hint="eastAsia"/>
        </w:rPr>
        <w:t>黑盒测试</w:t>
      </w:r>
      <w:proofErr w:type="gramStart"/>
      <w:r>
        <w:rPr>
          <w:rFonts w:ascii="Times New Roman" w:hAnsi="Times New Roman" w:hint="eastAsia"/>
        </w:rPr>
        <w:t>和白盒测试</w:t>
      </w:r>
      <w:proofErr w:type="gramEnd"/>
      <w:r>
        <w:rPr>
          <w:rFonts w:ascii="Times New Roman" w:hAnsi="Times New Roman"/>
        </w:rPr>
        <w:t>相结合</w:t>
      </w:r>
    </w:p>
    <w:p w14:paraId="175F861E" w14:textId="77777777" w:rsidR="00E07B5D" w:rsidRDefault="00E07B5D" w:rsidP="00E07B5D">
      <w:pPr>
        <w:pStyle w:val="ab"/>
        <w:ind w:firstLine="420"/>
        <w:rPr>
          <w:rFonts w:ascii="Times New Roman" w:hAnsi="Times New Roman"/>
        </w:rPr>
      </w:pPr>
      <w:r>
        <w:rPr>
          <w:rFonts w:ascii="Times New Roman" w:hAnsi="Times New Roman" w:hint="eastAsia"/>
        </w:rPr>
        <w:t>3.5.2</w:t>
      </w:r>
      <w:r>
        <w:rPr>
          <w:rFonts w:ascii="Times New Roman" w:hAnsi="Times New Roman" w:hint="eastAsia"/>
        </w:rPr>
        <w:t>输入</w:t>
      </w:r>
    </w:p>
    <w:p w14:paraId="46A8DCED" w14:textId="77777777" w:rsidR="00E07B5D" w:rsidRDefault="00E07B5D" w:rsidP="00E07B5D">
      <w:pPr>
        <w:pStyle w:val="ab"/>
        <w:ind w:firstLine="420"/>
        <w:rPr>
          <w:rFonts w:ascii="Times New Roman" w:hAnsi="Times New Roman"/>
        </w:rPr>
      </w:pPr>
      <w:r>
        <w:rPr>
          <w:rFonts w:ascii="Times New Roman" w:hAnsi="Times New Roman" w:hint="eastAsia"/>
        </w:rPr>
        <w:t>HTML</w:t>
      </w:r>
      <w:r>
        <w:rPr>
          <w:rFonts w:ascii="Times New Roman" w:hAnsi="Times New Roman"/>
        </w:rPr>
        <w:t>文件</w:t>
      </w:r>
    </w:p>
    <w:p w14:paraId="57305A7F" w14:textId="77777777" w:rsidR="00E07B5D" w:rsidRDefault="00E07B5D" w:rsidP="00E07B5D">
      <w:pPr>
        <w:pStyle w:val="ab"/>
        <w:ind w:firstLine="420"/>
        <w:rPr>
          <w:rFonts w:ascii="Times New Roman" w:hAnsi="Times New Roman"/>
        </w:rPr>
      </w:pPr>
      <w:r>
        <w:rPr>
          <w:rFonts w:ascii="Times New Roman" w:hAnsi="Times New Roman" w:hint="eastAsia"/>
        </w:rPr>
        <w:t>3.5.3</w:t>
      </w:r>
      <w:r>
        <w:rPr>
          <w:rFonts w:ascii="Times New Roman" w:hAnsi="Times New Roman" w:hint="eastAsia"/>
        </w:rPr>
        <w:t>输出</w:t>
      </w:r>
    </w:p>
    <w:p w14:paraId="750C9147"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添加了</w:t>
      </w:r>
      <w:r>
        <w:rPr>
          <w:rFonts w:ascii="Times New Roman" w:hAnsi="Times New Roman" w:hint="eastAsia"/>
        </w:rPr>
        <w:t>ID</w:t>
      </w:r>
      <w:r>
        <w:rPr>
          <w:rFonts w:ascii="Times New Roman" w:hAnsi="Times New Roman"/>
        </w:rPr>
        <w:t>信息在其中的</w:t>
      </w:r>
      <w:r>
        <w:rPr>
          <w:rFonts w:ascii="Times New Roman" w:hAnsi="Times New Roman"/>
        </w:rPr>
        <w:t>HTML</w:t>
      </w:r>
      <w:r>
        <w:rPr>
          <w:rFonts w:ascii="Times New Roman" w:hAnsi="Times New Roman"/>
        </w:rPr>
        <w:t>文件</w:t>
      </w:r>
    </w:p>
    <w:p w14:paraId="7E2E3425" w14:textId="77777777" w:rsidR="00E07B5D" w:rsidRDefault="00E07B5D" w:rsidP="00E07B5D">
      <w:pPr>
        <w:pStyle w:val="ab"/>
        <w:ind w:firstLine="420"/>
        <w:rPr>
          <w:rFonts w:ascii="Times New Roman" w:hAnsi="Times New Roman"/>
        </w:rPr>
      </w:pPr>
      <w:r>
        <w:rPr>
          <w:rFonts w:ascii="Times New Roman" w:hAnsi="Times New Roman" w:hint="eastAsia"/>
        </w:rPr>
        <w:t>3.5.4</w:t>
      </w:r>
      <w:r>
        <w:rPr>
          <w:rFonts w:ascii="Times New Roman" w:hAnsi="Times New Roman" w:hint="eastAsia"/>
        </w:rPr>
        <w:t>过程</w:t>
      </w:r>
    </w:p>
    <w:p w14:paraId="4D936A40" w14:textId="77777777" w:rsidR="00E07B5D" w:rsidRDefault="00E07B5D" w:rsidP="00E07B5D">
      <w:pPr>
        <w:pStyle w:val="ab"/>
        <w:ind w:firstLine="420"/>
        <w:rPr>
          <w:rFonts w:ascii="Times New Roman" w:hAnsi="Times New Roman"/>
        </w:rPr>
      </w:pPr>
      <w:r>
        <w:rPr>
          <w:rFonts w:hint="eastAsia"/>
        </w:rPr>
        <w:t>服务器向HTML</w:t>
      </w:r>
      <w:r>
        <w:t>文件注入ID</w:t>
      </w:r>
    </w:p>
    <w:p w14:paraId="2B5FE800" w14:textId="77777777" w:rsidR="00E07B5D" w:rsidRDefault="00E07B5D" w:rsidP="00E07B5D">
      <w:pPr>
        <w:pStyle w:val="ab"/>
        <w:ind w:firstLine="420"/>
        <w:rPr>
          <w:rFonts w:ascii="Times New Roman" w:hAnsi="Times New Roman"/>
        </w:rPr>
      </w:pPr>
    </w:p>
    <w:p w14:paraId="19541E2C" w14:textId="77777777" w:rsidR="00E07B5D" w:rsidRDefault="00E07B5D" w:rsidP="00E07B5D">
      <w:pPr>
        <w:pStyle w:val="ab"/>
        <w:ind w:firstLine="420"/>
        <w:rPr>
          <w:rFonts w:ascii="Times New Roman" w:hAnsi="Times New Roman"/>
        </w:rPr>
      </w:pPr>
      <w:r>
        <w:rPr>
          <w:rFonts w:ascii="Times New Roman" w:hAnsi="Times New Roman" w:hint="eastAsia"/>
        </w:rPr>
        <w:t>3.6</w:t>
      </w:r>
      <w:r>
        <w:rPr>
          <w:rFonts w:ascii="Times New Roman" w:hAnsi="Times New Roman" w:hint="eastAsia"/>
        </w:rPr>
        <w:t>测试</w:t>
      </w:r>
      <w:r>
        <w:rPr>
          <w:rFonts w:ascii="Times New Roman" w:hAnsi="Times New Roman" w:hint="eastAsia"/>
        </w:rPr>
        <w:t>6</w:t>
      </w:r>
      <w:r>
        <w:rPr>
          <w:rFonts w:ascii="Times New Roman" w:hAnsi="Times New Roman" w:hint="eastAsia"/>
        </w:rPr>
        <w:t>（</w:t>
      </w:r>
      <w:r>
        <w:rPr>
          <w:rFonts w:ascii="Times New Roman" w:hAnsi="Times New Roman" w:hint="eastAsia"/>
        </w:rPr>
        <w:t>06</w:t>
      </w:r>
      <w:r>
        <w:rPr>
          <w:rFonts w:ascii="Times New Roman" w:hAnsi="Times New Roman" w:hint="eastAsia"/>
        </w:rPr>
        <w:t>）</w:t>
      </w:r>
    </w:p>
    <w:p w14:paraId="4B162D1D" w14:textId="77777777" w:rsidR="00E07B5D" w:rsidRDefault="00E07B5D" w:rsidP="00E07B5D">
      <w:pPr>
        <w:pStyle w:val="ab"/>
        <w:ind w:firstLine="420"/>
        <w:rPr>
          <w:rFonts w:ascii="Times New Roman" w:hAnsi="Times New Roman"/>
        </w:rPr>
      </w:pPr>
      <w:r>
        <w:rPr>
          <w:rFonts w:ascii="Times New Roman" w:hAnsi="Times New Roman" w:hint="eastAsia"/>
        </w:rPr>
        <w:t>3.6.1</w:t>
      </w:r>
      <w:r>
        <w:rPr>
          <w:rFonts w:ascii="Times New Roman" w:hAnsi="Times New Roman" w:hint="eastAsia"/>
        </w:rPr>
        <w:t>控制</w:t>
      </w:r>
    </w:p>
    <w:p w14:paraId="2CCD950B" w14:textId="77777777" w:rsidR="00E07B5D" w:rsidRDefault="00E07B5D" w:rsidP="00E07B5D">
      <w:pPr>
        <w:pStyle w:val="ab"/>
        <w:ind w:firstLine="420"/>
        <w:rPr>
          <w:rFonts w:ascii="Times New Roman" w:hAnsi="Times New Roman"/>
        </w:rPr>
      </w:pPr>
      <w:r>
        <w:rPr>
          <w:rFonts w:ascii="Times New Roman" w:hAnsi="Times New Roman" w:hint="eastAsia"/>
        </w:rPr>
        <w:t>黑盒测试</w:t>
      </w:r>
      <w:proofErr w:type="gramStart"/>
      <w:r>
        <w:rPr>
          <w:rFonts w:ascii="Times New Roman" w:hAnsi="Times New Roman" w:hint="eastAsia"/>
        </w:rPr>
        <w:t>和白盒测试</w:t>
      </w:r>
      <w:proofErr w:type="gramEnd"/>
      <w:r>
        <w:rPr>
          <w:rFonts w:ascii="Times New Roman" w:hAnsi="Times New Roman"/>
        </w:rPr>
        <w:t>相结合</w:t>
      </w:r>
    </w:p>
    <w:p w14:paraId="65DB82DD" w14:textId="77777777" w:rsidR="00E07B5D" w:rsidRDefault="00E07B5D" w:rsidP="00E07B5D">
      <w:pPr>
        <w:pStyle w:val="ab"/>
        <w:ind w:firstLine="420"/>
        <w:rPr>
          <w:rFonts w:ascii="Times New Roman" w:hAnsi="Times New Roman"/>
        </w:rPr>
      </w:pPr>
      <w:r>
        <w:rPr>
          <w:rFonts w:ascii="Times New Roman" w:hAnsi="Times New Roman" w:hint="eastAsia"/>
        </w:rPr>
        <w:t>3.6.2</w:t>
      </w:r>
      <w:r>
        <w:rPr>
          <w:rFonts w:ascii="Times New Roman" w:hAnsi="Times New Roman" w:hint="eastAsia"/>
        </w:rPr>
        <w:t>输入</w:t>
      </w:r>
    </w:p>
    <w:p w14:paraId="31383725" w14:textId="77777777" w:rsidR="00E07B5D" w:rsidRDefault="00E07B5D" w:rsidP="00E07B5D">
      <w:pPr>
        <w:pStyle w:val="ab"/>
        <w:ind w:firstLine="420"/>
        <w:rPr>
          <w:rFonts w:ascii="Times New Roman" w:hAnsi="Times New Roman"/>
        </w:rPr>
      </w:pPr>
      <w:r>
        <w:rPr>
          <w:rFonts w:ascii="Times New Roman" w:hAnsi="Times New Roman" w:hint="eastAsia"/>
        </w:rPr>
        <w:t>JavaScript</w:t>
      </w:r>
      <w:r>
        <w:rPr>
          <w:rFonts w:ascii="Times New Roman" w:hAnsi="Times New Roman" w:hint="eastAsia"/>
        </w:rPr>
        <w:t>脚本文件</w:t>
      </w:r>
    </w:p>
    <w:p w14:paraId="54A85EA2" w14:textId="77777777" w:rsidR="00E07B5D" w:rsidRDefault="00E07B5D" w:rsidP="00E07B5D">
      <w:pPr>
        <w:pStyle w:val="ab"/>
        <w:ind w:firstLine="420"/>
        <w:rPr>
          <w:rFonts w:ascii="Times New Roman" w:hAnsi="Times New Roman"/>
        </w:rPr>
      </w:pPr>
      <w:r>
        <w:rPr>
          <w:rFonts w:ascii="Times New Roman" w:hAnsi="Times New Roman" w:hint="eastAsia"/>
        </w:rPr>
        <w:t>3.6.3</w:t>
      </w:r>
      <w:r>
        <w:rPr>
          <w:rFonts w:ascii="Times New Roman" w:hAnsi="Times New Roman" w:hint="eastAsia"/>
        </w:rPr>
        <w:t>输出</w:t>
      </w:r>
    </w:p>
    <w:p w14:paraId="5A433EAC" w14:textId="77777777" w:rsidR="00E07B5D" w:rsidRDefault="00E07B5D" w:rsidP="00E07B5D">
      <w:pPr>
        <w:pStyle w:val="ab"/>
        <w:ind w:firstLine="420"/>
        <w:rPr>
          <w:rFonts w:ascii="Times New Roman" w:hAnsi="Times New Roman"/>
        </w:rPr>
      </w:pPr>
      <w:r>
        <w:rPr>
          <w:rFonts w:ascii="Times New Roman" w:hAnsi="Times New Roman" w:hint="eastAsia"/>
        </w:rPr>
        <w:t>经过混淆的</w:t>
      </w:r>
      <w:r>
        <w:rPr>
          <w:rFonts w:ascii="Times New Roman" w:hAnsi="Times New Roman" w:hint="eastAsia"/>
        </w:rPr>
        <w:t>JavaScript</w:t>
      </w:r>
      <w:r>
        <w:rPr>
          <w:rFonts w:ascii="Times New Roman" w:hAnsi="Times New Roman" w:hint="eastAsia"/>
        </w:rPr>
        <w:t>脚本文件</w:t>
      </w:r>
    </w:p>
    <w:p w14:paraId="60C833CF" w14:textId="77777777" w:rsidR="00E07B5D" w:rsidRDefault="00E07B5D" w:rsidP="00E07B5D">
      <w:pPr>
        <w:pStyle w:val="ab"/>
        <w:ind w:firstLine="420"/>
        <w:rPr>
          <w:rFonts w:ascii="Times New Roman" w:hAnsi="Times New Roman"/>
        </w:rPr>
      </w:pPr>
      <w:r>
        <w:rPr>
          <w:rFonts w:ascii="Times New Roman" w:hAnsi="Times New Roman" w:hint="eastAsia"/>
        </w:rPr>
        <w:t>3.6.4</w:t>
      </w:r>
      <w:r>
        <w:rPr>
          <w:rFonts w:ascii="Times New Roman" w:hAnsi="Times New Roman" w:hint="eastAsia"/>
        </w:rPr>
        <w:t>过程</w:t>
      </w:r>
    </w:p>
    <w:p w14:paraId="7B78788B" w14:textId="77777777" w:rsidR="00E07B5D" w:rsidRDefault="00E07B5D" w:rsidP="00E07B5D">
      <w:pPr>
        <w:pStyle w:val="ab"/>
        <w:ind w:firstLine="420"/>
      </w:pPr>
      <w:r>
        <w:rPr>
          <w:rFonts w:ascii="Times New Roman" w:hAnsi="Times New Roman" w:hint="eastAsia"/>
        </w:rPr>
        <w:t>打开监控系统，用户点击查看网站接口耗时情况时，监控系统应该展示用户网站接口耗时图表给用户</w:t>
      </w:r>
    </w:p>
    <w:p w14:paraId="57B55F5C" w14:textId="77777777" w:rsidR="00E07B5D" w:rsidRDefault="00E07B5D" w:rsidP="00CD5E67">
      <w:pPr>
        <w:pStyle w:val="3"/>
        <w:ind w:firstLine="643"/>
        <w:rPr>
          <w:rFonts w:ascii="楷体_GB2312" w:eastAsia="楷体_GB2312"/>
        </w:rPr>
      </w:pPr>
      <w:r>
        <w:rPr>
          <w:rFonts w:ascii="楷体_GB2312" w:eastAsia="楷体_GB2312" w:hint="eastAsia"/>
        </w:rPr>
        <w:t>4．评价准则</w:t>
      </w:r>
    </w:p>
    <w:p w14:paraId="641837CB" w14:textId="77777777" w:rsidR="00E07B5D" w:rsidRDefault="00E07B5D" w:rsidP="00E07B5D">
      <w:pPr>
        <w:pStyle w:val="ab"/>
        <w:ind w:firstLine="420"/>
        <w:rPr>
          <w:rFonts w:ascii="Times New Roman" w:hAnsi="Times New Roman"/>
        </w:rPr>
      </w:pPr>
      <w:r>
        <w:rPr>
          <w:rFonts w:ascii="Times New Roman" w:hAnsi="Times New Roman" w:hint="eastAsia"/>
        </w:rPr>
        <w:t>4.1</w:t>
      </w:r>
      <w:r>
        <w:rPr>
          <w:rFonts w:ascii="Times New Roman" w:hAnsi="Times New Roman" w:hint="eastAsia"/>
        </w:rPr>
        <w:t>范围</w:t>
      </w:r>
    </w:p>
    <w:p w14:paraId="10214BC1" w14:textId="77777777" w:rsidR="00E07B5D" w:rsidRDefault="00E07B5D" w:rsidP="00E07B5D">
      <w:pPr>
        <w:pStyle w:val="ab"/>
        <w:ind w:firstLine="420"/>
        <w:rPr>
          <w:rFonts w:ascii="Times New Roman" w:hAnsi="Times New Roman"/>
        </w:rPr>
      </w:pPr>
      <w:r>
        <w:rPr>
          <w:rFonts w:ascii="Times New Roman" w:hAnsi="Times New Roman" w:hint="eastAsia"/>
        </w:rPr>
        <w:t>所选择的测试用例能够检查到大部分所有合法与不合法的输入。 </w:t>
      </w:r>
      <w:r>
        <w:rPr>
          <w:rFonts w:ascii="Times New Roman" w:hAnsi="Times New Roman" w:hint="eastAsia"/>
        </w:rPr>
        <w:t xml:space="preserve"> </w:t>
      </w:r>
      <w:r>
        <w:rPr>
          <w:rFonts w:ascii="Times New Roman" w:hAnsi="Times New Roman" w:hint="eastAsia"/>
        </w:rPr>
        <w:t>    </w:t>
      </w:r>
    </w:p>
    <w:p w14:paraId="6863D8E4" w14:textId="77777777" w:rsidR="00E07B5D" w:rsidRDefault="00E07B5D" w:rsidP="00E07B5D">
      <w:pPr>
        <w:pStyle w:val="ab"/>
        <w:ind w:firstLine="420"/>
        <w:rPr>
          <w:rFonts w:ascii="Times New Roman" w:hAnsi="Times New Roman"/>
        </w:rPr>
      </w:pPr>
    </w:p>
    <w:p w14:paraId="5984A25B" w14:textId="77777777" w:rsidR="00E07B5D" w:rsidRDefault="00E07B5D" w:rsidP="00E07B5D">
      <w:pPr>
        <w:pStyle w:val="ab"/>
        <w:ind w:firstLine="420"/>
        <w:rPr>
          <w:rFonts w:ascii="Times New Roman" w:hAnsi="Times New Roman"/>
        </w:rPr>
      </w:pPr>
      <w:r>
        <w:rPr>
          <w:rFonts w:ascii="Times New Roman" w:hAnsi="Times New Roman" w:hint="eastAsia"/>
        </w:rPr>
        <w:t>4.2</w:t>
      </w:r>
      <w:r>
        <w:rPr>
          <w:rFonts w:ascii="Times New Roman" w:hAnsi="Times New Roman" w:hint="eastAsia"/>
        </w:rPr>
        <w:t>数据整理</w:t>
      </w:r>
    </w:p>
    <w:p w14:paraId="50555CBE"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输入的测试数据基本上能够满足测试的预期的要求，整个的数据处理基本上可以达到预 期的结果。测试基本通过。</w:t>
      </w:r>
    </w:p>
    <w:p w14:paraId="75D3BD23" w14:textId="77777777" w:rsidR="00E07B5D" w:rsidRDefault="00E07B5D" w:rsidP="00E07B5D">
      <w:pPr>
        <w:pStyle w:val="ab"/>
        <w:ind w:firstLine="420"/>
        <w:rPr>
          <w:rFonts w:ascii="Times New Roman" w:hAnsi="Times New Roman"/>
        </w:rPr>
      </w:pPr>
    </w:p>
    <w:p w14:paraId="570BD8EE" w14:textId="77777777" w:rsidR="00E07B5D" w:rsidRDefault="00E07B5D" w:rsidP="00E07B5D">
      <w:pPr>
        <w:pStyle w:val="ab"/>
        <w:ind w:firstLine="420"/>
        <w:rPr>
          <w:rFonts w:ascii="Times New Roman" w:hAnsi="Times New Roman"/>
        </w:rPr>
      </w:pPr>
      <w:r>
        <w:rPr>
          <w:rFonts w:ascii="Times New Roman" w:hAnsi="Times New Roman" w:hint="eastAsia"/>
        </w:rPr>
        <w:t>4.3</w:t>
      </w:r>
      <w:r>
        <w:rPr>
          <w:rFonts w:ascii="Times New Roman" w:hAnsi="Times New Roman" w:hint="eastAsia"/>
        </w:rPr>
        <w:t>尺度</w:t>
      </w:r>
    </w:p>
    <w:p w14:paraId="7C8E0DFB" w14:textId="77777777" w:rsidR="00E07B5D" w:rsidRDefault="00E07B5D" w:rsidP="00E07B5D">
      <w:pPr>
        <w:pStyle w:val="ab"/>
        <w:ind w:firstLine="420"/>
        <w:rPr>
          <w:rFonts w:ascii="Times New Roman" w:hAnsi="Times New Roman"/>
        </w:rPr>
      </w:pPr>
      <w:r>
        <w:rPr>
          <w:rFonts w:ascii="Times New Roman" w:hAnsi="Times New Roman" w:hint="eastAsia"/>
        </w:rPr>
        <w:t xml:space="preserve">    </w:t>
      </w:r>
      <w:r>
        <w:rPr>
          <w:rFonts w:ascii="Times New Roman" w:hAnsi="Times New Roman" w:hint="eastAsia"/>
        </w:rPr>
        <w:t>测试数据采用黑盒、</w:t>
      </w:r>
      <w:proofErr w:type="gramStart"/>
      <w:r>
        <w:rPr>
          <w:rFonts w:ascii="Times New Roman" w:hAnsi="Times New Roman" w:hint="eastAsia"/>
        </w:rPr>
        <w:t>白盒同时</w:t>
      </w:r>
      <w:proofErr w:type="gramEnd"/>
      <w:r>
        <w:rPr>
          <w:rFonts w:ascii="Times New Roman" w:hAnsi="Times New Roman" w:hint="eastAsia"/>
        </w:rPr>
        <w:t>进行，输入的数据通过预期的结果来达到最终的测试目的，如测试的数据有偏差，则重新组装，再测试，允许中断或停机的最大数为</w:t>
      </w:r>
      <w:r>
        <w:rPr>
          <w:rFonts w:ascii="Times New Roman" w:hAnsi="Times New Roman" w:hint="eastAsia"/>
        </w:rPr>
        <w:t>5</w:t>
      </w:r>
      <w:r>
        <w:rPr>
          <w:rFonts w:ascii="Times New Roman" w:hAnsi="Times New Roman" w:hint="eastAsia"/>
        </w:rPr>
        <w:t>次。</w:t>
      </w:r>
    </w:p>
    <w:p w14:paraId="70BB491F" w14:textId="342CC989" w:rsidR="0074301B" w:rsidRDefault="0074301B">
      <w:pPr>
        <w:ind w:firstLine="480"/>
        <w:rPr>
          <w:rFonts w:ascii="宋体" w:eastAsia="宋体" w:hAnsi="Courier New" w:cs="Courier New"/>
          <w:sz w:val="21"/>
          <w:szCs w:val="21"/>
        </w:rPr>
      </w:pPr>
      <w:r>
        <w:br w:type="page"/>
      </w:r>
    </w:p>
    <w:p w14:paraId="4499F156" w14:textId="56E52964" w:rsidR="008251AC" w:rsidRDefault="008251AC" w:rsidP="008251AC">
      <w:pPr>
        <w:pStyle w:val="-10"/>
        <w:ind w:firstLine="600"/>
        <w:jc w:val="both"/>
      </w:pPr>
      <w:bookmarkStart w:id="513" w:name="_Toc7254198"/>
      <w:r>
        <w:rPr>
          <w:rFonts w:hint="eastAsia"/>
        </w:rPr>
        <w:t>附录</w:t>
      </w:r>
      <w:r>
        <w:rPr>
          <w:rFonts w:hint="eastAsia"/>
        </w:rPr>
        <w:t xml:space="preserve">10 </w:t>
      </w:r>
      <w:r>
        <w:rPr>
          <w:rFonts w:hint="eastAsia"/>
        </w:rPr>
        <w:t>详细设计说明书</w:t>
      </w:r>
      <w:bookmarkEnd w:id="513"/>
    </w:p>
    <w:p w14:paraId="0B661F60" w14:textId="1848DC69" w:rsidR="008251AC" w:rsidRDefault="008251AC" w:rsidP="008251AC">
      <w:pPr>
        <w:ind w:firstLine="880"/>
        <w:jc w:val="center"/>
        <w:rPr>
          <w:rFonts w:eastAsia="黑体"/>
          <w:sz w:val="44"/>
        </w:rPr>
      </w:pPr>
      <w:r>
        <w:rPr>
          <w:rFonts w:eastAsia="黑体"/>
          <w:noProof/>
          <w:sz w:val="44"/>
        </w:rPr>
        <mc:AlternateContent>
          <mc:Choice Requires="wps">
            <w:drawing>
              <wp:anchor distT="0" distB="0" distL="114300" distR="114300" simplePos="0" relativeHeight="251675648" behindDoc="0" locked="0" layoutInCell="0" allowOverlap="1" wp14:anchorId="348F056C" wp14:editId="12B080C6">
                <wp:simplePos x="0" y="0"/>
                <wp:positionH relativeFrom="column">
                  <wp:posOffset>0</wp:posOffset>
                </wp:positionH>
                <wp:positionV relativeFrom="paragraph">
                  <wp:posOffset>495300</wp:posOffset>
                </wp:positionV>
                <wp:extent cx="5143500" cy="0"/>
                <wp:effectExtent l="0" t="0" r="0" b="0"/>
                <wp:wrapTopAndBottom/>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C33D9A" id="直接连接符 4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Y/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ChDCY/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w:t>
      </w:r>
      <w:r>
        <w:rPr>
          <w:rFonts w:eastAsia="黑体"/>
          <w:sz w:val="44"/>
        </w:rPr>
        <w:t>的</w:t>
      </w:r>
      <w:r>
        <w:rPr>
          <w:rFonts w:eastAsia="黑体"/>
          <w:sz w:val="44"/>
        </w:rPr>
        <w:t>Web</w:t>
      </w:r>
      <w:r>
        <w:rPr>
          <w:rFonts w:eastAsia="黑体" w:hint="eastAsia"/>
          <w:sz w:val="44"/>
        </w:rPr>
        <w:t>站点</w:t>
      </w:r>
      <w:r>
        <w:rPr>
          <w:rFonts w:eastAsia="黑体"/>
          <w:sz w:val="44"/>
        </w:rPr>
        <w:t>动态防御系统</w:t>
      </w:r>
    </w:p>
    <w:p w14:paraId="67CE5A19" w14:textId="77777777" w:rsidR="008251AC" w:rsidRDefault="008251AC" w:rsidP="008251AC">
      <w:pPr>
        <w:ind w:firstLine="880"/>
        <w:jc w:val="center"/>
        <w:rPr>
          <w:rFonts w:eastAsia="黑体"/>
          <w:sz w:val="44"/>
        </w:rPr>
      </w:pPr>
    </w:p>
    <w:p w14:paraId="72636212" w14:textId="77777777" w:rsidR="008251AC" w:rsidRDefault="008251AC" w:rsidP="008251AC">
      <w:pPr>
        <w:ind w:firstLine="880"/>
        <w:jc w:val="center"/>
        <w:rPr>
          <w:rFonts w:eastAsia="黑体"/>
          <w:sz w:val="44"/>
        </w:rPr>
      </w:pPr>
      <w:r>
        <w:rPr>
          <w:rFonts w:eastAsia="黑体" w:hint="eastAsia"/>
          <w:sz w:val="44"/>
        </w:rPr>
        <w:t>详细设计说明书</w:t>
      </w:r>
    </w:p>
    <w:p w14:paraId="69B64971" w14:textId="77777777" w:rsidR="008251AC" w:rsidRDefault="008251AC" w:rsidP="008251AC">
      <w:pPr>
        <w:ind w:firstLine="560"/>
        <w:jc w:val="center"/>
        <w:rPr>
          <w:sz w:val="28"/>
        </w:rPr>
      </w:pPr>
    </w:p>
    <w:p w14:paraId="112C6C77" w14:textId="77777777" w:rsidR="008251AC" w:rsidRDefault="008251AC" w:rsidP="008251AC">
      <w:pPr>
        <w:ind w:firstLine="560"/>
        <w:jc w:val="center"/>
        <w:rPr>
          <w:sz w:val="28"/>
        </w:rPr>
      </w:pPr>
      <w:r>
        <w:rPr>
          <w:rFonts w:hint="eastAsia"/>
          <w:sz w:val="28"/>
        </w:rPr>
        <w:t>[V</w:t>
      </w:r>
      <w:r>
        <w:rPr>
          <w:sz w:val="28"/>
        </w:rPr>
        <w:t>1.0</w:t>
      </w:r>
      <w:r>
        <w:rPr>
          <w:rFonts w:hint="eastAsia"/>
          <w:sz w:val="28"/>
        </w:rPr>
        <w:t>]</w:t>
      </w:r>
    </w:p>
    <w:p w14:paraId="7049C0BB" w14:textId="77777777" w:rsidR="008251AC" w:rsidRDefault="008251AC" w:rsidP="008251AC">
      <w:pPr>
        <w:ind w:firstLine="560"/>
        <w:jc w:val="center"/>
        <w:rPr>
          <w:sz w:val="28"/>
        </w:rPr>
      </w:pPr>
    </w:p>
    <w:p w14:paraId="5873CC47" w14:textId="77777777" w:rsidR="008251AC" w:rsidRDefault="008251AC" w:rsidP="008251AC">
      <w:pPr>
        <w:ind w:firstLine="560"/>
        <w:jc w:val="center"/>
        <w:rPr>
          <w:sz w:val="28"/>
        </w:rPr>
      </w:pPr>
    </w:p>
    <w:p w14:paraId="6D70B3DB" w14:textId="77777777" w:rsidR="008251AC" w:rsidRDefault="008251AC" w:rsidP="008251AC">
      <w:pPr>
        <w:ind w:firstLine="560"/>
        <w:jc w:val="center"/>
        <w:rPr>
          <w:sz w:val="28"/>
        </w:rPr>
      </w:pPr>
    </w:p>
    <w:p w14:paraId="17B0C043" w14:textId="77777777" w:rsidR="008251AC" w:rsidRDefault="008251AC" w:rsidP="008251AC">
      <w:pPr>
        <w:ind w:firstLine="480"/>
      </w:pPr>
    </w:p>
    <w:p w14:paraId="72CC8CCC" w14:textId="77777777" w:rsidR="008251AC" w:rsidRDefault="008251AC" w:rsidP="008251AC">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w:t>
      </w:r>
      <w:proofErr w:type="gramStart"/>
      <w:r>
        <w:rPr>
          <w:rFonts w:hint="eastAsia"/>
          <w:sz w:val="28"/>
        </w:rPr>
        <w:t>邵</w:t>
      </w:r>
      <w:proofErr w:type="gramEnd"/>
      <w:r>
        <w:rPr>
          <w:rFonts w:hint="eastAsia"/>
          <w:sz w:val="28"/>
        </w:rPr>
        <w:t>欣欣</w:t>
      </w:r>
      <w:r>
        <w:rPr>
          <w:sz w:val="28"/>
        </w:rPr>
        <w:t>______________</w:t>
      </w:r>
    </w:p>
    <w:p w14:paraId="2C4272BC" w14:textId="77777777" w:rsidR="008251AC" w:rsidRDefault="008251AC" w:rsidP="008251AC">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__________</w:t>
      </w:r>
      <w:r>
        <w:rPr>
          <w:rFonts w:hint="eastAsia"/>
          <w:sz w:val="28"/>
        </w:rPr>
        <w:t>王海舟</w:t>
      </w:r>
      <w:r>
        <w:rPr>
          <w:sz w:val="28"/>
        </w:rPr>
        <w:t>____________</w:t>
      </w:r>
    </w:p>
    <w:p w14:paraId="0C385D42" w14:textId="77777777" w:rsidR="008251AC" w:rsidRDefault="008251AC" w:rsidP="008251AC">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695E60F9" w14:textId="77777777" w:rsidR="008251AC" w:rsidRDefault="008251AC" w:rsidP="008251AC">
      <w:pPr>
        <w:ind w:firstLine="560"/>
        <w:jc w:val="center"/>
        <w:rPr>
          <w:sz w:val="28"/>
        </w:rPr>
      </w:pPr>
    </w:p>
    <w:p w14:paraId="64BB32E8" w14:textId="77777777" w:rsidR="008251AC" w:rsidRDefault="008251AC" w:rsidP="008251AC">
      <w:pPr>
        <w:ind w:firstLine="560"/>
        <w:jc w:val="center"/>
        <w:rPr>
          <w:sz w:val="28"/>
        </w:rPr>
      </w:pPr>
    </w:p>
    <w:p w14:paraId="7C9CD12F" w14:textId="77777777" w:rsidR="008251AC" w:rsidRDefault="008251AC" w:rsidP="008251AC">
      <w:pPr>
        <w:ind w:firstLine="560"/>
        <w:jc w:val="center"/>
        <w:rPr>
          <w:sz w:val="28"/>
        </w:rPr>
      </w:pPr>
    </w:p>
    <w:p w14:paraId="2711EF49" w14:textId="77777777" w:rsidR="008251AC" w:rsidRDefault="008251AC" w:rsidP="008251AC">
      <w:pPr>
        <w:ind w:firstLine="560"/>
        <w:jc w:val="center"/>
        <w:rPr>
          <w:sz w:val="28"/>
        </w:rPr>
      </w:pPr>
    </w:p>
    <w:p w14:paraId="76159D0E" w14:textId="77777777" w:rsidR="008251AC" w:rsidRDefault="008251AC" w:rsidP="008251AC">
      <w:pPr>
        <w:ind w:firstLine="560"/>
        <w:jc w:val="center"/>
        <w:rPr>
          <w:sz w:val="28"/>
        </w:rPr>
      </w:pPr>
      <w:r>
        <w:rPr>
          <w:rFonts w:hint="eastAsia"/>
          <w:sz w:val="28"/>
        </w:rPr>
        <w:t>[</w:t>
      </w:r>
      <w:r>
        <w:rPr>
          <w:rFonts w:hint="eastAsia"/>
          <w:sz w:val="28"/>
        </w:rPr>
        <w:t>二零一九年三月六日</w:t>
      </w:r>
      <w:r>
        <w:rPr>
          <w:rFonts w:hint="eastAsia"/>
          <w:sz w:val="28"/>
        </w:rPr>
        <w:t>]</w:t>
      </w:r>
    </w:p>
    <w:p w14:paraId="3637249D" w14:textId="0E990A96" w:rsidR="008251AC" w:rsidRDefault="008251AC" w:rsidP="008251AC">
      <w:pPr>
        <w:pStyle w:val="a8"/>
        <w:ind w:firstLineChars="0" w:firstLine="0"/>
      </w:pPr>
      <w:r>
        <w:rPr>
          <w:rFonts w:hint="eastAsia"/>
        </w:rPr>
        <w:t xml:space="preserve"> </w:t>
      </w:r>
    </w:p>
    <w:p w14:paraId="7C845EB1" w14:textId="77777777" w:rsidR="008251AC" w:rsidRDefault="008251AC" w:rsidP="00CD5E67">
      <w:pPr>
        <w:pStyle w:val="3"/>
        <w:ind w:firstLine="643"/>
      </w:pPr>
      <w:r>
        <w:rPr>
          <w:rFonts w:hint="eastAsia"/>
        </w:rPr>
        <w:t>1.</w:t>
      </w:r>
      <w:r>
        <w:rPr>
          <w:rFonts w:hint="eastAsia"/>
        </w:rPr>
        <w:t>引言</w:t>
      </w:r>
    </w:p>
    <w:p w14:paraId="7D31AD53" w14:textId="77777777" w:rsidR="008251AC" w:rsidRDefault="008251AC" w:rsidP="008251AC">
      <w:pPr>
        <w:pStyle w:val="ab"/>
        <w:ind w:firstLine="420"/>
        <w:rPr>
          <w:rFonts w:ascii="黑体" w:eastAsia="黑体"/>
        </w:rPr>
      </w:pPr>
      <w:r>
        <w:rPr>
          <w:rFonts w:ascii="黑体" w:eastAsia="黑体" w:hint="eastAsia"/>
        </w:rPr>
        <w:t>1.1编写目的</w:t>
      </w:r>
    </w:p>
    <w:p w14:paraId="75D34142" w14:textId="77777777" w:rsidR="008251AC" w:rsidRPr="005A3ECA" w:rsidRDefault="008251AC" w:rsidP="008251AC">
      <w:pPr>
        <w:pStyle w:val="ab"/>
        <w:ind w:firstLine="420"/>
      </w:pPr>
      <w:r>
        <w:rPr>
          <w:rFonts w:hint="eastAsia"/>
        </w:rPr>
        <w:t>本项目将开发一个基于代码混淆的web站点动态防御系统。</w:t>
      </w:r>
    </w:p>
    <w:p w14:paraId="447B87C6" w14:textId="77777777" w:rsidR="008251AC" w:rsidRDefault="008251AC" w:rsidP="008251AC">
      <w:pPr>
        <w:pStyle w:val="ab"/>
        <w:ind w:firstLine="420"/>
      </w:pPr>
      <w:r>
        <w:rPr>
          <w:rFonts w:hint="eastAsia"/>
        </w:rPr>
        <w:t>本</w:t>
      </w:r>
      <w:r>
        <w:t>详细设计说明书</w:t>
      </w:r>
      <w:r>
        <w:rPr>
          <w:rFonts w:hint="eastAsia"/>
        </w:rPr>
        <w:t>是为了</w:t>
      </w:r>
      <w:r>
        <w:t>实现系统</w:t>
      </w:r>
      <w:r>
        <w:rPr>
          <w:rFonts w:hint="eastAsia"/>
        </w:rPr>
        <w:t>的功能</w:t>
      </w:r>
      <w:r>
        <w:t>，进行</w:t>
      </w:r>
      <w:r>
        <w:rPr>
          <w:rFonts w:hint="eastAsia"/>
        </w:rPr>
        <w:t>的</w:t>
      </w:r>
      <w:r>
        <w:t>详细设计</w:t>
      </w:r>
      <w:r>
        <w:rPr>
          <w:rFonts w:hint="eastAsia"/>
        </w:rPr>
        <w:t>说明</w:t>
      </w:r>
      <w:r>
        <w:t>。具体</w:t>
      </w:r>
      <w:r>
        <w:rPr>
          <w:rFonts w:hint="eastAsia"/>
        </w:rPr>
        <w:t>针对功能</w:t>
      </w:r>
      <w:r>
        <w:t>与技术进行详细的方案设计</w:t>
      </w:r>
      <w:r>
        <w:rPr>
          <w:rFonts w:hint="eastAsia"/>
        </w:rPr>
        <w:t>。</w:t>
      </w:r>
    </w:p>
    <w:p w14:paraId="52148814" w14:textId="77777777" w:rsidR="008251AC" w:rsidRPr="005A3ECA" w:rsidRDefault="008251AC" w:rsidP="008251AC">
      <w:pPr>
        <w:pStyle w:val="ab"/>
        <w:ind w:firstLine="420"/>
      </w:pPr>
      <w:r>
        <w:rPr>
          <w:rFonts w:hint="eastAsia"/>
        </w:rPr>
        <w:t>本“设计说明书”主要用于：详细设计本系统的各个功能模块，为程序员写出实际的程序代码提供依据。为测试人员编写测试用例提供指导。为项目经理等人提供系统的说明。它是软件设计阶段所有任务和所有相关人员所需的参考资料。</w:t>
      </w:r>
    </w:p>
    <w:p w14:paraId="78B5363D" w14:textId="77777777" w:rsidR="008251AC" w:rsidRDefault="008251AC" w:rsidP="008251AC">
      <w:pPr>
        <w:pStyle w:val="ab"/>
        <w:ind w:firstLine="420"/>
      </w:pPr>
    </w:p>
    <w:p w14:paraId="5AEEAD3B" w14:textId="77777777" w:rsidR="008251AC" w:rsidRDefault="008251AC" w:rsidP="008251AC">
      <w:pPr>
        <w:pStyle w:val="ab"/>
        <w:ind w:firstLine="420"/>
        <w:rPr>
          <w:rFonts w:ascii="黑体" w:eastAsia="黑体"/>
        </w:rPr>
      </w:pPr>
      <w:r>
        <w:rPr>
          <w:rFonts w:ascii="黑体" w:eastAsia="黑体" w:hint="eastAsia"/>
        </w:rPr>
        <w:t>1.2背景</w:t>
      </w:r>
    </w:p>
    <w:p w14:paraId="1178A001" w14:textId="77777777" w:rsidR="008251AC" w:rsidRDefault="008251AC" w:rsidP="008251AC">
      <w:pPr>
        <w:pStyle w:val="ab"/>
        <w:numPr>
          <w:ilvl w:val="0"/>
          <w:numId w:val="31"/>
        </w:numPr>
        <w:ind w:firstLine="420"/>
      </w:pPr>
      <w:r>
        <w:rPr>
          <w:rFonts w:hint="eastAsia"/>
        </w:rPr>
        <w:t>基于代码混淆的</w:t>
      </w:r>
      <w:r>
        <w:t>W</w:t>
      </w:r>
      <w:r>
        <w:rPr>
          <w:rFonts w:hint="eastAsia"/>
        </w:rPr>
        <w:t>eb站点动态防御系统</w:t>
      </w:r>
    </w:p>
    <w:p w14:paraId="5B9F0B98" w14:textId="77777777" w:rsidR="008251AC" w:rsidRDefault="008251AC" w:rsidP="008251AC">
      <w:pPr>
        <w:pStyle w:val="ab"/>
        <w:numPr>
          <w:ilvl w:val="0"/>
          <w:numId w:val="31"/>
        </w:numPr>
        <w:tabs>
          <w:tab w:val="clear" w:pos="493"/>
          <w:tab w:val="num" w:pos="540"/>
        </w:tabs>
        <w:ind w:left="540" w:firstLine="420"/>
      </w:pPr>
      <w:r>
        <w:rPr>
          <w:rFonts w:hint="eastAsia"/>
        </w:rPr>
        <w:t>任务提出者：</w:t>
      </w:r>
      <w:proofErr w:type="gramStart"/>
      <w:r>
        <w:t>邵</w:t>
      </w:r>
      <w:proofErr w:type="gramEnd"/>
      <w:r>
        <w:t>欣欣；</w:t>
      </w:r>
      <w:r>
        <w:rPr>
          <w:rFonts w:hint="eastAsia"/>
        </w:rPr>
        <w:t>开发者：</w:t>
      </w:r>
      <w:proofErr w:type="gramStart"/>
      <w:r>
        <w:t>邵</w:t>
      </w:r>
      <w:proofErr w:type="gramEnd"/>
      <w:r>
        <w:t>欣欣；</w:t>
      </w:r>
      <w:r>
        <w:rPr>
          <w:rFonts w:hint="eastAsia"/>
        </w:rPr>
        <w:t>用户：</w:t>
      </w:r>
      <w:r>
        <w:t>网站</w:t>
      </w:r>
      <w:r>
        <w:rPr>
          <w:rFonts w:hint="eastAsia"/>
        </w:rPr>
        <w:t>开发人员</w:t>
      </w:r>
    </w:p>
    <w:p w14:paraId="7F8CC020" w14:textId="77777777" w:rsidR="008251AC" w:rsidRDefault="008251AC" w:rsidP="008251AC">
      <w:pPr>
        <w:pStyle w:val="ab"/>
        <w:ind w:left="540" w:firstLine="420"/>
      </w:pPr>
    </w:p>
    <w:p w14:paraId="55B379C5" w14:textId="77777777" w:rsidR="008251AC" w:rsidRDefault="008251AC" w:rsidP="008251AC">
      <w:pPr>
        <w:pStyle w:val="ab"/>
        <w:ind w:firstLine="420"/>
        <w:rPr>
          <w:rFonts w:ascii="黑体" w:eastAsia="黑体"/>
        </w:rPr>
      </w:pPr>
      <w:r>
        <w:rPr>
          <w:rFonts w:ascii="黑体" w:eastAsia="黑体" w:hint="eastAsia"/>
        </w:rPr>
        <w:t>1.3定义</w:t>
      </w:r>
    </w:p>
    <w:p w14:paraId="61535501" w14:textId="77777777" w:rsidR="008251AC" w:rsidRDefault="008251AC" w:rsidP="008251AC">
      <w:pPr>
        <w:pStyle w:val="ab"/>
        <w:ind w:firstLine="420"/>
      </w:pPr>
      <w:r>
        <w:t>Chrome Extension：</w:t>
      </w:r>
      <w:r>
        <w:rPr>
          <w:rFonts w:hint="eastAsia"/>
        </w:rPr>
        <w:t>Chrome</w:t>
      </w:r>
      <w:r>
        <w:t>浏览器</w:t>
      </w:r>
      <w:r>
        <w:rPr>
          <w:rFonts w:hint="eastAsia"/>
        </w:rPr>
        <w:t>的</w:t>
      </w:r>
      <w:r>
        <w:t>扩展</w:t>
      </w:r>
      <w:r>
        <w:rPr>
          <w:rFonts w:hint="eastAsia"/>
        </w:rPr>
        <w:t>，</w:t>
      </w:r>
      <w:r w:rsidRPr="00A70E0A">
        <w:rPr>
          <w:rFonts w:hint="eastAsia"/>
        </w:rPr>
        <w:t>扩展浏览器的功能，例如：捕捉特定网页的内容，捕捉HTTP报文，捕捉用户浏览动作，改变浏览器地址栏/起始页/书签/Tab等界面元素的行为，与别的站点通信，修改网页内容等。</w:t>
      </w:r>
    </w:p>
    <w:p w14:paraId="54F0EA6B" w14:textId="77777777" w:rsidR="008251AC" w:rsidRDefault="008251AC" w:rsidP="008251AC">
      <w:pPr>
        <w:pStyle w:val="ab"/>
        <w:ind w:firstLine="420"/>
      </w:pPr>
      <w:r>
        <w:rPr>
          <w:rFonts w:hint="eastAsia"/>
        </w:rPr>
        <w:t>HTML：</w:t>
      </w:r>
      <w:r w:rsidRPr="0006605C">
        <w:t>Hyper Text Markup Language</w:t>
      </w:r>
      <w:r>
        <w:rPr>
          <w:rFonts w:hint="eastAsia"/>
        </w:rPr>
        <w:t>的</w:t>
      </w:r>
      <w:r>
        <w:t>缩写</w:t>
      </w:r>
      <w:r>
        <w:rPr>
          <w:rFonts w:hint="eastAsia"/>
        </w:rPr>
        <w:t>，</w:t>
      </w:r>
      <w:r w:rsidRPr="0006605C">
        <w:rPr>
          <w:rFonts w:hint="eastAsia"/>
        </w:rPr>
        <w:t>超文本标记语言</w:t>
      </w:r>
      <w:r>
        <w:rPr>
          <w:rFonts w:hint="eastAsia"/>
        </w:rPr>
        <w:t>。HTML 不是一种编程语言，而是制作网页必需</w:t>
      </w:r>
      <w:r>
        <w:t>的标记语言。</w:t>
      </w:r>
      <w:r>
        <w:rPr>
          <w:rFonts w:hint="eastAsia"/>
        </w:rPr>
        <w:t>“超文本”指页面可以包含图片，链接，音乐和程序等非文字元素。</w:t>
      </w:r>
    </w:p>
    <w:p w14:paraId="395DE9A8" w14:textId="77777777" w:rsidR="008251AC" w:rsidRDefault="008251AC" w:rsidP="008251AC">
      <w:pPr>
        <w:pStyle w:val="ab"/>
        <w:ind w:firstLine="420"/>
      </w:pPr>
      <w:r>
        <w:t>JavaScript：</w:t>
      </w:r>
      <w:r w:rsidRPr="004346FD">
        <w:rPr>
          <w:rFonts w:hint="eastAsia"/>
        </w:rPr>
        <w:t>JavaScript</w:t>
      </w:r>
      <w:r>
        <w:rPr>
          <w:rFonts w:hint="eastAsia"/>
        </w:rPr>
        <w:t>是因特网上最流行的脚本语言，</w:t>
      </w:r>
      <w:r w:rsidRPr="004346FD">
        <w:rPr>
          <w:rFonts w:hint="eastAsia"/>
        </w:rPr>
        <w:t>一种直译式脚本语言</w:t>
      </w:r>
      <w:r>
        <w:rPr>
          <w:rFonts w:hint="eastAsia"/>
        </w:rPr>
        <w:t>。</w:t>
      </w:r>
    </w:p>
    <w:p w14:paraId="62D9A340" w14:textId="77777777" w:rsidR="008251AC" w:rsidRDefault="008251AC" w:rsidP="008251AC">
      <w:pPr>
        <w:pStyle w:val="ab"/>
        <w:ind w:firstLine="420"/>
      </w:pPr>
      <w:r>
        <w:rPr>
          <w:rFonts w:hint="eastAsia"/>
        </w:rPr>
        <w:t>Gumbo</w:t>
      </w:r>
      <w:r>
        <w:t>：一个</w:t>
      </w:r>
      <w:r>
        <w:rPr>
          <w:rFonts w:hint="eastAsia"/>
        </w:rPr>
        <w:t>C语言</w:t>
      </w:r>
      <w:r>
        <w:t>编写的开源的HTML解析器。</w:t>
      </w:r>
    </w:p>
    <w:p w14:paraId="5258CA8E" w14:textId="77777777" w:rsidR="008251AC" w:rsidRDefault="008251AC" w:rsidP="008251AC">
      <w:pPr>
        <w:pStyle w:val="ab"/>
        <w:ind w:firstLine="420"/>
      </w:pPr>
      <w:r>
        <w:rPr>
          <w:rFonts w:hint="eastAsia"/>
        </w:rPr>
        <w:t>Duktape</w:t>
      </w:r>
      <w:r>
        <w:t>：一个</w:t>
      </w:r>
      <w:r>
        <w:rPr>
          <w:rFonts w:hint="eastAsia"/>
        </w:rPr>
        <w:t>C</w:t>
      </w:r>
      <w:r>
        <w:t>语言编写的可以嵌入C/C++工程</w:t>
      </w:r>
      <w:r>
        <w:rPr>
          <w:rFonts w:hint="eastAsia"/>
        </w:rPr>
        <w:t>的</w:t>
      </w:r>
      <w:r>
        <w:t>JavaScript引擎。</w:t>
      </w:r>
    </w:p>
    <w:p w14:paraId="335F908A" w14:textId="77777777" w:rsidR="008251AC" w:rsidRDefault="008251AC" w:rsidP="008251AC">
      <w:pPr>
        <w:pStyle w:val="ab"/>
        <w:ind w:firstLine="420"/>
      </w:pPr>
      <w:r>
        <w:rPr>
          <w:rFonts w:hint="eastAsia"/>
        </w:rPr>
        <w:t>反向代理服务器</w:t>
      </w:r>
      <w:r>
        <w:t>：</w:t>
      </w:r>
      <w:r>
        <w:rPr>
          <w:rFonts w:hint="eastAsia"/>
        </w:rPr>
        <w:t>反向代理服务器</w:t>
      </w:r>
      <w:r>
        <w:t>是服务器的一种，它连接一组或多组后端服务器</w:t>
      </w:r>
      <w:r>
        <w:rPr>
          <w:rFonts w:hint="eastAsia"/>
        </w:rPr>
        <w:t>。</w:t>
      </w:r>
      <w:r>
        <w:t>用户</w:t>
      </w:r>
      <w:r>
        <w:rPr>
          <w:rFonts w:hint="eastAsia"/>
        </w:rPr>
        <w:t>只知道</w:t>
      </w:r>
      <w:r>
        <w:t>反向</w:t>
      </w:r>
      <w:r>
        <w:rPr>
          <w:rFonts w:hint="eastAsia"/>
        </w:rPr>
        <w:t>代理</w:t>
      </w:r>
      <w:r>
        <w:t>服务器的</w:t>
      </w:r>
      <w:r>
        <w:rPr>
          <w:rFonts w:hint="eastAsia"/>
        </w:rPr>
        <w:t>IP</w:t>
      </w:r>
      <w:r>
        <w:t>地址，对于用户请求，</w:t>
      </w:r>
      <w:r>
        <w:rPr>
          <w:rFonts w:hint="eastAsia"/>
        </w:rPr>
        <w:t>由</w:t>
      </w:r>
      <w:r>
        <w:t>反向代理服务器</w:t>
      </w:r>
      <w:r>
        <w:rPr>
          <w:rFonts w:hint="eastAsia"/>
        </w:rPr>
        <w:t>向</w:t>
      </w:r>
      <w:r>
        <w:t>后端服务器进行请求，在发送给用户。</w:t>
      </w:r>
      <w:r>
        <w:rPr>
          <w:rFonts w:hint="eastAsia"/>
        </w:rPr>
        <w:t>它与前向代理</w:t>
      </w:r>
      <w:r>
        <w:t>的明显区别是，前向代理</w:t>
      </w:r>
      <w:r>
        <w:rPr>
          <w:rFonts w:hint="eastAsia"/>
        </w:rPr>
        <w:t>作为客户端的</w:t>
      </w:r>
      <w:r>
        <w:t>代理，可能会将资源发送给一个或多个客户端</w:t>
      </w:r>
      <w:r>
        <w:rPr>
          <w:rFonts w:hint="eastAsia"/>
        </w:rPr>
        <w:t>。</w:t>
      </w:r>
    </w:p>
    <w:p w14:paraId="7438C7A2" w14:textId="77777777" w:rsidR="008251AC" w:rsidRDefault="008251AC" w:rsidP="008251AC">
      <w:pPr>
        <w:pStyle w:val="ab"/>
        <w:ind w:firstLine="420"/>
      </w:pPr>
      <w:r>
        <w:rPr>
          <w:rFonts w:hint="eastAsia"/>
        </w:rPr>
        <w:t>AngularJS</w:t>
      </w:r>
      <w:r>
        <w:t>：是</w:t>
      </w:r>
      <w:r>
        <w:rPr>
          <w:rFonts w:hint="eastAsia"/>
        </w:rPr>
        <w:t>一个</w:t>
      </w:r>
      <w:r>
        <w:t xml:space="preserve">JavaScript框架，使用MVC </w:t>
      </w:r>
      <w:r>
        <w:rPr>
          <w:rFonts w:hint="eastAsia"/>
        </w:rPr>
        <w:t>架构</w:t>
      </w:r>
      <w:r>
        <w:t>在HTML与JavaScript</w:t>
      </w:r>
      <w:proofErr w:type="gramStart"/>
      <w:r>
        <w:rPr>
          <w:rFonts w:hint="eastAsia"/>
        </w:rPr>
        <w:t>见</w:t>
      </w:r>
      <w:r>
        <w:t>提供</w:t>
      </w:r>
      <w:proofErr w:type="gramEnd"/>
      <w:r>
        <w:t>良好用户体验</w:t>
      </w:r>
      <w:r>
        <w:rPr>
          <w:rFonts w:hint="eastAsia"/>
        </w:rPr>
        <w:t>。</w:t>
      </w:r>
    </w:p>
    <w:p w14:paraId="414F9952" w14:textId="77777777" w:rsidR="008251AC" w:rsidRDefault="008251AC" w:rsidP="008251AC">
      <w:pPr>
        <w:pStyle w:val="ab"/>
        <w:ind w:firstLine="420"/>
      </w:pPr>
      <w:r>
        <w:t>slab</w:t>
      </w:r>
      <w:r>
        <w:rPr>
          <w:rFonts w:hint="eastAsia"/>
        </w:rPr>
        <w:t>共享</w:t>
      </w:r>
      <w:r>
        <w:t>内存：</w:t>
      </w:r>
      <w:r>
        <w:rPr>
          <w:rFonts w:hint="eastAsia"/>
        </w:rPr>
        <w:t>Nginx</w:t>
      </w:r>
      <w:r>
        <w:t>的设计架构是一个</w:t>
      </w:r>
      <w:proofErr w:type="gramStart"/>
      <w:r>
        <w:t>多进程</w:t>
      </w:r>
      <w:proofErr w:type="gramEnd"/>
      <w:r>
        <w:t>的程序，收到的请求分布在不同的进程上，当</w:t>
      </w:r>
      <w:r>
        <w:rPr>
          <w:rFonts w:hint="eastAsia"/>
        </w:rPr>
        <w:t>请求的完成</w:t>
      </w:r>
      <w:r>
        <w:t>需要</w:t>
      </w:r>
      <w:proofErr w:type="gramStart"/>
      <w:r>
        <w:rPr>
          <w:rFonts w:hint="eastAsia"/>
        </w:rPr>
        <w:t>各</w:t>
      </w:r>
      <w:r>
        <w:t>进程</w:t>
      </w:r>
      <w:proofErr w:type="gramEnd"/>
      <w:r>
        <w:t>相互配合时，进程间需要通信，</w:t>
      </w:r>
      <w:r>
        <w:rPr>
          <w:rFonts w:hint="eastAsia"/>
        </w:rPr>
        <w:t>但我们知道</w:t>
      </w:r>
      <w:r>
        <w:t>，</w:t>
      </w:r>
      <w:r>
        <w:rPr>
          <w:rFonts w:hint="eastAsia"/>
        </w:rPr>
        <w:t>进程间通信</w:t>
      </w:r>
      <w:r>
        <w:t>开发</w:t>
      </w:r>
      <w:r>
        <w:rPr>
          <w:rFonts w:hint="eastAsia"/>
        </w:rPr>
        <w:t>往往会很困难，为此</w:t>
      </w:r>
      <w:r>
        <w:t>，Nginx实现了一套</w:t>
      </w:r>
      <w:r>
        <w:rPr>
          <w:rFonts w:hint="eastAsia"/>
        </w:rPr>
        <w:t>共享</w:t>
      </w:r>
      <w:r>
        <w:t>内存管理机制</w:t>
      </w:r>
      <w:r>
        <w:rPr>
          <w:rFonts w:hint="eastAsia"/>
        </w:rPr>
        <w:t>-</w:t>
      </w:r>
      <w:r>
        <w:t>slab。</w:t>
      </w:r>
    </w:p>
    <w:p w14:paraId="25B9C837" w14:textId="77777777" w:rsidR="008251AC" w:rsidRDefault="008251AC" w:rsidP="008251AC">
      <w:pPr>
        <w:pStyle w:val="ab"/>
        <w:ind w:firstLine="420"/>
      </w:pPr>
      <w:r>
        <w:rPr>
          <w:rFonts w:hint="eastAsia"/>
        </w:rPr>
        <w:t>红黑树</w:t>
      </w:r>
      <w:r>
        <w:t>：</w:t>
      </w:r>
      <w:r>
        <w:rPr>
          <w:rFonts w:hint="eastAsia"/>
        </w:rPr>
        <w:t>一种</w:t>
      </w:r>
      <w:r>
        <w:t>数据结构，自</w:t>
      </w:r>
      <w:proofErr w:type="gramStart"/>
      <w:r>
        <w:t>平衡</w:t>
      </w:r>
      <w:r>
        <w:rPr>
          <w:rFonts w:hint="eastAsia"/>
        </w:rPr>
        <w:t>二叉</w:t>
      </w:r>
      <w:r>
        <w:t>查找</w:t>
      </w:r>
      <w:proofErr w:type="gramEnd"/>
      <w:r>
        <w:t>树</w:t>
      </w:r>
      <w:r>
        <w:rPr>
          <w:rFonts w:hint="eastAsia"/>
        </w:rPr>
        <w:t>。</w:t>
      </w:r>
    </w:p>
    <w:p w14:paraId="6342AF42" w14:textId="77777777" w:rsidR="008251AC" w:rsidRDefault="008251AC" w:rsidP="008251AC">
      <w:pPr>
        <w:pStyle w:val="ab"/>
        <w:ind w:firstLine="420"/>
      </w:pPr>
      <w:r>
        <w:t>subrequest</w:t>
      </w:r>
      <w:r>
        <w:rPr>
          <w:rFonts w:hint="eastAsia"/>
        </w:rPr>
        <w:t>:</w:t>
      </w:r>
      <w:r>
        <w:t>N</w:t>
      </w:r>
      <w:r>
        <w:rPr>
          <w:rFonts w:hint="eastAsia"/>
        </w:rPr>
        <w:t>ginx</w:t>
      </w:r>
      <w:r>
        <w:t>模块中处理子请求的模块。</w:t>
      </w:r>
    </w:p>
    <w:p w14:paraId="104A698C" w14:textId="77777777" w:rsidR="008251AC" w:rsidRDefault="008251AC" w:rsidP="008251AC">
      <w:pPr>
        <w:pStyle w:val="ab"/>
        <w:ind w:firstLine="420"/>
      </w:pPr>
      <w:r>
        <w:rPr>
          <w:rFonts w:hint="eastAsia"/>
        </w:rPr>
        <w:t>DOM</w:t>
      </w:r>
      <w:r>
        <w:t>：</w:t>
      </w:r>
      <w:r w:rsidRPr="00B26449">
        <w:t>Document Object Model</w:t>
      </w:r>
      <w:r>
        <w:rPr>
          <w:rFonts w:hint="eastAsia"/>
        </w:rPr>
        <w:t>，</w:t>
      </w:r>
      <w:r>
        <w:t>文档对象模型。</w:t>
      </w:r>
      <w:r>
        <w:rPr>
          <w:rFonts w:hint="eastAsia"/>
        </w:rPr>
        <w:t>简单来说</w:t>
      </w:r>
      <w:r>
        <w:t>，就是一个HTML文件对应结构的数据结构。</w:t>
      </w:r>
      <w:r>
        <w:rPr>
          <w:rFonts w:hint="eastAsia"/>
        </w:rPr>
        <w:t>DOM</w:t>
      </w:r>
      <w:r>
        <w:t>是</w:t>
      </w:r>
      <w:r w:rsidRPr="00B26449">
        <w:rPr>
          <w:rFonts w:hint="eastAsia"/>
        </w:rPr>
        <w:t>表示和处理一个HTML或XML文档的常用方法</w:t>
      </w:r>
      <w:r>
        <w:rPr>
          <w:rFonts w:hint="eastAsia"/>
        </w:rPr>
        <w:t>。是</w:t>
      </w:r>
      <w:r>
        <w:t>以</w:t>
      </w:r>
      <w:r>
        <w:rPr>
          <w:rFonts w:hint="eastAsia"/>
        </w:rPr>
        <w:t>面向对象</w:t>
      </w:r>
      <w:r>
        <w:t>的</w:t>
      </w:r>
      <w:r>
        <w:rPr>
          <w:rFonts w:hint="eastAsia"/>
        </w:rPr>
        <w:t>方式描述</w:t>
      </w:r>
      <w:r w:rsidRPr="00B26449">
        <w:rPr>
          <w:rFonts w:hint="eastAsia"/>
        </w:rPr>
        <w:t>文档</w:t>
      </w:r>
      <w:r>
        <w:rPr>
          <w:rFonts w:hint="eastAsia"/>
        </w:rPr>
        <w:t>的</w:t>
      </w:r>
      <w:r w:rsidRPr="00B26449">
        <w:rPr>
          <w:rFonts w:hint="eastAsia"/>
        </w:rPr>
        <w:t>模型</w:t>
      </w:r>
      <w:r>
        <w:rPr>
          <w:rFonts w:hint="eastAsia"/>
        </w:rPr>
        <w:t>。每一个</w:t>
      </w:r>
      <w:r>
        <w:t>标签都是树上的一个节点。</w:t>
      </w:r>
    </w:p>
    <w:p w14:paraId="11BFC8EC" w14:textId="77777777" w:rsidR="008251AC" w:rsidRDefault="008251AC" w:rsidP="008251AC">
      <w:pPr>
        <w:pStyle w:val="ab"/>
        <w:ind w:firstLine="420"/>
      </w:pPr>
      <w:r>
        <w:rPr>
          <w:rFonts w:hint="eastAsia"/>
        </w:rPr>
        <w:t>AST：</w:t>
      </w:r>
      <w:r w:rsidRPr="00D76D08">
        <w:rPr>
          <w:rFonts w:hint="eastAsia"/>
        </w:rPr>
        <w:t>Abstract Syntax Tree，抽象语法树</w:t>
      </w:r>
      <w:r>
        <w:rPr>
          <w:rFonts w:hint="eastAsia"/>
        </w:rPr>
        <w:t>，</w:t>
      </w:r>
      <w:r w:rsidRPr="00D76D08">
        <w:rPr>
          <w:rFonts w:hint="eastAsia"/>
        </w:rPr>
        <w:t>简称语法树</w:t>
      </w:r>
      <w:r>
        <w:rPr>
          <w:rFonts w:hint="eastAsia"/>
        </w:rPr>
        <w:t>，是源代码语法结构的抽象表示。它以树的形式表示</w:t>
      </w:r>
      <w:r w:rsidRPr="00D76D08">
        <w:rPr>
          <w:rFonts w:hint="eastAsia"/>
        </w:rPr>
        <w:t>编程语言的语法结构</w:t>
      </w:r>
      <w:r>
        <w:rPr>
          <w:rFonts w:hint="eastAsia"/>
        </w:rPr>
        <w:t>，分析</w:t>
      </w:r>
      <w:r>
        <w:t>源代码更直观，更形象</w:t>
      </w:r>
      <w:r>
        <w:rPr>
          <w:rFonts w:hint="eastAsia"/>
        </w:rPr>
        <w:t>，</w:t>
      </w:r>
      <w:r>
        <w:t>更贴近人的感性认知</w:t>
      </w:r>
      <w:r w:rsidRPr="00D76D08">
        <w:rPr>
          <w:rFonts w:hint="eastAsia"/>
        </w:rPr>
        <w:t>。</w:t>
      </w:r>
    </w:p>
    <w:p w14:paraId="058BCDE5" w14:textId="77777777" w:rsidR="008251AC" w:rsidRDefault="008251AC" w:rsidP="008251AC">
      <w:pPr>
        <w:pStyle w:val="ab"/>
        <w:ind w:firstLine="420"/>
      </w:pPr>
      <w:r>
        <w:rPr>
          <w:rFonts w:hint="eastAsia"/>
        </w:rPr>
        <w:t>代码混淆</w:t>
      </w:r>
      <w:r>
        <w:t>：</w:t>
      </w:r>
      <w:r>
        <w:rPr>
          <w:rFonts w:hint="eastAsia"/>
        </w:rPr>
        <w:t>本系统</w:t>
      </w:r>
      <w:r>
        <w:t>中涉及到的代码混淆均不涉及到加密解密，</w:t>
      </w:r>
      <w:r>
        <w:rPr>
          <w:rFonts w:hint="eastAsia"/>
        </w:rPr>
        <w:t>对于</w:t>
      </w:r>
      <w:r>
        <w:t>人来说，通过</w:t>
      </w:r>
      <w:r>
        <w:rPr>
          <w:rFonts w:hint="eastAsia"/>
        </w:rPr>
        <w:t>改变形式让</w:t>
      </w:r>
      <w:r>
        <w:t>脚本代码</w:t>
      </w:r>
      <w:r>
        <w:rPr>
          <w:rFonts w:hint="eastAsia"/>
        </w:rPr>
        <w:t>变得</w:t>
      </w:r>
      <w:r>
        <w:t>晦涩难懂，</w:t>
      </w:r>
      <w:r>
        <w:rPr>
          <w:rFonts w:hint="eastAsia"/>
        </w:rPr>
        <w:t>但对于</w:t>
      </w:r>
      <w:r>
        <w:t>机器来说，并没</w:t>
      </w:r>
      <w:r>
        <w:rPr>
          <w:rFonts w:hint="eastAsia"/>
        </w:rPr>
        <w:t>有</w:t>
      </w:r>
      <w:r>
        <w:t>实质不同。</w:t>
      </w:r>
    </w:p>
    <w:p w14:paraId="5F667A98" w14:textId="77777777" w:rsidR="008251AC" w:rsidRDefault="008251AC" w:rsidP="008251AC">
      <w:pPr>
        <w:pStyle w:val="ab"/>
        <w:ind w:firstLine="420"/>
      </w:pPr>
      <w:r>
        <w:rPr>
          <w:rFonts w:hint="eastAsia"/>
        </w:rPr>
        <w:t>MD</w:t>
      </w:r>
      <w:r>
        <w:t>5</w:t>
      </w:r>
      <w:r>
        <w:rPr>
          <w:rFonts w:hint="eastAsia"/>
        </w:rPr>
        <w:t>：</w:t>
      </w:r>
      <w:r w:rsidRPr="00791429">
        <w:t>MD5 Message-Digest Algorithm</w:t>
      </w:r>
      <w:r>
        <w:rPr>
          <w:rFonts w:hint="eastAsia"/>
        </w:rPr>
        <w:t>，</w:t>
      </w:r>
      <w:r w:rsidRPr="00791429">
        <w:rPr>
          <w:rFonts w:hint="eastAsia"/>
        </w:rPr>
        <w:t>MD5消息摘要算法</w:t>
      </w:r>
      <w:r>
        <w:rPr>
          <w:rFonts w:hint="eastAsia"/>
        </w:rPr>
        <w:t>。</w:t>
      </w:r>
      <w:r w:rsidRPr="00791429">
        <w:rPr>
          <w:rFonts w:hint="eastAsia"/>
        </w:rPr>
        <w:t>MD5将文本信息，通过其不可逆的字符串变换算法，产生了这个唯一的MD5</w:t>
      </w:r>
      <w:r>
        <w:rPr>
          <w:rFonts w:hint="eastAsia"/>
        </w:rPr>
        <w:t>信息。</w:t>
      </w:r>
    </w:p>
    <w:p w14:paraId="797A0018" w14:textId="77777777" w:rsidR="008251AC" w:rsidRDefault="008251AC" w:rsidP="008251AC">
      <w:pPr>
        <w:pStyle w:val="ab"/>
        <w:ind w:firstLine="420"/>
      </w:pPr>
    </w:p>
    <w:p w14:paraId="5862819E" w14:textId="77777777" w:rsidR="008251AC" w:rsidRPr="001010DD" w:rsidRDefault="008251AC" w:rsidP="008251AC">
      <w:pPr>
        <w:pStyle w:val="ab"/>
        <w:ind w:firstLine="420"/>
      </w:pPr>
    </w:p>
    <w:p w14:paraId="56136FA0" w14:textId="77777777" w:rsidR="008251AC" w:rsidRDefault="008251AC" w:rsidP="008251AC">
      <w:pPr>
        <w:pStyle w:val="ab"/>
        <w:ind w:firstLine="420"/>
        <w:rPr>
          <w:rFonts w:ascii="黑体" w:eastAsia="黑体"/>
        </w:rPr>
      </w:pPr>
      <w:r>
        <w:rPr>
          <w:rFonts w:ascii="黑体" w:eastAsia="黑体" w:hint="eastAsia"/>
        </w:rPr>
        <w:t>1.4参考资料</w:t>
      </w:r>
    </w:p>
    <w:p w14:paraId="42AE362D" w14:textId="77777777" w:rsidR="008251AC" w:rsidRDefault="008251AC" w:rsidP="008251AC">
      <w:pPr>
        <w:pStyle w:val="ab"/>
        <w:ind w:firstLine="422"/>
      </w:pPr>
      <w:r>
        <w:rPr>
          <w:rFonts w:hint="eastAsia"/>
          <w:b/>
        </w:rPr>
        <w:t xml:space="preserve">    </w:t>
      </w:r>
      <w:r>
        <w:rPr>
          <w:b/>
        </w:rPr>
        <w:t>[</w:t>
      </w:r>
      <w:r>
        <w:rPr>
          <w:rFonts w:hint="eastAsia"/>
        </w:rPr>
        <w:t>列出有关的参考资料。</w:t>
      </w:r>
      <w:r>
        <w:t>]</w:t>
      </w:r>
    </w:p>
    <w:p w14:paraId="30612927" w14:textId="77777777" w:rsidR="008251AC" w:rsidRDefault="008251AC" w:rsidP="00CD5E67">
      <w:pPr>
        <w:pStyle w:val="3"/>
        <w:ind w:firstLine="643"/>
        <w:rPr>
          <w:rFonts w:ascii="楷体_GB2312" w:eastAsia="楷体_GB2312"/>
        </w:rPr>
      </w:pPr>
      <w:r>
        <w:rPr>
          <w:rFonts w:ascii="楷体_GB2312" w:eastAsia="楷体_GB2312" w:hint="eastAsia"/>
        </w:rPr>
        <w:t>2.</w:t>
      </w:r>
      <w:r>
        <w:rPr>
          <w:rFonts w:hint="eastAsia"/>
        </w:rPr>
        <w:t xml:space="preserve"> </w:t>
      </w:r>
      <w:r>
        <w:rPr>
          <w:rFonts w:ascii="楷体_GB2312" w:eastAsia="楷体_GB2312" w:hint="eastAsia"/>
        </w:rPr>
        <w:t>系统的结构</w:t>
      </w:r>
    </w:p>
    <w:p w14:paraId="1A74779D" w14:textId="77777777" w:rsidR="008251AC" w:rsidRDefault="008251AC" w:rsidP="008251AC">
      <w:pPr>
        <w:pStyle w:val="ab"/>
        <w:ind w:firstLine="420"/>
        <w:rPr>
          <w:rFonts w:ascii="黑体" w:eastAsia="黑体" w:hAnsi="黑体"/>
        </w:rPr>
      </w:pPr>
      <w:r>
        <w:rPr>
          <w:rFonts w:ascii="黑体" w:eastAsia="黑体" w:hAnsi="黑体" w:hint="eastAsia"/>
        </w:rPr>
        <w:t>本系统架构图如下</w:t>
      </w:r>
      <w:r>
        <w:rPr>
          <w:rFonts w:ascii="黑体" w:eastAsia="黑体" w:hAnsi="黑体"/>
        </w:rPr>
        <w:t>：</w:t>
      </w:r>
    </w:p>
    <w:p w14:paraId="011D8F97" w14:textId="77777777" w:rsidR="008251AC" w:rsidRDefault="008251AC" w:rsidP="008251AC">
      <w:pPr>
        <w:pStyle w:val="ab"/>
        <w:ind w:firstLine="420"/>
        <w:rPr>
          <w:rFonts w:ascii="黑体" w:eastAsia="黑体" w:hAnsi="黑体"/>
        </w:rPr>
      </w:pPr>
    </w:p>
    <w:p w14:paraId="6B762C24" w14:textId="77777777" w:rsidR="0074301B" w:rsidRDefault="008251AC" w:rsidP="0074301B">
      <w:pPr>
        <w:pStyle w:val="ab"/>
        <w:keepNext/>
        <w:ind w:firstLine="420"/>
        <w:jc w:val="center"/>
      </w:pPr>
      <w:r>
        <w:rPr>
          <w:rFonts w:ascii="黑体" w:eastAsia="黑体" w:hAnsi="黑体" w:hint="eastAsia"/>
          <w:noProof/>
        </w:rPr>
        <w:drawing>
          <wp:inline distT="0" distB="0" distL="0" distR="0" wp14:anchorId="6DCFC5FD" wp14:editId="1462C719">
            <wp:extent cx="4316730" cy="2858770"/>
            <wp:effectExtent l="0" t="0" r="7620" b="0"/>
            <wp:docPr id="47" name="图片 47"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6730" cy="2858770"/>
                    </a:xfrm>
                    <a:prstGeom prst="rect">
                      <a:avLst/>
                    </a:prstGeom>
                    <a:noFill/>
                    <a:ln>
                      <a:noFill/>
                    </a:ln>
                  </pic:spPr>
                </pic:pic>
              </a:graphicData>
            </a:graphic>
          </wp:inline>
        </w:drawing>
      </w:r>
    </w:p>
    <w:p w14:paraId="661A4741" w14:textId="2B26B77E" w:rsidR="008251AC" w:rsidRPr="00386ED6" w:rsidRDefault="0074301B" w:rsidP="0074301B">
      <w:pPr>
        <w:pStyle w:val="af0"/>
        <w:ind w:firstLine="400"/>
        <w:jc w:val="center"/>
        <w:rPr>
          <w:rFonts w:ascii="黑体" w:hAnsi="黑体"/>
        </w:rPr>
      </w:pPr>
      <w:r>
        <w:rPr>
          <w:rFonts w:hint="eastAsia"/>
        </w:rPr>
        <w:t>图</w:t>
      </w:r>
      <w:r>
        <w:rPr>
          <w:rFonts w:hint="eastAsia"/>
        </w:rPr>
        <w:t xml:space="preserve">10- </w:t>
      </w:r>
      <w:r>
        <w:fldChar w:fldCharType="begin"/>
      </w:r>
      <w:r>
        <w:instrText xml:space="preserve"> </w:instrText>
      </w:r>
      <w:r>
        <w:rPr>
          <w:rFonts w:hint="eastAsia"/>
        </w:rPr>
        <w:instrText xml:space="preserve">SEQ </w:instrText>
      </w:r>
      <w:r>
        <w:rPr>
          <w:rFonts w:hint="eastAsia"/>
        </w:rPr>
        <w:instrText>图</w:instrText>
      </w:r>
      <w:r>
        <w:rPr>
          <w:rFonts w:hint="eastAsia"/>
        </w:rPr>
        <w:instrText>10- \* ARABIC</w:instrText>
      </w:r>
      <w:r>
        <w:instrText xml:space="preserve"> </w:instrText>
      </w:r>
      <w:r>
        <w:fldChar w:fldCharType="separate"/>
      </w:r>
      <w:r>
        <w:rPr>
          <w:noProof/>
        </w:rPr>
        <w:t>1</w:t>
      </w:r>
      <w:r>
        <w:fldChar w:fldCharType="end"/>
      </w:r>
      <w:r>
        <w:t xml:space="preserve"> </w:t>
      </w:r>
      <w:r>
        <w:rPr>
          <w:rFonts w:hint="eastAsia"/>
        </w:rPr>
        <w:t>系统架构图</w:t>
      </w:r>
    </w:p>
    <w:p w14:paraId="192C79AF" w14:textId="77777777" w:rsidR="008251AC" w:rsidRDefault="008251AC" w:rsidP="00CD5E67">
      <w:pPr>
        <w:pStyle w:val="3"/>
        <w:ind w:firstLine="643"/>
        <w:rPr>
          <w:rFonts w:ascii="楷体_GB2312" w:eastAsia="楷体_GB2312"/>
        </w:rPr>
      </w:pPr>
      <w:r>
        <w:rPr>
          <w:rFonts w:hint="eastAsia"/>
        </w:rPr>
        <w:t>3</w:t>
      </w:r>
      <w:r>
        <w:rPr>
          <w:rFonts w:hint="eastAsia"/>
        </w:rPr>
        <w:t>．</w:t>
      </w:r>
      <w:r>
        <w:rPr>
          <w:rFonts w:ascii="楷体_GB2312" w:eastAsia="楷体_GB2312" w:hint="eastAsia"/>
        </w:rPr>
        <w:t>模块1（01）设计说明</w:t>
      </w:r>
    </w:p>
    <w:p w14:paraId="5A44F12F" w14:textId="77777777" w:rsidR="008251AC" w:rsidRDefault="008251AC" w:rsidP="008251AC">
      <w:pPr>
        <w:pStyle w:val="ab"/>
        <w:ind w:firstLine="420"/>
      </w:pPr>
      <w:r>
        <w:rPr>
          <w:rFonts w:hint="eastAsia"/>
        </w:rPr>
        <w:t xml:space="preserve">    </w:t>
      </w:r>
    </w:p>
    <w:p w14:paraId="21E58446" w14:textId="77777777" w:rsidR="008251AC" w:rsidRDefault="008251AC" w:rsidP="008251AC">
      <w:pPr>
        <w:pStyle w:val="ab"/>
        <w:ind w:firstLine="420"/>
        <w:rPr>
          <w:rFonts w:ascii="黑体" w:eastAsia="黑体"/>
        </w:rPr>
      </w:pPr>
      <w:r>
        <w:rPr>
          <w:rFonts w:ascii="黑体" w:eastAsia="黑体" w:hint="eastAsia"/>
        </w:rPr>
        <w:t>3.1模块描述</w:t>
      </w:r>
    </w:p>
    <w:p w14:paraId="7D102FFE" w14:textId="77777777" w:rsidR="008251AC" w:rsidRDefault="008251AC" w:rsidP="008251AC">
      <w:pPr>
        <w:pStyle w:val="ab"/>
        <w:ind w:firstLine="420"/>
      </w:pPr>
      <w:r>
        <w:rPr>
          <w:rFonts w:hint="eastAsia"/>
        </w:rPr>
        <w:t xml:space="preserve">   </w:t>
      </w:r>
      <w:r>
        <w:t>Nginx既可以做Web服务器，又可以做</w:t>
      </w:r>
      <w:r>
        <w:rPr>
          <w:rFonts w:hint="eastAsia"/>
        </w:rPr>
        <w:t>反向代理服务器。</w:t>
      </w:r>
      <w:r w:rsidRPr="000D0EC6">
        <w:rPr>
          <w:rFonts w:hint="eastAsia"/>
        </w:rPr>
        <w:t>Nginx整体采用高度模块化的架构设计</w:t>
      </w:r>
      <w:r>
        <w:rPr>
          <w:rFonts w:hint="eastAsia"/>
        </w:rPr>
        <w:t>。</w:t>
      </w:r>
      <w:r>
        <w:t>我们可以</w:t>
      </w:r>
      <w:r>
        <w:rPr>
          <w:rFonts w:hint="eastAsia"/>
        </w:rPr>
        <w:t>通过开发自定义HTTP</w:t>
      </w:r>
      <w:r>
        <w:t>模块来实现产品功能</w:t>
      </w:r>
      <w:r>
        <w:rPr>
          <w:rFonts w:hint="eastAsia"/>
        </w:rPr>
        <w:t>，根据</w:t>
      </w:r>
      <w:r>
        <w:t>Nginx框架定义的数据结构，将</w:t>
      </w:r>
      <w:r>
        <w:rPr>
          <w:rFonts w:hint="eastAsia"/>
        </w:rPr>
        <w:t>自定义HTTP</w:t>
      </w:r>
      <w:r>
        <w:t>模块介入</w:t>
      </w:r>
      <w:r>
        <w:rPr>
          <w:rFonts w:hint="eastAsia"/>
        </w:rPr>
        <w:t>Nginx 处理HTTP请求</w:t>
      </w:r>
      <w:r>
        <w:t>的</w:t>
      </w:r>
      <w:r>
        <w:rPr>
          <w:rFonts w:hint="eastAsia"/>
        </w:rPr>
        <w:t>处理流程</w:t>
      </w:r>
      <w:r>
        <w:t>。</w:t>
      </w:r>
    </w:p>
    <w:p w14:paraId="710E16CF" w14:textId="77777777" w:rsidR="008251AC" w:rsidRDefault="008251AC" w:rsidP="008251AC">
      <w:pPr>
        <w:pStyle w:val="ab"/>
        <w:ind w:firstLine="420"/>
        <w:rPr>
          <w:rFonts w:ascii="黑体" w:eastAsia="黑体"/>
        </w:rPr>
      </w:pPr>
      <w:r>
        <w:rPr>
          <w:rFonts w:ascii="黑体" w:eastAsia="黑体" w:hint="eastAsia"/>
        </w:rPr>
        <w:t>3.2功能</w:t>
      </w:r>
    </w:p>
    <w:p w14:paraId="448E0700" w14:textId="77777777" w:rsidR="008251AC" w:rsidRDefault="008251AC" w:rsidP="008251AC">
      <w:pPr>
        <w:pStyle w:val="ab"/>
        <w:ind w:firstLine="420"/>
      </w:pPr>
      <w:r>
        <w:rPr>
          <w:rFonts w:hint="eastAsia"/>
        </w:rPr>
        <w:t xml:space="preserve">    实现</w:t>
      </w:r>
      <w:r>
        <w:t>Nginx框架定义的</w:t>
      </w:r>
      <w:r>
        <w:rPr>
          <w:rFonts w:hint="eastAsia"/>
        </w:rPr>
        <w:t>HTTP</w:t>
      </w:r>
      <w:r>
        <w:t>模块的数据结构</w:t>
      </w:r>
      <w:r>
        <w:rPr>
          <w:rFonts w:hint="eastAsia"/>
        </w:rPr>
        <w:t>。</w:t>
      </w:r>
    </w:p>
    <w:p w14:paraId="17AF51F6" w14:textId="77777777" w:rsidR="008251AC" w:rsidRDefault="008251AC" w:rsidP="008251AC">
      <w:pPr>
        <w:pStyle w:val="ab"/>
        <w:ind w:firstLine="420"/>
        <w:rPr>
          <w:rFonts w:ascii="黑体" w:eastAsia="黑体"/>
        </w:rPr>
      </w:pPr>
      <w:r>
        <w:rPr>
          <w:rFonts w:ascii="黑体" w:eastAsia="黑体" w:hint="eastAsia"/>
        </w:rPr>
        <w:t>3.3性能</w:t>
      </w:r>
    </w:p>
    <w:p w14:paraId="3BE7FE5E" w14:textId="77777777" w:rsidR="008251AC" w:rsidRDefault="008251AC" w:rsidP="008251AC">
      <w:pPr>
        <w:pStyle w:val="ab"/>
        <w:ind w:firstLine="420"/>
      </w:pPr>
      <w:r>
        <w:rPr>
          <w:rFonts w:hint="eastAsia"/>
        </w:rPr>
        <w:t xml:space="preserve">    无</w:t>
      </w:r>
    </w:p>
    <w:p w14:paraId="4E16383C"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4输入项</w:t>
      </w:r>
    </w:p>
    <w:p w14:paraId="457838B4" w14:textId="77777777" w:rsidR="008251AC" w:rsidRDefault="008251AC" w:rsidP="008251AC">
      <w:pPr>
        <w:pStyle w:val="ab"/>
        <w:ind w:firstLine="420"/>
      </w:pPr>
      <w:r>
        <w:rPr>
          <w:rFonts w:hint="eastAsia"/>
        </w:rPr>
        <w:t xml:space="preserve">    无</w:t>
      </w:r>
    </w:p>
    <w:p w14:paraId="3024223D"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5输出项</w:t>
      </w:r>
    </w:p>
    <w:p w14:paraId="7542579F" w14:textId="77777777" w:rsidR="008251AC" w:rsidRDefault="008251AC" w:rsidP="008251AC">
      <w:pPr>
        <w:pStyle w:val="ab"/>
        <w:ind w:firstLine="420"/>
      </w:pPr>
      <w:r>
        <w:rPr>
          <w:rFonts w:hint="eastAsia"/>
        </w:rPr>
        <w:t xml:space="preserve">    一个</w:t>
      </w:r>
      <w:r>
        <w:t>自定义HTTP模块</w:t>
      </w:r>
    </w:p>
    <w:p w14:paraId="0D286A52"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6设计方法（算法）</w:t>
      </w:r>
    </w:p>
    <w:p w14:paraId="6283937E" w14:textId="77777777" w:rsidR="008251AC" w:rsidRDefault="008251AC" w:rsidP="008251AC">
      <w:pPr>
        <w:pStyle w:val="ab"/>
        <w:ind w:firstLine="420"/>
      </w:pPr>
      <w:r>
        <w:rPr>
          <w:rFonts w:hint="eastAsia"/>
        </w:rPr>
        <w:t xml:space="preserve">    不涉及</w:t>
      </w:r>
      <w:r>
        <w:t>算法，</w:t>
      </w:r>
      <w:r>
        <w:rPr>
          <w:rFonts w:hint="eastAsia"/>
        </w:rPr>
        <w:t>根据官方</w:t>
      </w:r>
      <w:r>
        <w:t>定义实现</w:t>
      </w:r>
      <w:r>
        <w:rPr>
          <w:rFonts w:hint="eastAsia"/>
        </w:rPr>
        <w:t>一个</w:t>
      </w:r>
      <w:r>
        <w:t>标准的HTTP模块</w:t>
      </w:r>
    </w:p>
    <w:p w14:paraId="6CBE4274" w14:textId="77777777" w:rsidR="008251AC" w:rsidRDefault="008251AC" w:rsidP="008251AC">
      <w:pPr>
        <w:pStyle w:val="ab"/>
        <w:ind w:firstLine="420"/>
        <w:rPr>
          <w:rFonts w:ascii="黑体" w:eastAsia="黑体"/>
        </w:rPr>
      </w:pPr>
      <w:r>
        <w:rPr>
          <w:rFonts w:ascii="黑体" w:eastAsia="黑体"/>
        </w:rPr>
        <w:t>3.</w:t>
      </w:r>
      <w:r>
        <w:rPr>
          <w:rFonts w:ascii="黑体" w:eastAsia="黑体" w:hint="eastAsia"/>
        </w:rPr>
        <w:t>7流程逻辑</w:t>
      </w:r>
    </w:p>
    <w:p w14:paraId="5A085BBE" w14:textId="77777777" w:rsidR="008251AC" w:rsidRDefault="008251AC" w:rsidP="008251AC">
      <w:pPr>
        <w:pStyle w:val="ab"/>
        <w:ind w:firstLine="420"/>
      </w:pPr>
      <w:r>
        <w:t xml:space="preserve"> </w:t>
      </w:r>
      <w:r>
        <w:rPr>
          <w:rFonts w:hint="eastAsia"/>
        </w:rPr>
        <w:t xml:space="preserve"> </w:t>
      </w:r>
      <w:r>
        <w:t xml:space="preserve">  </w:t>
      </w:r>
      <w:r>
        <w:rPr>
          <w:rFonts w:hint="eastAsia"/>
        </w:rPr>
        <w:t>根据</w:t>
      </w:r>
      <w:r>
        <w:t>Nginx的定义，</w:t>
      </w:r>
      <w:r>
        <w:rPr>
          <w:rFonts w:hint="eastAsia"/>
        </w:rPr>
        <w:t>这个模块是</w:t>
      </w:r>
      <w:r>
        <w:t>充满</w:t>
      </w:r>
      <w:r>
        <w:rPr>
          <w:rFonts w:hint="eastAsia"/>
        </w:rPr>
        <w:t>异步调用</w:t>
      </w:r>
      <w:r>
        <w:t>、无阻塞的HTTP模块</w:t>
      </w:r>
    </w:p>
    <w:p w14:paraId="0DB46EC1"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8接口</w:t>
      </w:r>
    </w:p>
    <w:p w14:paraId="5E0996B6" w14:textId="77777777" w:rsidR="008251AC" w:rsidRDefault="008251AC" w:rsidP="008251AC">
      <w:pPr>
        <w:pStyle w:val="ab"/>
        <w:ind w:firstLine="420"/>
      </w:pPr>
      <w:r>
        <w:rPr>
          <w:rFonts w:hint="eastAsia"/>
        </w:rPr>
        <w:t>（1）要</w:t>
      </w:r>
      <w:r>
        <w:t>能作为一个标准HTTP模块介入Nginx处理HTTP请求的处理流程，需要实现的接口有：</w:t>
      </w:r>
    </w:p>
    <w:p w14:paraId="30E7B197" w14:textId="77777777" w:rsidR="008251AC" w:rsidRDefault="008251AC" w:rsidP="008251AC">
      <w:pPr>
        <w:pStyle w:val="ab"/>
        <w:ind w:firstLine="420"/>
      </w:pPr>
      <w:r>
        <w:tab/>
      </w:r>
      <w:r>
        <w:tab/>
        <w:t>Config文件；</w:t>
      </w:r>
    </w:p>
    <w:p w14:paraId="4394AFCB" w14:textId="77777777" w:rsidR="008251AC" w:rsidRDefault="008251AC" w:rsidP="008251AC">
      <w:pPr>
        <w:pStyle w:val="ab"/>
        <w:ind w:firstLine="420"/>
      </w:pPr>
      <w:r>
        <w:tab/>
      </w:r>
      <w:r>
        <w:tab/>
      </w:r>
      <w:r w:rsidRPr="00685173">
        <w:t>ngx_command_t</w:t>
      </w:r>
      <w:r>
        <w:t xml:space="preserve"> </w:t>
      </w:r>
      <w:r>
        <w:rPr>
          <w:rFonts w:hint="eastAsia"/>
        </w:rPr>
        <w:t>配置项</w:t>
      </w:r>
      <w:r>
        <w:t>的处理</w:t>
      </w:r>
    </w:p>
    <w:p w14:paraId="3A28D297" w14:textId="77777777" w:rsidR="008251AC" w:rsidRDefault="008251AC" w:rsidP="008251AC">
      <w:pPr>
        <w:pStyle w:val="ab"/>
        <w:ind w:left="425" w:firstLine="420"/>
      </w:pPr>
      <w:r>
        <w:t xml:space="preserve">ngx_module_t </w:t>
      </w:r>
      <w:r>
        <w:rPr>
          <w:rFonts w:hint="eastAsia"/>
        </w:rPr>
        <w:t>模块</w:t>
      </w:r>
      <w:r>
        <w:t>结构体</w:t>
      </w:r>
    </w:p>
    <w:p w14:paraId="4B23CE82" w14:textId="77777777" w:rsidR="008251AC" w:rsidRDefault="008251AC" w:rsidP="008251AC">
      <w:pPr>
        <w:pStyle w:val="ab"/>
        <w:ind w:left="425" w:firstLine="420"/>
      </w:pPr>
      <w:r>
        <w:t>ngx_http_module_t Nginx将HTTP请求的处理分成了各个阶段。</w:t>
      </w:r>
      <w:r>
        <w:rPr>
          <w:rFonts w:hint="eastAsia"/>
        </w:rPr>
        <w:t>本</w:t>
      </w:r>
      <w:r>
        <w:t>结构体</w:t>
      </w:r>
      <w:r>
        <w:rPr>
          <w:rFonts w:hint="eastAsia"/>
        </w:rPr>
        <w:t>提供8个</w:t>
      </w:r>
      <w:r>
        <w:t>时间点的回调方法。</w:t>
      </w:r>
    </w:p>
    <w:p w14:paraId="37B64165" w14:textId="77777777" w:rsidR="008251AC" w:rsidRDefault="008251AC" w:rsidP="008251AC">
      <w:pPr>
        <w:pStyle w:val="ab"/>
        <w:ind w:firstLine="420"/>
      </w:pPr>
      <w:r>
        <w:tab/>
      </w:r>
      <w:r>
        <w:tab/>
      </w:r>
    </w:p>
    <w:p w14:paraId="65F7964E" w14:textId="77777777" w:rsidR="008251AC" w:rsidRDefault="008251AC" w:rsidP="008251AC">
      <w:pPr>
        <w:pStyle w:val="ab"/>
        <w:ind w:firstLine="420"/>
      </w:pPr>
      <w:r>
        <w:rPr>
          <w:rFonts w:hint="eastAsia"/>
        </w:rPr>
        <w:t>（2）要</w:t>
      </w:r>
      <w:r>
        <w:t>为</w:t>
      </w:r>
      <w:r>
        <w:rPr>
          <w:rFonts w:hint="eastAsia"/>
        </w:rPr>
        <w:t>动态</w:t>
      </w:r>
      <w:r>
        <w:t>ID模块提供内存大小指示</w:t>
      </w:r>
    </w:p>
    <w:p w14:paraId="664E2DA3" w14:textId="77777777" w:rsidR="008251AC" w:rsidRDefault="008251AC" w:rsidP="008251AC">
      <w:pPr>
        <w:pStyle w:val="ab"/>
        <w:ind w:firstLine="420"/>
      </w:pPr>
      <w:r>
        <w:tab/>
      </w:r>
      <w:r>
        <w:tab/>
        <w:t>Size</w:t>
      </w:r>
    </w:p>
    <w:p w14:paraId="6039B75B" w14:textId="77777777" w:rsidR="008251AC" w:rsidRDefault="008251AC" w:rsidP="008251AC">
      <w:pPr>
        <w:pStyle w:val="ab"/>
        <w:ind w:firstLine="420"/>
      </w:pPr>
      <w:r>
        <w:rPr>
          <w:rFonts w:hint="eastAsia"/>
        </w:rPr>
        <w:t>（3）要为</w:t>
      </w:r>
      <w:r>
        <w:t>代码混淆模块提供混淆程序</w:t>
      </w:r>
    </w:p>
    <w:p w14:paraId="213C028A" w14:textId="77777777" w:rsidR="008251AC" w:rsidRPr="00375B0D" w:rsidRDefault="008251AC" w:rsidP="008251AC">
      <w:pPr>
        <w:pStyle w:val="ab"/>
        <w:ind w:firstLine="420"/>
      </w:pPr>
      <w:r>
        <w:tab/>
      </w:r>
      <w:r>
        <w:tab/>
      </w:r>
      <w:r>
        <w:rPr>
          <w:rFonts w:hint="eastAsia"/>
        </w:rPr>
        <w:t>程序文件</w:t>
      </w:r>
      <w:r>
        <w:t>的filePath</w:t>
      </w:r>
    </w:p>
    <w:p w14:paraId="163A31DD"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9存储分配</w:t>
      </w:r>
    </w:p>
    <w:p w14:paraId="5197BAEF" w14:textId="77777777" w:rsidR="008251AC" w:rsidRDefault="008251AC" w:rsidP="008251AC">
      <w:pPr>
        <w:pStyle w:val="ab"/>
        <w:ind w:firstLine="420"/>
      </w:pPr>
      <w:r>
        <w:rPr>
          <w:rFonts w:hint="eastAsia"/>
        </w:rPr>
        <w:t xml:space="preserve">    无</w:t>
      </w:r>
    </w:p>
    <w:p w14:paraId="44EB3FE3"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10注释设计</w:t>
      </w:r>
    </w:p>
    <w:p w14:paraId="0FFEB1DF" w14:textId="77777777" w:rsidR="008251AC" w:rsidRDefault="008251AC" w:rsidP="008251AC">
      <w:pPr>
        <w:pStyle w:val="ab"/>
        <w:ind w:firstLine="420"/>
      </w:pPr>
      <w:r>
        <w:rPr>
          <w:rFonts w:hint="eastAsia"/>
        </w:rPr>
        <w:t xml:space="preserve">    </w:t>
      </w:r>
    </w:p>
    <w:p w14:paraId="38FA79A6"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11限制条件</w:t>
      </w:r>
    </w:p>
    <w:p w14:paraId="7C19B3A3" w14:textId="77777777" w:rsidR="008251AC" w:rsidRDefault="008251AC" w:rsidP="008251AC">
      <w:pPr>
        <w:pStyle w:val="ab"/>
        <w:ind w:firstLine="420"/>
      </w:pPr>
      <w:r>
        <w:rPr>
          <w:rFonts w:hint="eastAsia"/>
        </w:rPr>
        <w:t xml:space="preserve">    只针对</w:t>
      </w:r>
      <w:r>
        <w:t>Nginx</w:t>
      </w:r>
      <w:r>
        <w:rPr>
          <w:rFonts w:hint="eastAsia"/>
        </w:rPr>
        <w:t>服务器</w:t>
      </w:r>
    </w:p>
    <w:p w14:paraId="010D685C"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12测试计划</w:t>
      </w:r>
    </w:p>
    <w:p w14:paraId="7A693383" w14:textId="77777777" w:rsidR="008251AC" w:rsidRDefault="008251AC" w:rsidP="008251AC">
      <w:pPr>
        <w:pStyle w:val="ab"/>
        <w:ind w:firstLine="420"/>
      </w:pPr>
      <w:r>
        <w:rPr>
          <w:rFonts w:hint="eastAsia"/>
        </w:rPr>
        <w:t xml:space="preserve">    通过</w:t>
      </w:r>
      <w:r>
        <w:t>模块提供的指令来启动模块。</w:t>
      </w:r>
    </w:p>
    <w:p w14:paraId="30EA1B3C" w14:textId="77777777" w:rsidR="008251AC" w:rsidRDefault="008251AC" w:rsidP="008251AC">
      <w:pPr>
        <w:pStyle w:val="ab"/>
        <w:ind w:firstLine="420"/>
        <w:rPr>
          <w:rFonts w:ascii="黑体" w:eastAsia="黑体"/>
        </w:rPr>
      </w:pPr>
      <w:r>
        <w:rPr>
          <w:rFonts w:ascii="黑体" w:eastAsia="黑体" w:hint="eastAsia"/>
        </w:rPr>
        <w:t>3</w:t>
      </w:r>
      <w:r>
        <w:rPr>
          <w:rFonts w:ascii="黑体" w:eastAsia="黑体"/>
        </w:rPr>
        <w:t>.</w:t>
      </w:r>
      <w:r>
        <w:rPr>
          <w:rFonts w:ascii="黑体" w:eastAsia="黑体" w:hint="eastAsia"/>
        </w:rPr>
        <w:t>13尚未解决的问题</w:t>
      </w:r>
    </w:p>
    <w:p w14:paraId="2023885E" w14:textId="77777777" w:rsidR="008251AC" w:rsidRDefault="008251AC" w:rsidP="008251AC">
      <w:pPr>
        <w:pStyle w:val="ab"/>
        <w:ind w:firstLine="420"/>
      </w:pPr>
      <w:r>
        <w:rPr>
          <w:rFonts w:hint="eastAsia"/>
        </w:rPr>
        <w:t xml:space="preserve">    </w:t>
      </w:r>
    </w:p>
    <w:p w14:paraId="0E334123" w14:textId="77777777" w:rsidR="008251AC" w:rsidRDefault="008251AC" w:rsidP="00CD5E67">
      <w:pPr>
        <w:pStyle w:val="3"/>
        <w:ind w:firstLine="643"/>
        <w:rPr>
          <w:rFonts w:ascii="楷体_GB2312" w:eastAsia="楷体_GB2312"/>
        </w:rPr>
      </w:pPr>
      <w:r>
        <w:rPr>
          <w:rFonts w:hint="eastAsia"/>
        </w:rPr>
        <w:t>4</w:t>
      </w:r>
      <w:r>
        <w:rPr>
          <w:rFonts w:hint="eastAsia"/>
        </w:rPr>
        <w:t>．</w:t>
      </w:r>
      <w:r>
        <w:rPr>
          <w:rFonts w:ascii="楷体_GB2312" w:eastAsia="楷体_GB2312" w:hint="eastAsia"/>
        </w:rPr>
        <w:t>模块2（02）设计说明</w:t>
      </w:r>
    </w:p>
    <w:p w14:paraId="5F569E06" w14:textId="77777777" w:rsidR="008251AC" w:rsidRDefault="008251AC" w:rsidP="008251AC">
      <w:pPr>
        <w:pStyle w:val="ab"/>
        <w:ind w:firstLine="420"/>
      </w:pPr>
      <w:r>
        <w:t xml:space="preserve">   </w:t>
      </w:r>
    </w:p>
    <w:p w14:paraId="18F942DE"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.1模块描述</w:t>
      </w:r>
    </w:p>
    <w:p w14:paraId="2D870DB3" w14:textId="77777777" w:rsidR="008251AC" w:rsidRDefault="008251AC" w:rsidP="008251AC">
      <w:pPr>
        <w:pStyle w:val="ab"/>
        <w:ind w:firstLine="420"/>
      </w:pPr>
      <w:r>
        <w:rPr>
          <w:rFonts w:hint="eastAsia"/>
        </w:rPr>
        <w:t xml:space="preserve">   动态ID模块</w:t>
      </w:r>
      <w:r>
        <w:t>的实现</w:t>
      </w:r>
      <w:r>
        <w:rPr>
          <w:rFonts w:hint="eastAsia"/>
        </w:rPr>
        <w:t>由</w:t>
      </w:r>
      <w:r>
        <w:t>两部分配合完成</w:t>
      </w:r>
      <w:r>
        <w:rPr>
          <w:rFonts w:hint="eastAsia"/>
        </w:rPr>
        <w:t>，</w:t>
      </w:r>
      <w:r>
        <w:t>分别是浏览器端和服务器端。</w:t>
      </w:r>
    </w:p>
    <w:p w14:paraId="312557B5" w14:textId="77777777" w:rsidR="008251AC" w:rsidRDefault="008251AC" w:rsidP="008251AC">
      <w:pPr>
        <w:pStyle w:val="ab"/>
        <w:ind w:firstLine="420"/>
        <w:rPr>
          <w:rFonts w:ascii="黑体" w:eastAsia="黑体"/>
        </w:rPr>
      </w:pPr>
      <w:r>
        <w:rPr>
          <w:rFonts w:ascii="黑体" w:eastAsia="黑体" w:hint="eastAsia"/>
        </w:rPr>
        <w:t>4.2功能</w:t>
      </w:r>
    </w:p>
    <w:p w14:paraId="21339AA9" w14:textId="77777777" w:rsidR="0074301B" w:rsidRDefault="008251AC" w:rsidP="0074301B">
      <w:pPr>
        <w:pStyle w:val="ab"/>
        <w:keepNext/>
        <w:ind w:firstLine="420"/>
        <w:jc w:val="center"/>
      </w:pPr>
      <w:r w:rsidRPr="00136067">
        <w:rPr>
          <w:rFonts w:ascii="Times New Roman" w:hAnsi="Times New Roman"/>
          <w:noProof/>
          <w:szCs w:val="24"/>
        </w:rPr>
        <w:drawing>
          <wp:inline distT="0" distB="0" distL="0" distR="0" wp14:anchorId="56EB7F3C" wp14:editId="62BFC4DA">
            <wp:extent cx="4126865" cy="2734945"/>
            <wp:effectExtent l="0" t="0" r="698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865" cy="2734945"/>
                    </a:xfrm>
                    <a:prstGeom prst="rect">
                      <a:avLst/>
                    </a:prstGeom>
                    <a:noFill/>
                    <a:ln>
                      <a:noFill/>
                    </a:ln>
                  </pic:spPr>
                </pic:pic>
              </a:graphicData>
            </a:graphic>
          </wp:inline>
        </w:drawing>
      </w:r>
    </w:p>
    <w:p w14:paraId="00A27FC4" w14:textId="34A61E59" w:rsidR="008251AC" w:rsidRDefault="0074301B" w:rsidP="0074301B">
      <w:pPr>
        <w:pStyle w:val="af0"/>
        <w:ind w:firstLine="400"/>
        <w:jc w:val="center"/>
      </w:pPr>
      <w:r>
        <w:rPr>
          <w:rFonts w:hint="eastAsia"/>
        </w:rPr>
        <w:t>图</w:t>
      </w:r>
      <w:r>
        <w:rPr>
          <w:rFonts w:hint="eastAsia"/>
        </w:rPr>
        <w:t xml:space="preserve">10- </w:t>
      </w:r>
      <w:r>
        <w:fldChar w:fldCharType="begin"/>
      </w:r>
      <w:r>
        <w:instrText xml:space="preserve"> </w:instrText>
      </w:r>
      <w:r>
        <w:rPr>
          <w:rFonts w:hint="eastAsia"/>
        </w:rPr>
        <w:instrText xml:space="preserve">SEQ </w:instrText>
      </w:r>
      <w:r>
        <w:rPr>
          <w:rFonts w:hint="eastAsia"/>
        </w:rPr>
        <w:instrText>图</w:instrText>
      </w:r>
      <w:r>
        <w:rPr>
          <w:rFonts w:hint="eastAsia"/>
        </w:rPr>
        <w:instrText>10- \* ARABIC</w:instrText>
      </w:r>
      <w:r>
        <w:instrText xml:space="preserve"> </w:instrText>
      </w:r>
      <w:r>
        <w:fldChar w:fldCharType="separate"/>
      </w:r>
      <w:r>
        <w:rPr>
          <w:noProof/>
        </w:rPr>
        <w:t>2</w:t>
      </w:r>
      <w:r>
        <w:fldChar w:fldCharType="end"/>
      </w:r>
      <w:r>
        <w:t xml:space="preserve"> </w:t>
      </w:r>
      <w:r>
        <w:rPr>
          <w:rFonts w:hint="eastAsia"/>
        </w:rPr>
        <w:t>浏览器，</w:t>
      </w:r>
      <w:r>
        <w:t>服务器</w:t>
      </w:r>
      <w:r>
        <w:t>ID</w:t>
      </w:r>
      <w:r>
        <w:t>交互图</w:t>
      </w:r>
    </w:p>
    <w:p w14:paraId="750C40D7"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.3性能</w:t>
      </w:r>
    </w:p>
    <w:p w14:paraId="7220729D" w14:textId="77777777" w:rsidR="008251AC" w:rsidRDefault="008251AC" w:rsidP="008251AC">
      <w:pPr>
        <w:pStyle w:val="ab"/>
        <w:ind w:firstLine="420"/>
      </w:pPr>
      <w:r>
        <w:rPr>
          <w:rFonts w:hint="eastAsia"/>
        </w:rPr>
        <w:t xml:space="preserve">    无明显</w:t>
      </w:r>
      <w:r>
        <w:t>阻塞</w:t>
      </w:r>
    </w:p>
    <w:p w14:paraId="61D9D5D0"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4输入项</w:t>
      </w:r>
    </w:p>
    <w:p w14:paraId="7CEC723D" w14:textId="77777777" w:rsidR="008251AC" w:rsidRDefault="008251AC" w:rsidP="008251AC">
      <w:pPr>
        <w:pStyle w:val="ab"/>
        <w:ind w:firstLine="420"/>
      </w:pPr>
      <w:r>
        <w:rPr>
          <w:rFonts w:hint="eastAsia"/>
        </w:rPr>
        <w:t xml:space="preserve">    一个用户请求</w:t>
      </w:r>
    </w:p>
    <w:p w14:paraId="15E77AA9"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5输出项</w:t>
      </w:r>
    </w:p>
    <w:p w14:paraId="6C595978" w14:textId="77777777" w:rsidR="008251AC" w:rsidRDefault="008251AC" w:rsidP="008251AC">
      <w:pPr>
        <w:pStyle w:val="ab"/>
        <w:ind w:firstLine="420"/>
      </w:pPr>
      <w:r>
        <w:rPr>
          <w:rFonts w:hint="eastAsia"/>
        </w:rPr>
        <w:t xml:space="preserve">    一个</w:t>
      </w:r>
      <w:r>
        <w:t>用户请求的拒绝或通过。</w:t>
      </w:r>
    </w:p>
    <w:p w14:paraId="3ACA33A6"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6设计方法（算法）</w:t>
      </w:r>
    </w:p>
    <w:p w14:paraId="7A2C463C" w14:textId="77777777" w:rsidR="008251AC" w:rsidRDefault="008251AC" w:rsidP="008251AC">
      <w:pPr>
        <w:pStyle w:val="ab"/>
        <w:ind w:firstLine="420"/>
      </w:pPr>
      <w:r>
        <w:tab/>
      </w:r>
      <w:r w:rsidRPr="00D2122A">
        <w:rPr>
          <w:rFonts w:hint="eastAsia"/>
        </w:rPr>
        <w:t>MD5是一个安全的散列算法，输入两个不同的明文不会得到相同的输出值，根据输出值，不能得到原始的明文，即其过程不可逆</w:t>
      </w:r>
      <w:r>
        <w:rPr>
          <w:rFonts w:hint="eastAsia"/>
        </w:rPr>
        <w:t>。</w:t>
      </w:r>
    </w:p>
    <w:p w14:paraId="0F8F7153"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7流程逻辑</w:t>
      </w:r>
    </w:p>
    <w:p w14:paraId="5E37465E" w14:textId="77777777" w:rsidR="0074301B" w:rsidRDefault="008251AC" w:rsidP="0074301B">
      <w:pPr>
        <w:pStyle w:val="ab"/>
        <w:keepNext/>
        <w:ind w:firstLine="420"/>
        <w:jc w:val="center"/>
      </w:pPr>
      <w:r w:rsidRPr="003971D6">
        <w:rPr>
          <w:rFonts w:ascii="Times New Roman" w:hAnsi="Times New Roman"/>
          <w:noProof/>
          <w:szCs w:val="24"/>
        </w:rPr>
        <w:drawing>
          <wp:inline distT="0" distB="0" distL="0" distR="0" wp14:anchorId="237CF23F" wp14:editId="6F601498">
            <wp:extent cx="2932430" cy="3377565"/>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2430" cy="3377565"/>
                    </a:xfrm>
                    <a:prstGeom prst="rect">
                      <a:avLst/>
                    </a:prstGeom>
                    <a:noFill/>
                    <a:ln>
                      <a:noFill/>
                    </a:ln>
                  </pic:spPr>
                </pic:pic>
              </a:graphicData>
            </a:graphic>
          </wp:inline>
        </w:drawing>
      </w:r>
    </w:p>
    <w:p w14:paraId="0CFB24A5" w14:textId="49051E40" w:rsidR="008251AC" w:rsidRDefault="0074301B" w:rsidP="0074301B">
      <w:pPr>
        <w:pStyle w:val="af0"/>
        <w:ind w:firstLine="400"/>
        <w:jc w:val="center"/>
      </w:pPr>
      <w:r>
        <w:rPr>
          <w:rFonts w:hint="eastAsia"/>
        </w:rPr>
        <w:t>图</w:t>
      </w:r>
      <w:r>
        <w:rPr>
          <w:rFonts w:hint="eastAsia"/>
        </w:rPr>
        <w:t xml:space="preserve">10- </w:t>
      </w:r>
      <w:r>
        <w:fldChar w:fldCharType="begin"/>
      </w:r>
      <w:r>
        <w:instrText xml:space="preserve"> </w:instrText>
      </w:r>
      <w:r>
        <w:rPr>
          <w:rFonts w:hint="eastAsia"/>
        </w:rPr>
        <w:instrText xml:space="preserve">SEQ </w:instrText>
      </w:r>
      <w:r>
        <w:rPr>
          <w:rFonts w:hint="eastAsia"/>
        </w:rPr>
        <w:instrText>图</w:instrText>
      </w:r>
      <w:r>
        <w:rPr>
          <w:rFonts w:hint="eastAsia"/>
        </w:rPr>
        <w:instrText>10- \* ARABIC</w:instrText>
      </w:r>
      <w:r>
        <w:instrText xml:space="preserve"> </w:instrText>
      </w:r>
      <w:r>
        <w:fldChar w:fldCharType="separate"/>
      </w:r>
      <w:r>
        <w:rPr>
          <w:noProof/>
        </w:rPr>
        <w:t>3</w:t>
      </w:r>
      <w:r>
        <w:fldChar w:fldCharType="end"/>
      </w:r>
      <w:r>
        <w:t xml:space="preserve"> </w:t>
      </w:r>
      <w:r>
        <w:rPr>
          <w:rFonts w:hint="eastAsia"/>
        </w:rPr>
        <w:t>服务器内</w:t>
      </w:r>
      <w:r>
        <w:t>ID</w:t>
      </w:r>
      <w:r>
        <w:t>验证机制</w:t>
      </w:r>
    </w:p>
    <w:p w14:paraId="19B976DB"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8接口</w:t>
      </w:r>
    </w:p>
    <w:p w14:paraId="7B1169C6" w14:textId="77777777" w:rsidR="008251AC" w:rsidRDefault="008251AC" w:rsidP="008251AC">
      <w:pPr>
        <w:pStyle w:val="ab"/>
        <w:ind w:firstLine="420"/>
      </w:pPr>
      <w:r>
        <w:rPr>
          <w:rFonts w:hint="eastAsia"/>
        </w:rPr>
        <w:t>（1）slab调用接口</w:t>
      </w:r>
      <w:r>
        <w:t>。</w:t>
      </w:r>
    </w:p>
    <w:p w14:paraId="6613D64D" w14:textId="77777777" w:rsidR="008251AC" w:rsidRDefault="008251AC" w:rsidP="008251AC">
      <w:pPr>
        <w:pStyle w:val="ab"/>
        <w:ind w:firstLine="420"/>
      </w:pPr>
      <w:r>
        <w:tab/>
      </w:r>
      <w:r>
        <w:tab/>
      </w:r>
    </w:p>
    <w:p w14:paraId="22112E1A" w14:textId="77777777" w:rsidR="008251AC" w:rsidRPr="00375B0D" w:rsidRDefault="008251AC" w:rsidP="008251AC">
      <w:pPr>
        <w:pStyle w:val="ab"/>
        <w:ind w:firstLine="420"/>
      </w:pPr>
      <w:r>
        <w:rPr>
          <w:rFonts w:hint="eastAsia"/>
        </w:rPr>
        <w:t>（2）HTTP</w:t>
      </w:r>
      <w:r>
        <w:t>请求处理借口</w:t>
      </w:r>
    </w:p>
    <w:p w14:paraId="08226507"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9存储分配</w:t>
      </w:r>
    </w:p>
    <w:p w14:paraId="2A8A7F42" w14:textId="77777777" w:rsidR="008251AC" w:rsidRDefault="008251AC" w:rsidP="008251AC">
      <w:pPr>
        <w:pStyle w:val="ab"/>
        <w:ind w:firstLine="420"/>
      </w:pPr>
      <w:r>
        <w:rPr>
          <w:rFonts w:hint="eastAsia"/>
        </w:rPr>
        <w:t xml:space="preserve">    存储(</w:t>
      </w:r>
      <w:r>
        <w:t>IP,ID</w:t>
      </w:r>
      <w:r>
        <w:rPr>
          <w:rFonts w:hint="eastAsia"/>
        </w:rPr>
        <w:t>)对</w:t>
      </w:r>
      <w:r>
        <w:t>。</w:t>
      </w:r>
    </w:p>
    <w:p w14:paraId="1E40C5EB"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10注释设计</w:t>
      </w:r>
    </w:p>
    <w:p w14:paraId="35F59207" w14:textId="77777777" w:rsidR="008251AC" w:rsidRDefault="008251AC" w:rsidP="008251AC">
      <w:pPr>
        <w:pStyle w:val="ab"/>
        <w:ind w:firstLine="420"/>
      </w:pPr>
      <w:r>
        <w:rPr>
          <w:rFonts w:hint="eastAsia"/>
        </w:rPr>
        <w:t xml:space="preserve">    </w:t>
      </w:r>
    </w:p>
    <w:p w14:paraId="28EFDF3A"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11限制条件</w:t>
      </w:r>
    </w:p>
    <w:p w14:paraId="15536EE4" w14:textId="77777777" w:rsidR="008251AC" w:rsidRDefault="008251AC" w:rsidP="008251AC">
      <w:pPr>
        <w:pStyle w:val="ab"/>
        <w:ind w:firstLine="420"/>
      </w:pPr>
      <w:r>
        <w:rPr>
          <w:rFonts w:hint="eastAsia"/>
        </w:rPr>
        <w:t xml:space="preserve">    只针对</w:t>
      </w:r>
      <w:r>
        <w:t>Nginx</w:t>
      </w:r>
      <w:r>
        <w:rPr>
          <w:rFonts w:hint="eastAsia"/>
        </w:rPr>
        <w:t>服务器和</w:t>
      </w:r>
      <w:r>
        <w:t>Chrome浏览器</w:t>
      </w:r>
    </w:p>
    <w:p w14:paraId="3CD1EADC"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12测试计划</w:t>
      </w:r>
    </w:p>
    <w:p w14:paraId="5C2BBF14" w14:textId="77777777" w:rsidR="008251AC" w:rsidRDefault="008251AC" w:rsidP="008251AC">
      <w:pPr>
        <w:pStyle w:val="ab"/>
        <w:ind w:firstLine="420"/>
      </w:pPr>
      <w:r>
        <w:rPr>
          <w:rFonts w:hint="eastAsia"/>
        </w:rPr>
        <w:t xml:space="preserve">    通过</w:t>
      </w:r>
      <w:r>
        <w:t>模块提供的指令来启动模块。</w:t>
      </w:r>
    </w:p>
    <w:p w14:paraId="154E5535" w14:textId="77777777" w:rsidR="008251AC" w:rsidRDefault="008251AC" w:rsidP="008251AC">
      <w:pPr>
        <w:pStyle w:val="ab"/>
        <w:ind w:firstLine="420"/>
        <w:rPr>
          <w:rFonts w:ascii="黑体" w:eastAsia="黑体"/>
        </w:rPr>
      </w:pPr>
      <w:r>
        <w:rPr>
          <w:rFonts w:ascii="黑体" w:eastAsia="黑体"/>
        </w:rPr>
        <w:t>4.</w:t>
      </w:r>
      <w:r>
        <w:rPr>
          <w:rFonts w:ascii="黑体" w:eastAsia="黑体" w:hint="eastAsia"/>
        </w:rPr>
        <w:t>13尚未解决的问题</w:t>
      </w:r>
    </w:p>
    <w:p w14:paraId="79279E27" w14:textId="77777777" w:rsidR="008251AC" w:rsidRDefault="008251AC" w:rsidP="00CD5E67">
      <w:pPr>
        <w:pStyle w:val="3"/>
        <w:ind w:firstLine="643"/>
        <w:rPr>
          <w:rFonts w:ascii="楷体_GB2312" w:eastAsia="楷体_GB2312"/>
        </w:rPr>
      </w:pPr>
      <w:r>
        <w:t>5</w:t>
      </w:r>
      <w:r>
        <w:rPr>
          <w:rFonts w:hint="eastAsia"/>
        </w:rPr>
        <w:t>．</w:t>
      </w:r>
      <w:r>
        <w:rPr>
          <w:rFonts w:ascii="楷体_GB2312" w:eastAsia="楷体_GB2312" w:hint="eastAsia"/>
        </w:rPr>
        <w:t>模块3（03）设计说明</w:t>
      </w:r>
    </w:p>
    <w:p w14:paraId="7FEB3E71" w14:textId="77777777" w:rsidR="008251AC" w:rsidRDefault="008251AC" w:rsidP="008251AC">
      <w:pPr>
        <w:pStyle w:val="ab"/>
        <w:ind w:firstLine="420"/>
      </w:pPr>
      <w:r>
        <w:t xml:space="preserve">   </w:t>
      </w:r>
    </w:p>
    <w:p w14:paraId="7EC7740D"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.1模块描述</w:t>
      </w:r>
    </w:p>
    <w:p w14:paraId="44BC126E" w14:textId="77777777" w:rsidR="008251AC" w:rsidRDefault="008251AC" w:rsidP="008251AC">
      <w:pPr>
        <w:pStyle w:val="ab"/>
        <w:ind w:firstLine="420"/>
      </w:pPr>
      <w:r>
        <w:rPr>
          <w:rFonts w:hint="eastAsia"/>
        </w:rPr>
        <w:t xml:space="preserve">   代码混淆模块</w:t>
      </w:r>
      <w:r>
        <w:t>使用混淆算法保护</w:t>
      </w:r>
      <w:r>
        <w:rPr>
          <w:rFonts w:hint="eastAsia"/>
        </w:rPr>
        <w:t>JavaScrip</w:t>
      </w:r>
      <w:r>
        <w:t>t</w:t>
      </w:r>
      <w:r>
        <w:rPr>
          <w:rFonts w:hint="eastAsia"/>
        </w:rPr>
        <w:t>脚本。</w:t>
      </w:r>
    </w:p>
    <w:p w14:paraId="7E1BDB9A"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.3性能</w:t>
      </w:r>
    </w:p>
    <w:p w14:paraId="0DC49464" w14:textId="77777777" w:rsidR="008251AC" w:rsidRDefault="008251AC" w:rsidP="008251AC">
      <w:pPr>
        <w:pStyle w:val="ab"/>
        <w:ind w:firstLine="420"/>
      </w:pPr>
      <w:r>
        <w:rPr>
          <w:rFonts w:hint="eastAsia"/>
        </w:rPr>
        <w:t xml:space="preserve">    无</w:t>
      </w:r>
    </w:p>
    <w:p w14:paraId="497D741A"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4输入项</w:t>
      </w:r>
    </w:p>
    <w:p w14:paraId="6CDBF6FD" w14:textId="77777777" w:rsidR="008251AC" w:rsidRDefault="008251AC" w:rsidP="008251AC">
      <w:pPr>
        <w:pStyle w:val="ab"/>
        <w:ind w:firstLine="420"/>
      </w:pPr>
      <w:r>
        <w:rPr>
          <w:rFonts w:hint="eastAsia"/>
        </w:rPr>
        <w:t xml:space="preserve">    待混淆脚本</w:t>
      </w:r>
    </w:p>
    <w:p w14:paraId="4D9F372E"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5输出项</w:t>
      </w:r>
    </w:p>
    <w:p w14:paraId="7014AF82" w14:textId="77777777" w:rsidR="008251AC" w:rsidRDefault="008251AC" w:rsidP="008251AC">
      <w:pPr>
        <w:pStyle w:val="ab"/>
        <w:ind w:firstLine="420"/>
      </w:pPr>
      <w:r>
        <w:rPr>
          <w:rFonts w:hint="eastAsia"/>
        </w:rPr>
        <w:t xml:space="preserve">    已混淆脚本</w:t>
      </w:r>
    </w:p>
    <w:p w14:paraId="649DF939"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6设计方法（算法）</w:t>
      </w:r>
    </w:p>
    <w:p w14:paraId="1B6EE83C" w14:textId="77777777" w:rsidR="008251AC" w:rsidRDefault="008251AC" w:rsidP="008251AC">
      <w:pPr>
        <w:pStyle w:val="ab"/>
        <w:ind w:firstLine="420"/>
      </w:pPr>
      <w:r>
        <w:rPr>
          <w:rFonts w:hint="eastAsia"/>
        </w:rPr>
        <w:t xml:space="preserve">    正则匹配替换</w:t>
      </w:r>
      <w:r>
        <w:t>名称</w:t>
      </w:r>
    </w:p>
    <w:p w14:paraId="08D00830"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7流程逻辑</w:t>
      </w:r>
    </w:p>
    <w:p w14:paraId="2FD6CA5E" w14:textId="77777777" w:rsidR="008251AC" w:rsidRDefault="008251AC" w:rsidP="008251AC">
      <w:pPr>
        <w:pStyle w:val="ab"/>
        <w:ind w:firstLine="420"/>
      </w:pPr>
      <w:r>
        <w:t xml:space="preserve"> </w:t>
      </w:r>
      <w:r>
        <w:rPr>
          <w:rFonts w:hint="eastAsia"/>
        </w:rPr>
        <w:t xml:space="preserve"> </w:t>
      </w:r>
      <w:r>
        <w:t xml:space="preserve">  </w:t>
      </w:r>
    </w:p>
    <w:p w14:paraId="5E1E4313"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8接口</w:t>
      </w:r>
    </w:p>
    <w:p w14:paraId="4A002251" w14:textId="77777777" w:rsidR="008251AC" w:rsidRDefault="008251AC" w:rsidP="008251AC">
      <w:pPr>
        <w:pStyle w:val="ab"/>
        <w:ind w:firstLine="420"/>
      </w:pPr>
      <w:r>
        <w:rPr>
          <w:rFonts w:hint="eastAsia"/>
        </w:rPr>
        <w:t>（1）拿到上游响应</w:t>
      </w:r>
      <w:r>
        <w:t>。</w:t>
      </w:r>
      <w:r>
        <w:tab/>
      </w:r>
      <w:r>
        <w:tab/>
      </w:r>
    </w:p>
    <w:p w14:paraId="02316548" w14:textId="77777777" w:rsidR="008251AC" w:rsidRDefault="008251AC" w:rsidP="008251AC">
      <w:pPr>
        <w:pStyle w:val="ab"/>
        <w:ind w:firstLine="420"/>
      </w:pPr>
      <w:r>
        <w:rPr>
          <w:rFonts w:hint="eastAsia"/>
        </w:rPr>
        <w:t>（2）输出到发送链</w:t>
      </w:r>
    </w:p>
    <w:p w14:paraId="3C072531"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9存储分配</w:t>
      </w:r>
    </w:p>
    <w:p w14:paraId="792A9ED1" w14:textId="77777777" w:rsidR="008251AC" w:rsidRDefault="008251AC" w:rsidP="008251AC">
      <w:pPr>
        <w:pStyle w:val="ab"/>
        <w:ind w:firstLine="420"/>
      </w:pPr>
      <w:r>
        <w:rPr>
          <w:rFonts w:hint="eastAsia"/>
        </w:rPr>
        <w:t xml:space="preserve">    无</w:t>
      </w:r>
    </w:p>
    <w:p w14:paraId="731BBCD9"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10注释设计</w:t>
      </w:r>
    </w:p>
    <w:p w14:paraId="0A28B3AB" w14:textId="77777777" w:rsidR="008251AC" w:rsidRDefault="008251AC" w:rsidP="008251AC">
      <w:pPr>
        <w:pStyle w:val="ab"/>
        <w:ind w:firstLine="420"/>
      </w:pPr>
      <w:r>
        <w:rPr>
          <w:rFonts w:hint="eastAsia"/>
        </w:rPr>
        <w:t xml:space="preserve">    </w:t>
      </w:r>
    </w:p>
    <w:p w14:paraId="56814AB6"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11限制条件</w:t>
      </w:r>
    </w:p>
    <w:p w14:paraId="391C0CAC" w14:textId="77777777" w:rsidR="008251AC" w:rsidRDefault="008251AC" w:rsidP="008251AC">
      <w:pPr>
        <w:pStyle w:val="ab"/>
        <w:ind w:firstLine="420"/>
      </w:pPr>
      <w:r>
        <w:rPr>
          <w:rFonts w:hint="eastAsia"/>
        </w:rPr>
        <w:t xml:space="preserve">    只针对</w:t>
      </w:r>
      <w:r>
        <w:t>Nginx</w:t>
      </w:r>
      <w:r>
        <w:rPr>
          <w:rFonts w:hint="eastAsia"/>
        </w:rPr>
        <w:t>服务器</w:t>
      </w:r>
    </w:p>
    <w:p w14:paraId="041EF330"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12测试计划</w:t>
      </w:r>
    </w:p>
    <w:p w14:paraId="32641D9A" w14:textId="77777777" w:rsidR="008251AC" w:rsidRDefault="008251AC" w:rsidP="008251AC">
      <w:pPr>
        <w:pStyle w:val="ab"/>
        <w:ind w:firstLine="420"/>
      </w:pPr>
      <w:r>
        <w:rPr>
          <w:rFonts w:hint="eastAsia"/>
        </w:rPr>
        <w:t xml:space="preserve">    通过</w:t>
      </w:r>
      <w:r>
        <w:t>模块提供的指令来启动模块。</w:t>
      </w:r>
    </w:p>
    <w:p w14:paraId="45D07A62" w14:textId="77777777" w:rsidR="008251AC" w:rsidRDefault="008251AC" w:rsidP="008251AC">
      <w:pPr>
        <w:pStyle w:val="ab"/>
        <w:ind w:firstLine="420"/>
        <w:rPr>
          <w:rFonts w:ascii="黑体" w:eastAsia="黑体"/>
        </w:rPr>
      </w:pPr>
      <w:r>
        <w:rPr>
          <w:rFonts w:ascii="黑体" w:eastAsia="黑体"/>
        </w:rPr>
        <w:t>5.</w:t>
      </w:r>
      <w:r>
        <w:rPr>
          <w:rFonts w:ascii="黑体" w:eastAsia="黑体" w:hint="eastAsia"/>
        </w:rPr>
        <w:t>13尚未解决的问题</w:t>
      </w:r>
    </w:p>
    <w:p w14:paraId="69F3C87B" w14:textId="77777777" w:rsidR="008251AC" w:rsidRDefault="008251AC" w:rsidP="008251AC">
      <w:pPr>
        <w:pStyle w:val="ab"/>
        <w:ind w:firstLine="420"/>
      </w:pPr>
    </w:p>
    <w:p w14:paraId="3071B8C5" w14:textId="77777777" w:rsidR="008251AC" w:rsidRDefault="008251AC" w:rsidP="008251AC">
      <w:pPr>
        <w:pStyle w:val="a8"/>
        <w:ind w:firstLineChars="0" w:firstLine="0"/>
      </w:pPr>
    </w:p>
    <w:p w14:paraId="518B72CF" w14:textId="77777777" w:rsidR="008251AC" w:rsidRDefault="008251AC" w:rsidP="008251AC">
      <w:pPr>
        <w:pStyle w:val="a8"/>
        <w:ind w:firstLine="420"/>
      </w:pPr>
    </w:p>
    <w:p w14:paraId="6DC04600" w14:textId="0CBE636F" w:rsidR="004D7759" w:rsidRDefault="004D7759">
      <w:pPr>
        <w:ind w:firstLine="480"/>
        <w:rPr>
          <w:rFonts w:eastAsia="宋体" w:cs="Times New Roman"/>
          <w:sz w:val="21"/>
          <w:szCs w:val="24"/>
        </w:rPr>
      </w:pPr>
      <w:r>
        <w:br w:type="page"/>
      </w:r>
    </w:p>
    <w:p w14:paraId="7EF942AE" w14:textId="49FD9ACD" w:rsidR="008251AC" w:rsidRDefault="004D7759" w:rsidP="004D7759">
      <w:pPr>
        <w:pStyle w:val="-10"/>
        <w:ind w:firstLine="600"/>
        <w:jc w:val="both"/>
      </w:pPr>
      <w:bookmarkStart w:id="514" w:name="_Toc7254199"/>
      <w:r>
        <w:rPr>
          <w:rFonts w:hint="eastAsia"/>
        </w:rPr>
        <w:t>附录</w:t>
      </w:r>
      <w:r>
        <w:rPr>
          <w:rFonts w:hint="eastAsia"/>
        </w:rPr>
        <w:t>11</w:t>
      </w:r>
      <w:r>
        <w:t xml:space="preserve"> </w:t>
      </w:r>
      <w:r>
        <w:rPr>
          <w:rFonts w:hint="eastAsia"/>
        </w:rPr>
        <w:t>模块开发说明书</w:t>
      </w:r>
      <w:bookmarkEnd w:id="514"/>
    </w:p>
    <w:p w14:paraId="2C688D6D" w14:textId="75DBFB01" w:rsidR="00DE508F" w:rsidRDefault="00DE508F" w:rsidP="00DE508F">
      <w:pPr>
        <w:ind w:firstLine="880"/>
        <w:jc w:val="center"/>
        <w:rPr>
          <w:rFonts w:eastAsia="黑体"/>
          <w:sz w:val="44"/>
        </w:rPr>
      </w:pPr>
      <w:r>
        <w:rPr>
          <w:rFonts w:eastAsia="黑体"/>
          <w:noProof/>
          <w:sz w:val="44"/>
        </w:rPr>
        <mc:AlternateContent>
          <mc:Choice Requires="wps">
            <w:drawing>
              <wp:anchor distT="0" distB="0" distL="114300" distR="114300" simplePos="0" relativeHeight="251677696" behindDoc="0" locked="0" layoutInCell="0" allowOverlap="1" wp14:anchorId="1B0510F7" wp14:editId="2C66912B">
                <wp:simplePos x="0" y="0"/>
                <wp:positionH relativeFrom="column">
                  <wp:posOffset>0</wp:posOffset>
                </wp:positionH>
                <wp:positionV relativeFrom="paragraph">
                  <wp:posOffset>495300</wp:posOffset>
                </wp:positionV>
                <wp:extent cx="5143500" cy="0"/>
                <wp:effectExtent l="0" t="0" r="0" b="0"/>
                <wp:wrapTopAndBottom/>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A805AA" id="直接连接符 49"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Mop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A9MMopmQIAAKAFAAAOAAAAAAAAAAAAAAAAAC4CAABkcnMvZTJvRG9j&#10;LnhtbFBLAQItABQABgAIAAAAIQC3Vjop3AAAAAYBAAAPAAAAAAAAAAAAAAAAAPMEAABkcnMvZG93&#10;bnJldi54bWxQSwUGAAAAAAQABADzAAAA/AUAAAAA&#10;" o:allowincell="f" stroked="f">
                <w10:wrap type="topAndBottom"/>
              </v:line>
            </w:pict>
          </mc:Fallback>
        </mc:AlternateContent>
      </w:r>
      <w:r>
        <w:rPr>
          <w:rFonts w:eastAsia="黑体" w:hint="eastAsia"/>
          <w:sz w:val="44"/>
        </w:rPr>
        <w:t>基于代码混淆的</w:t>
      </w:r>
      <w:r>
        <w:rPr>
          <w:rFonts w:eastAsia="黑体"/>
          <w:sz w:val="44"/>
        </w:rPr>
        <w:t>W</w:t>
      </w:r>
      <w:r>
        <w:rPr>
          <w:rFonts w:eastAsia="黑体" w:hint="eastAsia"/>
          <w:sz w:val="44"/>
        </w:rPr>
        <w:t>eb</w:t>
      </w:r>
      <w:r>
        <w:rPr>
          <w:rFonts w:eastAsia="黑体" w:hint="eastAsia"/>
          <w:sz w:val="44"/>
        </w:rPr>
        <w:t>站点动态防御系统</w:t>
      </w:r>
    </w:p>
    <w:p w14:paraId="42066331" w14:textId="77777777" w:rsidR="00DE508F" w:rsidRDefault="00DE508F" w:rsidP="00DE508F">
      <w:pPr>
        <w:ind w:firstLine="880"/>
        <w:jc w:val="center"/>
        <w:rPr>
          <w:rFonts w:eastAsia="黑体"/>
          <w:sz w:val="44"/>
        </w:rPr>
      </w:pPr>
    </w:p>
    <w:p w14:paraId="0A182B6A" w14:textId="77777777" w:rsidR="00DE508F" w:rsidRDefault="00DE508F" w:rsidP="00DE508F">
      <w:pPr>
        <w:ind w:firstLine="880"/>
        <w:jc w:val="center"/>
        <w:rPr>
          <w:rFonts w:eastAsia="黑体"/>
          <w:sz w:val="44"/>
        </w:rPr>
      </w:pPr>
      <w:r>
        <w:rPr>
          <w:rFonts w:eastAsia="黑体" w:hint="eastAsia"/>
          <w:sz w:val="44"/>
        </w:rPr>
        <w:t>模块开发说明</w:t>
      </w:r>
    </w:p>
    <w:p w14:paraId="5C464877" w14:textId="77777777" w:rsidR="00DE508F" w:rsidRDefault="00DE508F" w:rsidP="00DE508F">
      <w:pPr>
        <w:ind w:firstLine="560"/>
        <w:jc w:val="center"/>
        <w:rPr>
          <w:sz w:val="28"/>
        </w:rPr>
      </w:pPr>
    </w:p>
    <w:p w14:paraId="0F56D799" w14:textId="77777777" w:rsidR="00DE508F" w:rsidRDefault="00DE508F" w:rsidP="00DE508F">
      <w:pPr>
        <w:ind w:firstLine="560"/>
        <w:jc w:val="center"/>
        <w:rPr>
          <w:sz w:val="28"/>
        </w:rPr>
      </w:pPr>
      <w:r>
        <w:rPr>
          <w:rFonts w:hint="eastAsia"/>
          <w:sz w:val="28"/>
        </w:rPr>
        <w:t>[V</w:t>
      </w:r>
      <w:r>
        <w:rPr>
          <w:sz w:val="28"/>
        </w:rPr>
        <w:t>1.0</w:t>
      </w:r>
      <w:r>
        <w:rPr>
          <w:rFonts w:hint="eastAsia"/>
          <w:sz w:val="28"/>
        </w:rPr>
        <w:t>]</w:t>
      </w:r>
    </w:p>
    <w:p w14:paraId="1199BE4F" w14:textId="77777777" w:rsidR="00DE508F" w:rsidRDefault="00DE508F" w:rsidP="00DE508F">
      <w:pPr>
        <w:ind w:firstLine="560"/>
        <w:jc w:val="center"/>
        <w:rPr>
          <w:sz w:val="28"/>
        </w:rPr>
      </w:pPr>
    </w:p>
    <w:p w14:paraId="5226993E" w14:textId="77777777" w:rsidR="00DE508F" w:rsidRDefault="00DE508F" w:rsidP="00DE508F">
      <w:pPr>
        <w:ind w:firstLine="560"/>
        <w:jc w:val="center"/>
        <w:rPr>
          <w:sz w:val="28"/>
        </w:rPr>
      </w:pPr>
    </w:p>
    <w:p w14:paraId="2DD1B05F" w14:textId="77777777" w:rsidR="00DE508F" w:rsidRDefault="00DE508F" w:rsidP="00DE508F">
      <w:pPr>
        <w:ind w:firstLine="560"/>
        <w:jc w:val="center"/>
        <w:rPr>
          <w:sz w:val="28"/>
        </w:rPr>
      </w:pPr>
    </w:p>
    <w:p w14:paraId="606805F9" w14:textId="77777777" w:rsidR="00DE508F" w:rsidRDefault="00DE508F" w:rsidP="00DE508F">
      <w:pPr>
        <w:ind w:firstLine="480"/>
      </w:pPr>
    </w:p>
    <w:p w14:paraId="11BA1D04" w14:textId="77777777" w:rsidR="00DE508F" w:rsidRDefault="00DE508F" w:rsidP="00DE508F">
      <w:pPr>
        <w:spacing w:line="720" w:lineRule="auto"/>
        <w:ind w:firstLine="560"/>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__________</w:t>
      </w:r>
      <w:proofErr w:type="gramStart"/>
      <w:r>
        <w:rPr>
          <w:rFonts w:hint="eastAsia"/>
          <w:sz w:val="28"/>
        </w:rPr>
        <w:t>邵</w:t>
      </w:r>
      <w:proofErr w:type="gramEnd"/>
      <w:r>
        <w:rPr>
          <w:rFonts w:hint="eastAsia"/>
          <w:sz w:val="28"/>
        </w:rPr>
        <w:t>欣欣</w:t>
      </w:r>
      <w:r>
        <w:rPr>
          <w:sz w:val="28"/>
        </w:rPr>
        <w:t>____________</w:t>
      </w:r>
    </w:p>
    <w:p w14:paraId="2BF7EA16" w14:textId="77777777" w:rsidR="00DE508F" w:rsidRDefault="00DE508F" w:rsidP="00DE508F">
      <w:pPr>
        <w:spacing w:line="720" w:lineRule="auto"/>
        <w:ind w:firstLine="560"/>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_________</w:t>
      </w:r>
      <w:r>
        <w:rPr>
          <w:rFonts w:hint="eastAsia"/>
          <w:sz w:val="28"/>
        </w:rPr>
        <w:t>王海舟</w:t>
      </w:r>
      <w:r>
        <w:rPr>
          <w:sz w:val="28"/>
        </w:rPr>
        <w:t>_____________</w:t>
      </w:r>
    </w:p>
    <w:p w14:paraId="60DC1A58" w14:textId="77777777" w:rsidR="00DE508F" w:rsidRDefault="00DE508F" w:rsidP="00DE508F">
      <w:pPr>
        <w:spacing w:line="720" w:lineRule="auto"/>
        <w:ind w:firstLine="560"/>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w:t>
      </w:r>
      <w:r>
        <w:rPr>
          <w:rFonts w:hint="eastAsia"/>
          <w:sz w:val="28"/>
        </w:rPr>
        <w:t>王海舟</w:t>
      </w:r>
      <w:r>
        <w:rPr>
          <w:sz w:val="28"/>
        </w:rPr>
        <w:t>____________</w:t>
      </w:r>
    </w:p>
    <w:p w14:paraId="76EB7F54" w14:textId="77777777" w:rsidR="00DE508F" w:rsidRDefault="00DE508F" w:rsidP="00DE508F">
      <w:pPr>
        <w:ind w:firstLine="560"/>
        <w:jc w:val="center"/>
        <w:rPr>
          <w:sz w:val="28"/>
        </w:rPr>
      </w:pPr>
    </w:p>
    <w:p w14:paraId="43809FCB" w14:textId="77777777" w:rsidR="00DE508F" w:rsidRDefault="00DE508F" w:rsidP="00DE508F">
      <w:pPr>
        <w:ind w:firstLine="560"/>
        <w:jc w:val="center"/>
        <w:rPr>
          <w:sz w:val="28"/>
        </w:rPr>
      </w:pPr>
    </w:p>
    <w:p w14:paraId="387F0657" w14:textId="77777777" w:rsidR="00DE508F" w:rsidRDefault="00DE508F" w:rsidP="00DE508F">
      <w:pPr>
        <w:ind w:firstLine="560"/>
        <w:jc w:val="center"/>
        <w:rPr>
          <w:sz w:val="28"/>
        </w:rPr>
      </w:pPr>
    </w:p>
    <w:p w14:paraId="7C22F80A" w14:textId="77777777" w:rsidR="00DE508F" w:rsidRDefault="00DE508F" w:rsidP="00DE508F">
      <w:pPr>
        <w:ind w:firstLine="560"/>
        <w:jc w:val="center"/>
        <w:rPr>
          <w:sz w:val="28"/>
        </w:rPr>
      </w:pPr>
    </w:p>
    <w:p w14:paraId="64929FED" w14:textId="77777777" w:rsidR="00DE508F" w:rsidRDefault="00DE508F" w:rsidP="00DE508F">
      <w:pPr>
        <w:ind w:firstLine="560"/>
        <w:jc w:val="center"/>
        <w:rPr>
          <w:sz w:val="28"/>
        </w:rPr>
      </w:pPr>
      <w:r>
        <w:rPr>
          <w:rFonts w:hint="eastAsia"/>
          <w:sz w:val="28"/>
        </w:rPr>
        <w:t>[</w:t>
      </w:r>
      <w:r>
        <w:rPr>
          <w:rFonts w:hint="eastAsia"/>
          <w:sz w:val="28"/>
        </w:rPr>
        <w:t>二零一九年三月二十六日</w:t>
      </w:r>
      <w:r>
        <w:rPr>
          <w:rFonts w:hint="eastAsia"/>
          <w:sz w:val="28"/>
        </w:rPr>
        <w:t>]</w:t>
      </w:r>
    </w:p>
    <w:p w14:paraId="680E3085" w14:textId="7FBCF08B" w:rsidR="00DE508F" w:rsidRDefault="00DE508F" w:rsidP="00DE508F">
      <w:pPr>
        <w:pStyle w:val="a8"/>
        <w:ind w:firstLineChars="0" w:firstLine="0"/>
      </w:pPr>
      <w:r>
        <w:rPr>
          <w:rFonts w:hint="eastAsia"/>
        </w:rPr>
        <w:t xml:space="preserve"> </w:t>
      </w:r>
    </w:p>
    <w:p w14:paraId="03684DF7" w14:textId="77777777" w:rsidR="00DE508F" w:rsidRDefault="00DE508F" w:rsidP="00CD5E67">
      <w:pPr>
        <w:pStyle w:val="3"/>
        <w:ind w:left="420" w:firstLine="643"/>
      </w:pPr>
      <w:r>
        <w:rPr>
          <w:rFonts w:hint="eastAsia"/>
        </w:rPr>
        <w:t>1</w:t>
      </w:r>
      <w:r>
        <w:rPr>
          <w:rFonts w:hint="eastAsia"/>
        </w:rPr>
        <w:t>．标题</w:t>
      </w:r>
    </w:p>
    <w:p w14:paraId="5383A292" w14:textId="77777777" w:rsidR="00DE508F" w:rsidRDefault="00DE508F" w:rsidP="00DE508F">
      <w:pPr>
        <w:pStyle w:val="ab"/>
        <w:ind w:left="210" w:firstLine="420"/>
      </w:pPr>
      <w:r>
        <w:rPr>
          <w:rFonts w:hint="eastAsia"/>
        </w:rPr>
        <w:t>系统名称：基于代码混淆的Web站点动态防御系统</w:t>
      </w:r>
    </w:p>
    <w:p w14:paraId="7C008A76" w14:textId="77777777" w:rsidR="00DE508F" w:rsidRDefault="00DE508F" w:rsidP="00DE508F">
      <w:pPr>
        <w:pStyle w:val="ab"/>
        <w:ind w:left="210" w:firstLine="420"/>
      </w:pPr>
      <w:r>
        <w:rPr>
          <w:rFonts w:hint="eastAsia"/>
        </w:rPr>
        <w:t>模块名称和标识符：</w:t>
      </w:r>
      <w:r>
        <w:t>Nginx模块开发（</w:t>
      </w:r>
      <w:r>
        <w:rPr>
          <w:rFonts w:hint="eastAsia"/>
        </w:rPr>
        <w:t>01</w:t>
      </w:r>
      <w:r>
        <w:t>）</w:t>
      </w:r>
      <w:r>
        <w:rPr>
          <w:rFonts w:hint="eastAsia"/>
        </w:rPr>
        <w:t>、</w:t>
      </w:r>
      <w:r>
        <w:t>动态ID模块（</w:t>
      </w:r>
      <w:r>
        <w:rPr>
          <w:rFonts w:hint="eastAsia"/>
        </w:rPr>
        <w:t>02</w:t>
      </w:r>
      <w:r>
        <w:t>）</w:t>
      </w:r>
      <w:r>
        <w:rPr>
          <w:rFonts w:hint="eastAsia"/>
        </w:rPr>
        <w:t>、</w:t>
      </w:r>
      <w:r>
        <w:t>代码混淆模块（</w:t>
      </w:r>
      <w:r>
        <w:rPr>
          <w:rFonts w:hint="eastAsia"/>
        </w:rPr>
        <w:t>03</w:t>
      </w:r>
      <w:r>
        <w:t>）</w:t>
      </w:r>
    </w:p>
    <w:p w14:paraId="3BCCBF63" w14:textId="77777777" w:rsidR="00DE508F" w:rsidRDefault="00DE508F" w:rsidP="00DE508F">
      <w:pPr>
        <w:pStyle w:val="ab"/>
        <w:ind w:left="210" w:firstLine="420"/>
      </w:pPr>
      <w:r>
        <w:rPr>
          <w:rFonts w:hint="eastAsia"/>
        </w:rPr>
        <w:t>程序编制员签名:</w:t>
      </w:r>
      <w:proofErr w:type="gramStart"/>
      <w:r>
        <w:rPr>
          <w:rFonts w:hint="eastAsia"/>
        </w:rPr>
        <w:t>邵</w:t>
      </w:r>
      <w:proofErr w:type="gramEnd"/>
      <w:r>
        <w:rPr>
          <w:rFonts w:hint="eastAsia"/>
        </w:rPr>
        <w:t>欣欣</w:t>
      </w:r>
    </w:p>
    <w:p w14:paraId="38D70FCF" w14:textId="77777777" w:rsidR="00DE508F" w:rsidRDefault="00DE508F" w:rsidP="00DE508F">
      <w:pPr>
        <w:pStyle w:val="ab"/>
        <w:ind w:left="210" w:firstLine="420"/>
      </w:pPr>
      <w:r>
        <w:rPr>
          <w:rFonts w:hint="eastAsia"/>
        </w:rPr>
        <w:t>修改完成日期：2019年4月27日</w:t>
      </w:r>
    </w:p>
    <w:p w14:paraId="2D863FAF" w14:textId="77777777" w:rsidR="00DE508F" w:rsidRDefault="00DE508F" w:rsidP="00DE508F">
      <w:pPr>
        <w:pStyle w:val="ab"/>
        <w:ind w:left="210" w:firstLine="420"/>
      </w:pPr>
      <w:r>
        <w:rPr>
          <w:rFonts w:hint="eastAsia"/>
        </w:rPr>
        <w:t>编排日期：2019年4月27日</w:t>
      </w:r>
    </w:p>
    <w:p w14:paraId="1245DAFE" w14:textId="77777777" w:rsidR="00DE508F" w:rsidRDefault="00DE508F" w:rsidP="00CD5E67">
      <w:pPr>
        <w:pStyle w:val="3"/>
        <w:ind w:firstLine="643"/>
      </w:pPr>
      <w:r>
        <w:rPr>
          <w:rFonts w:hint="eastAsia"/>
        </w:rPr>
        <w:t>2</w:t>
      </w:r>
      <w:r>
        <w:rPr>
          <w:rFonts w:hint="eastAsia"/>
        </w:rPr>
        <w:t>．</w:t>
      </w:r>
      <w:r>
        <w:rPr>
          <w:rFonts w:ascii="楷体_GB2312" w:eastAsia="楷体_GB2312" w:hint="eastAsia"/>
        </w:rPr>
        <w:t>模块开发情况表</w:t>
      </w:r>
    </w:p>
    <w:tbl>
      <w:tblPr>
        <w:tblStyle w:val="ae"/>
        <w:tblW w:w="0" w:type="auto"/>
        <w:tblInd w:w="392" w:type="dxa"/>
        <w:tblLook w:val="04A0" w:firstRow="1" w:lastRow="0" w:firstColumn="1" w:lastColumn="0" w:noHBand="0" w:noVBand="1"/>
      </w:tblPr>
      <w:tblGrid>
        <w:gridCol w:w="1697"/>
        <w:gridCol w:w="2082"/>
        <w:gridCol w:w="2105"/>
        <w:gridCol w:w="2105"/>
      </w:tblGrid>
      <w:tr w:rsidR="00DE508F" w14:paraId="0CEF4562" w14:textId="77777777" w:rsidTr="00CD5E67">
        <w:tc>
          <w:tcPr>
            <w:tcW w:w="1738" w:type="dxa"/>
            <w:vAlign w:val="center"/>
          </w:tcPr>
          <w:p w14:paraId="1CEF0184" w14:textId="77777777" w:rsidR="00DE508F" w:rsidRDefault="00DE508F" w:rsidP="00CD5E67">
            <w:pPr>
              <w:pStyle w:val="af"/>
            </w:pPr>
            <w:r>
              <w:rPr>
                <w:rFonts w:hint="eastAsia"/>
              </w:rPr>
              <w:t>标识符</w:t>
            </w:r>
          </w:p>
        </w:tc>
        <w:tc>
          <w:tcPr>
            <w:tcW w:w="2130" w:type="dxa"/>
            <w:vAlign w:val="center"/>
          </w:tcPr>
          <w:p w14:paraId="1819E41F" w14:textId="77777777" w:rsidR="00DE508F" w:rsidRDefault="00DE508F" w:rsidP="00CD5E67">
            <w:pPr>
              <w:pStyle w:val="af"/>
            </w:pPr>
            <w:r>
              <w:rPr>
                <w:rFonts w:hint="eastAsia"/>
              </w:rPr>
              <w:t>模块名称</w:t>
            </w:r>
          </w:p>
        </w:tc>
        <w:tc>
          <w:tcPr>
            <w:tcW w:w="2131" w:type="dxa"/>
            <w:vAlign w:val="center"/>
          </w:tcPr>
          <w:p w14:paraId="34513175" w14:textId="77777777" w:rsidR="00DE508F" w:rsidRDefault="00DE508F" w:rsidP="00CD5E67">
            <w:pPr>
              <w:pStyle w:val="af"/>
            </w:pPr>
            <w:r>
              <w:rPr>
                <w:rFonts w:hint="eastAsia"/>
              </w:rPr>
              <w:t>开发开始日期</w:t>
            </w:r>
          </w:p>
        </w:tc>
        <w:tc>
          <w:tcPr>
            <w:tcW w:w="2131" w:type="dxa"/>
            <w:vAlign w:val="center"/>
          </w:tcPr>
          <w:p w14:paraId="29E33830" w14:textId="77777777" w:rsidR="00DE508F" w:rsidRDefault="00DE508F" w:rsidP="00CD5E67">
            <w:pPr>
              <w:pStyle w:val="af"/>
            </w:pPr>
            <w:r>
              <w:rPr>
                <w:rFonts w:hint="eastAsia"/>
              </w:rPr>
              <w:t>开发完成日期</w:t>
            </w:r>
          </w:p>
        </w:tc>
      </w:tr>
      <w:tr w:rsidR="00DE508F" w14:paraId="4DC2BA11" w14:textId="77777777" w:rsidTr="00CD5E67">
        <w:tc>
          <w:tcPr>
            <w:tcW w:w="1738" w:type="dxa"/>
          </w:tcPr>
          <w:p w14:paraId="52458011" w14:textId="77777777" w:rsidR="00DE508F" w:rsidRDefault="00DE508F" w:rsidP="00CD5E67">
            <w:pPr>
              <w:ind w:firstLine="400"/>
            </w:pPr>
            <w:r>
              <w:rPr>
                <w:rFonts w:hint="eastAsia"/>
              </w:rPr>
              <w:t>01</w:t>
            </w:r>
          </w:p>
        </w:tc>
        <w:tc>
          <w:tcPr>
            <w:tcW w:w="2130" w:type="dxa"/>
          </w:tcPr>
          <w:p w14:paraId="4F4EE03F" w14:textId="77777777" w:rsidR="00DE508F" w:rsidRDefault="00DE508F" w:rsidP="00CD5E67">
            <w:pPr>
              <w:ind w:firstLine="400"/>
            </w:pPr>
            <w:r>
              <w:t>Nginx</w:t>
            </w:r>
            <w:r>
              <w:t>模块开发</w:t>
            </w:r>
          </w:p>
        </w:tc>
        <w:tc>
          <w:tcPr>
            <w:tcW w:w="2131" w:type="dxa"/>
            <w:vAlign w:val="center"/>
          </w:tcPr>
          <w:p w14:paraId="1FFDA316" w14:textId="77777777" w:rsidR="00DE508F" w:rsidRDefault="00DE508F" w:rsidP="00CD5E67">
            <w:pPr>
              <w:pStyle w:val="af"/>
            </w:pPr>
            <w:r>
              <w:rPr>
                <w:rFonts w:hint="eastAsia"/>
              </w:rPr>
              <w:t>2018.10.22</w:t>
            </w:r>
          </w:p>
        </w:tc>
        <w:tc>
          <w:tcPr>
            <w:tcW w:w="2131" w:type="dxa"/>
            <w:vAlign w:val="center"/>
          </w:tcPr>
          <w:p w14:paraId="6066406F" w14:textId="77777777" w:rsidR="00DE508F" w:rsidRDefault="00DE508F" w:rsidP="00CD5E67">
            <w:pPr>
              <w:pStyle w:val="af"/>
            </w:pPr>
            <w:r>
              <w:rPr>
                <w:rFonts w:hint="eastAsia"/>
              </w:rPr>
              <w:t>2018.11.22</w:t>
            </w:r>
          </w:p>
        </w:tc>
      </w:tr>
      <w:tr w:rsidR="00DE508F" w14:paraId="002FAE83" w14:textId="77777777" w:rsidTr="00CD5E67">
        <w:tc>
          <w:tcPr>
            <w:tcW w:w="1738" w:type="dxa"/>
          </w:tcPr>
          <w:p w14:paraId="4268EC8D" w14:textId="77777777" w:rsidR="00DE508F" w:rsidRDefault="00DE508F" w:rsidP="00CD5E67">
            <w:pPr>
              <w:ind w:firstLine="400"/>
            </w:pPr>
            <w:r>
              <w:rPr>
                <w:rFonts w:hint="eastAsia"/>
              </w:rPr>
              <w:t>02</w:t>
            </w:r>
          </w:p>
        </w:tc>
        <w:tc>
          <w:tcPr>
            <w:tcW w:w="2130" w:type="dxa"/>
          </w:tcPr>
          <w:p w14:paraId="4E47B6E9" w14:textId="77777777" w:rsidR="00DE508F" w:rsidRDefault="00DE508F" w:rsidP="00CD5E67">
            <w:pPr>
              <w:ind w:firstLine="400"/>
            </w:pPr>
            <w:r>
              <w:t>动态</w:t>
            </w:r>
            <w:r>
              <w:t>ID</w:t>
            </w:r>
            <w:r>
              <w:t>模块</w:t>
            </w:r>
          </w:p>
        </w:tc>
        <w:tc>
          <w:tcPr>
            <w:tcW w:w="2131" w:type="dxa"/>
            <w:vAlign w:val="center"/>
          </w:tcPr>
          <w:p w14:paraId="3040F2BF" w14:textId="77777777" w:rsidR="00DE508F" w:rsidRDefault="00DE508F" w:rsidP="00CD5E67">
            <w:pPr>
              <w:pStyle w:val="af"/>
            </w:pPr>
            <w:r>
              <w:rPr>
                <w:rFonts w:hint="eastAsia"/>
              </w:rPr>
              <w:t>2018.11.25</w:t>
            </w:r>
          </w:p>
        </w:tc>
        <w:tc>
          <w:tcPr>
            <w:tcW w:w="2131" w:type="dxa"/>
            <w:vAlign w:val="center"/>
          </w:tcPr>
          <w:p w14:paraId="46AD44A8" w14:textId="77777777" w:rsidR="00DE508F" w:rsidRDefault="00DE508F" w:rsidP="00CD5E67">
            <w:pPr>
              <w:pStyle w:val="af"/>
            </w:pPr>
            <w:r>
              <w:rPr>
                <w:rFonts w:hint="eastAsia"/>
              </w:rPr>
              <w:t>2019.1.2</w:t>
            </w:r>
          </w:p>
        </w:tc>
      </w:tr>
      <w:tr w:rsidR="00DE508F" w14:paraId="4442E4D8" w14:textId="77777777" w:rsidTr="00CD5E67">
        <w:tc>
          <w:tcPr>
            <w:tcW w:w="1738" w:type="dxa"/>
          </w:tcPr>
          <w:p w14:paraId="40468406" w14:textId="77777777" w:rsidR="00DE508F" w:rsidRDefault="00DE508F" w:rsidP="00CD5E67">
            <w:pPr>
              <w:ind w:firstLine="400"/>
            </w:pPr>
            <w:r>
              <w:rPr>
                <w:rFonts w:hint="eastAsia"/>
              </w:rPr>
              <w:t>03</w:t>
            </w:r>
          </w:p>
        </w:tc>
        <w:tc>
          <w:tcPr>
            <w:tcW w:w="2130" w:type="dxa"/>
          </w:tcPr>
          <w:p w14:paraId="6C43A901" w14:textId="77777777" w:rsidR="00DE508F" w:rsidRDefault="00DE508F" w:rsidP="00CD5E67">
            <w:pPr>
              <w:ind w:firstLine="400"/>
            </w:pPr>
            <w:r>
              <w:t>代码混淆模块</w:t>
            </w:r>
          </w:p>
        </w:tc>
        <w:tc>
          <w:tcPr>
            <w:tcW w:w="2131" w:type="dxa"/>
          </w:tcPr>
          <w:p w14:paraId="7AB776E2" w14:textId="77777777" w:rsidR="00DE508F" w:rsidRDefault="00DE508F" w:rsidP="00CD5E67">
            <w:pPr>
              <w:ind w:firstLine="400"/>
            </w:pPr>
            <w:r>
              <w:rPr>
                <w:rFonts w:hint="eastAsia"/>
              </w:rPr>
              <w:t>2019.1.2</w:t>
            </w:r>
          </w:p>
        </w:tc>
        <w:tc>
          <w:tcPr>
            <w:tcW w:w="2131" w:type="dxa"/>
          </w:tcPr>
          <w:p w14:paraId="6B58AF1D" w14:textId="77777777" w:rsidR="00DE508F" w:rsidRDefault="00DE508F" w:rsidP="00CD5E67">
            <w:pPr>
              <w:ind w:firstLine="400"/>
            </w:pPr>
            <w:r>
              <w:rPr>
                <w:rFonts w:hint="eastAsia"/>
              </w:rPr>
              <w:t>2019.3.1</w:t>
            </w:r>
          </w:p>
        </w:tc>
      </w:tr>
    </w:tbl>
    <w:p w14:paraId="55520F4E" w14:textId="77777777" w:rsidR="00DE508F" w:rsidRDefault="00DE508F" w:rsidP="00DE508F">
      <w:pPr>
        <w:ind w:firstLine="480"/>
      </w:pPr>
    </w:p>
    <w:p w14:paraId="4821FF33" w14:textId="77777777" w:rsidR="00DE508F" w:rsidRDefault="00DE508F" w:rsidP="00CD5E67">
      <w:pPr>
        <w:pStyle w:val="3"/>
        <w:ind w:firstLine="643"/>
        <w:rPr>
          <w:rFonts w:ascii="楷体_GB2312" w:eastAsia="楷体_GB2312"/>
        </w:rPr>
      </w:pPr>
      <w:r>
        <w:rPr>
          <w:rFonts w:hint="eastAsia"/>
        </w:rPr>
        <w:t>3</w:t>
      </w:r>
      <w:r>
        <w:rPr>
          <w:rFonts w:hint="eastAsia"/>
        </w:rPr>
        <w:t>．</w:t>
      </w:r>
      <w:r>
        <w:rPr>
          <w:rFonts w:ascii="楷体_GB2312" w:eastAsia="楷体_GB2312" w:hint="eastAsia"/>
        </w:rPr>
        <w:t>功能说明</w:t>
      </w:r>
    </w:p>
    <w:p w14:paraId="5B481587" w14:textId="77777777" w:rsidR="00DE508F" w:rsidRDefault="00DE508F" w:rsidP="00DE508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2574"/>
        <w:gridCol w:w="2131"/>
        <w:gridCol w:w="2131"/>
      </w:tblGrid>
      <w:tr w:rsidR="00DE508F" w:rsidRPr="0036683F" w14:paraId="22B3DF93" w14:textId="77777777" w:rsidTr="00CD5E67">
        <w:trPr>
          <w:jc w:val="center"/>
        </w:trPr>
        <w:tc>
          <w:tcPr>
            <w:tcW w:w="1275" w:type="dxa"/>
            <w:shd w:val="clear" w:color="auto" w:fill="auto"/>
            <w:vAlign w:val="center"/>
          </w:tcPr>
          <w:p w14:paraId="776EB940"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模块</w:t>
            </w:r>
          </w:p>
        </w:tc>
        <w:tc>
          <w:tcPr>
            <w:tcW w:w="2574" w:type="dxa"/>
            <w:shd w:val="clear" w:color="auto" w:fill="auto"/>
            <w:vAlign w:val="center"/>
          </w:tcPr>
          <w:p w14:paraId="6DC5CAF4"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功能</w:t>
            </w:r>
          </w:p>
        </w:tc>
        <w:tc>
          <w:tcPr>
            <w:tcW w:w="2131" w:type="dxa"/>
            <w:shd w:val="clear" w:color="auto" w:fill="auto"/>
            <w:vAlign w:val="center"/>
          </w:tcPr>
          <w:p w14:paraId="5807D279"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输入</w:t>
            </w:r>
          </w:p>
        </w:tc>
        <w:tc>
          <w:tcPr>
            <w:tcW w:w="2131" w:type="dxa"/>
            <w:shd w:val="clear" w:color="auto" w:fill="auto"/>
            <w:vAlign w:val="center"/>
          </w:tcPr>
          <w:p w14:paraId="3F225216"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输出</w:t>
            </w:r>
          </w:p>
        </w:tc>
      </w:tr>
      <w:tr w:rsidR="00DE508F" w:rsidRPr="0036683F" w14:paraId="5B28B2A6" w14:textId="77777777" w:rsidTr="00CD5E67">
        <w:trPr>
          <w:jc w:val="center"/>
        </w:trPr>
        <w:tc>
          <w:tcPr>
            <w:tcW w:w="1275" w:type="dxa"/>
            <w:shd w:val="clear" w:color="auto" w:fill="auto"/>
            <w:vAlign w:val="center"/>
          </w:tcPr>
          <w:p w14:paraId="6994CC1D" w14:textId="77777777" w:rsidR="00DE508F" w:rsidRPr="0036683F" w:rsidRDefault="00DE508F" w:rsidP="00CD5E67">
            <w:pPr>
              <w:pStyle w:val="ab"/>
              <w:ind w:firstLine="420"/>
              <w:rPr>
                <w:rFonts w:ascii="Times New Roman" w:hAnsi="Times New Roman"/>
              </w:rPr>
            </w:pPr>
            <w:r>
              <w:t>Nginx模块开发（</w:t>
            </w:r>
            <w:r>
              <w:rPr>
                <w:rFonts w:hint="eastAsia"/>
              </w:rPr>
              <w:t>01</w:t>
            </w:r>
            <w:r>
              <w:t>）</w:t>
            </w:r>
          </w:p>
        </w:tc>
        <w:tc>
          <w:tcPr>
            <w:tcW w:w="2574" w:type="dxa"/>
            <w:shd w:val="clear" w:color="auto" w:fill="auto"/>
            <w:vAlign w:val="center"/>
          </w:tcPr>
          <w:p w14:paraId="0C6759D7" w14:textId="77777777" w:rsidR="00DE508F" w:rsidRPr="0036683F" w:rsidRDefault="00DE508F" w:rsidP="00CD5E67">
            <w:pPr>
              <w:pStyle w:val="ab"/>
              <w:ind w:firstLine="420"/>
              <w:rPr>
                <w:rFonts w:ascii="Times New Roman" w:hAnsi="Times New Roman"/>
              </w:rPr>
            </w:pPr>
            <w:r>
              <w:rPr>
                <w:rFonts w:ascii="Times New Roman" w:hAnsi="Times New Roman" w:hint="eastAsia"/>
              </w:rPr>
              <w:t>介入</w:t>
            </w:r>
            <w:r>
              <w:rPr>
                <w:rFonts w:ascii="Times New Roman" w:hAnsi="Times New Roman"/>
              </w:rPr>
              <w:t>Nginx</w:t>
            </w:r>
          </w:p>
        </w:tc>
        <w:tc>
          <w:tcPr>
            <w:tcW w:w="2131" w:type="dxa"/>
            <w:shd w:val="clear" w:color="auto" w:fill="auto"/>
            <w:vAlign w:val="center"/>
          </w:tcPr>
          <w:p w14:paraId="73EE56C2" w14:textId="77777777" w:rsidR="00DE508F" w:rsidRPr="0036683F" w:rsidRDefault="00DE508F" w:rsidP="00CD5E67">
            <w:pPr>
              <w:pStyle w:val="ab"/>
              <w:ind w:firstLine="420"/>
              <w:rPr>
                <w:rFonts w:ascii="Times New Roman" w:hAnsi="Times New Roman"/>
              </w:rPr>
            </w:pPr>
            <w:r>
              <w:rPr>
                <w:rFonts w:ascii="Times New Roman" w:hAnsi="Times New Roman" w:hint="eastAsia"/>
              </w:rPr>
              <w:t>无</w:t>
            </w:r>
          </w:p>
        </w:tc>
        <w:tc>
          <w:tcPr>
            <w:tcW w:w="2131" w:type="dxa"/>
            <w:shd w:val="clear" w:color="auto" w:fill="auto"/>
            <w:vAlign w:val="center"/>
          </w:tcPr>
          <w:p w14:paraId="19833F86" w14:textId="77777777" w:rsidR="00DE508F" w:rsidRPr="0036683F" w:rsidRDefault="00DE508F" w:rsidP="00CD5E67">
            <w:pPr>
              <w:pStyle w:val="ab"/>
              <w:ind w:firstLine="420"/>
              <w:rPr>
                <w:rFonts w:ascii="Times New Roman" w:hAnsi="Times New Roman"/>
              </w:rPr>
            </w:pPr>
            <w:r>
              <w:rPr>
                <w:rFonts w:ascii="Times New Roman" w:hAnsi="Times New Roman" w:hint="eastAsia"/>
              </w:rPr>
              <w:t>无</w:t>
            </w:r>
          </w:p>
        </w:tc>
      </w:tr>
      <w:tr w:rsidR="00DE508F" w:rsidRPr="0036683F" w14:paraId="64D5EBAE" w14:textId="77777777" w:rsidTr="00CD5E67">
        <w:trPr>
          <w:jc w:val="center"/>
        </w:trPr>
        <w:tc>
          <w:tcPr>
            <w:tcW w:w="1275" w:type="dxa"/>
            <w:vMerge w:val="restart"/>
            <w:shd w:val="clear" w:color="auto" w:fill="auto"/>
            <w:vAlign w:val="center"/>
          </w:tcPr>
          <w:p w14:paraId="435A6245" w14:textId="77777777" w:rsidR="00DE508F" w:rsidRPr="0036683F" w:rsidRDefault="00DE508F" w:rsidP="00CD5E67">
            <w:pPr>
              <w:pStyle w:val="ab"/>
              <w:ind w:firstLine="420"/>
              <w:rPr>
                <w:rFonts w:ascii="Times New Roman" w:hAnsi="Times New Roman"/>
              </w:rPr>
            </w:pPr>
            <w:r>
              <w:t>动态ID模块（</w:t>
            </w:r>
            <w:r>
              <w:rPr>
                <w:rFonts w:hint="eastAsia"/>
              </w:rPr>
              <w:t>02</w:t>
            </w:r>
            <w:r>
              <w:t>）</w:t>
            </w:r>
          </w:p>
        </w:tc>
        <w:tc>
          <w:tcPr>
            <w:tcW w:w="2574" w:type="dxa"/>
            <w:shd w:val="clear" w:color="auto" w:fill="auto"/>
            <w:vAlign w:val="center"/>
          </w:tcPr>
          <w:p w14:paraId="7D78D458"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r>
              <w:rPr>
                <w:rFonts w:ascii="Times New Roman" w:hAnsi="Times New Roman"/>
              </w:rPr>
              <w:t>增删查</w:t>
            </w:r>
          </w:p>
        </w:tc>
        <w:tc>
          <w:tcPr>
            <w:tcW w:w="2131" w:type="dxa"/>
            <w:shd w:val="clear" w:color="auto" w:fill="auto"/>
            <w:vAlign w:val="center"/>
          </w:tcPr>
          <w:p w14:paraId="1F7727A9"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p>
        </w:tc>
        <w:tc>
          <w:tcPr>
            <w:tcW w:w="2131" w:type="dxa"/>
            <w:shd w:val="clear" w:color="auto" w:fill="auto"/>
            <w:vAlign w:val="center"/>
          </w:tcPr>
          <w:p w14:paraId="39394341" w14:textId="77777777" w:rsidR="00DE508F" w:rsidRPr="0036683F" w:rsidRDefault="00DE508F" w:rsidP="00CD5E67">
            <w:pPr>
              <w:pStyle w:val="ab"/>
              <w:ind w:firstLine="420"/>
              <w:rPr>
                <w:rFonts w:ascii="Times New Roman" w:hAnsi="Times New Roman"/>
              </w:rPr>
            </w:pPr>
            <w:r>
              <w:rPr>
                <w:rFonts w:ascii="Times New Roman" w:hAnsi="Times New Roman" w:hint="eastAsia"/>
              </w:rPr>
              <w:t>树</w:t>
            </w:r>
          </w:p>
        </w:tc>
      </w:tr>
      <w:tr w:rsidR="00DE508F" w:rsidRPr="0036683F" w14:paraId="62973B01" w14:textId="77777777" w:rsidTr="00CD5E67">
        <w:trPr>
          <w:jc w:val="center"/>
        </w:trPr>
        <w:tc>
          <w:tcPr>
            <w:tcW w:w="1275" w:type="dxa"/>
            <w:vMerge/>
            <w:shd w:val="clear" w:color="auto" w:fill="auto"/>
            <w:vAlign w:val="center"/>
          </w:tcPr>
          <w:p w14:paraId="7DBF4E98" w14:textId="77777777" w:rsidR="00DE508F" w:rsidRPr="0036683F" w:rsidRDefault="00DE508F" w:rsidP="00CD5E67">
            <w:pPr>
              <w:pStyle w:val="ab"/>
              <w:ind w:firstLine="420"/>
              <w:rPr>
                <w:rFonts w:ascii="Times New Roman" w:hAnsi="Times New Roman"/>
              </w:rPr>
            </w:pPr>
          </w:p>
        </w:tc>
        <w:tc>
          <w:tcPr>
            <w:tcW w:w="2574" w:type="dxa"/>
            <w:shd w:val="clear" w:color="auto" w:fill="auto"/>
            <w:vAlign w:val="center"/>
          </w:tcPr>
          <w:p w14:paraId="2F371C00"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r>
              <w:rPr>
                <w:rFonts w:ascii="Times New Roman" w:hAnsi="Times New Roman" w:hint="eastAsia"/>
              </w:rPr>
              <w:t>比较</w:t>
            </w:r>
            <w:r>
              <w:rPr>
                <w:rFonts w:ascii="Times New Roman" w:hAnsi="Times New Roman"/>
              </w:rPr>
              <w:t>验证</w:t>
            </w:r>
          </w:p>
        </w:tc>
        <w:tc>
          <w:tcPr>
            <w:tcW w:w="2131" w:type="dxa"/>
            <w:shd w:val="clear" w:color="auto" w:fill="auto"/>
            <w:vAlign w:val="center"/>
          </w:tcPr>
          <w:p w14:paraId="7039EC5C"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p>
        </w:tc>
        <w:tc>
          <w:tcPr>
            <w:tcW w:w="2131" w:type="dxa"/>
            <w:shd w:val="clear" w:color="auto" w:fill="auto"/>
            <w:vAlign w:val="center"/>
          </w:tcPr>
          <w:p w14:paraId="792D86BF" w14:textId="77777777" w:rsidR="00DE508F" w:rsidRPr="0036683F" w:rsidRDefault="00DE508F" w:rsidP="00CD5E67">
            <w:pPr>
              <w:pStyle w:val="ab"/>
              <w:ind w:firstLine="420"/>
              <w:rPr>
                <w:rFonts w:ascii="Times New Roman" w:hAnsi="Times New Roman"/>
              </w:rPr>
            </w:pPr>
            <w:r>
              <w:rPr>
                <w:rFonts w:ascii="Times New Roman" w:hAnsi="Times New Roman" w:hint="eastAsia"/>
              </w:rPr>
              <w:t>结果是否相等的判断</w:t>
            </w:r>
          </w:p>
        </w:tc>
      </w:tr>
      <w:tr w:rsidR="00DE508F" w:rsidRPr="0036683F" w14:paraId="379E943E" w14:textId="77777777" w:rsidTr="00CD5E67">
        <w:trPr>
          <w:jc w:val="center"/>
        </w:trPr>
        <w:tc>
          <w:tcPr>
            <w:tcW w:w="1275" w:type="dxa"/>
            <w:shd w:val="clear" w:color="auto" w:fill="auto"/>
            <w:vAlign w:val="center"/>
          </w:tcPr>
          <w:p w14:paraId="5EBF8BAC" w14:textId="77777777" w:rsidR="00DE508F" w:rsidRPr="0036683F" w:rsidRDefault="00DE508F" w:rsidP="00CD5E67">
            <w:pPr>
              <w:pStyle w:val="ab"/>
              <w:ind w:firstLine="420"/>
              <w:rPr>
                <w:rFonts w:ascii="Times New Roman" w:hAnsi="Times New Roman"/>
              </w:rPr>
            </w:pPr>
            <w:r>
              <w:t>代码混淆模块（</w:t>
            </w:r>
            <w:r>
              <w:rPr>
                <w:rFonts w:hint="eastAsia"/>
              </w:rPr>
              <w:t>03</w:t>
            </w:r>
            <w:r>
              <w:t>）</w:t>
            </w:r>
          </w:p>
        </w:tc>
        <w:tc>
          <w:tcPr>
            <w:tcW w:w="2574" w:type="dxa"/>
            <w:shd w:val="clear" w:color="auto" w:fill="auto"/>
            <w:vAlign w:val="center"/>
          </w:tcPr>
          <w:p w14:paraId="755E3E6A" w14:textId="77777777" w:rsidR="00DE508F" w:rsidRPr="0036683F" w:rsidRDefault="00DE508F" w:rsidP="00CD5E67">
            <w:pPr>
              <w:pStyle w:val="ab"/>
              <w:ind w:firstLine="420"/>
              <w:rPr>
                <w:rFonts w:ascii="Times New Roman" w:hAnsi="Times New Roman"/>
              </w:rPr>
            </w:pPr>
            <w:r>
              <w:rPr>
                <w:rFonts w:ascii="Times New Roman" w:hAnsi="Times New Roman" w:hint="eastAsia"/>
              </w:rPr>
              <w:t>JavaScript</w:t>
            </w:r>
            <w:r>
              <w:rPr>
                <w:rFonts w:ascii="Times New Roman" w:hAnsi="Times New Roman"/>
              </w:rPr>
              <w:t>混淆</w:t>
            </w:r>
          </w:p>
        </w:tc>
        <w:tc>
          <w:tcPr>
            <w:tcW w:w="2131" w:type="dxa"/>
            <w:shd w:val="clear" w:color="auto" w:fill="auto"/>
            <w:vAlign w:val="center"/>
          </w:tcPr>
          <w:p w14:paraId="3B8D6F28" w14:textId="77777777" w:rsidR="00DE508F" w:rsidRPr="0036683F" w:rsidRDefault="00DE508F" w:rsidP="00CD5E67">
            <w:pPr>
              <w:pStyle w:val="ab"/>
              <w:ind w:firstLine="420"/>
              <w:rPr>
                <w:rFonts w:ascii="Times New Roman" w:hAnsi="Times New Roman"/>
              </w:rPr>
            </w:pPr>
            <w:r>
              <w:rPr>
                <w:rFonts w:ascii="Times New Roman" w:hAnsi="Times New Roman" w:hint="eastAsia"/>
              </w:rPr>
              <w:t>Java</w:t>
            </w:r>
            <w:r>
              <w:rPr>
                <w:rFonts w:ascii="Times New Roman" w:hAnsi="Times New Roman"/>
              </w:rPr>
              <w:t>Script</w:t>
            </w:r>
            <w:r>
              <w:rPr>
                <w:rFonts w:ascii="Times New Roman" w:hAnsi="Times New Roman" w:hint="eastAsia"/>
              </w:rPr>
              <w:t>脚本</w:t>
            </w:r>
          </w:p>
        </w:tc>
        <w:tc>
          <w:tcPr>
            <w:tcW w:w="2131" w:type="dxa"/>
            <w:shd w:val="clear" w:color="auto" w:fill="auto"/>
            <w:vAlign w:val="center"/>
          </w:tcPr>
          <w:p w14:paraId="3BEE14BE" w14:textId="77777777" w:rsidR="00DE508F" w:rsidRPr="0036683F" w:rsidRDefault="00DE508F" w:rsidP="00CD5E67">
            <w:pPr>
              <w:pStyle w:val="ab"/>
              <w:ind w:firstLine="420"/>
              <w:rPr>
                <w:rFonts w:ascii="Times New Roman" w:hAnsi="Times New Roman"/>
              </w:rPr>
            </w:pPr>
            <w:r>
              <w:rPr>
                <w:rFonts w:ascii="Times New Roman" w:hAnsi="Times New Roman" w:hint="eastAsia"/>
              </w:rPr>
              <w:t>混淆过的</w:t>
            </w:r>
            <w:r>
              <w:rPr>
                <w:rFonts w:ascii="Times New Roman" w:hAnsi="Times New Roman"/>
              </w:rPr>
              <w:t>脚本</w:t>
            </w:r>
          </w:p>
        </w:tc>
      </w:tr>
    </w:tbl>
    <w:p w14:paraId="59A9D27B" w14:textId="77777777" w:rsidR="00DE508F" w:rsidRDefault="00DE508F" w:rsidP="00DE508F">
      <w:pPr>
        <w:pStyle w:val="ab"/>
        <w:ind w:firstLine="420"/>
      </w:pPr>
    </w:p>
    <w:p w14:paraId="62FCAF38" w14:textId="77777777" w:rsidR="00DE508F" w:rsidRDefault="00DE508F" w:rsidP="00CD5E67">
      <w:pPr>
        <w:pStyle w:val="3"/>
        <w:ind w:firstLine="643"/>
        <w:rPr>
          <w:rFonts w:ascii="楷体_GB2312" w:eastAsia="楷体_GB2312"/>
        </w:rPr>
      </w:pPr>
      <w:r>
        <w:rPr>
          <w:rFonts w:ascii="楷体_GB2312" w:eastAsia="楷体_GB2312" w:hint="eastAsia"/>
        </w:rPr>
        <w:t>4．设计说明</w:t>
      </w:r>
    </w:p>
    <w:p w14:paraId="12DADED3" w14:textId="77777777" w:rsidR="00DE508F" w:rsidRDefault="00DE508F" w:rsidP="00DE508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
        <w:gridCol w:w="1964"/>
        <w:gridCol w:w="5208"/>
      </w:tblGrid>
      <w:tr w:rsidR="00DE508F" w:rsidRPr="0036683F" w14:paraId="6ADEFC18" w14:textId="77777777" w:rsidTr="00CD5E67">
        <w:trPr>
          <w:jc w:val="center"/>
        </w:trPr>
        <w:tc>
          <w:tcPr>
            <w:tcW w:w="928" w:type="dxa"/>
            <w:shd w:val="clear" w:color="auto" w:fill="auto"/>
            <w:vAlign w:val="center"/>
          </w:tcPr>
          <w:p w14:paraId="71A2F235"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标识符</w:t>
            </w:r>
          </w:p>
        </w:tc>
        <w:tc>
          <w:tcPr>
            <w:tcW w:w="1964" w:type="dxa"/>
            <w:shd w:val="clear" w:color="auto" w:fill="auto"/>
            <w:vAlign w:val="center"/>
          </w:tcPr>
          <w:p w14:paraId="1332C5E1"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模块名称</w:t>
            </w:r>
          </w:p>
        </w:tc>
        <w:tc>
          <w:tcPr>
            <w:tcW w:w="5208" w:type="dxa"/>
            <w:shd w:val="clear" w:color="auto" w:fill="auto"/>
            <w:vAlign w:val="center"/>
          </w:tcPr>
          <w:p w14:paraId="1DDE0E80"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设计考虑</w:t>
            </w:r>
          </w:p>
        </w:tc>
      </w:tr>
      <w:tr w:rsidR="00DE508F" w:rsidRPr="0036683F" w14:paraId="5D3706FC" w14:textId="77777777" w:rsidTr="00CD5E67">
        <w:trPr>
          <w:jc w:val="center"/>
        </w:trPr>
        <w:tc>
          <w:tcPr>
            <w:tcW w:w="928" w:type="dxa"/>
            <w:shd w:val="clear" w:color="auto" w:fill="auto"/>
            <w:vAlign w:val="center"/>
          </w:tcPr>
          <w:p w14:paraId="077A1C62"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01</w:t>
            </w:r>
          </w:p>
        </w:tc>
        <w:tc>
          <w:tcPr>
            <w:tcW w:w="1964" w:type="dxa"/>
            <w:shd w:val="clear" w:color="auto" w:fill="auto"/>
            <w:vAlign w:val="center"/>
          </w:tcPr>
          <w:p w14:paraId="729F9239" w14:textId="77777777" w:rsidR="00DE508F" w:rsidRPr="0036683F" w:rsidRDefault="00DE508F" w:rsidP="00CD5E67">
            <w:pPr>
              <w:pStyle w:val="ab"/>
              <w:ind w:firstLine="420"/>
              <w:rPr>
                <w:rFonts w:ascii="Times New Roman" w:hAnsi="Times New Roman"/>
              </w:rPr>
            </w:pPr>
            <w:r>
              <w:t>Nginx模块开发</w:t>
            </w:r>
          </w:p>
        </w:tc>
        <w:tc>
          <w:tcPr>
            <w:tcW w:w="5208" w:type="dxa"/>
            <w:shd w:val="clear" w:color="auto" w:fill="auto"/>
            <w:vAlign w:val="center"/>
          </w:tcPr>
          <w:p w14:paraId="6EB97E81" w14:textId="77777777" w:rsidR="00DE508F" w:rsidRPr="0036683F" w:rsidRDefault="00DE508F" w:rsidP="00CD5E67">
            <w:pPr>
              <w:pStyle w:val="ab"/>
              <w:ind w:firstLine="420"/>
              <w:rPr>
                <w:rFonts w:ascii="Times New Roman" w:hAnsi="Times New Roman"/>
              </w:rPr>
            </w:pPr>
            <w:r>
              <w:rPr>
                <w:rFonts w:ascii="Times New Roman" w:hAnsi="Times New Roman" w:hint="eastAsia"/>
              </w:rPr>
              <w:t>较好的扩展性</w:t>
            </w:r>
          </w:p>
        </w:tc>
      </w:tr>
      <w:tr w:rsidR="00DE508F" w:rsidRPr="0036683F" w14:paraId="7BC017E3" w14:textId="77777777" w:rsidTr="00CD5E67">
        <w:trPr>
          <w:jc w:val="center"/>
        </w:trPr>
        <w:tc>
          <w:tcPr>
            <w:tcW w:w="928" w:type="dxa"/>
            <w:shd w:val="clear" w:color="auto" w:fill="auto"/>
            <w:vAlign w:val="center"/>
          </w:tcPr>
          <w:p w14:paraId="2313CF95"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02</w:t>
            </w:r>
          </w:p>
        </w:tc>
        <w:tc>
          <w:tcPr>
            <w:tcW w:w="1964" w:type="dxa"/>
            <w:shd w:val="clear" w:color="auto" w:fill="auto"/>
            <w:vAlign w:val="center"/>
          </w:tcPr>
          <w:p w14:paraId="4A0F5F65" w14:textId="77777777" w:rsidR="00DE508F" w:rsidRPr="0036683F" w:rsidRDefault="00DE508F" w:rsidP="00CD5E67">
            <w:pPr>
              <w:pStyle w:val="ab"/>
              <w:ind w:firstLine="420"/>
              <w:rPr>
                <w:rFonts w:ascii="Times New Roman" w:hAnsi="Times New Roman"/>
              </w:rPr>
            </w:pPr>
            <w:r>
              <w:t>动态ID模块</w:t>
            </w:r>
          </w:p>
        </w:tc>
        <w:tc>
          <w:tcPr>
            <w:tcW w:w="5208" w:type="dxa"/>
            <w:shd w:val="clear" w:color="auto" w:fill="auto"/>
            <w:vAlign w:val="center"/>
          </w:tcPr>
          <w:p w14:paraId="4ACB7E7B" w14:textId="77777777" w:rsidR="00DE508F" w:rsidRPr="0036683F" w:rsidRDefault="00DE508F" w:rsidP="00CD5E67">
            <w:pPr>
              <w:pStyle w:val="ab"/>
              <w:ind w:firstLine="420"/>
              <w:rPr>
                <w:rFonts w:ascii="Times New Roman" w:hAnsi="Times New Roman"/>
              </w:rPr>
            </w:pPr>
            <w:r>
              <w:rPr>
                <w:rFonts w:ascii="Times New Roman" w:hAnsi="Times New Roman" w:hint="eastAsia"/>
              </w:rPr>
              <w:t>高效</w:t>
            </w:r>
            <w:r>
              <w:rPr>
                <w:rFonts w:ascii="Times New Roman" w:hAnsi="Times New Roman"/>
              </w:rPr>
              <w:t>查找</w:t>
            </w:r>
          </w:p>
        </w:tc>
      </w:tr>
      <w:tr w:rsidR="00DE508F" w:rsidRPr="0036683F" w14:paraId="3C87A71D" w14:textId="77777777" w:rsidTr="00CD5E67">
        <w:trPr>
          <w:jc w:val="center"/>
        </w:trPr>
        <w:tc>
          <w:tcPr>
            <w:tcW w:w="928" w:type="dxa"/>
            <w:shd w:val="clear" w:color="auto" w:fill="auto"/>
            <w:vAlign w:val="center"/>
          </w:tcPr>
          <w:p w14:paraId="13614C30" w14:textId="77777777" w:rsidR="00DE508F" w:rsidRPr="0036683F" w:rsidRDefault="00DE508F" w:rsidP="00CD5E67">
            <w:pPr>
              <w:pStyle w:val="ab"/>
              <w:ind w:firstLine="420"/>
              <w:rPr>
                <w:rFonts w:ascii="Times New Roman" w:hAnsi="Times New Roman"/>
              </w:rPr>
            </w:pPr>
            <w:r>
              <w:rPr>
                <w:rFonts w:ascii="Times New Roman" w:hAnsi="Times New Roman" w:hint="eastAsia"/>
              </w:rPr>
              <w:t>03</w:t>
            </w:r>
          </w:p>
        </w:tc>
        <w:tc>
          <w:tcPr>
            <w:tcW w:w="1964" w:type="dxa"/>
            <w:shd w:val="clear" w:color="auto" w:fill="auto"/>
            <w:vAlign w:val="center"/>
          </w:tcPr>
          <w:p w14:paraId="16B4967F" w14:textId="77777777" w:rsidR="00DE508F" w:rsidRDefault="00DE508F" w:rsidP="00CD5E67">
            <w:pPr>
              <w:pStyle w:val="ab"/>
              <w:ind w:firstLine="420"/>
            </w:pPr>
            <w:r>
              <w:t>代码混淆模块</w:t>
            </w:r>
          </w:p>
        </w:tc>
        <w:tc>
          <w:tcPr>
            <w:tcW w:w="5208" w:type="dxa"/>
            <w:shd w:val="clear" w:color="auto" w:fill="auto"/>
            <w:vAlign w:val="center"/>
          </w:tcPr>
          <w:p w14:paraId="28FE3D6F" w14:textId="77777777" w:rsidR="00DE508F" w:rsidRPr="0036683F" w:rsidRDefault="00DE508F" w:rsidP="00CD5E67">
            <w:pPr>
              <w:pStyle w:val="ab"/>
              <w:ind w:firstLine="420"/>
              <w:rPr>
                <w:rFonts w:ascii="Times New Roman" w:hAnsi="Times New Roman"/>
              </w:rPr>
            </w:pPr>
            <w:r>
              <w:rPr>
                <w:rFonts w:ascii="Times New Roman" w:hAnsi="Times New Roman" w:hint="eastAsia"/>
              </w:rPr>
              <w:t>好的</w:t>
            </w:r>
            <w:r>
              <w:rPr>
                <w:rFonts w:ascii="Times New Roman" w:hAnsi="Times New Roman"/>
              </w:rPr>
              <w:t>混淆效果</w:t>
            </w:r>
          </w:p>
        </w:tc>
      </w:tr>
    </w:tbl>
    <w:p w14:paraId="3B22CA91" w14:textId="77777777" w:rsidR="00DE508F" w:rsidRPr="001A394A" w:rsidRDefault="00DE508F" w:rsidP="00DE508F">
      <w:pPr>
        <w:pStyle w:val="ab"/>
        <w:ind w:firstLine="420"/>
      </w:pPr>
    </w:p>
    <w:p w14:paraId="40C1FE02" w14:textId="77777777" w:rsidR="00DE508F" w:rsidRDefault="00DE508F" w:rsidP="00CD5E67">
      <w:pPr>
        <w:pStyle w:val="3"/>
        <w:ind w:firstLine="643"/>
        <w:rPr>
          <w:rFonts w:ascii="楷体_GB2312" w:eastAsia="楷体_GB2312"/>
        </w:rPr>
      </w:pPr>
      <w:r>
        <w:rPr>
          <w:rFonts w:ascii="楷体_GB2312" w:eastAsia="楷体_GB2312" w:hint="eastAsia"/>
        </w:rPr>
        <w:t>5．硬件部分的设计结果</w:t>
      </w:r>
    </w:p>
    <w:p w14:paraId="6D3A6AB1" w14:textId="77777777" w:rsidR="00DE508F" w:rsidRDefault="00DE508F" w:rsidP="00DE508F">
      <w:pPr>
        <w:pStyle w:val="ab"/>
        <w:ind w:firstLine="420"/>
      </w:pPr>
      <w:r>
        <w:rPr>
          <w:rFonts w:hint="eastAsia"/>
        </w:rPr>
        <w:t>无。</w:t>
      </w:r>
    </w:p>
    <w:p w14:paraId="751BEB94" w14:textId="77777777" w:rsidR="00DE508F" w:rsidRDefault="00DE508F" w:rsidP="00CD5E67">
      <w:pPr>
        <w:pStyle w:val="3"/>
        <w:ind w:firstLine="643"/>
        <w:rPr>
          <w:rFonts w:ascii="楷体_GB2312" w:eastAsia="楷体_GB2312"/>
        </w:rPr>
      </w:pPr>
      <w:r>
        <w:rPr>
          <w:rFonts w:hint="eastAsia"/>
        </w:rPr>
        <w:t>6</w:t>
      </w:r>
      <w:r>
        <w:rPr>
          <w:rFonts w:hint="eastAsia"/>
        </w:rPr>
        <w:t>．</w:t>
      </w:r>
      <w:r>
        <w:rPr>
          <w:rFonts w:ascii="楷体_GB2312" w:eastAsia="楷体_GB2312" w:hint="eastAsia"/>
        </w:rPr>
        <w:t>软件的设计结果</w:t>
      </w:r>
    </w:p>
    <w:p w14:paraId="4B298088" w14:textId="77777777" w:rsidR="00DE508F" w:rsidRDefault="00DE508F" w:rsidP="00DE508F">
      <w:pPr>
        <w:pStyle w:val="ab"/>
        <w:ind w:firstLine="420"/>
      </w:pPr>
      <w:r>
        <w:rPr>
          <w:rFonts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5"/>
        <w:gridCol w:w="1634"/>
        <w:gridCol w:w="5526"/>
      </w:tblGrid>
      <w:tr w:rsidR="00DE508F" w:rsidRPr="0036683F" w14:paraId="46F8D61E" w14:textId="77777777" w:rsidTr="00CD5E67">
        <w:trPr>
          <w:jc w:val="center"/>
        </w:trPr>
        <w:tc>
          <w:tcPr>
            <w:tcW w:w="975" w:type="dxa"/>
            <w:shd w:val="clear" w:color="auto" w:fill="auto"/>
            <w:vAlign w:val="center"/>
          </w:tcPr>
          <w:p w14:paraId="1234AD50"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标识符</w:t>
            </w:r>
          </w:p>
        </w:tc>
        <w:tc>
          <w:tcPr>
            <w:tcW w:w="1634" w:type="dxa"/>
            <w:shd w:val="clear" w:color="auto" w:fill="auto"/>
            <w:vAlign w:val="center"/>
          </w:tcPr>
          <w:p w14:paraId="09E9899E"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模块名称</w:t>
            </w:r>
          </w:p>
        </w:tc>
        <w:tc>
          <w:tcPr>
            <w:tcW w:w="5526" w:type="dxa"/>
            <w:shd w:val="clear" w:color="auto" w:fill="auto"/>
            <w:vAlign w:val="center"/>
          </w:tcPr>
          <w:p w14:paraId="5F5124AC"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源代码清单</w:t>
            </w:r>
          </w:p>
        </w:tc>
      </w:tr>
      <w:tr w:rsidR="00DE508F" w:rsidRPr="0036683F" w14:paraId="4B2856E0" w14:textId="77777777" w:rsidTr="00CD5E67">
        <w:trPr>
          <w:jc w:val="center"/>
        </w:trPr>
        <w:tc>
          <w:tcPr>
            <w:tcW w:w="975" w:type="dxa"/>
            <w:shd w:val="clear" w:color="auto" w:fill="auto"/>
            <w:vAlign w:val="center"/>
          </w:tcPr>
          <w:p w14:paraId="533B0B7F"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01</w:t>
            </w:r>
          </w:p>
        </w:tc>
        <w:tc>
          <w:tcPr>
            <w:tcW w:w="1634" w:type="dxa"/>
            <w:shd w:val="clear" w:color="auto" w:fill="auto"/>
            <w:vAlign w:val="center"/>
          </w:tcPr>
          <w:p w14:paraId="1B34F5BC" w14:textId="77777777" w:rsidR="00DE508F" w:rsidRPr="0036683F" w:rsidRDefault="00DE508F" w:rsidP="00CD5E67">
            <w:pPr>
              <w:pStyle w:val="ab"/>
              <w:ind w:firstLine="420"/>
              <w:rPr>
                <w:rFonts w:ascii="Times New Roman" w:hAnsi="Times New Roman"/>
              </w:rPr>
            </w:pPr>
            <w:r>
              <w:t>Nginx模块开发</w:t>
            </w:r>
          </w:p>
        </w:tc>
        <w:tc>
          <w:tcPr>
            <w:tcW w:w="5526" w:type="dxa"/>
            <w:shd w:val="clear" w:color="auto" w:fill="auto"/>
            <w:vAlign w:val="center"/>
          </w:tcPr>
          <w:p w14:paraId="59C3E4AB" w14:textId="77777777" w:rsidR="00DE508F" w:rsidRPr="0036683F" w:rsidRDefault="00DE508F" w:rsidP="00CD5E67">
            <w:pPr>
              <w:pStyle w:val="ab"/>
              <w:ind w:firstLine="420"/>
              <w:rPr>
                <w:rFonts w:ascii="Times New Roman" w:hAnsi="Times New Roman"/>
              </w:rPr>
            </w:pPr>
            <w:r>
              <w:rPr>
                <w:rFonts w:ascii="Times New Roman" w:hAnsi="Times New Roman"/>
              </w:rPr>
              <w:t>ngx_http_ipslab_module.c</w:t>
            </w:r>
          </w:p>
        </w:tc>
      </w:tr>
      <w:tr w:rsidR="00DE508F" w:rsidRPr="0036683F" w14:paraId="121E0B73" w14:textId="77777777" w:rsidTr="00CD5E67">
        <w:trPr>
          <w:jc w:val="center"/>
        </w:trPr>
        <w:tc>
          <w:tcPr>
            <w:tcW w:w="975" w:type="dxa"/>
            <w:shd w:val="clear" w:color="auto" w:fill="auto"/>
            <w:vAlign w:val="center"/>
          </w:tcPr>
          <w:p w14:paraId="6599B8A6"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02</w:t>
            </w:r>
          </w:p>
        </w:tc>
        <w:tc>
          <w:tcPr>
            <w:tcW w:w="1634" w:type="dxa"/>
            <w:shd w:val="clear" w:color="auto" w:fill="auto"/>
            <w:vAlign w:val="center"/>
          </w:tcPr>
          <w:p w14:paraId="554D9A03" w14:textId="77777777" w:rsidR="00DE508F" w:rsidRPr="0036683F" w:rsidRDefault="00DE508F" w:rsidP="00CD5E67">
            <w:pPr>
              <w:pStyle w:val="ab"/>
              <w:ind w:firstLine="420"/>
              <w:rPr>
                <w:rFonts w:ascii="Times New Roman" w:hAnsi="Times New Roman"/>
              </w:rPr>
            </w:pPr>
            <w:r>
              <w:t>动态ID模块</w:t>
            </w:r>
          </w:p>
        </w:tc>
        <w:tc>
          <w:tcPr>
            <w:tcW w:w="5526" w:type="dxa"/>
            <w:shd w:val="clear" w:color="auto" w:fill="auto"/>
            <w:vAlign w:val="center"/>
          </w:tcPr>
          <w:p w14:paraId="1D1A3989" w14:textId="77777777" w:rsidR="00DE508F" w:rsidRPr="0036683F" w:rsidRDefault="00DE508F" w:rsidP="00CD5E67">
            <w:pPr>
              <w:pStyle w:val="ab"/>
              <w:ind w:firstLine="420"/>
              <w:rPr>
                <w:rFonts w:ascii="Times New Roman" w:hAnsi="Times New Roman"/>
              </w:rPr>
            </w:pPr>
            <w:r>
              <w:rPr>
                <w:rFonts w:ascii="Times New Roman" w:hAnsi="Times New Roman"/>
              </w:rPr>
              <w:t>ngx_http_ipslab_module.ctag_enum.h,gumbo.h,popup.html,popup.js,ContentScript.js,background.js</w:t>
            </w:r>
          </w:p>
        </w:tc>
      </w:tr>
      <w:tr w:rsidR="00DE508F" w:rsidRPr="0036683F" w14:paraId="6BE02E13" w14:textId="77777777" w:rsidTr="00CD5E67">
        <w:trPr>
          <w:jc w:val="center"/>
        </w:trPr>
        <w:tc>
          <w:tcPr>
            <w:tcW w:w="975" w:type="dxa"/>
            <w:shd w:val="clear" w:color="auto" w:fill="auto"/>
            <w:vAlign w:val="center"/>
          </w:tcPr>
          <w:p w14:paraId="25A9E39D" w14:textId="77777777" w:rsidR="00DE508F" w:rsidRPr="0036683F" w:rsidRDefault="00DE508F" w:rsidP="00CD5E67">
            <w:pPr>
              <w:pStyle w:val="ab"/>
              <w:ind w:firstLine="420"/>
              <w:rPr>
                <w:rFonts w:ascii="Times New Roman" w:hAnsi="Times New Roman"/>
              </w:rPr>
            </w:pPr>
            <w:r>
              <w:rPr>
                <w:rFonts w:ascii="Times New Roman" w:hAnsi="Times New Roman" w:hint="eastAsia"/>
              </w:rPr>
              <w:t>03</w:t>
            </w:r>
          </w:p>
        </w:tc>
        <w:tc>
          <w:tcPr>
            <w:tcW w:w="1634" w:type="dxa"/>
            <w:shd w:val="clear" w:color="auto" w:fill="auto"/>
            <w:vAlign w:val="center"/>
          </w:tcPr>
          <w:p w14:paraId="018DD7A7" w14:textId="77777777" w:rsidR="00DE508F" w:rsidRDefault="00DE508F" w:rsidP="00CD5E67">
            <w:pPr>
              <w:pStyle w:val="ab"/>
              <w:ind w:firstLine="420"/>
            </w:pPr>
            <w:r>
              <w:t>代码混淆模块</w:t>
            </w:r>
          </w:p>
        </w:tc>
        <w:tc>
          <w:tcPr>
            <w:tcW w:w="5526" w:type="dxa"/>
            <w:shd w:val="clear" w:color="auto" w:fill="auto"/>
            <w:vAlign w:val="center"/>
          </w:tcPr>
          <w:p w14:paraId="3996DE6F" w14:textId="77777777" w:rsidR="00DE508F" w:rsidRPr="0036683F" w:rsidRDefault="00DE508F" w:rsidP="00CD5E67">
            <w:pPr>
              <w:pStyle w:val="ab"/>
              <w:ind w:firstLine="420"/>
              <w:rPr>
                <w:rFonts w:ascii="Times New Roman" w:hAnsi="Times New Roman"/>
              </w:rPr>
            </w:pPr>
            <w:r>
              <w:rPr>
                <w:rFonts w:ascii="Times New Roman" w:hAnsi="Times New Roman"/>
              </w:rPr>
              <w:t>Libduktape.a,duktape.h,duk_config.h,hx.js</w:t>
            </w:r>
          </w:p>
        </w:tc>
      </w:tr>
    </w:tbl>
    <w:p w14:paraId="12548DD6" w14:textId="77777777" w:rsidR="00DE508F" w:rsidRDefault="00DE508F" w:rsidP="00DE508F">
      <w:pPr>
        <w:pStyle w:val="ab"/>
        <w:ind w:firstLine="420"/>
      </w:pPr>
    </w:p>
    <w:p w14:paraId="50D1F2D4" w14:textId="77777777" w:rsidR="00DE508F" w:rsidRDefault="00DE508F" w:rsidP="00CD5E67">
      <w:pPr>
        <w:pStyle w:val="3"/>
        <w:ind w:firstLine="643"/>
        <w:rPr>
          <w:rFonts w:ascii="楷体_GB2312" w:eastAsia="楷体_GB2312"/>
        </w:rPr>
      </w:pPr>
      <w:r>
        <w:rPr>
          <w:rFonts w:hint="eastAsia"/>
        </w:rPr>
        <w:t>7</w:t>
      </w:r>
      <w:r>
        <w:rPr>
          <w:rFonts w:hint="eastAsia"/>
        </w:rPr>
        <w:t>．</w:t>
      </w:r>
      <w:r>
        <w:rPr>
          <w:rFonts w:ascii="楷体_GB2312" w:eastAsia="楷体_GB2312" w:hint="eastAsia"/>
        </w:rPr>
        <w:t>测试说明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
        <w:gridCol w:w="752"/>
        <w:gridCol w:w="1268"/>
        <w:gridCol w:w="1763"/>
        <w:gridCol w:w="1999"/>
        <w:gridCol w:w="1797"/>
      </w:tblGrid>
      <w:tr w:rsidR="00DE508F" w:rsidRPr="0036683F" w14:paraId="4B4EA3C3" w14:textId="77777777" w:rsidTr="00CD5E67">
        <w:trPr>
          <w:jc w:val="center"/>
        </w:trPr>
        <w:tc>
          <w:tcPr>
            <w:tcW w:w="655" w:type="dxa"/>
            <w:shd w:val="clear" w:color="auto" w:fill="auto"/>
            <w:vAlign w:val="center"/>
          </w:tcPr>
          <w:p w14:paraId="215D8FAD"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模块</w:t>
            </w:r>
          </w:p>
        </w:tc>
        <w:tc>
          <w:tcPr>
            <w:tcW w:w="752" w:type="dxa"/>
            <w:shd w:val="clear" w:color="auto" w:fill="auto"/>
            <w:vAlign w:val="center"/>
          </w:tcPr>
          <w:p w14:paraId="1D5D9F77"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编号</w:t>
            </w:r>
          </w:p>
        </w:tc>
        <w:tc>
          <w:tcPr>
            <w:tcW w:w="1268" w:type="dxa"/>
            <w:shd w:val="clear" w:color="auto" w:fill="auto"/>
            <w:vAlign w:val="center"/>
          </w:tcPr>
          <w:p w14:paraId="2BBB53E0"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功能</w:t>
            </w:r>
          </w:p>
        </w:tc>
        <w:tc>
          <w:tcPr>
            <w:tcW w:w="1763" w:type="dxa"/>
            <w:shd w:val="clear" w:color="auto" w:fill="auto"/>
            <w:vAlign w:val="center"/>
          </w:tcPr>
          <w:p w14:paraId="4C8D8254"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输入</w:t>
            </w:r>
          </w:p>
        </w:tc>
        <w:tc>
          <w:tcPr>
            <w:tcW w:w="1999" w:type="dxa"/>
            <w:shd w:val="clear" w:color="auto" w:fill="auto"/>
            <w:vAlign w:val="center"/>
          </w:tcPr>
          <w:p w14:paraId="6BCDB511"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预期输出</w:t>
            </w:r>
          </w:p>
        </w:tc>
        <w:tc>
          <w:tcPr>
            <w:tcW w:w="1797" w:type="dxa"/>
            <w:shd w:val="clear" w:color="auto" w:fill="auto"/>
            <w:vAlign w:val="center"/>
          </w:tcPr>
          <w:p w14:paraId="4DA8443D"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实际输出</w:t>
            </w:r>
          </w:p>
        </w:tc>
      </w:tr>
      <w:tr w:rsidR="00DE508F" w:rsidRPr="0036683F" w14:paraId="1AB07005" w14:textId="77777777" w:rsidTr="00CD5E67">
        <w:trPr>
          <w:jc w:val="center"/>
        </w:trPr>
        <w:tc>
          <w:tcPr>
            <w:tcW w:w="655" w:type="dxa"/>
            <w:shd w:val="clear" w:color="auto" w:fill="auto"/>
            <w:vAlign w:val="center"/>
          </w:tcPr>
          <w:p w14:paraId="22ED543F" w14:textId="77777777" w:rsidR="00DE508F" w:rsidRPr="0036683F" w:rsidRDefault="00DE508F" w:rsidP="00CD5E67">
            <w:pPr>
              <w:pStyle w:val="ab"/>
              <w:ind w:firstLine="420"/>
              <w:rPr>
                <w:rFonts w:ascii="Times New Roman" w:hAnsi="Times New Roman"/>
              </w:rPr>
            </w:pPr>
            <w:r>
              <w:t>Nginx模块开发</w:t>
            </w:r>
          </w:p>
        </w:tc>
        <w:tc>
          <w:tcPr>
            <w:tcW w:w="752" w:type="dxa"/>
            <w:shd w:val="clear" w:color="auto" w:fill="auto"/>
            <w:vAlign w:val="center"/>
          </w:tcPr>
          <w:p w14:paraId="05C5B7A7" w14:textId="77777777" w:rsidR="00DE508F" w:rsidRPr="0036683F" w:rsidRDefault="00DE508F" w:rsidP="00CD5E67">
            <w:pPr>
              <w:pStyle w:val="ab"/>
              <w:ind w:firstLine="420"/>
              <w:rPr>
                <w:rFonts w:ascii="Times New Roman" w:hAnsi="Times New Roman"/>
              </w:rPr>
            </w:pPr>
            <w:r w:rsidRPr="0036683F">
              <w:rPr>
                <w:rFonts w:ascii="Times New Roman" w:hAnsi="Times New Roman" w:hint="eastAsia"/>
              </w:rPr>
              <w:t>a</w:t>
            </w:r>
          </w:p>
        </w:tc>
        <w:tc>
          <w:tcPr>
            <w:tcW w:w="1268" w:type="dxa"/>
            <w:shd w:val="clear" w:color="auto" w:fill="auto"/>
            <w:vAlign w:val="center"/>
          </w:tcPr>
          <w:p w14:paraId="0D232F14" w14:textId="77777777" w:rsidR="00DE508F" w:rsidRPr="0036683F" w:rsidRDefault="00DE508F" w:rsidP="00CD5E67">
            <w:pPr>
              <w:pStyle w:val="ab"/>
              <w:ind w:firstLine="420"/>
              <w:rPr>
                <w:rFonts w:ascii="Times New Roman" w:hAnsi="Times New Roman"/>
              </w:rPr>
            </w:pPr>
            <w:r>
              <w:rPr>
                <w:rFonts w:ascii="Times New Roman" w:hAnsi="Times New Roman" w:hint="eastAsia"/>
              </w:rPr>
              <w:t>介入</w:t>
            </w:r>
            <w:r>
              <w:rPr>
                <w:rFonts w:ascii="Times New Roman" w:hAnsi="Times New Roman" w:hint="eastAsia"/>
              </w:rPr>
              <w:t>Nginx</w:t>
            </w:r>
          </w:p>
        </w:tc>
        <w:tc>
          <w:tcPr>
            <w:tcW w:w="1763" w:type="dxa"/>
            <w:shd w:val="clear" w:color="auto" w:fill="auto"/>
            <w:vAlign w:val="center"/>
          </w:tcPr>
          <w:p w14:paraId="19D1C897" w14:textId="77777777" w:rsidR="00DE508F" w:rsidRPr="0036683F" w:rsidRDefault="00DE508F" w:rsidP="00CD5E67">
            <w:pPr>
              <w:pStyle w:val="ab"/>
              <w:ind w:firstLine="420"/>
              <w:rPr>
                <w:rFonts w:ascii="Times New Roman" w:hAnsi="Times New Roman"/>
              </w:rPr>
            </w:pPr>
            <w:r>
              <w:rPr>
                <w:rFonts w:ascii="Times New Roman" w:hAnsi="Times New Roman" w:hint="eastAsia"/>
              </w:rPr>
              <w:t>无</w:t>
            </w:r>
          </w:p>
        </w:tc>
        <w:tc>
          <w:tcPr>
            <w:tcW w:w="1999" w:type="dxa"/>
            <w:shd w:val="clear" w:color="auto" w:fill="auto"/>
            <w:vAlign w:val="center"/>
          </w:tcPr>
          <w:p w14:paraId="200916C8" w14:textId="77777777" w:rsidR="00DE508F" w:rsidRPr="0036683F" w:rsidRDefault="00DE508F" w:rsidP="00CD5E67">
            <w:pPr>
              <w:pStyle w:val="ab"/>
              <w:ind w:firstLine="420"/>
              <w:rPr>
                <w:rFonts w:ascii="Times New Roman" w:hAnsi="Times New Roman"/>
              </w:rPr>
            </w:pPr>
            <w:r>
              <w:rPr>
                <w:rFonts w:ascii="Times New Roman" w:hAnsi="Times New Roman" w:hint="eastAsia"/>
              </w:rPr>
              <w:t>模块正确编译进</w:t>
            </w:r>
            <w:r>
              <w:rPr>
                <w:rFonts w:ascii="Times New Roman" w:hAnsi="Times New Roman" w:hint="eastAsia"/>
              </w:rPr>
              <w:t>Nginx</w:t>
            </w:r>
          </w:p>
        </w:tc>
        <w:tc>
          <w:tcPr>
            <w:tcW w:w="1797" w:type="dxa"/>
            <w:shd w:val="clear" w:color="auto" w:fill="auto"/>
            <w:vAlign w:val="center"/>
          </w:tcPr>
          <w:p w14:paraId="17BBCCE7" w14:textId="77777777" w:rsidR="00DE508F" w:rsidRPr="0036683F" w:rsidRDefault="00DE508F" w:rsidP="00CD5E67">
            <w:pPr>
              <w:pStyle w:val="ab"/>
              <w:ind w:firstLine="420"/>
              <w:rPr>
                <w:rFonts w:ascii="Times New Roman" w:hAnsi="Times New Roman"/>
              </w:rPr>
            </w:pPr>
            <w:r>
              <w:rPr>
                <w:rFonts w:ascii="Times New Roman" w:hAnsi="Times New Roman" w:hint="eastAsia"/>
              </w:rPr>
              <w:t>模块正确编译进</w:t>
            </w:r>
            <w:r>
              <w:rPr>
                <w:rFonts w:ascii="Times New Roman" w:hAnsi="Times New Roman" w:hint="eastAsia"/>
              </w:rPr>
              <w:t>Nginx</w:t>
            </w:r>
          </w:p>
        </w:tc>
      </w:tr>
      <w:tr w:rsidR="00DE508F" w:rsidRPr="0036683F" w14:paraId="1A5BABA2" w14:textId="77777777" w:rsidTr="00CD5E67">
        <w:trPr>
          <w:jc w:val="center"/>
        </w:trPr>
        <w:tc>
          <w:tcPr>
            <w:tcW w:w="655" w:type="dxa"/>
            <w:vMerge w:val="restart"/>
            <w:shd w:val="clear" w:color="auto" w:fill="auto"/>
            <w:vAlign w:val="center"/>
          </w:tcPr>
          <w:p w14:paraId="7DC628D5" w14:textId="77777777" w:rsidR="00DE508F" w:rsidRPr="0036683F" w:rsidRDefault="00DE508F" w:rsidP="00CD5E67">
            <w:pPr>
              <w:pStyle w:val="ab"/>
              <w:ind w:firstLine="420"/>
              <w:rPr>
                <w:rFonts w:ascii="Times New Roman" w:hAnsi="Times New Roman"/>
              </w:rPr>
            </w:pPr>
            <w:r>
              <w:t>动态ID模块</w:t>
            </w:r>
          </w:p>
          <w:p w14:paraId="36197C59" w14:textId="77777777" w:rsidR="00DE508F" w:rsidRPr="0036683F" w:rsidRDefault="00DE508F" w:rsidP="00CD5E67">
            <w:pPr>
              <w:pStyle w:val="ab"/>
              <w:ind w:firstLine="420"/>
              <w:rPr>
                <w:rFonts w:ascii="Times New Roman" w:hAnsi="Times New Roman"/>
              </w:rPr>
            </w:pPr>
            <w:r>
              <w:t>Nginx模块开发</w:t>
            </w:r>
          </w:p>
          <w:p w14:paraId="0AC43DAC" w14:textId="77777777" w:rsidR="00DE508F" w:rsidRPr="0036683F" w:rsidRDefault="00DE508F" w:rsidP="00CD5E67">
            <w:pPr>
              <w:pStyle w:val="ab"/>
              <w:ind w:firstLine="420"/>
              <w:rPr>
                <w:rFonts w:ascii="Times New Roman" w:hAnsi="Times New Roman"/>
              </w:rPr>
            </w:pPr>
            <w:r>
              <w:t>动态ID模块</w:t>
            </w:r>
          </w:p>
        </w:tc>
        <w:tc>
          <w:tcPr>
            <w:tcW w:w="752" w:type="dxa"/>
            <w:shd w:val="clear" w:color="auto" w:fill="auto"/>
            <w:vAlign w:val="center"/>
          </w:tcPr>
          <w:p w14:paraId="257EB312" w14:textId="77777777" w:rsidR="00DE508F" w:rsidRPr="0036683F" w:rsidRDefault="00DE508F" w:rsidP="00CD5E67">
            <w:pPr>
              <w:pStyle w:val="ab"/>
              <w:ind w:firstLine="420"/>
              <w:rPr>
                <w:rFonts w:ascii="Times New Roman" w:hAnsi="Times New Roman"/>
              </w:rPr>
            </w:pPr>
            <w:r>
              <w:rPr>
                <w:rFonts w:ascii="Times New Roman" w:hAnsi="Times New Roman"/>
              </w:rPr>
              <w:t>b</w:t>
            </w:r>
          </w:p>
        </w:tc>
        <w:tc>
          <w:tcPr>
            <w:tcW w:w="1268" w:type="dxa"/>
            <w:shd w:val="clear" w:color="auto" w:fill="auto"/>
            <w:vAlign w:val="center"/>
          </w:tcPr>
          <w:p w14:paraId="08A88D3D" w14:textId="77777777" w:rsidR="00DE508F" w:rsidRDefault="00DE508F" w:rsidP="00CD5E67">
            <w:pPr>
              <w:pStyle w:val="ab"/>
              <w:ind w:firstLine="420"/>
            </w:pPr>
            <w:r w:rsidRPr="00212632">
              <w:rPr>
                <w:rFonts w:hint="eastAsia"/>
              </w:rPr>
              <w:t>浏览器扩展</w:t>
            </w:r>
            <w:proofErr w:type="gramStart"/>
            <w:r w:rsidRPr="00212632">
              <w:rPr>
                <w:rFonts w:hint="eastAsia"/>
              </w:rPr>
              <w:t>”</w:t>
            </w:r>
            <w:proofErr w:type="gramEnd"/>
            <w:r w:rsidRPr="00212632">
              <w:rPr>
                <w:rFonts w:hint="eastAsia"/>
              </w:rPr>
              <w:t>protect</w:t>
            </w:r>
            <w:proofErr w:type="gramStart"/>
            <w:r w:rsidRPr="00212632">
              <w:rPr>
                <w:rFonts w:hint="eastAsia"/>
              </w:rPr>
              <w:t>”</w:t>
            </w:r>
            <w:proofErr w:type="gramEnd"/>
            <w:r w:rsidRPr="00212632">
              <w:rPr>
                <w:rFonts w:hint="eastAsia"/>
              </w:rPr>
              <w:t>作用网站的正确设置</w:t>
            </w:r>
          </w:p>
        </w:tc>
        <w:tc>
          <w:tcPr>
            <w:tcW w:w="1763" w:type="dxa"/>
            <w:shd w:val="clear" w:color="auto" w:fill="auto"/>
            <w:vAlign w:val="center"/>
          </w:tcPr>
          <w:p w14:paraId="453F0C84" w14:textId="77777777" w:rsidR="00DE508F" w:rsidRPr="0036683F" w:rsidRDefault="00DE508F" w:rsidP="00CD5E67">
            <w:pPr>
              <w:pStyle w:val="ab"/>
              <w:ind w:firstLine="420"/>
              <w:rPr>
                <w:rFonts w:ascii="Times New Roman" w:hAnsi="Times New Roman"/>
              </w:rPr>
            </w:pPr>
            <w:r>
              <w:rPr>
                <w:rFonts w:ascii="Times New Roman" w:hAnsi="Times New Roman" w:hint="eastAsia"/>
              </w:rPr>
              <w:t>网站正则表达式</w:t>
            </w:r>
          </w:p>
        </w:tc>
        <w:tc>
          <w:tcPr>
            <w:tcW w:w="1999" w:type="dxa"/>
            <w:shd w:val="clear" w:color="auto" w:fill="auto"/>
            <w:vAlign w:val="center"/>
          </w:tcPr>
          <w:p w14:paraId="1ECFF601" w14:textId="77777777" w:rsidR="00DE508F" w:rsidRPr="0036683F" w:rsidRDefault="00DE508F" w:rsidP="00CD5E67">
            <w:pPr>
              <w:pStyle w:val="ab"/>
              <w:ind w:firstLine="420"/>
              <w:rPr>
                <w:rFonts w:ascii="Times New Roman" w:hAnsi="Times New Roman"/>
              </w:rPr>
            </w:pPr>
            <w:r>
              <w:rPr>
                <w:rFonts w:ascii="Times New Roman" w:hAnsi="Times New Roman" w:hint="eastAsia"/>
              </w:rPr>
              <w:t>设置成功</w:t>
            </w:r>
          </w:p>
        </w:tc>
        <w:tc>
          <w:tcPr>
            <w:tcW w:w="1797" w:type="dxa"/>
            <w:shd w:val="clear" w:color="auto" w:fill="auto"/>
            <w:vAlign w:val="center"/>
          </w:tcPr>
          <w:p w14:paraId="2B1D33DF" w14:textId="77777777" w:rsidR="00DE508F" w:rsidRPr="0036683F" w:rsidRDefault="00DE508F" w:rsidP="00CD5E67">
            <w:pPr>
              <w:pStyle w:val="ab"/>
              <w:ind w:firstLine="420"/>
              <w:rPr>
                <w:rFonts w:ascii="Times New Roman" w:hAnsi="Times New Roman"/>
              </w:rPr>
            </w:pPr>
            <w:r>
              <w:rPr>
                <w:rFonts w:ascii="Times New Roman" w:hAnsi="Times New Roman" w:hint="eastAsia"/>
              </w:rPr>
              <w:t>设置成功</w:t>
            </w:r>
          </w:p>
        </w:tc>
      </w:tr>
      <w:tr w:rsidR="00DE508F" w:rsidRPr="0036683F" w14:paraId="20A457D6" w14:textId="77777777" w:rsidTr="00CD5E67">
        <w:trPr>
          <w:jc w:val="center"/>
        </w:trPr>
        <w:tc>
          <w:tcPr>
            <w:tcW w:w="655" w:type="dxa"/>
            <w:vMerge/>
            <w:shd w:val="clear" w:color="auto" w:fill="auto"/>
            <w:vAlign w:val="center"/>
          </w:tcPr>
          <w:p w14:paraId="49D4337A" w14:textId="77777777" w:rsidR="00DE508F" w:rsidRPr="0036683F" w:rsidRDefault="00DE508F" w:rsidP="00CD5E67">
            <w:pPr>
              <w:pStyle w:val="ab"/>
              <w:ind w:firstLine="420"/>
              <w:rPr>
                <w:rFonts w:ascii="Times New Roman" w:hAnsi="Times New Roman"/>
              </w:rPr>
            </w:pPr>
          </w:p>
        </w:tc>
        <w:tc>
          <w:tcPr>
            <w:tcW w:w="752" w:type="dxa"/>
            <w:shd w:val="clear" w:color="auto" w:fill="auto"/>
            <w:vAlign w:val="center"/>
          </w:tcPr>
          <w:p w14:paraId="6CC7B00D" w14:textId="77777777" w:rsidR="00DE508F" w:rsidRPr="0036683F" w:rsidRDefault="00DE508F" w:rsidP="00CD5E67">
            <w:pPr>
              <w:pStyle w:val="ab"/>
              <w:ind w:firstLine="420"/>
              <w:rPr>
                <w:rFonts w:ascii="Times New Roman" w:hAnsi="Times New Roman"/>
              </w:rPr>
            </w:pPr>
            <w:r>
              <w:rPr>
                <w:rFonts w:ascii="Times New Roman" w:hAnsi="Times New Roman"/>
              </w:rPr>
              <w:t>c</w:t>
            </w:r>
          </w:p>
        </w:tc>
        <w:tc>
          <w:tcPr>
            <w:tcW w:w="1268" w:type="dxa"/>
            <w:shd w:val="clear" w:color="auto" w:fill="auto"/>
            <w:vAlign w:val="center"/>
          </w:tcPr>
          <w:p w14:paraId="43B9CFAB" w14:textId="77777777" w:rsidR="00DE508F" w:rsidRDefault="00DE508F" w:rsidP="00CD5E67">
            <w:pPr>
              <w:pStyle w:val="ab"/>
              <w:ind w:firstLine="420"/>
            </w:pPr>
            <w:r>
              <w:rPr>
                <w:rFonts w:ascii="Calibri" w:hAnsi="Calibri"/>
              </w:rPr>
              <w:t>浏览器插件</w:t>
            </w:r>
            <w:r>
              <w:rPr>
                <w:rFonts w:ascii="Calibri" w:hAnsi="Calibri" w:hint="eastAsia"/>
              </w:rPr>
              <w:t>给请求加</w:t>
            </w:r>
            <w:r>
              <w:rPr>
                <w:rFonts w:ascii="Calibri" w:hAnsi="Calibri"/>
              </w:rPr>
              <w:t>ID</w:t>
            </w:r>
          </w:p>
        </w:tc>
        <w:tc>
          <w:tcPr>
            <w:tcW w:w="1763" w:type="dxa"/>
            <w:shd w:val="clear" w:color="auto" w:fill="auto"/>
            <w:vAlign w:val="center"/>
          </w:tcPr>
          <w:p w14:paraId="4A60B128" w14:textId="77777777" w:rsidR="00DE508F" w:rsidRPr="0036683F" w:rsidRDefault="00DE508F" w:rsidP="00CD5E67">
            <w:pPr>
              <w:pStyle w:val="ab"/>
              <w:ind w:firstLine="420"/>
              <w:rPr>
                <w:rFonts w:ascii="Times New Roman" w:hAnsi="Times New Roman"/>
              </w:rPr>
            </w:pPr>
            <w:r>
              <w:rPr>
                <w:rFonts w:ascii="Times New Roman" w:hAnsi="Times New Roman" w:hint="eastAsia"/>
              </w:rPr>
              <w:t>URL</w:t>
            </w:r>
          </w:p>
        </w:tc>
        <w:tc>
          <w:tcPr>
            <w:tcW w:w="1999" w:type="dxa"/>
            <w:shd w:val="clear" w:color="auto" w:fill="auto"/>
            <w:vAlign w:val="center"/>
          </w:tcPr>
          <w:p w14:paraId="7A7923CB" w14:textId="77777777" w:rsidR="00DE508F" w:rsidRPr="0036683F" w:rsidRDefault="00DE508F" w:rsidP="00CD5E67">
            <w:pPr>
              <w:pStyle w:val="ab"/>
              <w:ind w:firstLine="420"/>
              <w:rPr>
                <w:rFonts w:ascii="Times New Roman" w:hAnsi="Times New Roman"/>
              </w:rPr>
            </w:pPr>
            <w:r>
              <w:rPr>
                <w:rFonts w:ascii="Times New Roman" w:hAnsi="Times New Roman" w:hint="eastAsia"/>
              </w:rPr>
              <w:t>加了</w:t>
            </w:r>
            <w:r>
              <w:rPr>
                <w:rFonts w:ascii="Times New Roman" w:hAnsi="Times New Roman" w:hint="eastAsia"/>
              </w:rPr>
              <w:t>ID</w:t>
            </w:r>
            <w:r>
              <w:rPr>
                <w:rFonts w:ascii="Times New Roman" w:hAnsi="Times New Roman"/>
              </w:rPr>
              <w:t>的</w:t>
            </w:r>
            <w:r>
              <w:rPr>
                <w:rFonts w:ascii="Times New Roman" w:hAnsi="Times New Roman"/>
              </w:rPr>
              <w:t>URL</w:t>
            </w:r>
          </w:p>
        </w:tc>
        <w:tc>
          <w:tcPr>
            <w:tcW w:w="1797" w:type="dxa"/>
            <w:shd w:val="clear" w:color="auto" w:fill="auto"/>
            <w:vAlign w:val="center"/>
          </w:tcPr>
          <w:p w14:paraId="145F21E7" w14:textId="77777777" w:rsidR="00DE508F" w:rsidRPr="0036683F" w:rsidRDefault="00DE508F" w:rsidP="00CD5E67">
            <w:pPr>
              <w:pStyle w:val="ab"/>
              <w:ind w:firstLine="420"/>
              <w:rPr>
                <w:rFonts w:ascii="Times New Roman" w:hAnsi="Times New Roman"/>
              </w:rPr>
            </w:pPr>
            <w:r>
              <w:rPr>
                <w:rFonts w:ascii="Times New Roman" w:hAnsi="Times New Roman" w:hint="eastAsia"/>
              </w:rPr>
              <w:t>加了</w:t>
            </w:r>
            <w:r>
              <w:rPr>
                <w:rFonts w:ascii="Times New Roman" w:hAnsi="Times New Roman" w:hint="eastAsia"/>
              </w:rPr>
              <w:t>ID</w:t>
            </w:r>
            <w:r>
              <w:rPr>
                <w:rFonts w:ascii="Times New Roman" w:hAnsi="Times New Roman"/>
              </w:rPr>
              <w:t>的</w:t>
            </w:r>
            <w:r>
              <w:rPr>
                <w:rFonts w:ascii="Times New Roman" w:hAnsi="Times New Roman"/>
              </w:rPr>
              <w:t>URL</w:t>
            </w:r>
          </w:p>
        </w:tc>
      </w:tr>
      <w:tr w:rsidR="00DE508F" w:rsidRPr="0036683F" w14:paraId="4B43DF6F" w14:textId="77777777" w:rsidTr="00CD5E67">
        <w:trPr>
          <w:jc w:val="center"/>
        </w:trPr>
        <w:tc>
          <w:tcPr>
            <w:tcW w:w="655" w:type="dxa"/>
            <w:vMerge/>
            <w:shd w:val="clear" w:color="auto" w:fill="auto"/>
            <w:vAlign w:val="center"/>
          </w:tcPr>
          <w:p w14:paraId="5BCA7A11" w14:textId="77777777" w:rsidR="00DE508F" w:rsidRPr="0036683F" w:rsidRDefault="00DE508F" w:rsidP="00CD5E67">
            <w:pPr>
              <w:pStyle w:val="ab"/>
              <w:ind w:firstLine="420"/>
              <w:rPr>
                <w:rFonts w:ascii="Times New Roman" w:hAnsi="Times New Roman"/>
              </w:rPr>
            </w:pPr>
          </w:p>
        </w:tc>
        <w:tc>
          <w:tcPr>
            <w:tcW w:w="752" w:type="dxa"/>
            <w:shd w:val="clear" w:color="auto" w:fill="auto"/>
            <w:vAlign w:val="center"/>
          </w:tcPr>
          <w:p w14:paraId="01B9C967" w14:textId="77777777" w:rsidR="00DE508F" w:rsidRPr="0036683F" w:rsidRDefault="00DE508F" w:rsidP="00CD5E67">
            <w:pPr>
              <w:pStyle w:val="ab"/>
              <w:ind w:firstLine="420"/>
              <w:rPr>
                <w:rFonts w:ascii="Times New Roman" w:hAnsi="Times New Roman"/>
              </w:rPr>
            </w:pPr>
            <w:r>
              <w:rPr>
                <w:rFonts w:ascii="Times New Roman" w:hAnsi="Times New Roman"/>
              </w:rPr>
              <w:t>d</w:t>
            </w:r>
          </w:p>
        </w:tc>
        <w:tc>
          <w:tcPr>
            <w:tcW w:w="1268" w:type="dxa"/>
            <w:shd w:val="clear" w:color="auto" w:fill="auto"/>
            <w:vAlign w:val="center"/>
          </w:tcPr>
          <w:p w14:paraId="4F70251F" w14:textId="77777777" w:rsidR="00DE508F" w:rsidRDefault="00DE508F" w:rsidP="00CD5E67">
            <w:pPr>
              <w:pStyle w:val="ab"/>
              <w:ind w:firstLine="420"/>
            </w:pPr>
            <w:r>
              <w:rPr>
                <w:rFonts w:hint="eastAsia"/>
              </w:rPr>
              <w:t>服务器ID</w:t>
            </w:r>
            <w:r>
              <w:t>分配</w:t>
            </w:r>
          </w:p>
        </w:tc>
        <w:tc>
          <w:tcPr>
            <w:tcW w:w="1763" w:type="dxa"/>
            <w:shd w:val="clear" w:color="auto" w:fill="auto"/>
            <w:vAlign w:val="center"/>
          </w:tcPr>
          <w:p w14:paraId="1C4CF2A7" w14:textId="77777777" w:rsidR="00DE508F" w:rsidRPr="0036683F" w:rsidRDefault="00DE508F" w:rsidP="00CD5E67">
            <w:pPr>
              <w:pStyle w:val="ab"/>
              <w:ind w:firstLine="420"/>
              <w:rPr>
                <w:rFonts w:ascii="Times New Roman" w:hAnsi="Times New Roman"/>
              </w:rPr>
            </w:pPr>
            <w:r>
              <w:rPr>
                <w:rFonts w:ascii="Times New Roman" w:hAnsi="Times New Roman" w:hint="eastAsia"/>
              </w:rPr>
              <w:t>IP</w:t>
            </w:r>
          </w:p>
        </w:tc>
        <w:tc>
          <w:tcPr>
            <w:tcW w:w="1999" w:type="dxa"/>
            <w:shd w:val="clear" w:color="auto" w:fill="auto"/>
            <w:vAlign w:val="center"/>
          </w:tcPr>
          <w:p w14:paraId="4F05B9B9"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p>
        </w:tc>
        <w:tc>
          <w:tcPr>
            <w:tcW w:w="1797" w:type="dxa"/>
            <w:shd w:val="clear" w:color="auto" w:fill="auto"/>
            <w:vAlign w:val="center"/>
          </w:tcPr>
          <w:p w14:paraId="29B2CBDE"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p>
        </w:tc>
      </w:tr>
      <w:tr w:rsidR="00DE508F" w:rsidRPr="0036683F" w14:paraId="618B1C10" w14:textId="77777777" w:rsidTr="00CD5E67">
        <w:trPr>
          <w:jc w:val="center"/>
        </w:trPr>
        <w:tc>
          <w:tcPr>
            <w:tcW w:w="655" w:type="dxa"/>
            <w:vMerge/>
            <w:shd w:val="clear" w:color="auto" w:fill="auto"/>
            <w:vAlign w:val="center"/>
          </w:tcPr>
          <w:p w14:paraId="05DF92B9" w14:textId="77777777" w:rsidR="00DE508F" w:rsidRPr="0036683F" w:rsidRDefault="00DE508F" w:rsidP="00CD5E67">
            <w:pPr>
              <w:pStyle w:val="ab"/>
              <w:ind w:firstLine="420"/>
              <w:rPr>
                <w:rFonts w:ascii="Times New Roman" w:hAnsi="Times New Roman"/>
              </w:rPr>
            </w:pPr>
          </w:p>
        </w:tc>
        <w:tc>
          <w:tcPr>
            <w:tcW w:w="752" w:type="dxa"/>
            <w:shd w:val="clear" w:color="auto" w:fill="auto"/>
            <w:vAlign w:val="center"/>
          </w:tcPr>
          <w:p w14:paraId="6D0C7E2C" w14:textId="77777777" w:rsidR="00DE508F" w:rsidRPr="0036683F" w:rsidRDefault="00DE508F" w:rsidP="00CD5E67">
            <w:pPr>
              <w:pStyle w:val="ab"/>
              <w:ind w:firstLine="420"/>
              <w:rPr>
                <w:rFonts w:ascii="Times New Roman" w:hAnsi="Times New Roman"/>
              </w:rPr>
            </w:pPr>
            <w:r>
              <w:rPr>
                <w:rFonts w:ascii="Times New Roman" w:hAnsi="Times New Roman"/>
              </w:rPr>
              <w:t>e</w:t>
            </w:r>
          </w:p>
        </w:tc>
        <w:tc>
          <w:tcPr>
            <w:tcW w:w="1268" w:type="dxa"/>
            <w:shd w:val="clear" w:color="auto" w:fill="auto"/>
            <w:vAlign w:val="center"/>
          </w:tcPr>
          <w:p w14:paraId="13515C51" w14:textId="77777777" w:rsidR="00DE508F" w:rsidRDefault="00DE508F" w:rsidP="00CD5E67">
            <w:pPr>
              <w:pStyle w:val="ab"/>
              <w:ind w:firstLine="420"/>
            </w:pPr>
            <w:r>
              <w:rPr>
                <w:rFonts w:hint="eastAsia"/>
              </w:rPr>
              <w:t>服务器ID进行</w:t>
            </w:r>
            <w:r>
              <w:t>比较</w:t>
            </w:r>
            <w:r>
              <w:rPr>
                <w:rFonts w:hint="eastAsia"/>
              </w:rPr>
              <w:t>验证</w:t>
            </w:r>
          </w:p>
        </w:tc>
        <w:tc>
          <w:tcPr>
            <w:tcW w:w="1763" w:type="dxa"/>
            <w:shd w:val="clear" w:color="auto" w:fill="auto"/>
            <w:vAlign w:val="center"/>
          </w:tcPr>
          <w:p w14:paraId="334F4C7E" w14:textId="77777777" w:rsidR="00DE508F" w:rsidRPr="0036683F" w:rsidRDefault="00DE508F" w:rsidP="00CD5E67">
            <w:pPr>
              <w:pStyle w:val="ab"/>
              <w:ind w:firstLine="420"/>
              <w:rPr>
                <w:rFonts w:ascii="Times New Roman" w:hAnsi="Times New Roman"/>
              </w:rPr>
            </w:pPr>
            <w:r>
              <w:rPr>
                <w:rFonts w:ascii="Times New Roman" w:hAnsi="Times New Roman" w:hint="eastAsia"/>
              </w:rPr>
              <w:t>ID</w:t>
            </w:r>
            <w:r>
              <w:rPr>
                <w:rFonts w:ascii="Times New Roman" w:hAnsi="Times New Roman"/>
              </w:rPr>
              <w:t>1</w:t>
            </w:r>
            <w:r>
              <w:rPr>
                <w:rFonts w:ascii="Times New Roman" w:hAnsi="Times New Roman" w:hint="eastAsia"/>
              </w:rPr>
              <w:t>，</w:t>
            </w:r>
            <w:r>
              <w:rPr>
                <w:rFonts w:ascii="Times New Roman" w:hAnsi="Times New Roman"/>
              </w:rPr>
              <w:t>ID2</w:t>
            </w:r>
          </w:p>
        </w:tc>
        <w:tc>
          <w:tcPr>
            <w:tcW w:w="1999" w:type="dxa"/>
            <w:shd w:val="clear" w:color="auto" w:fill="auto"/>
            <w:vAlign w:val="center"/>
          </w:tcPr>
          <w:p w14:paraId="0436590A" w14:textId="77777777" w:rsidR="00DE508F" w:rsidRPr="0036683F" w:rsidRDefault="00DE508F" w:rsidP="00CD5E67">
            <w:pPr>
              <w:pStyle w:val="ab"/>
              <w:ind w:firstLine="420"/>
              <w:rPr>
                <w:rFonts w:ascii="Times New Roman" w:hAnsi="Times New Roman"/>
              </w:rPr>
            </w:pPr>
            <w:r>
              <w:rPr>
                <w:rFonts w:ascii="Times New Roman" w:hAnsi="Times New Roman" w:hint="eastAsia"/>
              </w:rPr>
              <w:t>真</w:t>
            </w:r>
            <w:r>
              <w:rPr>
                <w:rFonts w:ascii="Times New Roman" w:hAnsi="Times New Roman" w:hint="eastAsia"/>
              </w:rPr>
              <w:t>/</w:t>
            </w:r>
            <w:r>
              <w:rPr>
                <w:rFonts w:ascii="Times New Roman" w:hAnsi="Times New Roman" w:hint="eastAsia"/>
              </w:rPr>
              <w:t>假</w:t>
            </w:r>
          </w:p>
        </w:tc>
        <w:tc>
          <w:tcPr>
            <w:tcW w:w="1797" w:type="dxa"/>
            <w:shd w:val="clear" w:color="auto" w:fill="auto"/>
            <w:vAlign w:val="center"/>
          </w:tcPr>
          <w:p w14:paraId="34029140" w14:textId="77777777" w:rsidR="00DE508F" w:rsidRPr="0036683F" w:rsidRDefault="00DE508F" w:rsidP="00CD5E67">
            <w:pPr>
              <w:pStyle w:val="ab"/>
              <w:ind w:firstLine="420"/>
              <w:rPr>
                <w:rFonts w:ascii="Times New Roman" w:hAnsi="Times New Roman"/>
              </w:rPr>
            </w:pPr>
            <w:r>
              <w:rPr>
                <w:rFonts w:ascii="Times New Roman" w:hAnsi="Times New Roman" w:hint="eastAsia"/>
              </w:rPr>
              <w:t>真</w:t>
            </w:r>
            <w:r>
              <w:rPr>
                <w:rFonts w:ascii="Times New Roman" w:hAnsi="Times New Roman" w:hint="eastAsia"/>
              </w:rPr>
              <w:t>/</w:t>
            </w:r>
            <w:r>
              <w:rPr>
                <w:rFonts w:ascii="Times New Roman" w:hAnsi="Times New Roman" w:hint="eastAsia"/>
              </w:rPr>
              <w:t>假</w:t>
            </w:r>
          </w:p>
        </w:tc>
      </w:tr>
      <w:tr w:rsidR="00DE508F" w:rsidRPr="0036683F" w14:paraId="187E6151" w14:textId="77777777" w:rsidTr="00CD5E67">
        <w:trPr>
          <w:jc w:val="center"/>
        </w:trPr>
        <w:tc>
          <w:tcPr>
            <w:tcW w:w="655" w:type="dxa"/>
            <w:vMerge/>
            <w:shd w:val="clear" w:color="auto" w:fill="auto"/>
            <w:vAlign w:val="center"/>
          </w:tcPr>
          <w:p w14:paraId="30C08D85" w14:textId="77777777" w:rsidR="00DE508F" w:rsidRPr="0036683F" w:rsidRDefault="00DE508F" w:rsidP="00CD5E67">
            <w:pPr>
              <w:pStyle w:val="ab"/>
              <w:ind w:firstLine="420"/>
              <w:rPr>
                <w:rFonts w:ascii="Times New Roman" w:hAnsi="Times New Roman"/>
              </w:rPr>
            </w:pPr>
          </w:p>
        </w:tc>
        <w:tc>
          <w:tcPr>
            <w:tcW w:w="752" w:type="dxa"/>
            <w:shd w:val="clear" w:color="auto" w:fill="auto"/>
            <w:vAlign w:val="center"/>
          </w:tcPr>
          <w:p w14:paraId="6601FCE2" w14:textId="77777777" w:rsidR="00DE508F" w:rsidRPr="0036683F" w:rsidRDefault="00DE508F" w:rsidP="00CD5E67">
            <w:pPr>
              <w:pStyle w:val="ab"/>
              <w:ind w:firstLine="420"/>
              <w:rPr>
                <w:rFonts w:ascii="Times New Roman" w:hAnsi="Times New Roman"/>
              </w:rPr>
            </w:pPr>
            <w:r>
              <w:rPr>
                <w:rFonts w:ascii="Times New Roman" w:hAnsi="Times New Roman"/>
              </w:rPr>
              <w:t>f</w:t>
            </w:r>
          </w:p>
        </w:tc>
        <w:tc>
          <w:tcPr>
            <w:tcW w:w="1268" w:type="dxa"/>
            <w:shd w:val="clear" w:color="auto" w:fill="auto"/>
            <w:vAlign w:val="center"/>
          </w:tcPr>
          <w:p w14:paraId="754F5492" w14:textId="77777777" w:rsidR="00DE508F" w:rsidRDefault="00DE508F" w:rsidP="00CD5E67">
            <w:pPr>
              <w:pStyle w:val="ab"/>
              <w:ind w:firstLine="420"/>
            </w:pPr>
            <w:r>
              <w:rPr>
                <w:rFonts w:hint="eastAsia"/>
              </w:rPr>
              <w:t>服务器向HTML</w:t>
            </w:r>
            <w:r>
              <w:t>文件注入ID</w:t>
            </w:r>
          </w:p>
        </w:tc>
        <w:tc>
          <w:tcPr>
            <w:tcW w:w="1763" w:type="dxa"/>
            <w:shd w:val="clear" w:color="auto" w:fill="auto"/>
            <w:vAlign w:val="center"/>
          </w:tcPr>
          <w:p w14:paraId="7F6C6982" w14:textId="77777777" w:rsidR="00DE508F" w:rsidRPr="0036683F" w:rsidRDefault="00DE508F" w:rsidP="00CD5E67">
            <w:pPr>
              <w:pStyle w:val="ab"/>
              <w:ind w:firstLine="420"/>
              <w:rPr>
                <w:rFonts w:ascii="Times New Roman" w:hAnsi="Times New Roman"/>
              </w:rPr>
            </w:pPr>
            <w:r>
              <w:rPr>
                <w:rFonts w:ascii="Times New Roman" w:hAnsi="Times New Roman" w:hint="eastAsia"/>
              </w:rPr>
              <w:t>HTML</w:t>
            </w:r>
            <w:r>
              <w:rPr>
                <w:rFonts w:ascii="Times New Roman" w:hAnsi="Times New Roman" w:hint="eastAsia"/>
              </w:rPr>
              <w:t>文件</w:t>
            </w:r>
            <w:r>
              <w:rPr>
                <w:rFonts w:ascii="Times New Roman" w:hAnsi="Times New Roman"/>
              </w:rPr>
              <w:t>，</w:t>
            </w:r>
            <w:r>
              <w:rPr>
                <w:rFonts w:ascii="Times New Roman" w:hAnsi="Times New Roman"/>
              </w:rPr>
              <w:t>ID</w:t>
            </w:r>
          </w:p>
        </w:tc>
        <w:tc>
          <w:tcPr>
            <w:tcW w:w="1999" w:type="dxa"/>
            <w:shd w:val="clear" w:color="auto" w:fill="auto"/>
            <w:vAlign w:val="center"/>
          </w:tcPr>
          <w:p w14:paraId="7D18A5D2" w14:textId="77777777" w:rsidR="00DE508F" w:rsidRPr="0036683F" w:rsidRDefault="00DE508F" w:rsidP="00CD5E67">
            <w:pPr>
              <w:pStyle w:val="ab"/>
              <w:ind w:firstLine="420"/>
              <w:rPr>
                <w:rFonts w:ascii="Times New Roman" w:hAnsi="Times New Roman"/>
              </w:rPr>
            </w:pPr>
            <w:r>
              <w:rPr>
                <w:rFonts w:ascii="Times New Roman" w:hAnsi="Times New Roman" w:hint="eastAsia"/>
              </w:rPr>
              <w:t>注入成功</w:t>
            </w:r>
          </w:p>
        </w:tc>
        <w:tc>
          <w:tcPr>
            <w:tcW w:w="1797" w:type="dxa"/>
            <w:shd w:val="clear" w:color="auto" w:fill="auto"/>
            <w:vAlign w:val="center"/>
          </w:tcPr>
          <w:p w14:paraId="359E6466" w14:textId="77777777" w:rsidR="00DE508F" w:rsidRPr="0036683F" w:rsidRDefault="00DE508F" w:rsidP="00CD5E67">
            <w:pPr>
              <w:pStyle w:val="ab"/>
              <w:ind w:firstLine="420"/>
              <w:rPr>
                <w:rFonts w:ascii="Times New Roman" w:hAnsi="Times New Roman"/>
              </w:rPr>
            </w:pPr>
            <w:r>
              <w:rPr>
                <w:rFonts w:ascii="Times New Roman" w:hAnsi="Times New Roman" w:hint="eastAsia"/>
              </w:rPr>
              <w:t>注入成功</w:t>
            </w:r>
          </w:p>
        </w:tc>
      </w:tr>
      <w:tr w:rsidR="00DE508F" w:rsidRPr="0036683F" w14:paraId="10DE0F6A" w14:textId="77777777" w:rsidTr="00CD5E67">
        <w:trPr>
          <w:jc w:val="center"/>
        </w:trPr>
        <w:tc>
          <w:tcPr>
            <w:tcW w:w="655" w:type="dxa"/>
            <w:shd w:val="clear" w:color="auto" w:fill="auto"/>
            <w:vAlign w:val="center"/>
          </w:tcPr>
          <w:p w14:paraId="4368261C" w14:textId="77777777" w:rsidR="00DE508F" w:rsidRPr="0036683F" w:rsidRDefault="00DE508F" w:rsidP="00CD5E67">
            <w:pPr>
              <w:pStyle w:val="ab"/>
              <w:ind w:firstLine="420"/>
              <w:rPr>
                <w:rFonts w:ascii="Times New Roman" w:hAnsi="Times New Roman"/>
              </w:rPr>
            </w:pPr>
            <w:r>
              <w:t>Nginx模块开发</w:t>
            </w:r>
          </w:p>
        </w:tc>
        <w:tc>
          <w:tcPr>
            <w:tcW w:w="752" w:type="dxa"/>
            <w:shd w:val="clear" w:color="auto" w:fill="auto"/>
            <w:vAlign w:val="center"/>
          </w:tcPr>
          <w:p w14:paraId="0D8AD72B" w14:textId="77777777" w:rsidR="00DE508F" w:rsidRPr="0036683F" w:rsidRDefault="00DE508F" w:rsidP="00CD5E67">
            <w:pPr>
              <w:pStyle w:val="ab"/>
              <w:ind w:firstLine="420"/>
              <w:rPr>
                <w:rFonts w:ascii="Times New Roman" w:hAnsi="Times New Roman"/>
              </w:rPr>
            </w:pPr>
            <w:r>
              <w:rPr>
                <w:rFonts w:ascii="Times New Roman" w:hAnsi="Times New Roman" w:hint="eastAsia"/>
              </w:rPr>
              <w:t>g</w:t>
            </w:r>
          </w:p>
        </w:tc>
        <w:tc>
          <w:tcPr>
            <w:tcW w:w="1268" w:type="dxa"/>
            <w:shd w:val="clear" w:color="auto" w:fill="auto"/>
            <w:vAlign w:val="center"/>
          </w:tcPr>
          <w:p w14:paraId="226D3BAE" w14:textId="77777777" w:rsidR="00DE508F" w:rsidRDefault="00DE508F" w:rsidP="00CD5E67">
            <w:pPr>
              <w:pStyle w:val="ab"/>
              <w:ind w:firstLine="420"/>
            </w:pPr>
            <w:r>
              <w:rPr>
                <w:rFonts w:hint="eastAsia"/>
              </w:rPr>
              <w:t>服务器混淆</w:t>
            </w:r>
            <w:r>
              <w:t>JavaScript响应</w:t>
            </w:r>
          </w:p>
        </w:tc>
        <w:tc>
          <w:tcPr>
            <w:tcW w:w="1763" w:type="dxa"/>
            <w:shd w:val="clear" w:color="auto" w:fill="auto"/>
            <w:vAlign w:val="center"/>
          </w:tcPr>
          <w:p w14:paraId="53973862" w14:textId="77777777" w:rsidR="00DE508F" w:rsidRPr="0036683F" w:rsidRDefault="00DE508F" w:rsidP="00CD5E67">
            <w:pPr>
              <w:pStyle w:val="ab"/>
              <w:ind w:firstLine="420"/>
              <w:rPr>
                <w:rFonts w:ascii="Times New Roman" w:hAnsi="Times New Roman"/>
              </w:rPr>
            </w:pPr>
            <w:r>
              <w:rPr>
                <w:rFonts w:ascii="Times New Roman" w:hAnsi="Times New Roman" w:hint="eastAsia"/>
              </w:rPr>
              <w:t>JavaScript</w:t>
            </w:r>
            <w:r>
              <w:rPr>
                <w:rFonts w:ascii="Times New Roman" w:hAnsi="Times New Roman"/>
              </w:rPr>
              <w:t>混淆</w:t>
            </w:r>
          </w:p>
        </w:tc>
        <w:tc>
          <w:tcPr>
            <w:tcW w:w="1999" w:type="dxa"/>
            <w:shd w:val="clear" w:color="auto" w:fill="auto"/>
            <w:vAlign w:val="center"/>
          </w:tcPr>
          <w:p w14:paraId="6B5AEDF4" w14:textId="77777777" w:rsidR="00DE508F" w:rsidRPr="0036683F" w:rsidRDefault="00DE508F" w:rsidP="00CD5E67">
            <w:pPr>
              <w:pStyle w:val="ab"/>
              <w:ind w:firstLine="420"/>
              <w:rPr>
                <w:rFonts w:ascii="Times New Roman" w:hAnsi="Times New Roman"/>
              </w:rPr>
            </w:pPr>
            <w:r>
              <w:rPr>
                <w:rFonts w:ascii="Times New Roman" w:hAnsi="Times New Roman" w:hint="eastAsia"/>
              </w:rPr>
              <w:t>成功混淆</w:t>
            </w:r>
          </w:p>
        </w:tc>
        <w:tc>
          <w:tcPr>
            <w:tcW w:w="1797" w:type="dxa"/>
            <w:shd w:val="clear" w:color="auto" w:fill="auto"/>
            <w:vAlign w:val="center"/>
          </w:tcPr>
          <w:p w14:paraId="1A678821" w14:textId="77777777" w:rsidR="00DE508F" w:rsidRPr="0036683F" w:rsidRDefault="00DE508F" w:rsidP="00CD5E67">
            <w:pPr>
              <w:pStyle w:val="ab"/>
              <w:ind w:firstLine="420"/>
              <w:rPr>
                <w:rFonts w:ascii="Times New Roman" w:hAnsi="Times New Roman"/>
              </w:rPr>
            </w:pPr>
            <w:r>
              <w:rPr>
                <w:rFonts w:ascii="Times New Roman" w:hAnsi="Times New Roman" w:hint="eastAsia"/>
              </w:rPr>
              <w:t>成功混淆</w:t>
            </w:r>
          </w:p>
        </w:tc>
      </w:tr>
    </w:tbl>
    <w:p w14:paraId="32021C8A" w14:textId="77777777" w:rsidR="00DE508F" w:rsidRPr="000145DC" w:rsidRDefault="00DE508F" w:rsidP="00DE508F">
      <w:pPr>
        <w:ind w:firstLine="480"/>
      </w:pPr>
    </w:p>
    <w:p w14:paraId="160DBB78" w14:textId="77777777" w:rsidR="00DE508F" w:rsidRDefault="00DE508F" w:rsidP="00CD5E67">
      <w:pPr>
        <w:pStyle w:val="3"/>
        <w:ind w:firstLine="643"/>
        <w:rPr>
          <w:rFonts w:ascii="楷体_GB2312" w:eastAsia="楷体_GB2312"/>
        </w:rPr>
      </w:pPr>
      <w:r>
        <w:rPr>
          <w:rFonts w:hint="eastAsia"/>
        </w:rPr>
        <w:t>8</w:t>
      </w:r>
      <w:r>
        <w:rPr>
          <w:rFonts w:hint="eastAsia"/>
        </w:rPr>
        <w:t>．</w:t>
      </w:r>
      <w:r>
        <w:rPr>
          <w:rFonts w:ascii="楷体_GB2312" w:eastAsia="楷体_GB2312" w:hint="eastAsia"/>
        </w:rPr>
        <w:t>复审的结论</w:t>
      </w:r>
    </w:p>
    <w:p w14:paraId="27DD9C33" w14:textId="77777777" w:rsidR="00DE508F" w:rsidRDefault="00DE508F" w:rsidP="00DE508F">
      <w:pPr>
        <w:pStyle w:val="ab"/>
        <w:ind w:firstLine="420"/>
      </w:pPr>
      <w:r>
        <w:rPr>
          <w:rFonts w:hint="eastAsia"/>
        </w:rPr>
        <w:t xml:space="preserve">    </w:t>
      </w:r>
      <w:r w:rsidRPr="00126928">
        <w:rPr>
          <w:rFonts w:hint="eastAsia"/>
        </w:rPr>
        <w:t>经过单元测试和集成测试，发现测试的结果符合需求说明以及系统设计说明书中的规定，符合系统预期</w:t>
      </w:r>
      <w:r>
        <w:rPr>
          <w:rFonts w:hint="eastAsia"/>
        </w:rPr>
        <w:t>。</w:t>
      </w:r>
    </w:p>
    <w:p w14:paraId="044A6B95" w14:textId="77777777" w:rsidR="008251AC" w:rsidRPr="00DE508F" w:rsidRDefault="008251AC" w:rsidP="00DE508F">
      <w:pPr>
        <w:pStyle w:val="a8"/>
        <w:ind w:firstLineChars="0" w:firstLine="0"/>
      </w:pPr>
    </w:p>
    <w:p w14:paraId="6B00712E" w14:textId="77777777" w:rsidR="002F070B" w:rsidRDefault="002F070B" w:rsidP="008251AC">
      <w:pPr>
        <w:pStyle w:val="a8"/>
        <w:ind w:firstLine="420"/>
      </w:pPr>
    </w:p>
    <w:p w14:paraId="6324903D" w14:textId="5EA5B96C" w:rsidR="004D7759" w:rsidRPr="0047351E" w:rsidRDefault="002F070B" w:rsidP="0047351E">
      <w:pPr>
        <w:ind w:firstLine="480"/>
        <w:rPr>
          <w:rFonts w:eastAsia="宋体" w:cs="Times New Roman"/>
          <w:sz w:val="21"/>
          <w:szCs w:val="24"/>
        </w:rPr>
      </w:pPr>
      <w:r>
        <w:br w:type="page"/>
      </w:r>
    </w:p>
    <w:p w14:paraId="08F34FD7" w14:textId="52F67C13" w:rsidR="00541581" w:rsidRDefault="00541581" w:rsidP="00541581">
      <w:pPr>
        <w:pStyle w:val="-10"/>
        <w:ind w:firstLine="600"/>
        <w:jc w:val="both"/>
      </w:pPr>
      <w:bookmarkStart w:id="515" w:name="_Toc7254200"/>
      <w:r>
        <w:rPr>
          <w:rFonts w:hint="eastAsia"/>
        </w:rPr>
        <w:t>附录</w:t>
      </w:r>
      <w:r>
        <w:rPr>
          <w:rFonts w:hint="eastAsia"/>
        </w:rPr>
        <w:t xml:space="preserve">12 </w:t>
      </w:r>
      <w:r>
        <w:rPr>
          <w:rFonts w:hint="eastAsia"/>
        </w:rPr>
        <w:t>单元测试报告</w:t>
      </w:r>
      <w:bookmarkEnd w:id="515"/>
    </w:p>
    <w:p w14:paraId="5FFDA80B" w14:textId="77777777" w:rsidR="0047351E" w:rsidRDefault="0047351E" w:rsidP="0047351E">
      <w:pPr>
        <w:snapToGrid w:val="0"/>
        <w:ind w:firstLine="480"/>
        <w:rPr>
          <w:rFonts w:ascii="隶书" w:eastAsia="隶书"/>
        </w:rPr>
      </w:pPr>
    </w:p>
    <w:p w14:paraId="2124A79B" w14:textId="77777777" w:rsidR="0047351E" w:rsidRDefault="0047351E" w:rsidP="0047351E">
      <w:pPr>
        <w:snapToGrid w:val="0"/>
        <w:spacing w:before="100" w:beforeAutospacing="1" w:after="100" w:afterAutospacing="1"/>
        <w:ind w:firstLine="600"/>
        <w:jc w:val="center"/>
        <w:rPr>
          <w:rFonts w:ascii="黑体" w:eastAsia="黑体"/>
          <w:sz w:val="30"/>
        </w:rPr>
      </w:pPr>
      <w:r>
        <w:rPr>
          <w:rFonts w:ascii="黑体" w:eastAsia="黑体" w:hint="eastAsia"/>
          <w:sz w:val="30"/>
        </w:rPr>
        <w:t>单元测试报告</w:t>
      </w:r>
    </w:p>
    <w:p w14:paraId="163EB795" w14:textId="70B042AE" w:rsidR="0047351E" w:rsidRDefault="0047351E" w:rsidP="0047351E">
      <w:pPr>
        <w:tabs>
          <w:tab w:val="left" w:pos="5460"/>
          <w:tab w:val="right" w:pos="8306"/>
        </w:tabs>
        <w:snapToGrid w:val="0"/>
        <w:spacing w:afterLines="50" w:after="156"/>
        <w:ind w:firstLine="480"/>
        <w:rPr>
          <w:rFonts w:ascii="黑体" w:eastAsia="黑体"/>
        </w:rPr>
      </w:pPr>
      <w:r>
        <w:rPr>
          <w:rFonts w:ascii="黑体" w:eastAsia="黑体"/>
          <w:noProof/>
        </w:rPr>
        <mc:AlternateContent>
          <mc:Choice Requires="wps">
            <w:drawing>
              <wp:anchor distT="0" distB="0" distL="114300" distR="114300" simplePos="0" relativeHeight="251680768" behindDoc="0" locked="0" layoutInCell="0" allowOverlap="1" wp14:anchorId="0B006DBF" wp14:editId="4306A337">
                <wp:simplePos x="0" y="0"/>
                <wp:positionH relativeFrom="column">
                  <wp:posOffset>3429000</wp:posOffset>
                </wp:positionH>
                <wp:positionV relativeFrom="paragraph">
                  <wp:posOffset>144145</wp:posOffset>
                </wp:positionV>
                <wp:extent cx="1371600" cy="0"/>
                <wp:effectExtent l="9525" t="7620" r="9525" b="1143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42A11" id="直接连接符 59"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1.35pt" to="37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" o:allowincell="f"/>
            </w:pict>
          </mc:Fallback>
        </mc:AlternateContent>
      </w:r>
      <w:r>
        <w:rPr>
          <w:rFonts w:ascii="黑体" w:eastAsia="黑体"/>
          <w:noProof/>
        </w:rPr>
        <mc:AlternateContent>
          <mc:Choice Requires="wps">
            <w:drawing>
              <wp:anchor distT="0" distB="0" distL="114300" distR="114300" simplePos="0" relativeHeight="251679744" behindDoc="0" locked="0" layoutInCell="0" allowOverlap="1" wp14:anchorId="2A7EDD54" wp14:editId="48BC1A0C">
                <wp:simplePos x="0" y="0"/>
                <wp:positionH relativeFrom="column">
                  <wp:posOffset>683895</wp:posOffset>
                </wp:positionH>
                <wp:positionV relativeFrom="paragraph">
                  <wp:posOffset>144145</wp:posOffset>
                </wp:positionV>
                <wp:extent cx="916305" cy="0"/>
                <wp:effectExtent l="7620" t="7620" r="9525" b="1143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6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174DA" id="直接连接符 58" o:spid="_x0000_s1026"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5pt,11.35pt" to="12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" o:allowincell="f"/>
            </w:pict>
          </mc:Fallback>
        </mc:AlternateContent>
      </w:r>
      <w:r>
        <w:rPr>
          <w:rFonts w:ascii="黑体" w:eastAsia="黑体" w:hint="eastAsia"/>
        </w:rPr>
        <w:t>填表日期： 20190423</w:t>
      </w:r>
      <w:r>
        <w:rPr>
          <w:rFonts w:ascii="黑体" w:eastAsia="黑体"/>
        </w:rPr>
        <w:tab/>
      </w:r>
      <w:r>
        <w:rPr>
          <w:rFonts w:ascii="黑体" w:eastAsia="黑体" w:hint="eastAsia"/>
        </w:rPr>
        <w:t>编号：</w:t>
      </w:r>
      <w:r>
        <w:rPr>
          <w:rFonts w:ascii="黑体" w:eastAsia="黑体"/>
        </w:rPr>
        <w:tab/>
      </w:r>
    </w:p>
    <w:p w14:paraId="7F159389" w14:textId="77777777" w:rsidR="0047351E" w:rsidRDefault="0047351E" w:rsidP="0047351E">
      <w:pPr>
        <w:tabs>
          <w:tab w:val="left" w:pos="5460"/>
          <w:tab w:val="right" w:pos="8306"/>
        </w:tabs>
        <w:snapToGrid w:val="0"/>
        <w:spacing w:afterLines="50" w:after="156"/>
        <w:ind w:firstLine="480"/>
        <w:rPr>
          <w:rFonts w:ascii="黑体" w:eastAsia="黑体"/>
        </w:rPr>
      </w:pPr>
    </w:p>
    <w:tbl>
      <w:tblPr>
        <w:tblW w:w="8159"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595"/>
        <w:gridCol w:w="74"/>
        <w:gridCol w:w="63"/>
        <w:gridCol w:w="900"/>
        <w:gridCol w:w="210"/>
        <w:gridCol w:w="352"/>
        <w:gridCol w:w="518"/>
        <w:gridCol w:w="180"/>
        <w:gridCol w:w="84"/>
        <w:gridCol w:w="456"/>
        <w:gridCol w:w="287"/>
        <w:gridCol w:w="73"/>
        <w:gridCol w:w="318"/>
        <w:gridCol w:w="312"/>
        <w:gridCol w:w="284"/>
        <w:gridCol w:w="166"/>
        <w:gridCol w:w="1081"/>
        <w:gridCol w:w="29"/>
        <w:gridCol w:w="396"/>
        <w:gridCol w:w="171"/>
        <w:gridCol w:w="65"/>
      </w:tblGrid>
      <w:tr w:rsidR="0047351E" w:rsidRPr="00B2507C" w14:paraId="31860CE5" w14:textId="77777777" w:rsidTr="0047351E">
        <w:trPr>
          <w:gridAfter w:val="1"/>
          <w:wAfter w:w="65" w:type="dxa"/>
          <w:trHeight w:val="440"/>
        </w:trPr>
        <w:tc>
          <w:tcPr>
            <w:tcW w:w="1545" w:type="dxa"/>
            <w:gridSpan w:val="5"/>
            <w:vAlign w:val="center"/>
          </w:tcPr>
          <w:p w14:paraId="79C9E8C0"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51F302DD"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72C1AE8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678" w:type="dxa"/>
            <w:gridSpan w:val="3"/>
            <w:vAlign w:val="center"/>
          </w:tcPr>
          <w:p w14:paraId="0B514D82"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843" w:type="dxa"/>
            <w:gridSpan w:val="4"/>
            <w:vAlign w:val="center"/>
          </w:tcPr>
          <w:p w14:paraId="49172D6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6" w:type="dxa"/>
            <w:gridSpan w:val="3"/>
            <w:vAlign w:val="center"/>
          </w:tcPr>
          <w:p w14:paraId="19356C3D"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354E90A2" w14:textId="77777777" w:rsidTr="0047351E">
        <w:trPr>
          <w:trHeight w:val="440"/>
        </w:trPr>
        <w:tc>
          <w:tcPr>
            <w:tcW w:w="1065" w:type="dxa"/>
            <w:gridSpan w:val="3"/>
            <w:vAlign w:val="center"/>
          </w:tcPr>
          <w:p w14:paraId="7EA9718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075" w:type="dxa"/>
            <w:gridSpan w:val="3"/>
            <w:vAlign w:val="center"/>
          </w:tcPr>
          <w:p w14:paraId="457514B2" w14:textId="6F8D4B5F" w:rsidR="0047351E" w:rsidRPr="00B2507C" w:rsidRDefault="0047351E" w:rsidP="00CD5E67">
            <w:pPr>
              <w:snapToGrid w:val="0"/>
              <w:ind w:firstLine="480"/>
              <w:rPr>
                <w:rFonts w:ascii="Calibri" w:hAnsi="Calibri"/>
                <w:szCs w:val="21"/>
              </w:rPr>
            </w:pPr>
            <w:r>
              <w:rPr>
                <w:rFonts w:ascii="Calibri" w:hAnsi="Calibri" w:hint="eastAsia"/>
                <w:szCs w:val="21"/>
              </w:rPr>
              <w:t>浏览器端</w:t>
            </w:r>
          </w:p>
        </w:tc>
        <w:tc>
          <w:tcPr>
            <w:tcW w:w="1247" w:type="dxa"/>
            <w:gridSpan w:val="4"/>
            <w:vAlign w:val="center"/>
          </w:tcPr>
          <w:p w14:paraId="37A7C39C"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1134" w:type="dxa"/>
            <w:gridSpan w:val="4"/>
            <w:vAlign w:val="center"/>
          </w:tcPr>
          <w:p w14:paraId="3A08146F"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c>
          <w:tcPr>
            <w:tcW w:w="1134" w:type="dxa"/>
            <w:gridSpan w:val="4"/>
            <w:vAlign w:val="center"/>
          </w:tcPr>
          <w:p w14:paraId="6304BB3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596" w:type="dxa"/>
            <w:gridSpan w:val="2"/>
            <w:vAlign w:val="center"/>
          </w:tcPr>
          <w:p w14:paraId="478F2577"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浏览器端</w:t>
            </w:r>
          </w:p>
        </w:tc>
        <w:tc>
          <w:tcPr>
            <w:tcW w:w="1672" w:type="dxa"/>
            <w:gridSpan w:val="4"/>
            <w:vAlign w:val="center"/>
          </w:tcPr>
          <w:p w14:paraId="599D231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236" w:type="dxa"/>
            <w:gridSpan w:val="2"/>
            <w:vAlign w:val="center"/>
          </w:tcPr>
          <w:p w14:paraId="7C571F09"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45E74206" w14:textId="77777777" w:rsidTr="0047351E">
        <w:trPr>
          <w:gridAfter w:val="1"/>
          <w:wAfter w:w="65" w:type="dxa"/>
          <w:trHeight w:val="440"/>
        </w:trPr>
        <w:tc>
          <w:tcPr>
            <w:tcW w:w="8094" w:type="dxa"/>
            <w:gridSpan w:val="25"/>
            <w:vAlign w:val="center"/>
          </w:tcPr>
          <w:p w14:paraId="220F7424"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409460A3" w14:textId="77777777" w:rsidTr="0047351E">
        <w:trPr>
          <w:gridAfter w:val="1"/>
          <w:wAfter w:w="65" w:type="dxa"/>
          <w:trHeight w:val="440"/>
        </w:trPr>
        <w:tc>
          <w:tcPr>
            <w:tcW w:w="1545" w:type="dxa"/>
            <w:gridSpan w:val="5"/>
            <w:vAlign w:val="center"/>
          </w:tcPr>
          <w:p w14:paraId="53DCBBD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561E2062"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864" w:type="dxa"/>
            <w:gridSpan w:val="10"/>
            <w:vAlign w:val="center"/>
          </w:tcPr>
          <w:p w14:paraId="5CCD392D"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843" w:type="dxa"/>
            <w:gridSpan w:val="5"/>
            <w:vAlign w:val="center"/>
          </w:tcPr>
          <w:p w14:paraId="48174A90"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2AEA4C87" w14:textId="77777777" w:rsidTr="0047351E">
        <w:trPr>
          <w:gridAfter w:val="1"/>
          <w:wAfter w:w="65" w:type="dxa"/>
          <w:trHeight w:val="440"/>
        </w:trPr>
        <w:tc>
          <w:tcPr>
            <w:tcW w:w="1545" w:type="dxa"/>
            <w:gridSpan w:val="5"/>
            <w:vAlign w:val="center"/>
          </w:tcPr>
          <w:p w14:paraId="174C1D64"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5E104670"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316B30F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784284B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33A42FB4" w14:textId="77777777" w:rsidTr="0047351E">
        <w:trPr>
          <w:gridAfter w:val="1"/>
          <w:wAfter w:w="65" w:type="dxa"/>
          <w:trHeight w:val="440"/>
        </w:trPr>
        <w:tc>
          <w:tcPr>
            <w:tcW w:w="1545" w:type="dxa"/>
            <w:gridSpan w:val="5"/>
            <w:vAlign w:val="center"/>
          </w:tcPr>
          <w:p w14:paraId="7986AE2E"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3ED5246E"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11E3646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5B8FB87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1E557BC3" w14:textId="77777777" w:rsidTr="0047351E">
        <w:trPr>
          <w:gridAfter w:val="1"/>
          <w:wAfter w:w="65" w:type="dxa"/>
          <w:trHeight w:val="440"/>
        </w:trPr>
        <w:tc>
          <w:tcPr>
            <w:tcW w:w="1545" w:type="dxa"/>
            <w:gridSpan w:val="5"/>
            <w:vAlign w:val="center"/>
          </w:tcPr>
          <w:p w14:paraId="3CC6E601"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3572977F"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082AA288"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66A9E22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3C25620F" w14:textId="77777777" w:rsidTr="0047351E">
        <w:trPr>
          <w:gridAfter w:val="1"/>
          <w:wAfter w:w="65" w:type="dxa"/>
          <w:trHeight w:val="440"/>
        </w:trPr>
        <w:tc>
          <w:tcPr>
            <w:tcW w:w="1545" w:type="dxa"/>
            <w:gridSpan w:val="5"/>
            <w:vAlign w:val="center"/>
          </w:tcPr>
          <w:p w14:paraId="5079A4E8"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65B8338B"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669E3E7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5FCFA62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边界正常</w:t>
            </w:r>
          </w:p>
        </w:tc>
      </w:tr>
      <w:tr w:rsidR="0047351E" w:rsidRPr="00B2507C" w14:paraId="4F91BC3A" w14:textId="77777777" w:rsidTr="0047351E">
        <w:trPr>
          <w:gridAfter w:val="1"/>
          <w:wAfter w:w="65" w:type="dxa"/>
          <w:trHeight w:val="440"/>
        </w:trPr>
        <w:tc>
          <w:tcPr>
            <w:tcW w:w="1545" w:type="dxa"/>
            <w:gridSpan w:val="5"/>
            <w:vAlign w:val="center"/>
          </w:tcPr>
          <w:p w14:paraId="012FAF06"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1D5A16EE"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242E603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22DBBFE"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4D348877" w14:textId="77777777" w:rsidTr="0047351E">
        <w:trPr>
          <w:gridAfter w:val="1"/>
          <w:wAfter w:w="65" w:type="dxa"/>
          <w:trHeight w:val="440"/>
        </w:trPr>
        <w:tc>
          <w:tcPr>
            <w:tcW w:w="1545" w:type="dxa"/>
            <w:gridSpan w:val="5"/>
            <w:vAlign w:val="center"/>
          </w:tcPr>
          <w:p w14:paraId="24EEE110"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7B3CF8D4"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6D22CAE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6AD01EA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3FC877F9" w14:textId="77777777" w:rsidTr="0047351E">
        <w:trPr>
          <w:gridAfter w:val="1"/>
          <w:wAfter w:w="65" w:type="dxa"/>
          <w:trHeight w:val="440"/>
        </w:trPr>
        <w:tc>
          <w:tcPr>
            <w:tcW w:w="1545" w:type="dxa"/>
            <w:gridSpan w:val="5"/>
            <w:vAlign w:val="center"/>
          </w:tcPr>
          <w:p w14:paraId="7364260D"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6414C558"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0BE3AE4B"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38A2273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数据真实</w:t>
            </w:r>
          </w:p>
        </w:tc>
      </w:tr>
      <w:tr w:rsidR="0047351E" w:rsidRPr="00B2507C" w14:paraId="5ACD6164" w14:textId="77777777" w:rsidTr="0047351E">
        <w:trPr>
          <w:gridAfter w:val="1"/>
          <w:wAfter w:w="65" w:type="dxa"/>
          <w:trHeight w:val="440"/>
        </w:trPr>
        <w:tc>
          <w:tcPr>
            <w:tcW w:w="1545" w:type="dxa"/>
            <w:gridSpan w:val="5"/>
            <w:vAlign w:val="center"/>
          </w:tcPr>
          <w:p w14:paraId="08AF6E5E"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4D29B6A2"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4503E5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5737E9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648C7F5B" w14:textId="77777777" w:rsidTr="0047351E">
        <w:trPr>
          <w:gridAfter w:val="1"/>
          <w:wAfter w:w="65" w:type="dxa"/>
          <w:trHeight w:val="440"/>
        </w:trPr>
        <w:tc>
          <w:tcPr>
            <w:tcW w:w="8094" w:type="dxa"/>
            <w:gridSpan w:val="25"/>
            <w:vAlign w:val="center"/>
          </w:tcPr>
          <w:p w14:paraId="141E2C0C"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23556683" w14:textId="77777777" w:rsidTr="0047351E">
        <w:trPr>
          <w:gridAfter w:val="1"/>
          <w:wAfter w:w="65" w:type="dxa"/>
          <w:trHeight w:val="510"/>
        </w:trPr>
        <w:tc>
          <w:tcPr>
            <w:tcW w:w="694" w:type="dxa"/>
            <w:vAlign w:val="center"/>
          </w:tcPr>
          <w:p w14:paraId="7CFEAC55"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6"/>
            <w:vAlign w:val="center"/>
          </w:tcPr>
          <w:p w14:paraId="512636C2"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4"/>
            <w:vAlign w:val="center"/>
          </w:tcPr>
          <w:p w14:paraId="420F904F"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6A200CC0"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987" w:type="dxa"/>
            <w:gridSpan w:val="4"/>
            <w:vAlign w:val="center"/>
          </w:tcPr>
          <w:p w14:paraId="6A960AB9"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1276" w:type="dxa"/>
            <w:gridSpan w:val="3"/>
            <w:vAlign w:val="center"/>
          </w:tcPr>
          <w:p w14:paraId="19264768"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567" w:type="dxa"/>
            <w:gridSpan w:val="2"/>
            <w:vAlign w:val="center"/>
          </w:tcPr>
          <w:p w14:paraId="6C8E1F58"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1F0CF91D" w14:textId="77777777" w:rsidTr="0047351E">
        <w:trPr>
          <w:gridAfter w:val="1"/>
          <w:wAfter w:w="65" w:type="dxa"/>
          <w:trHeight w:val="1439"/>
        </w:trPr>
        <w:tc>
          <w:tcPr>
            <w:tcW w:w="694" w:type="dxa"/>
          </w:tcPr>
          <w:p w14:paraId="1E4A66AA"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6"/>
          </w:tcPr>
          <w:p w14:paraId="27514EA4" w14:textId="77777777" w:rsidR="0047351E" w:rsidRPr="00B2507C" w:rsidRDefault="0047351E" w:rsidP="00CD5E67">
            <w:pPr>
              <w:snapToGrid w:val="0"/>
              <w:ind w:firstLine="480"/>
              <w:rPr>
                <w:rFonts w:ascii="Calibri" w:hAnsi="Calibri"/>
              </w:rPr>
            </w:pPr>
            <w:r w:rsidRPr="00E14D9C">
              <w:rPr>
                <w:rFonts w:ascii="Calibri" w:hAnsi="Calibri" w:hint="eastAsia"/>
              </w:rPr>
              <w:t>浏览器扩展</w:t>
            </w:r>
            <w:proofErr w:type="gramStart"/>
            <w:r w:rsidRPr="00E14D9C">
              <w:rPr>
                <w:rFonts w:ascii="Calibri" w:hAnsi="Calibri" w:hint="eastAsia"/>
              </w:rPr>
              <w:t>”</w:t>
            </w:r>
            <w:proofErr w:type="gramEnd"/>
            <w:r w:rsidRPr="00E14D9C">
              <w:rPr>
                <w:rFonts w:ascii="Calibri" w:hAnsi="Calibri" w:hint="eastAsia"/>
              </w:rPr>
              <w:t>protect</w:t>
            </w:r>
            <w:proofErr w:type="gramStart"/>
            <w:r w:rsidRPr="00E14D9C">
              <w:rPr>
                <w:rFonts w:ascii="Calibri" w:hAnsi="Calibri" w:hint="eastAsia"/>
              </w:rPr>
              <w:t>”</w:t>
            </w:r>
            <w:proofErr w:type="gramEnd"/>
            <w:r w:rsidRPr="00E14D9C">
              <w:rPr>
                <w:rFonts w:ascii="Calibri" w:hAnsi="Calibri" w:hint="eastAsia"/>
              </w:rPr>
              <w:t>作用网站的设置</w:t>
            </w:r>
            <w:r>
              <w:rPr>
                <w:rFonts w:ascii="Calibri" w:hAnsi="Calibri" w:hint="eastAsia"/>
              </w:rPr>
              <w:t>：正确输入</w:t>
            </w:r>
          </w:p>
        </w:tc>
        <w:tc>
          <w:tcPr>
            <w:tcW w:w="1525" w:type="dxa"/>
            <w:gridSpan w:val="4"/>
          </w:tcPr>
          <w:p w14:paraId="7542BCF8" w14:textId="77777777" w:rsidR="0047351E" w:rsidRPr="00B2507C" w:rsidRDefault="0047351E" w:rsidP="00CD5E67">
            <w:pPr>
              <w:snapToGrid w:val="0"/>
              <w:ind w:firstLine="480"/>
              <w:rPr>
                <w:rFonts w:ascii="Calibri" w:hAnsi="Calibri"/>
              </w:rPr>
            </w:pPr>
            <w:r w:rsidRPr="00E14D9C">
              <w:rPr>
                <w:rFonts w:ascii="Calibri" w:hAnsi="Calibri" w:hint="eastAsia"/>
              </w:rPr>
              <w:t>用户输入正确的反向代理服务器网址的正则表达式</w:t>
            </w:r>
            <w:r>
              <w:rPr>
                <w:rFonts w:ascii="Calibri" w:hAnsi="Calibri" w:hint="eastAsia"/>
              </w:rPr>
              <w:t>，点击保存</w:t>
            </w:r>
            <w:r>
              <w:rPr>
                <w:rFonts w:ascii="Calibri" w:hAnsi="Calibri"/>
              </w:rPr>
              <w:t>，</w:t>
            </w:r>
            <w:r>
              <w:rPr>
                <w:rFonts w:ascii="Calibri" w:hAnsi="Calibri" w:hint="eastAsia"/>
              </w:rPr>
              <w:t>弹出</w:t>
            </w:r>
            <w:r w:rsidRPr="00E14D9C">
              <w:rPr>
                <w:rFonts w:ascii="Calibri" w:hAnsi="Calibri" w:hint="eastAsia"/>
              </w:rPr>
              <w:t>设置成功的提示信息</w:t>
            </w:r>
          </w:p>
        </w:tc>
        <w:tc>
          <w:tcPr>
            <w:tcW w:w="1525" w:type="dxa"/>
            <w:gridSpan w:val="5"/>
          </w:tcPr>
          <w:p w14:paraId="1C587CAB" w14:textId="77777777" w:rsidR="0047351E" w:rsidRPr="00B2507C" w:rsidRDefault="0047351E" w:rsidP="00CD5E67">
            <w:pPr>
              <w:snapToGrid w:val="0"/>
              <w:ind w:firstLine="480"/>
              <w:rPr>
                <w:rFonts w:ascii="Calibri" w:hAnsi="Calibri"/>
              </w:rPr>
            </w:pPr>
            <w:r>
              <w:rPr>
                <w:rFonts w:hint="eastAsia"/>
              </w:rPr>
              <w:t>测试结果一切正常</w:t>
            </w:r>
          </w:p>
        </w:tc>
        <w:tc>
          <w:tcPr>
            <w:tcW w:w="987" w:type="dxa"/>
            <w:gridSpan w:val="4"/>
          </w:tcPr>
          <w:p w14:paraId="09B3684B" w14:textId="77777777" w:rsidR="0047351E" w:rsidRPr="00B2507C" w:rsidRDefault="0047351E" w:rsidP="00CD5E67">
            <w:pPr>
              <w:snapToGrid w:val="0"/>
              <w:ind w:firstLine="480"/>
              <w:rPr>
                <w:rFonts w:ascii="Calibri" w:hAnsi="Calibri"/>
              </w:rPr>
            </w:pPr>
          </w:p>
        </w:tc>
        <w:tc>
          <w:tcPr>
            <w:tcW w:w="1276" w:type="dxa"/>
            <w:gridSpan w:val="3"/>
          </w:tcPr>
          <w:p w14:paraId="42B4B341"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567" w:type="dxa"/>
            <w:gridSpan w:val="2"/>
          </w:tcPr>
          <w:p w14:paraId="294D8C52" w14:textId="77777777" w:rsidR="0047351E" w:rsidRPr="00B2507C" w:rsidRDefault="0047351E" w:rsidP="00CD5E67">
            <w:pPr>
              <w:snapToGrid w:val="0"/>
              <w:ind w:firstLine="480"/>
              <w:rPr>
                <w:rFonts w:ascii="Calibri" w:hAnsi="Calibri"/>
              </w:rPr>
            </w:pPr>
          </w:p>
        </w:tc>
      </w:tr>
      <w:tr w:rsidR="0047351E" w:rsidRPr="00B2507C" w14:paraId="034E4845" w14:textId="77777777" w:rsidTr="0047351E">
        <w:trPr>
          <w:gridAfter w:val="1"/>
          <w:wAfter w:w="65" w:type="dxa"/>
          <w:trHeight w:val="1439"/>
        </w:trPr>
        <w:tc>
          <w:tcPr>
            <w:tcW w:w="694" w:type="dxa"/>
          </w:tcPr>
          <w:p w14:paraId="4FBD8069" w14:textId="77777777" w:rsidR="0047351E" w:rsidRDefault="0047351E" w:rsidP="00CD5E67">
            <w:pPr>
              <w:snapToGrid w:val="0"/>
              <w:ind w:firstLine="480"/>
              <w:rPr>
                <w:rFonts w:ascii="Calibri" w:hAnsi="Calibri"/>
              </w:rPr>
            </w:pPr>
            <w:r>
              <w:rPr>
                <w:rFonts w:ascii="Calibri" w:hAnsi="Calibri" w:hint="eastAsia"/>
              </w:rPr>
              <w:t>02</w:t>
            </w:r>
          </w:p>
        </w:tc>
        <w:tc>
          <w:tcPr>
            <w:tcW w:w="1520" w:type="dxa"/>
            <w:gridSpan w:val="6"/>
          </w:tcPr>
          <w:p w14:paraId="33F422CC" w14:textId="77777777" w:rsidR="0047351E" w:rsidRPr="00E14D9C" w:rsidRDefault="0047351E" w:rsidP="00CD5E67">
            <w:pPr>
              <w:snapToGrid w:val="0"/>
              <w:ind w:firstLine="480"/>
              <w:rPr>
                <w:rFonts w:ascii="Calibri" w:hAnsi="Calibri"/>
              </w:rPr>
            </w:pPr>
            <w:r w:rsidRPr="00E14D9C">
              <w:rPr>
                <w:rFonts w:ascii="Calibri" w:hAnsi="Calibri" w:hint="eastAsia"/>
              </w:rPr>
              <w:t>浏览器扩展</w:t>
            </w:r>
            <w:proofErr w:type="gramStart"/>
            <w:r w:rsidRPr="00E14D9C">
              <w:rPr>
                <w:rFonts w:ascii="Calibri" w:hAnsi="Calibri" w:hint="eastAsia"/>
              </w:rPr>
              <w:t>”</w:t>
            </w:r>
            <w:proofErr w:type="gramEnd"/>
            <w:r w:rsidRPr="00E14D9C">
              <w:rPr>
                <w:rFonts w:ascii="Calibri" w:hAnsi="Calibri" w:hint="eastAsia"/>
              </w:rPr>
              <w:t>protect</w:t>
            </w:r>
            <w:proofErr w:type="gramStart"/>
            <w:r w:rsidRPr="00E14D9C">
              <w:rPr>
                <w:rFonts w:ascii="Calibri" w:hAnsi="Calibri" w:hint="eastAsia"/>
              </w:rPr>
              <w:t>”</w:t>
            </w:r>
            <w:proofErr w:type="gramEnd"/>
            <w:r w:rsidRPr="00E14D9C">
              <w:rPr>
                <w:rFonts w:ascii="Calibri" w:hAnsi="Calibri" w:hint="eastAsia"/>
              </w:rPr>
              <w:t>作用网站的设置</w:t>
            </w:r>
            <w:r>
              <w:rPr>
                <w:rFonts w:ascii="Calibri" w:hAnsi="Calibri" w:hint="eastAsia"/>
              </w:rPr>
              <w:t>：错误输入</w:t>
            </w:r>
          </w:p>
        </w:tc>
        <w:tc>
          <w:tcPr>
            <w:tcW w:w="1525" w:type="dxa"/>
            <w:gridSpan w:val="4"/>
          </w:tcPr>
          <w:p w14:paraId="37E7C01B" w14:textId="77777777" w:rsidR="0047351E" w:rsidRPr="00E14D9C" w:rsidRDefault="0047351E" w:rsidP="00CD5E67">
            <w:pPr>
              <w:snapToGrid w:val="0"/>
              <w:ind w:firstLine="480"/>
              <w:rPr>
                <w:rFonts w:ascii="Calibri" w:hAnsi="Calibri"/>
              </w:rPr>
            </w:pPr>
            <w:r>
              <w:rPr>
                <w:rFonts w:ascii="Calibri" w:hAnsi="Calibri" w:hint="eastAsia"/>
              </w:rPr>
              <w:t>用户输入不正确</w:t>
            </w:r>
            <w:r w:rsidRPr="00E14D9C">
              <w:rPr>
                <w:rFonts w:ascii="Calibri" w:hAnsi="Calibri" w:hint="eastAsia"/>
              </w:rPr>
              <w:t>的反向代理服务器网址的正则表达式</w:t>
            </w:r>
            <w:r>
              <w:rPr>
                <w:rFonts w:ascii="Calibri" w:hAnsi="Calibri" w:hint="eastAsia"/>
              </w:rPr>
              <w:t>，点击保存</w:t>
            </w:r>
            <w:r>
              <w:rPr>
                <w:rFonts w:ascii="Calibri" w:hAnsi="Calibri"/>
              </w:rPr>
              <w:t>，</w:t>
            </w:r>
            <w:r>
              <w:rPr>
                <w:rFonts w:ascii="Calibri" w:hAnsi="Calibri" w:hint="eastAsia"/>
              </w:rPr>
              <w:t>弹出输入不正确</w:t>
            </w:r>
            <w:r w:rsidRPr="00E14D9C">
              <w:rPr>
                <w:rFonts w:ascii="Calibri" w:hAnsi="Calibri" w:hint="eastAsia"/>
              </w:rPr>
              <w:t>的提示信息</w:t>
            </w:r>
          </w:p>
        </w:tc>
        <w:tc>
          <w:tcPr>
            <w:tcW w:w="1525" w:type="dxa"/>
            <w:gridSpan w:val="5"/>
          </w:tcPr>
          <w:p w14:paraId="50C19709" w14:textId="77777777" w:rsidR="0047351E" w:rsidRDefault="0047351E" w:rsidP="00CD5E67">
            <w:pPr>
              <w:snapToGrid w:val="0"/>
              <w:ind w:firstLine="480"/>
            </w:pPr>
            <w:r>
              <w:rPr>
                <w:rFonts w:hint="eastAsia"/>
              </w:rPr>
              <w:t>测试结果一切正常</w:t>
            </w:r>
          </w:p>
        </w:tc>
        <w:tc>
          <w:tcPr>
            <w:tcW w:w="987" w:type="dxa"/>
            <w:gridSpan w:val="4"/>
          </w:tcPr>
          <w:p w14:paraId="2DCC1C32" w14:textId="77777777" w:rsidR="0047351E" w:rsidRPr="00B2507C" w:rsidRDefault="0047351E" w:rsidP="00CD5E67">
            <w:pPr>
              <w:snapToGrid w:val="0"/>
              <w:ind w:firstLine="480"/>
              <w:rPr>
                <w:rFonts w:ascii="Calibri" w:hAnsi="Calibri"/>
              </w:rPr>
            </w:pPr>
          </w:p>
        </w:tc>
        <w:tc>
          <w:tcPr>
            <w:tcW w:w="1276" w:type="dxa"/>
            <w:gridSpan w:val="3"/>
          </w:tcPr>
          <w:p w14:paraId="0A628189" w14:textId="77777777" w:rsidR="0047351E"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567" w:type="dxa"/>
            <w:gridSpan w:val="2"/>
          </w:tcPr>
          <w:p w14:paraId="0010104F" w14:textId="77777777" w:rsidR="0047351E" w:rsidRPr="00B2507C" w:rsidRDefault="0047351E" w:rsidP="00CD5E67">
            <w:pPr>
              <w:snapToGrid w:val="0"/>
              <w:ind w:firstLine="480"/>
              <w:rPr>
                <w:rFonts w:ascii="Calibri" w:hAnsi="Calibri"/>
              </w:rPr>
            </w:pPr>
          </w:p>
        </w:tc>
      </w:tr>
      <w:tr w:rsidR="0047351E" w:rsidRPr="00B2507C" w14:paraId="4C118EF2" w14:textId="77777777" w:rsidTr="0047351E">
        <w:trPr>
          <w:gridAfter w:val="1"/>
          <w:wAfter w:w="65" w:type="dxa"/>
          <w:trHeight w:val="1439"/>
        </w:trPr>
        <w:tc>
          <w:tcPr>
            <w:tcW w:w="694" w:type="dxa"/>
          </w:tcPr>
          <w:p w14:paraId="6D3740ED" w14:textId="77777777" w:rsidR="0047351E" w:rsidRDefault="0047351E" w:rsidP="00CD5E67">
            <w:pPr>
              <w:snapToGrid w:val="0"/>
              <w:ind w:firstLine="480"/>
              <w:rPr>
                <w:rFonts w:ascii="Calibri" w:hAnsi="Calibri"/>
              </w:rPr>
            </w:pPr>
          </w:p>
        </w:tc>
        <w:tc>
          <w:tcPr>
            <w:tcW w:w="1520" w:type="dxa"/>
            <w:gridSpan w:val="6"/>
          </w:tcPr>
          <w:p w14:paraId="7BC2C4FD" w14:textId="77777777" w:rsidR="0047351E" w:rsidRPr="00E14D9C" w:rsidRDefault="0047351E" w:rsidP="00CD5E67">
            <w:pPr>
              <w:snapToGrid w:val="0"/>
              <w:ind w:firstLine="480"/>
              <w:rPr>
                <w:rFonts w:ascii="Calibri" w:hAnsi="Calibri"/>
              </w:rPr>
            </w:pPr>
          </w:p>
        </w:tc>
        <w:tc>
          <w:tcPr>
            <w:tcW w:w="1525" w:type="dxa"/>
            <w:gridSpan w:val="4"/>
          </w:tcPr>
          <w:p w14:paraId="7A0C2680" w14:textId="77777777" w:rsidR="0047351E" w:rsidRDefault="0047351E" w:rsidP="00CD5E67">
            <w:pPr>
              <w:snapToGrid w:val="0"/>
              <w:ind w:firstLine="480"/>
              <w:rPr>
                <w:rFonts w:ascii="Calibri" w:hAnsi="Calibri"/>
              </w:rPr>
            </w:pPr>
          </w:p>
        </w:tc>
        <w:tc>
          <w:tcPr>
            <w:tcW w:w="1525" w:type="dxa"/>
            <w:gridSpan w:val="5"/>
          </w:tcPr>
          <w:p w14:paraId="3F2E01CC" w14:textId="77777777" w:rsidR="0047351E" w:rsidRDefault="0047351E" w:rsidP="00CD5E67">
            <w:pPr>
              <w:snapToGrid w:val="0"/>
              <w:ind w:firstLine="480"/>
            </w:pPr>
          </w:p>
        </w:tc>
        <w:tc>
          <w:tcPr>
            <w:tcW w:w="987" w:type="dxa"/>
            <w:gridSpan w:val="4"/>
          </w:tcPr>
          <w:p w14:paraId="6307CE57" w14:textId="77777777" w:rsidR="0047351E" w:rsidRPr="00B2507C" w:rsidRDefault="0047351E" w:rsidP="00CD5E67">
            <w:pPr>
              <w:snapToGrid w:val="0"/>
              <w:ind w:firstLine="480"/>
              <w:rPr>
                <w:rFonts w:ascii="Calibri" w:hAnsi="Calibri"/>
              </w:rPr>
            </w:pPr>
          </w:p>
        </w:tc>
        <w:tc>
          <w:tcPr>
            <w:tcW w:w="1276" w:type="dxa"/>
            <w:gridSpan w:val="3"/>
          </w:tcPr>
          <w:p w14:paraId="3D83DAA3" w14:textId="77777777" w:rsidR="0047351E" w:rsidRDefault="0047351E" w:rsidP="00CD5E67">
            <w:pPr>
              <w:snapToGrid w:val="0"/>
              <w:ind w:firstLine="480"/>
              <w:rPr>
                <w:rFonts w:ascii="Calibri" w:hAnsi="Calibri"/>
              </w:rPr>
            </w:pPr>
          </w:p>
        </w:tc>
        <w:tc>
          <w:tcPr>
            <w:tcW w:w="567" w:type="dxa"/>
            <w:gridSpan w:val="2"/>
          </w:tcPr>
          <w:p w14:paraId="066782CC" w14:textId="77777777" w:rsidR="0047351E" w:rsidRPr="00B2507C" w:rsidRDefault="0047351E" w:rsidP="00CD5E67">
            <w:pPr>
              <w:snapToGrid w:val="0"/>
              <w:ind w:firstLine="480"/>
              <w:rPr>
                <w:rFonts w:ascii="Calibri" w:hAnsi="Calibri"/>
              </w:rPr>
            </w:pPr>
          </w:p>
        </w:tc>
      </w:tr>
      <w:tr w:rsidR="0047351E" w:rsidRPr="00B2507C" w14:paraId="52F02319" w14:textId="77777777" w:rsidTr="0047351E">
        <w:trPr>
          <w:gridAfter w:val="1"/>
          <w:wAfter w:w="65" w:type="dxa"/>
          <w:trHeight w:val="450"/>
        </w:trPr>
        <w:tc>
          <w:tcPr>
            <w:tcW w:w="1119" w:type="dxa"/>
            <w:gridSpan w:val="4"/>
            <w:vAlign w:val="center"/>
          </w:tcPr>
          <w:p w14:paraId="58A5B4A7"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1"/>
            <w:vAlign w:val="center"/>
          </w:tcPr>
          <w:p w14:paraId="6810433B"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1042560F" w14:textId="77777777" w:rsidTr="0047351E">
        <w:trPr>
          <w:gridAfter w:val="1"/>
          <w:wAfter w:w="65" w:type="dxa"/>
          <w:trHeight w:val="405"/>
        </w:trPr>
        <w:tc>
          <w:tcPr>
            <w:tcW w:w="978" w:type="dxa"/>
            <w:gridSpan w:val="2"/>
            <w:vAlign w:val="center"/>
          </w:tcPr>
          <w:p w14:paraId="617F48CD"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0"/>
            <w:vAlign w:val="center"/>
          </w:tcPr>
          <w:p w14:paraId="6B18CEB1"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710" w:type="dxa"/>
            <w:gridSpan w:val="7"/>
            <w:vAlign w:val="center"/>
          </w:tcPr>
          <w:p w14:paraId="31BE3D8F"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6"/>
            <w:vAlign w:val="center"/>
          </w:tcPr>
          <w:p w14:paraId="6A4C6818"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r w:rsidR="0047351E" w:rsidRPr="00B2507C" w14:paraId="177C12D0" w14:textId="77777777" w:rsidTr="0047351E">
        <w:trPr>
          <w:gridAfter w:val="1"/>
          <w:wAfter w:w="65" w:type="dxa"/>
          <w:trHeight w:val="405"/>
        </w:trPr>
        <w:tc>
          <w:tcPr>
            <w:tcW w:w="978" w:type="dxa"/>
            <w:gridSpan w:val="2"/>
            <w:vAlign w:val="center"/>
          </w:tcPr>
          <w:p w14:paraId="5BEC4228"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3"/>
            <w:vAlign w:val="center"/>
          </w:tcPr>
          <w:p w14:paraId="11B2E807" w14:textId="77777777" w:rsidR="0047351E" w:rsidRPr="00B2507C" w:rsidRDefault="0047351E" w:rsidP="00CD5E67">
            <w:pPr>
              <w:snapToGrid w:val="0"/>
              <w:ind w:firstLine="480"/>
              <w:rPr>
                <w:rFonts w:ascii="Calibri" w:hAnsi="Calibri"/>
              </w:rPr>
            </w:pPr>
          </w:p>
        </w:tc>
      </w:tr>
      <w:tr w:rsidR="0047351E" w:rsidRPr="00B2507C" w14:paraId="6F0B3B93" w14:textId="77777777" w:rsidTr="0047351E">
        <w:trPr>
          <w:gridAfter w:val="1"/>
          <w:wAfter w:w="65" w:type="dxa"/>
          <w:trHeight w:val="405"/>
        </w:trPr>
        <w:tc>
          <w:tcPr>
            <w:tcW w:w="978" w:type="dxa"/>
            <w:gridSpan w:val="2"/>
            <w:vAlign w:val="center"/>
          </w:tcPr>
          <w:p w14:paraId="0DEA66DE"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74791A0D"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64E968E5"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4"/>
            <w:vAlign w:val="center"/>
          </w:tcPr>
          <w:p w14:paraId="696A02EA"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4"/>
            <w:vAlign w:val="center"/>
          </w:tcPr>
          <w:p w14:paraId="22FEB02A"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4"/>
            <w:vAlign w:val="center"/>
          </w:tcPr>
          <w:p w14:paraId="1FB8F6FA"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081" w:type="dxa"/>
            <w:vAlign w:val="center"/>
          </w:tcPr>
          <w:p w14:paraId="15E7A5BF"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6" w:type="dxa"/>
            <w:gridSpan w:val="3"/>
            <w:vAlign w:val="center"/>
          </w:tcPr>
          <w:p w14:paraId="72CE4A74"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bl>
    <w:p w14:paraId="1CF964ED" w14:textId="77777777" w:rsidR="0047351E" w:rsidRDefault="0047351E" w:rsidP="0047351E">
      <w:pPr>
        <w:ind w:firstLine="480"/>
      </w:pPr>
    </w:p>
    <w:p w14:paraId="26A18894"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255"/>
        <w:gridCol w:w="572"/>
        <w:gridCol w:w="73"/>
        <w:gridCol w:w="64"/>
        <w:gridCol w:w="566"/>
        <w:gridCol w:w="450"/>
        <w:gridCol w:w="372"/>
        <w:gridCol w:w="709"/>
        <w:gridCol w:w="29"/>
        <w:gridCol w:w="330"/>
        <w:gridCol w:w="237"/>
      </w:tblGrid>
      <w:tr w:rsidR="0047351E" w:rsidRPr="00B2507C" w14:paraId="794FF88A" w14:textId="77777777" w:rsidTr="0047351E">
        <w:trPr>
          <w:trHeight w:val="440"/>
        </w:trPr>
        <w:tc>
          <w:tcPr>
            <w:tcW w:w="1545" w:type="dxa"/>
            <w:gridSpan w:val="5"/>
            <w:vAlign w:val="center"/>
          </w:tcPr>
          <w:p w14:paraId="1E015D40"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35631EAB"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305" w:type="dxa"/>
            <w:gridSpan w:val="5"/>
            <w:vAlign w:val="center"/>
          </w:tcPr>
          <w:p w14:paraId="369C455D"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709" w:type="dxa"/>
            <w:gridSpan w:val="3"/>
            <w:vAlign w:val="center"/>
          </w:tcPr>
          <w:p w14:paraId="241DBFF4"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2097" w:type="dxa"/>
            <w:gridSpan w:val="4"/>
            <w:vAlign w:val="center"/>
          </w:tcPr>
          <w:p w14:paraId="2459ABD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6" w:type="dxa"/>
            <w:gridSpan w:val="3"/>
            <w:vAlign w:val="center"/>
          </w:tcPr>
          <w:p w14:paraId="1F22136D"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5848C108" w14:textId="77777777" w:rsidTr="0047351E">
        <w:trPr>
          <w:trHeight w:val="440"/>
        </w:trPr>
        <w:tc>
          <w:tcPr>
            <w:tcW w:w="1065" w:type="dxa"/>
            <w:gridSpan w:val="3"/>
            <w:vAlign w:val="center"/>
          </w:tcPr>
          <w:p w14:paraId="0BFEABF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4417D083" w14:textId="77777777" w:rsidR="0047351E" w:rsidRPr="00B2507C" w:rsidRDefault="0047351E" w:rsidP="00CD5E67">
            <w:pPr>
              <w:snapToGrid w:val="0"/>
              <w:ind w:firstLine="480"/>
              <w:rPr>
                <w:rFonts w:ascii="Calibri" w:hAnsi="Calibri"/>
                <w:szCs w:val="21"/>
              </w:rPr>
            </w:pPr>
            <w:r>
              <w:rPr>
                <w:rFonts w:ascii="Calibri" w:hAnsi="Calibri"/>
                <w:szCs w:val="21"/>
              </w:rPr>
              <w:t>浏览器插件</w:t>
            </w:r>
            <w:r>
              <w:rPr>
                <w:rFonts w:ascii="Calibri" w:hAnsi="Calibri" w:hint="eastAsia"/>
                <w:szCs w:val="21"/>
              </w:rPr>
              <w:t>background</w:t>
            </w:r>
            <w:r>
              <w:rPr>
                <w:rFonts w:ascii="Calibri" w:hAnsi="Calibri"/>
                <w:szCs w:val="21"/>
              </w:rPr>
              <w:t>控制单元</w:t>
            </w:r>
          </w:p>
        </w:tc>
        <w:tc>
          <w:tcPr>
            <w:tcW w:w="1134" w:type="dxa"/>
            <w:gridSpan w:val="3"/>
            <w:vAlign w:val="center"/>
          </w:tcPr>
          <w:p w14:paraId="60A70AC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03546DCD"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c>
          <w:tcPr>
            <w:tcW w:w="1305" w:type="dxa"/>
            <w:gridSpan w:val="6"/>
            <w:vAlign w:val="center"/>
          </w:tcPr>
          <w:p w14:paraId="59050339"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1388" w:type="dxa"/>
            <w:gridSpan w:val="3"/>
            <w:vAlign w:val="center"/>
          </w:tcPr>
          <w:p w14:paraId="305992ED"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模块</w:t>
            </w:r>
          </w:p>
        </w:tc>
        <w:tc>
          <w:tcPr>
            <w:tcW w:w="738" w:type="dxa"/>
            <w:gridSpan w:val="2"/>
            <w:vAlign w:val="center"/>
          </w:tcPr>
          <w:p w14:paraId="77666A2E"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567" w:type="dxa"/>
            <w:gridSpan w:val="2"/>
            <w:vAlign w:val="center"/>
          </w:tcPr>
          <w:p w14:paraId="2F046FFB"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0B99F6B5" w14:textId="77777777" w:rsidTr="0047351E">
        <w:trPr>
          <w:trHeight w:val="440"/>
        </w:trPr>
        <w:tc>
          <w:tcPr>
            <w:tcW w:w="8094" w:type="dxa"/>
            <w:gridSpan w:val="25"/>
            <w:vAlign w:val="center"/>
          </w:tcPr>
          <w:p w14:paraId="7A22295E"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5E88627E" w14:textId="77777777" w:rsidTr="0047351E">
        <w:trPr>
          <w:trHeight w:val="440"/>
        </w:trPr>
        <w:tc>
          <w:tcPr>
            <w:tcW w:w="1545" w:type="dxa"/>
            <w:gridSpan w:val="5"/>
            <w:vAlign w:val="center"/>
          </w:tcPr>
          <w:p w14:paraId="2C9A457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35679330"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3402" w:type="dxa"/>
            <w:gridSpan w:val="11"/>
            <w:vAlign w:val="center"/>
          </w:tcPr>
          <w:p w14:paraId="618671AD"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305" w:type="dxa"/>
            <w:gridSpan w:val="4"/>
            <w:vAlign w:val="center"/>
          </w:tcPr>
          <w:p w14:paraId="7DC3E07F"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07DEE638" w14:textId="77777777" w:rsidTr="0047351E">
        <w:trPr>
          <w:trHeight w:val="440"/>
        </w:trPr>
        <w:tc>
          <w:tcPr>
            <w:tcW w:w="1545" w:type="dxa"/>
            <w:gridSpan w:val="5"/>
            <w:vAlign w:val="center"/>
          </w:tcPr>
          <w:p w14:paraId="31376D71"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366E5095"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4116376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0C57302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747F5983" w14:textId="77777777" w:rsidTr="0047351E">
        <w:trPr>
          <w:trHeight w:val="440"/>
        </w:trPr>
        <w:tc>
          <w:tcPr>
            <w:tcW w:w="1545" w:type="dxa"/>
            <w:gridSpan w:val="5"/>
            <w:vAlign w:val="center"/>
          </w:tcPr>
          <w:p w14:paraId="0D329F9B"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6A21A5B1"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27DE73D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1C0E87E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54DD00F5" w14:textId="77777777" w:rsidTr="0047351E">
        <w:trPr>
          <w:trHeight w:val="440"/>
        </w:trPr>
        <w:tc>
          <w:tcPr>
            <w:tcW w:w="1545" w:type="dxa"/>
            <w:gridSpan w:val="5"/>
            <w:vAlign w:val="center"/>
          </w:tcPr>
          <w:p w14:paraId="5499FF2F"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32DF8D02"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453164E3"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12F8262B"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1653B8D8" w14:textId="77777777" w:rsidTr="0047351E">
        <w:trPr>
          <w:trHeight w:val="440"/>
        </w:trPr>
        <w:tc>
          <w:tcPr>
            <w:tcW w:w="1545" w:type="dxa"/>
            <w:gridSpan w:val="5"/>
            <w:vAlign w:val="center"/>
          </w:tcPr>
          <w:p w14:paraId="3D7A9FD4"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24526647"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082A789B"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6061785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6FF70D39" w14:textId="77777777" w:rsidTr="0047351E">
        <w:trPr>
          <w:trHeight w:val="440"/>
        </w:trPr>
        <w:tc>
          <w:tcPr>
            <w:tcW w:w="1545" w:type="dxa"/>
            <w:gridSpan w:val="5"/>
            <w:vAlign w:val="center"/>
          </w:tcPr>
          <w:p w14:paraId="24E6F243"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4AE8CC3B"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5FEFCFBE"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0E01A3D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308CA2B5" w14:textId="77777777" w:rsidTr="0047351E">
        <w:trPr>
          <w:trHeight w:val="440"/>
        </w:trPr>
        <w:tc>
          <w:tcPr>
            <w:tcW w:w="1545" w:type="dxa"/>
            <w:gridSpan w:val="5"/>
            <w:vAlign w:val="center"/>
          </w:tcPr>
          <w:p w14:paraId="73C344A8"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252DD21A"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69E1E6A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1A5B02F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298E64EC" w14:textId="77777777" w:rsidTr="0047351E">
        <w:trPr>
          <w:trHeight w:val="440"/>
        </w:trPr>
        <w:tc>
          <w:tcPr>
            <w:tcW w:w="1545" w:type="dxa"/>
            <w:gridSpan w:val="5"/>
            <w:vAlign w:val="center"/>
          </w:tcPr>
          <w:p w14:paraId="1E4AB45A"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32F595D2"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12816AD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09EB790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1ECCB385" w14:textId="77777777" w:rsidTr="0047351E">
        <w:trPr>
          <w:trHeight w:val="440"/>
        </w:trPr>
        <w:tc>
          <w:tcPr>
            <w:tcW w:w="1545" w:type="dxa"/>
            <w:gridSpan w:val="5"/>
            <w:vAlign w:val="center"/>
          </w:tcPr>
          <w:p w14:paraId="56C27CBD"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7E3831AD"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3402" w:type="dxa"/>
            <w:gridSpan w:val="11"/>
            <w:vAlign w:val="center"/>
          </w:tcPr>
          <w:p w14:paraId="4CD6C3F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305" w:type="dxa"/>
            <w:gridSpan w:val="4"/>
            <w:vAlign w:val="center"/>
          </w:tcPr>
          <w:p w14:paraId="6627C56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2ED8CB39" w14:textId="77777777" w:rsidTr="0047351E">
        <w:trPr>
          <w:trHeight w:val="440"/>
        </w:trPr>
        <w:tc>
          <w:tcPr>
            <w:tcW w:w="8094" w:type="dxa"/>
            <w:gridSpan w:val="25"/>
            <w:vAlign w:val="center"/>
          </w:tcPr>
          <w:p w14:paraId="2E0FCA83"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0C52B5BC" w14:textId="77777777" w:rsidTr="0047351E">
        <w:trPr>
          <w:trHeight w:val="880"/>
        </w:trPr>
        <w:tc>
          <w:tcPr>
            <w:tcW w:w="694" w:type="dxa"/>
            <w:vAlign w:val="center"/>
          </w:tcPr>
          <w:p w14:paraId="4DF9160F"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67D01ACF"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35A15D7A"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0A8BE8D7"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1525" w:type="dxa"/>
            <w:gridSpan w:val="5"/>
            <w:vAlign w:val="center"/>
          </w:tcPr>
          <w:p w14:paraId="34703994"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1068" w:type="dxa"/>
            <w:gridSpan w:val="3"/>
            <w:vAlign w:val="center"/>
          </w:tcPr>
          <w:p w14:paraId="505DA274"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237" w:type="dxa"/>
            <w:vAlign w:val="center"/>
          </w:tcPr>
          <w:p w14:paraId="332E251E"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25247045" w14:textId="77777777" w:rsidTr="0047351E">
        <w:trPr>
          <w:trHeight w:val="1439"/>
        </w:trPr>
        <w:tc>
          <w:tcPr>
            <w:tcW w:w="694" w:type="dxa"/>
          </w:tcPr>
          <w:p w14:paraId="5C12ABDC"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53580A76" w14:textId="77777777" w:rsidR="0047351E" w:rsidRPr="00B2507C" w:rsidRDefault="0047351E" w:rsidP="00CD5E67">
            <w:pPr>
              <w:snapToGrid w:val="0"/>
              <w:ind w:firstLine="480"/>
              <w:rPr>
                <w:rFonts w:ascii="Calibri" w:hAnsi="Calibri"/>
              </w:rPr>
            </w:pPr>
            <w:r w:rsidRPr="00080C9C">
              <w:rPr>
                <w:rFonts w:ascii="Calibri" w:hAnsi="Calibri" w:hint="eastAsia"/>
              </w:rPr>
              <w:t>浏览器扩展</w:t>
            </w:r>
            <w:proofErr w:type="gramStart"/>
            <w:r w:rsidRPr="00080C9C">
              <w:rPr>
                <w:rFonts w:ascii="Calibri" w:hAnsi="Calibri" w:hint="eastAsia"/>
              </w:rPr>
              <w:t>”</w:t>
            </w:r>
            <w:proofErr w:type="gramEnd"/>
            <w:r w:rsidRPr="00080C9C">
              <w:rPr>
                <w:rFonts w:ascii="Calibri" w:hAnsi="Calibri" w:hint="eastAsia"/>
              </w:rPr>
              <w:t>protect</w:t>
            </w:r>
            <w:proofErr w:type="gramStart"/>
            <w:r w:rsidRPr="00080C9C">
              <w:rPr>
                <w:rFonts w:ascii="Calibri" w:hAnsi="Calibri" w:hint="eastAsia"/>
              </w:rPr>
              <w:t>”</w:t>
            </w:r>
            <w:proofErr w:type="gramEnd"/>
            <w:r w:rsidRPr="00080C9C">
              <w:rPr>
                <w:rFonts w:ascii="Calibri" w:hAnsi="Calibri" w:hint="eastAsia"/>
              </w:rPr>
              <w:t xml:space="preserve"> </w:t>
            </w:r>
            <w:r w:rsidRPr="00080C9C">
              <w:rPr>
                <w:rFonts w:ascii="Calibri" w:hAnsi="Calibri" w:hint="eastAsia"/>
              </w:rPr>
              <w:t>捕捉符合网址正则表达式的请求</w:t>
            </w:r>
          </w:p>
        </w:tc>
        <w:tc>
          <w:tcPr>
            <w:tcW w:w="1525" w:type="dxa"/>
            <w:gridSpan w:val="5"/>
          </w:tcPr>
          <w:p w14:paraId="73962E26" w14:textId="77777777" w:rsidR="0047351E" w:rsidRPr="00B2507C" w:rsidRDefault="0047351E" w:rsidP="00CD5E67">
            <w:pPr>
              <w:snapToGrid w:val="0"/>
              <w:ind w:firstLine="480"/>
              <w:rPr>
                <w:rFonts w:ascii="Calibri" w:hAnsi="Calibri"/>
              </w:rPr>
            </w:pPr>
            <w:r w:rsidRPr="001C5A53">
              <w:rPr>
                <w:rFonts w:ascii="Calibri" w:hAnsi="Calibri" w:hint="eastAsia"/>
              </w:rPr>
              <w:t>用户在地址栏手动输入请求网址发起请求</w:t>
            </w:r>
            <w:r>
              <w:rPr>
                <w:rFonts w:ascii="Calibri" w:hAnsi="Calibri" w:hint="eastAsia"/>
              </w:rPr>
              <w:t>。捕捉到</w:t>
            </w:r>
            <w:r>
              <w:rPr>
                <w:rFonts w:ascii="Calibri" w:hAnsi="Calibri"/>
              </w:rPr>
              <w:t>请求后</w:t>
            </w:r>
            <w:r>
              <w:rPr>
                <w:rFonts w:ascii="Calibri" w:hAnsi="Calibri" w:hint="eastAsia"/>
              </w:rPr>
              <w:t>输出到</w:t>
            </w:r>
            <w:r>
              <w:rPr>
                <w:rFonts w:ascii="Calibri" w:hAnsi="Calibri"/>
              </w:rPr>
              <w:t>控制台</w:t>
            </w:r>
          </w:p>
        </w:tc>
        <w:tc>
          <w:tcPr>
            <w:tcW w:w="1525" w:type="dxa"/>
            <w:gridSpan w:val="5"/>
          </w:tcPr>
          <w:p w14:paraId="63756D7A" w14:textId="77777777" w:rsidR="0047351E" w:rsidRPr="00B2507C" w:rsidRDefault="0047351E" w:rsidP="00CD5E67">
            <w:pPr>
              <w:snapToGrid w:val="0"/>
              <w:ind w:firstLine="480"/>
              <w:rPr>
                <w:rFonts w:ascii="Calibri" w:hAnsi="Calibri"/>
              </w:rPr>
            </w:pPr>
            <w:r>
              <w:rPr>
                <w:rFonts w:hint="eastAsia"/>
              </w:rPr>
              <w:t>测试结果一切正常</w:t>
            </w:r>
          </w:p>
        </w:tc>
        <w:tc>
          <w:tcPr>
            <w:tcW w:w="1525" w:type="dxa"/>
            <w:gridSpan w:val="5"/>
          </w:tcPr>
          <w:p w14:paraId="2AF5BCF6" w14:textId="77777777" w:rsidR="0047351E" w:rsidRPr="00B2507C" w:rsidRDefault="0047351E" w:rsidP="00CD5E67">
            <w:pPr>
              <w:snapToGrid w:val="0"/>
              <w:ind w:firstLine="480"/>
              <w:rPr>
                <w:rFonts w:ascii="Calibri" w:hAnsi="Calibri"/>
              </w:rPr>
            </w:pPr>
          </w:p>
        </w:tc>
        <w:tc>
          <w:tcPr>
            <w:tcW w:w="1068" w:type="dxa"/>
            <w:gridSpan w:val="3"/>
          </w:tcPr>
          <w:p w14:paraId="305EE277"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37" w:type="dxa"/>
          </w:tcPr>
          <w:p w14:paraId="4322B271" w14:textId="77777777" w:rsidR="0047351E" w:rsidRPr="00B2507C" w:rsidRDefault="0047351E" w:rsidP="00CD5E67">
            <w:pPr>
              <w:snapToGrid w:val="0"/>
              <w:ind w:firstLine="480"/>
              <w:rPr>
                <w:rFonts w:ascii="Calibri" w:hAnsi="Calibri"/>
              </w:rPr>
            </w:pPr>
          </w:p>
        </w:tc>
      </w:tr>
      <w:tr w:rsidR="0047351E" w:rsidRPr="00B2507C" w14:paraId="54B5F5A6" w14:textId="77777777" w:rsidTr="0047351E">
        <w:trPr>
          <w:trHeight w:val="1439"/>
        </w:trPr>
        <w:tc>
          <w:tcPr>
            <w:tcW w:w="694" w:type="dxa"/>
          </w:tcPr>
          <w:p w14:paraId="01F3CB08" w14:textId="77777777" w:rsidR="0047351E" w:rsidRDefault="0047351E" w:rsidP="00CD5E67">
            <w:pPr>
              <w:snapToGrid w:val="0"/>
              <w:ind w:firstLine="480"/>
              <w:rPr>
                <w:rFonts w:ascii="Calibri" w:hAnsi="Calibri"/>
              </w:rPr>
            </w:pPr>
            <w:r>
              <w:rPr>
                <w:rFonts w:ascii="Calibri" w:hAnsi="Calibri" w:hint="eastAsia"/>
              </w:rPr>
              <w:t>02</w:t>
            </w:r>
          </w:p>
        </w:tc>
        <w:tc>
          <w:tcPr>
            <w:tcW w:w="1520" w:type="dxa"/>
            <w:gridSpan w:val="5"/>
          </w:tcPr>
          <w:p w14:paraId="00C09BB8" w14:textId="77777777" w:rsidR="0047351E" w:rsidRPr="00B2507C" w:rsidRDefault="0047351E" w:rsidP="00CD5E67">
            <w:pPr>
              <w:snapToGrid w:val="0"/>
              <w:ind w:firstLine="480"/>
              <w:rPr>
                <w:rFonts w:ascii="Calibri" w:hAnsi="Calibri"/>
              </w:rPr>
            </w:pPr>
            <w:r w:rsidRPr="00080C9C">
              <w:rPr>
                <w:rFonts w:ascii="Calibri" w:hAnsi="Calibri" w:hint="eastAsia"/>
              </w:rPr>
              <w:t>浏览器扩展</w:t>
            </w:r>
            <w:proofErr w:type="gramStart"/>
            <w:r w:rsidRPr="00080C9C">
              <w:rPr>
                <w:rFonts w:ascii="Calibri" w:hAnsi="Calibri" w:hint="eastAsia"/>
              </w:rPr>
              <w:t>”</w:t>
            </w:r>
            <w:proofErr w:type="gramEnd"/>
            <w:r w:rsidRPr="00080C9C">
              <w:rPr>
                <w:rFonts w:ascii="Calibri" w:hAnsi="Calibri" w:hint="eastAsia"/>
              </w:rPr>
              <w:t>protect</w:t>
            </w:r>
            <w:proofErr w:type="gramStart"/>
            <w:r w:rsidRPr="00080C9C">
              <w:rPr>
                <w:rFonts w:ascii="Calibri" w:hAnsi="Calibri" w:hint="eastAsia"/>
              </w:rPr>
              <w:t>”</w:t>
            </w:r>
            <w:proofErr w:type="gramEnd"/>
            <w:r w:rsidRPr="00080C9C">
              <w:rPr>
                <w:rFonts w:ascii="Calibri" w:hAnsi="Calibri" w:hint="eastAsia"/>
              </w:rPr>
              <w:t xml:space="preserve"> </w:t>
            </w:r>
            <w:r>
              <w:rPr>
                <w:rFonts w:ascii="Calibri" w:hAnsi="Calibri" w:hint="eastAsia"/>
              </w:rPr>
              <w:t>在符合</w:t>
            </w:r>
            <w:r>
              <w:rPr>
                <w:rFonts w:ascii="Calibri" w:hAnsi="Calibri"/>
              </w:rPr>
              <w:t>条件的</w:t>
            </w:r>
            <w:r w:rsidRPr="00080C9C">
              <w:rPr>
                <w:rFonts w:ascii="Calibri" w:hAnsi="Calibri" w:hint="eastAsia"/>
              </w:rPr>
              <w:t>请求</w:t>
            </w:r>
            <w:r>
              <w:rPr>
                <w:rFonts w:ascii="Calibri" w:hAnsi="Calibri" w:hint="eastAsia"/>
              </w:rPr>
              <w:t>后添加</w:t>
            </w:r>
            <w:r>
              <w:rPr>
                <w:rFonts w:ascii="Calibri" w:hAnsi="Calibri"/>
              </w:rPr>
              <w:t>ID</w:t>
            </w:r>
          </w:p>
        </w:tc>
        <w:tc>
          <w:tcPr>
            <w:tcW w:w="1525" w:type="dxa"/>
            <w:gridSpan w:val="5"/>
          </w:tcPr>
          <w:p w14:paraId="7822A2F5" w14:textId="77777777" w:rsidR="0047351E" w:rsidRPr="00B2507C" w:rsidRDefault="0047351E" w:rsidP="00CD5E67">
            <w:pPr>
              <w:snapToGrid w:val="0"/>
              <w:ind w:firstLine="480"/>
              <w:rPr>
                <w:rFonts w:ascii="Calibri" w:hAnsi="Calibri"/>
              </w:rPr>
            </w:pPr>
            <w:r>
              <w:rPr>
                <w:rFonts w:ascii="Calibri" w:hAnsi="Calibri" w:hint="eastAsia"/>
              </w:rPr>
              <w:t>手动</w:t>
            </w:r>
            <w:r>
              <w:rPr>
                <w:rFonts w:ascii="Calibri" w:hAnsi="Calibri"/>
              </w:rPr>
              <w:t>输入地址，期望扩展自动</w:t>
            </w:r>
            <w:r>
              <w:rPr>
                <w:rFonts w:ascii="Calibri" w:hAnsi="Calibri" w:hint="eastAsia"/>
              </w:rPr>
              <w:t>加上</w:t>
            </w:r>
            <w:r>
              <w:rPr>
                <w:rFonts w:ascii="Calibri" w:hAnsi="Calibri"/>
              </w:rPr>
              <w:t>ID</w:t>
            </w:r>
          </w:p>
        </w:tc>
        <w:tc>
          <w:tcPr>
            <w:tcW w:w="1525" w:type="dxa"/>
            <w:gridSpan w:val="5"/>
          </w:tcPr>
          <w:p w14:paraId="63D27BEB" w14:textId="77777777" w:rsidR="0047351E" w:rsidRPr="00B2507C" w:rsidRDefault="0047351E" w:rsidP="00CD5E67">
            <w:pPr>
              <w:snapToGrid w:val="0"/>
              <w:ind w:firstLine="480"/>
              <w:rPr>
                <w:rFonts w:ascii="Calibri" w:hAnsi="Calibri"/>
              </w:rPr>
            </w:pPr>
            <w:r>
              <w:rPr>
                <w:rFonts w:hint="eastAsia"/>
              </w:rPr>
              <w:t>测试结果一切正常</w:t>
            </w:r>
          </w:p>
        </w:tc>
        <w:tc>
          <w:tcPr>
            <w:tcW w:w="1525" w:type="dxa"/>
            <w:gridSpan w:val="5"/>
          </w:tcPr>
          <w:p w14:paraId="1CE8DB30" w14:textId="77777777" w:rsidR="0047351E" w:rsidRPr="00B2507C" w:rsidRDefault="0047351E" w:rsidP="00CD5E67">
            <w:pPr>
              <w:snapToGrid w:val="0"/>
              <w:ind w:firstLine="480"/>
              <w:rPr>
                <w:rFonts w:ascii="Calibri" w:hAnsi="Calibri"/>
              </w:rPr>
            </w:pPr>
          </w:p>
        </w:tc>
        <w:tc>
          <w:tcPr>
            <w:tcW w:w="1068" w:type="dxa"/>
            <w:gridSpan w:val="3"/>
          </w:tcPr>
          <w:p w14:paraId="2C2D7ABC"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37" w:type="dxa"/>
          </w:tcPr>
          <w:p w14:paraId="67CA3DE9" w14:textId="77777777" w:rsidR="0047351E" w:rsidRPr="00B2507C" w:rsidRDefault="0047351E" w:rsidP="00CD5E67">
            <w:pPr>
              <w:snapToGrid w:val="0"/>
              <w:ind w:firstLine="480"/>
              <w:rPr>
                <w:rFonts w:ascii="Calibri" w:hAnsi="Calibri"/>
              </w:rPr>
            </w:pPr>
          </w:p>
        </w:tc>
      </w:tr>
      <w:tr w:rsidR="0047351E" w:rsidRPr="00B2507C" w14:paraId="13F5E520" w14:textId="77777777" w:rsidTr="0047351E">
        <w:trPr>
          <w:trHeight w:val="450"/>
        </w:trPr>
        <w:tc>
          <w:tcPr>
            <w:tcW w:w="1119" w:type="dxa"/>
            <w:gridSpan w:val="4"/>
            <w:vAlign w:val="center"/>
          </w:tcPr>
          <w:p w14:paraId="639DD19F"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1"/>
            <w:vAlign w:val="center"/>
          </w:tcPr>
          <w:p w14:paraId="387FA551"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287F9760" w14:textId="77777777" w:rsidTr="0047351E">
        <w:trPr>
          <w:trHeight w:val="405"/>
        </w:trPr>
        <w:tc>
          <w:tcPr>
            <w:tcW w:w="978" w:type="dxa"/>
            <w:gridSpan w:val="2"/>
            <w:vAlign w:val="center"/>
          </w:tcPr>
          <w:p w14:paraId="5B63C827"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1E025D9B"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710" w:type="dxa"/>
            <w:gridSpan w:val="6"/>
            <w:vAlign w:val="center"/>
          </w:tcPr>
          <w:p w14:paraId="5BCDCA30"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6"/>
            <w:vAlign w:val="center"/>
          </w:tcPr>
          <w:p w14:paraId="00D28D33"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r w:rsidR="0047351E" w:rsidRPr="00B2507C" w14:paraId="73D6B5F7" w14:textId="77777777" w:rsidTr="0047351E">
        <w:trPr>
          <w:trHeight w:val="405"/>
        </w:trPr>
        <w:tc>
          <w:tcPr>
            <w:tcW w:w="978" w:type="dxa"/>
            <w:gridSpan w:val="2"/>
            <w:vAlign w:val="center"/>
          </w:tcPr>
          <w:p w14:paraId="41DEFA0B"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3"/>
            <w:vAlign w:val="center"/>
          </w:tcPr>
          <w:p w14:paraId="222B57DE" w14:textId="77777777" w:rsidR="0047351E" w:rsidRPr="00B2507C" w:rsidRDefault="0047351E" w:rsidP="00CD5E67">
            <w:pPr>
              <w:snapToGrid w:val="0"/>
              <w:ind w:firstLine="480"/>
              <w:rPr>
                <w:rFonts w:ascii="Calibri" w:hAnsi="Calibri"/>
              </w:rPr>
            </w:pPr>
          </w:p>
        </w:tc>
      </w:tr>
      <w:tr w:rsidR="0047351E" w:rsidRPr="00B2507C" w14:paraId="66DA68DC" w14:textId="77777777" w:rsidTr="0047351E">
        <w:trPr>
          <w:trHeight w:val="405"/>
        </w:trPr>
        <w:tc>
          <w:tcPr>
            <w:tcW w:w="978" w:type="dxa"/>
            <w:gridSpan w:val="2"/>
            <w:vAlign w:val="center"/>
          </w:tcPr>
          <w:p w14:paraId="0F0FA82A"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66B3083B"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7D4FA961"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7421E84B"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3"/>
            <w:vAlign w:val="center"/>
          </w:tcPr>
          <w:p w14:paraId="53D98167"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3"/>
            <w:vAlign w:val="center"/>
          </w:tcPr>
          <w:p w14:paraId="5A462582"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081" w:type="dxa"/>
            <w:gridSpan w:val="2"/>
            <w:vAlign w:val="center"/>
          </w:tcPr>
          <w:p w14:paraId="5019C4F1"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6" w:type="dxa"/>
            <w:gridSpan w:val="3"/>
            <w:vAlign w:val="center"/>
          </w:tcPr>
          <w:p w14:paraId="07A52DCB"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bl>
    <w:p w14:paraId="63F5AEE4" w14:textId="77777777" w:rsidR="0047351E" w:rsidRDefault="0047351E" w:rsidP="0047351E">
      <w:pPr>
        <w:ind w:firstLine="480"/>
      </w:pPr>
    </w:p>
    <w:p w14:paraId="63433B0A"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83"/>
        <w:gridCol w:w="87"/>
        <w:gridCol w:w="54"/>
        <w:gridCol w:w="426"/>
        <w:gridCol w:w="669"/>
        <w:gridCol w:w="39"/>
        <w:gridCol w:w="24"/>
        <w:gridCol w:w="900"/>
        <w:gridCol w:w="210"/>
        <w:gridCol w:w="352"/>
        <w:gridCol w:w="357"/>
        <w:gridCol w:w="161"/>
        <w:gridCol w:w="180"/>
        <w:gridCol w:w="540"/>
        <w:gridCol w:w="287"/>
        <w:gridCol w:w="73"/>
        <w:gridCol w:w="460"/>
        <w:gridCol w:w="172"/>
        <w:gridCol w:w="64"/>
        <w:gridCol w:w="1211"/>
        <w:gridCol w:w="254"/>
        <w:gridCol w:w="30"/>
        <w:gridCol w:w="569"/>
      </w:tblGrid>
      <w:tr w:rsidR="0047351E" w:rsidRPr="00B2507C" w14:paraId="6D5D230C" w14:textId="77777777" w:rsidTr="0047351E">
        <w:trPr>
          <w:trHeight w:val="440"/>
        </w:trPr>
        <w:tc>
          <w:tcPr>
            <w:tcW w:w="1544" w:type="dxa"/>
            <w:gridSpan w:val="5"/>
            <w:vAlign w:val="center"/>
          </w:tcPr>
          <w:p w14:paraId="253CE32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2BE2ED97"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3BC189F4"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820" w:type="dxa"/>
            <w:gridSpan w:val="3"/>
            <w:vAlign w:val="center"/>
          </w:tcPr>
          <w:p w14:paraId="0AD63627"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701" w:type="dxa"/>
            <w:gridSpan w:val="4"/>
            <w:vAlign w:val="center"/>
          </w:tcPr>
          <w:p w14:paraId="56E827D8"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7" w:type="dxa"/>
            <w:gridSpan w:val="2"/>
            <w:vAlign w:val="center"/>
          </w:tcPr>
          <w:p w14:paraId="234D73B8"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457A2795" w14:textId="77777777" w:rsidTr="0047351E">
        <w:trPr>
          <w:trHeight w:val="440"/>
        </w:trPr>
        <w:tc>
          <w:tcPr>
            <w:tcW w:w="1064" w:type="dxa"/>
            <w:gridSpan w:val="3"/>
            <w:vAlign w:val="center"/>
          </w:tcPr>
          <w:p w14:paraId="29166EF5"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5CAB808C" w14:textId="77777777" w:rsidR="0047351E" w:rsidRPr="00B2507C" w:rsidRDefault="0047351E" w:rsidP="00CD5E67">
            <w:pPr>
              <w:snapToGrid w:val="0"/>
              <w:ind w:firstLine="480"/>
              <w:rPr>
                <w:rFonts w:ascii="Calibri" w:hAnsi="Calibri"/>
                <w:szCs w:val="21"/>
              </w:rPr>
            </w:pPr>
            <w:r>
              <w:rPr>
                <w:rFonts w:ascii="Calibri" w:hAnsi="Calibri"/>
                <w:szCs w:val="21"/>
              </w:rPr>
              <w:t>浏览器插件</w:t>
            </w:r>
            <w:r>
              <w:rPr>
                <w:rFonts w:ascii="Calibri" w:hAnsi="Calibri"/>
                <w:szCs w:val="21"/>
              </w:rPr>
              <w:t>ContentScript</w:t>
            </w:r>
            <w:r>
              <w:rPr>
                <w:rFonts w:ascii="Calibri" w:hAnsi="Calibri"/>
                <w:szCs w:val="21"/>
              </w:rPr>
              <w:t>单元</w:t>
            </w:r>
          </w:p>
        </w:tc>
        <w:tc>
          <w:tcPr>
            <w:tcW w:w="1134" w:type="dxa"/>
            <w:gridSpan w:val="3"/>
            <w:vAlign w:val="center"/>
          </w:tcPr>
          <w:p w14:paraId="3A6F690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5F1C25A6"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c>
          <w:tcPr>
            <w:tcW w:w="1701" w:type="dxa"/>
            <w:gridSpan w:val="6"/>
            <w:vAlign w:val="center"/>
          </w:tcPr>
          <w:p w14:paraId="55DD4CC9"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236" w:type="dxa"/>
            <w:gridSpan w:val="2"/>
            <w:vAlign w:val="center"/>
          </w:tcPr>
          <w:p w14:paraId="25D7A20C"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模块</w:t>
            </w:r>
            <w:r>
              <w:rPr>
                <w:rFonts w:ascii="Calibri" w:hAnsi="Calibri" w:hint="eastAsia"/>
                <w:szCs w:val="21"/>
              </w:rPr>
              <w:t>浏览器</w:t>
            </w:r>
            <w:r>
              <w:rPr>
                <w:rFonts w:ascii="Calibri" w:hAnsi="Calibri"/>
                <w:szCs w:val="21"/>
              </w:rPr>
              <w:t>插件</w:t>
            </w:r>
          </w:p>
        </w:tc>
        <w:tc>
          <w:tcPr>
            <w:tcW w:w="1495" w:type="dxa"/>
            <w:gridSpan w:val="3"/>
            <w:vAlign w:val="center"/>
          </w:tcPr>
          <w:p w14:paraId="5C7076D5"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567" w:type="dxa"/>
            <w:vAlign w:val="center"/>
          </w:tcPr>
          <w:p w14:paraId="618BA65D"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07185437" w14:textId="77777777" w:rsidTr="0047351E">
        <w:trPr>
          <w:trHeight w:val="440"/>
        </w:trPr>
        <w:tc>
          <w:tcPr>
            <w:tcW w:w="8094" w:type="dxa"/>
            <w:gridSpan w:val="24"/>
            <w:vAlign w:val="center"/>
          </w:tcPr>
          <w:p w14:paraId="7A4D6B3F"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2B8B0CE4" w14:textId="77777777" w:rsidTr="0047351E">
        <w:trPr>
          <w:trHeight w:val="440"/>
        </w:trPr>
        <w:tc>
          <w:tcPr>
            <w:tcW w:w="1544" w:type="dxa"/>
            <w:gridSpan w:val="5"/>
            <w:vAlign w:val="center"/>
          </w:tcPr>
          <w:p w14:paraId="4B636D10"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405BE9A9"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582" w:type="dxa"/>
            <w:gridSpan w:val="9"/>
            <w:vAlign w:val="center"/>
          </w:tcPr>
          <w:p w14:paraId="211FD2FC"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2126" w:type="dxa"/>
            <w:gridSpan w:val="5"/>
            <w:vAlign w:val="center"/>
          </w:tcPr>
          <w:p w14:paraId="5CEDD82D"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0C09B190" w14:textId="77777777" w:rsidTr="0047351E">
        <w:trPr>
          <w:trHeight w:val="440"/>
        </w:trPr>
        <w:tc>
          <w:tcPr>
            <w:tcW w:w="1544" w:type="dxa"/>
            <w:gridSpan w:val="5"/>
            <w:vAlign w:val="center"/>
          </w:tcPr>
          <w:p w14:paraId="107A58CE"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40AD7F5F"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5AFC439D"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1ABAD1A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68B73240" w14:textId="77777777" w:rsidTr="0047351E">
        <w:trPr>
          <w:trHeight w:val="440"/>
        </w:trPr>
        <w:tc>
          <w:tcPr>
            <w:tcW w:w="1544" w:type="dxa"/>
            <w:gridSpan w:val="5"/>
            <w:vAlign w:val="center"/>
          </w:tcPr>
          <w:p w14:paraId="6AED9622"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37A598BA"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66E0F38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5EEA973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701A4BF0" w14:textId="77777777" w:rsidTr="0047351E">
        <w:trPr>
          <w:trHeight w:val="440"/>
        </w:trPr>
        <w:tc>
          <w:tcPr>
            <w:tcW w:w="1544" w:type="dxa"/>
            <w:gridSpan w:val="5"/>
            <w:vAlign w:val="center"/>
          </w:tcPr>
          <w:p w14:paraId="570FC054"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125232C1"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7671E09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09C1EFD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752DF217" w14:textId="77777777" w:rsidTr="0047351E">
        <w:trPr>
          <w:trHeight w:val="440"/>
        </w:trPr>
        <w:tc>
          <w:tcPr>
            <w:tcW w:w="1544" w:type="dxa"/>
            <w:gridSpan w:val="5"/>
            <w:vAlign w:val="center"/>
          </w:tcPr>
          <w:p w14:paraId="3BE031AB"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22DE5426"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464F064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60B0AEC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0EABABA6" w14:textId="77777777" w:rsidTr="0047351E">
        <w:trPr>
          <w:trHeight w:val="440"/>
        </w:trPr>
        <w:tc>
          <w:tcPr>
            <w:tcW w:w="1544" w:type="dxa"/>
            <w:gridSpan w:val="5"/>
            <w:vAlign w:val="center"/>
          </w:tcPr>
          <w:p w14:paraId="7EAD4879"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58C24E5B"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3144D16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382215D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7BB75BB3" w14:textId="77777777" w:rsidTr="0047351E">
        <w:trPr>
          <w:trHeight w:val="440"/>
        </w:trPr>
        <w:tc>
          <w:tcPr>
            <w:tcW w:w="1544" w:type="dxa"/>
            <w:gridSpan w:val="5"/>
            <w:vAlign w:val="center"/>
          </w:tcPr>
          <w:p w14:paraId="6AE4C609"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658E3317"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1B4AE1E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22C85D7D"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41405370" w14:textId="77777777" w:rsidTr="0047351E">
        <w:trPr>
          <w:trHeight w:val="440"/>
        </w:trPr>
        <w:tc>
          <w:tcPr>
            <w:tcW w:w="1544" w:type="dxa"/>
            <w:gridSpan w:val="5"/>
            <w:vAlign w:val="center"/>
          </w:tcPr>
          <w:p w14:paraId="4445D352"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45C8BCD7"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41016BF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6E976666"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2A80C0C0" w14:textId="77777777" w:rsidTr="0047351E">
        <w:trPr>
          <w:trHeight w:val="440"/>
        </w:trPr>
        <w:tc>
          <w:tcPr>
            <w:tcW w:w="1544" w:type="dxa"/>
            <w:gridSpan w:val="5"/>
            <w:vAlign w:val="center"/>
          </w:tcPr>
          <w:p w14:paraId="5BCDB73E"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7DFBB144"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582" w:type="dxa"/>
            <w:gridSpan w:val="9"/>
            <w:vAlign w:val="center"/>
          </w:tcPr>
          <w:p w14:paraId="3BCC858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2126" w:type="dxa"/>
            <w:gridSpan w:val="5"/>
            <w:vAlign w:val="center"/>
          </w:tcPr>
          <w:p w14:paraId="302C31D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515190F2" w14:textId="77777777" w:rsidTr="0047351E">
        <w:trPr>
          <w:trHeight w:val="440"/>
        </w:trPr>
        <w:tc>
          <w:tcPr>
            <w:tcW w:w="8094" w:type="dxa"/>
            <w:gridSpan w:val="24"/>
            <w:vAlign w:val="center"/>
          </w:tcPr>
          <w:p w14:paraId="286F4FB5"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353FBE83" w14:textId="77777777" w:rsidTr="0047351E">
        <w:trPr>
          <w:trHeight w:val="880"/>
        </w:trPr>
        <w:tc>
          <w:tcPr>
            <w:tcW w:w="693" w:type="dxa"/>
            <w:vAlign w:val="center"/>
          </w:tcPr>
          <w:p w14:paraId="4132649D"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454AA690"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5BE4BFBF"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719CEFA1"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705" w:type="dxa"/>
            <w:gridSpan w:val="3"/>
            <w:vAlign w:val="center"/>
          </w:tcPr>
          <w:p w14:paraId="2CA1ED40"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1275" w:type="dxa"/>
            <w:gridSpan w:val="2"/>
            <w:vAlign w:val="center"/>
          </w:tcPr>
          <w:p w14:paraId="5B176A2B"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851" w:type="dxa"/>
            <w:gridSpan w:val="3"/>
            <w:vAlign w:val="center"/>
          </w:tcPr>
          <w:p w14:paraId="2C50DD1F"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21217A70" w14:textId="77777777" w:rsidTr="0047351E">
        <w:trPr>
          <w:trHeight w:val="1439"/>
        </w:trPr>
        <w:tc>
          <w:tcPr>
            <w:tcW w:w="693" w:type="dxa"/>
          </w:tcPr>
          <w:p w14:paraId="697C6FAB"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65D4E948" w14:textId="77777777" w:rsidR="0047351E" w:rsidRPr="00B2507C" w:rsidRDefault="0047351E" w:rsidP="00CD5E67">
            <w:pPr>
              <w:snapToGrid w:val="0"/>
              <w:ind w:firstLine="480"/>
              <w:rPr>
                <w:rFonts w:ascii="Calibri" w:hAnsi="Calibri"/>
              </w:rPr>
            </w:pPr>
            <w:r w:rsidRPr="00080C9C">
              <w:rPr>
                <w:rFonts w:ascii="Calibri" w:hAnsi="Calibri" w:hint="eastAsia"/>
              </w:rPr>
              <w:t>浏览器扩展</w:t>
            </w:r>
            <w:proofErr w:type="gramStart"/>
            <w:r w:rsidRPr="00080C9C">
              <w:rPr>
                <w:rFonts w:ascii="Calibri" w:hAnsi="Calibri" w:hint="eastAsia"/>
              </w:rPr>
              <w:t>”</w:t>
            </w:r>
            <w:proofErr w:type="gramEnd"/>
            <w:r w:rsidRPr="00080C9C">
              <w:rPr>
                <w:rFonts w:ascii="Calibri" w:hAnsi="Calibri" w:hint="eastAsia"/>
              </w:rPr>
              <w:t>protect</w:t>
            </w:r>
            <w:proofErr w:type="gramStart"/>
            <w:r w:rsidRPr="00080C9C">
              <w:rPr>
                <w:rFonts w:ascii="Calibri" w:hAnsi="Calibri" w:hint="eastAsia"/>
              </w:rPr>
              <w:t>”</w:t>
            </w:r>
            <w:proofErr w:type="gramEnd"/>
            <w:r w:rsidRPr="00080C9C">
              <w:rPr>
                <w:rFonts w:ascii="Calibri" w:hAnsi="Calibri" w:hint="eastAsia"/>
              </w:rPr>
              <w:t xml:space="preserve"> </w:t>
            </w:r>
            <w:r>
              <w:rPr>
                <w:rFonts w:ascii="Calibri" w:hAnsi="Calibri" w:hint="eastAsia"/>
              </w:rPr>
              <w:t>捕捉</w:t>
            </w:r>
            <w:r>
              <w:rPr>
                <w:rFonts w:ascii="Calibri" w:hAnsi="Calibri"/>
              </w:rPr>
              <w:t>页面内</w:t>
            </w:r>
            <w:r>
              <w:rPr>
                <w:rFonts w:ascii="Calibri" w:hAnsi="Calibri"/>
              </w:rPr>
              <w:t>ID</w:t>
            </w:r>
          </w:p>
        </w:tc>
        <w:tc>
          <w:tcPr>
            <w:tcW w:w="1525" w:type="dxa"/>
            <w:gridSpan w:val="5"/>
          </w:tcPr>
          <w:p w14:paraId="34065A28" w14:textId="77777777" w:rsidR="0047351E" w:rsidRPr="00B2507C" w:rsidRDefault="0047351E" w:rsidP="00CD5E67">
            <w:pPr>
              <w:snapToGrid w:val="0"/>
              <w:ind w:firstLine="480"/>
              <w:rPr>
                <w:rFonts w:ascii="Calibri" w:hAnsi="Calibri"/>
              </w:rPr>
            </w:pPr>
            <w:r>
              <w:rPr>
                <w:rFonts w:ascii="Calibri" w:hAnsi="Calibri" w:hint="eastAsia"/>
              </w:rPr>
              <w:t>从</w:t>
            </w:r>
            <w:r>
              <w:rPr>
                <w:rFonts w:ascii="Calibri" w:hAnsi="Calibri"/>
              </w:rPr>
              <w:t>反向代理服务器得到的页面中含有</w:t>
            </w:r>
            <w:r>
              <w:rPr>
                <w:rFonts w:ascii="Calibri" w:hAnsi="Calibri"/>
              </w:rPr>
              <w:t>ID</w:t>
            </w:r>
            <w:r>
              <w:rPr>
                <w:rFonts w:ascii="Calibri" w:hAnsi="Calibri"/>
              </w:rPr>
              <w:t>，输出捕捉到的</w:t>
            </w:r>
            <w:r>
              <w:rPr>
                <w:rFonts w:ascii="Calibri" w:hAnsi="Calibri"/>
              </w:rPr>
              <w:t>ID</w:t>
            </w:r>
          </w:p>
        </w:tc>
        <w:tc>
          <w:tcPr>
            <w:tcW w:w="1525" w:type="dxa"/>
            <w:gridSpan w:val="5"/>
          </w:tcPr>
          <w:p w14:paraId="72BD72B1" w14:textId="77777777" w:rsidR="0047351E" w:rsidRPr="00B2507C" w:rsidRDefault="0047351E" w:rsidP="00CD5E67">
            <w:pPr>
              <w:snapToGrid w:val="0"/>
              <w:ind w:firstLine="480"/>
              <w:rPr>
                <w:rFonts w:ascii="Calibri" w:hAnsi="Calibri"/>
              </w:rPr>
            </w:pPr>
            <w:r>
              <w:rPr>
                <w:rFonts w:hint="eastAsia"/>
              </w:rPr>
              <w:t>测试结果一切正常</w:t>
            </w:r>
          </w:p>
        </w:tc>
        <w:tc>
          <w:tcPr>
            <w:tcW w:w="705" w:type="dxa"/>
            <w:gridSpan w:val="3"/>
          </w:tcPr>
          <w:p w14:paraId="68E5D90C" w14:textId="77777777" w:rsidR="0047351E" w:rsidRPr="00B2507C" w:rsidRDefault="0047351E" w:rsidP="00CD5E67">
            <w:pPr>
              <w:snapToGrid w:val="0"/>
              <w:ind w:firstLine="480"/>
              <w:rPr>
                <w:rFonts w:ascii="Calibri" w:hAnsi="Calibri"/>
              </w:rPr>
            </w:pPr>
          </w:p>
        </w:tc>
        <w:tc>
          <w:tcPr>
            <w:tcW w:w="1275" w:type="dxa"/>
            <w:gridSpan w:val="2"/>
          </w:tcPr>
          <w:p w14:paraId="54C49F2A"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851" w:type="dxa"/>
            <w:gridSpan w:val="3"/>
          </w:tcPr>
          <w:p w14:paraId="161AE720" w14:textId="77777777" w:rsidR="0047351E" w:rsidRPr="00B2507C" w:rsidRDefault="0047351E" w:rsidP="00CD5E67">
            <w:pPr>
              <w:snapToGrid w:val="0"/>
              <w:ind w:firstLine="480"/>
              <w:rPr>
                <w:rFonts w:ascii="Calibri" w:hAnsi="Calibri"/>
              </w:rPr>
            </w:pPr>
          </w:p>
        </w:tc>
      </w:tr>
      <w:tr w:rsidR="0047351E" w:rsidRPr="00B2507C" w14:paraId="3DBCFE93" w14:textId="77777777" w:rsidTr="0047351E">
        <w:trPr>
          <w:trHeight w:val="1439"/>
        </w:trPr>
        <w:tc>
          <w:tcPr>
            <w:tcW w:w="693" w:type="dxa"/>
          </w:tcPr>
          <w:p w14:paraId="1C62DCED" w14:textId="77777777" w:rsidR="0047351E" w:rsidRDefault="0047351E" w:rsidP="00CD5E67">
            <w:pPr>
              <w:snapToGrid w:val="0"/>
              <w:ind w:firstLine="480"/>
              <w:rPr>
                <w:rFonts w:ascii="Calibri" w:hAnsi="Calibri"/>
              </w:rPr>
            </w:pPr>
            <w:r>
              <w:rPr>
                <w:rFonts w:ascii="Calibri" w:hAnsi="Calibri" w:hint="eastAsia"/>
              </w:rPr>
              <w:t>02</w:t>
            </w:r>
          </w:p>
        </w:tc>
        <w:tc>
          <w:tcPr>
            <w:tcW w:w="1520" w:type="dxa"/>
            <w:gridSpan w:val="5"/>
          </w:tcPr>
          <w:p w14:paraId="17C23975" w14:textId="77777777" w:rsidR="0047351E" w:rsidRPr="00080C9C" w:rsidRDefault="0047351E" w:rsidP="00CD5E67">
            <w:pPr>
              <w:snapToGrid w:val="0"/>
              <w:ind w:firstLine="480"/>
              <w:rPr>
                <w:rFonts w:ascii="Calibri" w:hAnsi="Calibri"/>
              </w:rPr>
            </w:pPr>
            <w:r>
              <w:rPr>
                <w:rFonts w:ascii="Calibri" w:hAnsi="Calibri" w:hint="eastAsia"/>
              </w:rPr>
              <w:t>ID</w:t>
            </w:r>
            <w:r>
              <w:rPr>
                <w:rFonts w:ascii="Calibri" w:hAnsi="Calibri" w:hint="eastAsia"/>
              </w:rPr>
              <w:t>的</w:t>
            </w:r>
            <w:r>
              <w:rPr>
                <w:rFonts w:ascii="Calibri" w:hAnsi="Calibri"/>
              </w:rPr>
              <w:t>MD5</w:t>
            </w:r>
            <w:r>
              <w:rPr>
                <w:rFonts w:ascii="Calibri" w:hAnsi="Calibri" w:hint="eastAsia"/>
              </w:rPr>
              <w:t>加密</w:t>
            </w:r>
          </w:p>
        </w:tc>
        <w:tc>
          <w:tcPr>
            <w:tcW w:w="1525" w:type="dxa"/>
            <w:gridSpan w:val="5"/>
          </w:tcPr>
          <w:p w14:paraId="1122EA50" w14:textId="77777777" w:rsidR="0047351E" w:rsidRDefault="0047351E" w:rsidP="00CD5E67">
            <w:pPr>
              <w:snapToGrid w:val="0"/>
              <w:ind w:firstLine="480"/>
              <w:rPr>
                <w:rFonts w:ascii="Calibri" w:hAnsi="Calibri"/>
              </w:rPr>
            </w:pPr>
            <w:r>
              <w:rPr>
                <w:rFonts w:ascii="Calibri" w:hAnsi="Calibri" w:hint="eastAsia"/>
              </w:rPr>
              <w:t>MD5</w:t>
            </w:r>
            <w:r>
              <w:rPr>
                <w:rFonts w:ascii="Calibri" w:hAnsi="Calibri"/>
              </w:rPr>
              <w:t>加密，使用线上</w:t>
            </w:r>
            <w:r>
              <w:rPr>
                <w:rFonts w:ascii="Calibri" w:hAnsi="Calibri"/>
              </w:rPr>
              <w:t>MD5</w:t>
            </w:r>
            <w:r>
              <w:rPr>
                <w:rFonts w:ascii="Calibri" w:hAnsi="Calibri" w:hint="eastAsia"/>
              </w:rPr>
              <w:t>工具验证</w:t>
            </w:r>
          </w:p>
        </w:tc>
        <w:tc>
          <w:tcPr>
            <w:tcW w:w="1525" w:type="dxa"/>
            <w:gridSpan w:val="5"/>
          </w:tcPr>
          <w:p w14:paraId="0383CA5F" w14:textId="77777777" w:rsidR="0047351E" w:rsidRDefault="0047351E" w:rsidP="00CD5E67">
            <w:pPr>
              <w:snapToGrid w:val="0"/>
              <w:ind w:firstLine="480"/>
            </w:pPr>
            <w:r w:rsidRPr="00237F8A">
              <w:rPr>
                <w:rFonts w:hint="eastAsia"/>
              </w:rPr>
              <w:t>测试结果一切正常</w:t>
            </w:r>
          </w:p>
        </w:tc>
        <w:tc>
          <w:tcPr>
            <w:tcW w:w="705" w:type="dxa"/>
            <w:gridSpan w:val="3"/>
          </w:tcPr>
          <w:p w14:paraId="71F740AD" w14:textId="77777777" w:rsidR="0047351E" w:rsidRPr="00B2507C" w:rsidRDefault="0047351E" w:rsidP="00CD5E67">
            <w:pPr>
              <w:snapToGrid w:val="0"/>
              <w:ind w:firstLine="480"/>
              <w:rPr>
                <w:rFonts w:ascii="Calibri" w:hAnsi="Calibri"/>
              </w:rPr>
            </w:pPr>
          </w:p>
        </w:tc>
        <w:tc>
          <w:tcPr>
            <w:tcW w:w="1275" w:type="dxa"/>
            <w:gridSpan w:val="2"/>
          </w:tcPr>
          <w:p w14:paraId="35792675" w14:textId="77777777" w:rsidR="0047351E" w:rsidRDefault="0047351E" w:rsidP="00CD5E67">
            <w:pPr>
              <w:snapToGrid w:val="0"/>
              <w:ind w:firstLine="480"/>
              <w:rPr>
                <w:rFonts w:ascii="Calibri" w:hAnsi="Calibri"/>
              </w:rPr>
            </w:pPr>
          </w:p>
        </w:tc>
        <w:tc>
          <w:tcPr>
            <w:tcW w:w="851" w:type="dxa"/>
            <w:gridSpan w:val="3"/>
          </w:tcPr>
          <w:p w14:paraId="03C528DB" w14:textId="77777777" w:rsidR="0047351E" w:rsidRPr="00B2507C" w:rsidRDefault="0047351E" w:rsidP="00CD5E67">
            <w:pPr>
              <w:snapToGrid w:val="0"/>
              <w:ind w:firstLine="480"/>
              <w:rPr>
                <w:rFonts w:ascii="Calibri" w:hAnsi="Calibri"/>
              </w:rPr>
            </w:pPr>
          </w:p>
        </w:tc>
      </w:tr>
      <w:tr w:rsidR="0047351E" w:rsidRPr="00B2507C" w14:paraId="0CA5B054" w14:textId="77777777" w:rsidTr="0047351E">
        <w:trPr>
          <w:trHeight w:val="1439"/>
        </w:trPr>
        <w:tc>
          <w:tcPr>
            <w:tcW w:w="693" w:type="dxa"/>
          </w:tcPr>
          <w:p w14:paraId="167F1CE7" w14:textId="77777777" w:rsidR="0047351E" w:rsidRDefault="0047351E" w:rsidP="00CD5E67">
            <w:pPr>
              <w:snapToGrid w:val="0"/>
              <w:ind w:firstLine="480"/>
              <w:rPr>
                <w:rFonts w:ascii="Calibri" w:hAnsi="Calibri"/>
              </w:rPr>
            </w:pPr>
            <w:r>
              <w:rPr>
                <w:rFonts w:ascii="Calibri" w:hAnsi="Calibri" w:hint="eastAsia"/>
              </w:rPr>
              <w:t>03</w:t>
            </w:r>
          </w:p>
        </w:tc>
        <w:tc>
          <w:tcPr>
            <w:tcW w:w="1520" w:type="dxa"/>
            <w:gridSpan w:val="5"/>
          </w:tcPr>
          <w:p w14:paraId="2584990B" w14:textId="77777777" w:rsidR="0047351E" w:rsidRPr="00080C9C" w:rsidRDefault="0047351E" w:rsidP="00CD5E67">
            <w:pPr>
              <w:snapToGrid w:val="0"/>
              <w:ind w:firstLine="480"/>
              <w:rPr>
                <w:rFonts w:ascii="Calibri" w:hAnsi="Calibri"/>
              </w:rPr>
            </w:pPr>
            <w:r w:rsidRPr="00080C9C">
              <w:rPr>
                <w:rFonts w:ascii="Calibri" w:hAnsi="Calibri" w:hint="eastAsia"/>
              </w:rPr>
              <w:t>浏览器扩展</w:t>
            </w:r>
            <w:proofErr w:type="gramStart"/>
            <w:r w:rsidRPr="00080C9C">
              <w:rPr>
                <w:rFonts w:ascii="Calibri" w:hAnsi="Calibri" w:hint="eastAsia"/>
              </w:rPr>
              <w:t>”</w:t>
            </w:r>
            <w:proofErr w:type="gramEnd"/>
            <w:r w:rsidRPr="00080C9C">
              <w:rPr>
                <w:rFonts w:ascii="Calibri" w:hAnsi="Calibri" w:hint="eastAsia"/>
              </w:rPr>
              <w:t>protect</w:t>
            </w:r>
            <w:proofErr w:type="gramStart"/>
            <w:r w:rsidRPr="00080C9C">
              <w:rPr>
                <w:rFonts w:ascii="Calibri" w:hAnsi="Calibri" w:hint="eastAsia"/>
              </w:rPr>
              <w:t>”</w:t>
            </w:r>
            <w:proofErr w:type="gramEnd"/>
            <w:r w:rsidRPr="00080C9C">
              <w:rPr>
                <w:rFonts w:ascii="Calibri" w:hAnsi="Calibri" w:hint="eastAsia"/>
              </w:rPr>
              <w:t xml:space="preserve"> </w:t>
            </w:r>
            <w:r>
              <w:rPr>
                <w:rFonts w:ascii="Calibri" w:hAnsi="Calibri" w:hint="eastAsia"/>
              </w:rPr>
              <w:t>的消息传递</w:t>
            </w:r>
          </w:p>
        </w:tc>
        <w:tc>
          <w:tcPr>
            <w:tcW w:w="1525" w:type="dxa"/>
            <w:gridSpan w:val="5"/>
          </w:tcPr>
          <w:p w14:paraId="6AF00DA4" w14:textId="77777777" w:rsidR="0047351E" w:rsidRDefault="0047351E" w:rsidP="00CD5E67">
            <w:pPr>
              <w:snapToGrid w:val="0"/>
              <w:ind w:firstLine="480"/>
              <w:rPr>
                <w:rFonts w:ascii="Calibri" w:hAnsi="Calibri"/>
              </w:rPr>
            </w:pPr>
            <w:r>
              <w:rPr>
                <w:rFonts w:ascii="Calibri" w:hAnsi="Calibri" w:hint="eastAsia"/>
              </w:rPr>
              <w:t>从</w:t>
            </w:r>
            <w:r>
              <w:rPr>
                <w:rFonts w:ascii="Calibri" w:hAnsi="Calibri"/>
              </w:rPr>
              <w:t>反向代理服务器得到的</w:t>
            </w:r>
            <w:r>
              <w:rPr>
                <w:rFonts w:ascii="Calibri" w:hAnsi="Calibri" w:hint="eastAsia"/>
              </w:rPr>
              <w:t>响应</w:t>
            </w:r>
            <w:r>
              <w:rPr>
                <w:rFonts w:ascii="Calibri" w:hAnsi="Calibri"/>
              </w:rPr>
              <w:t>页面捕捉到</w:t>
            </w:r>
            <w:r>
              <w:rPr>
                <w:rFonts w:ascii="Calibri" w:hAnsi="Calibri"/>
              </w:rPr>
              <w:t>ID</w:t>
            </w:r>
            <w:r>
              <w:rPr>
                <w:rFonts w:ascii="Calibri" w:hAnsi="Calibri" w:hint="eastAsia"/>
              </w:rPr>
              <w:t>，</w:t>
            </w:r>
            <w:r w:rsidRPr="00694DEE">
              <w:rPr>
                <w:rFonts w:ascii="Calibri" w:hAnsi="Calibri" w:hint="eastAsia"/>
              </w:rPr>
              <w:t>ContentScript</w:t>
            </w:r>
            <w:r w:rsidRPr="00694DEE">
              <w:rPr>
                <w:rFonts w:ascii="Calibri" w:hAnsi="Calibri" w:hint="eastAsia"/>
              </w:rPr>
              <w:t>用消息传递</w:t>
            </w:r>
            <w:r w:rsidRPr="00694DEE">
              <w:rPr>
                <w:rFonts w:ascii="Calibri" w:hAnsi="Calibri" w:hint="eastAsia"/>
              </w:rPr>
              <w:t>ID</w:t>
            </w:r>
            <w:r w:rsidRPr="00694DEE">
              <w:rPr>
                <w:rFonts w:ascii="Calibri" w:hAnsi="Calibri" w:hint="eastAsia"/>
              </w:rPr>
              <w:t>给</w:t>
            </w:r>
            <w:r w:rsidRPr="00694DEE">
              <w:rPr>
                <w:rFonts w:ascii="Calibri" w:hAnsi="Calibri" w:hint="eastAsia"/>
              </w:rPr>
              <w:t>background</w:t>
            </w:r>
          </w:p>
        </w:tc>
        <w:tc>
          <w:tcPr>
            <w:tcW w:w="1525" w:type="dxa"/>
            <w:gridSpan w:val="5"/>
          </w:tcPr>
          <w:p w14:paraId="164833D5" w14:textId="77777777" w:rsidR="0047351E" w:rsidRDefault="0047351E" w:rsidP="00CD5E67">
            <w:pPr>
              <w:snapToGrid w:val="0"/>
              <w:ind w:firstLine="480"/>
            </w:pPr>
            <w:r w:rsidRPr="00237F8A">
              <w:rPr>
                <w:rFonts w:hint="eastAsia"/>
              </w:rPr>
              <w:t>测试结果一切正常</w:t>
            </w:r>
          </w:p>
        </w:tc>
        <w:tc>
          <w:tcPr>
            <w:tcW w:w="705" w:type="dxa"/>
            <w:gridSpan w:val="3"/>
          </w:tcPr>
          <w:p w14:paraId="6AF9318B" w14:textId="77777777" w:rsidR="0047351E" w:rsidRPr="00B2507C" w:rsidRDefault="0047351E" w:rsidP="00CD5E67">
            <w:pPr>
              <w:snapToGrid w:val="0"/>
              <w:ind w:firstLine="480"/>
              <w:rPr>
                <w:rFonts w:ascii="Calibri" w:hAnsi="Calibri"/>
              </w:rPr>
            </w:pPr>
          </w:p>
        </w:tc>
        <w:tc>
          <w:tcPr>
            <w:tcW w:w="1275" w:type="dxa"/>
            <w:gridSpan w:val="2"/>
          </w:tcPr>
          <w:p w14:paraId="74EE800D" w14:textId="77777777" w:rsidR="0047351E"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851" w:type="dxa"/>
            <w:gridSpan w:val="3"/>
          </w:tcPr>
          <w:p w14:paraId="7CB37BEA" w14:textId="77777777" w:rsidR="0047351E" w:rsidRPr="00B2507C" w:rsidRDefault="0047351E" w:rsidP="00CD5E67">
            <w:pPr>
              <w:snapToGrid w:val="0"/>
              <w:ind w:firstLine="480"/>
              <w:rPr>
                <w:rFonts w:ascii="Calibri" w:hAnsi="Calibri"/>
              </w:rPr>
            </w:pPr>
          </w:p>
        </w:tc>
      </w:tr>
      <w:tr w:rsidR="0047351E" w:rsidRPr="00B2507C" w14:paraId="3B2A2B8F" w14:textId="77777777" w:rsidTr="0047351E">
        <w:trPr>
          <w:trHeight w:val="450"/>
        </w:trPr>
        <w:tc>
          <w:tcPr>
            <w:tcW w:w="1118" w:type="dxa"/>
            <w:gridSpan w:val="4"/>
            <w:vAlign w:val="center"/>
          </w:tcPr>
          <w:p w14:paraId="4B6A44C8"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6" w:type="dxa"/>
            <w:gridSpan w:val="20"/>
            <w:vAlign w:val="center"/>
          </w:tcPr>
          <w:p w14:paraId="46DD8452"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375D962B" w14:textId="77777777" w:rsidTr="0047351E">
        <w:trPr>
          <w:trHeight w:val="405"/>
        </w:trPr>
        <w:tc>
          <w:tcPr>
            <w:tcW w:w="977" w:type="dxa"/>
            <w:gridSpan w:val="2"/>
            <w:vAlign w:val="center"/>
          </w:tcPr>
          <w:p w14:paraId="5BD5EAC2"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389BFE33"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710" w:type="dxa"/>
            <w:gridSpan w:val="6"/>
            <w:vAlign w:val="center"/>
          </w:tcPr>
          <w:p w14:paraId="5373CFAE"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8" w:type="dxa"/>
            <w:gridSpan w:val="5"/>
            <w:vAlign w:val="center"/>
          </w:tcPr>
          <w:p w14:paraId="1CF3284B"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r w:rsidR="0047351E" w:rsidRPr="00B2507C" w14:paraId="2DF33EE7" w14:textId="77777777" w:rsidTr="0047351E">
        <w:trPr>
          <w:trHeight w:val="405"/>
        </w:trPr>
        <w:tc>
          <w:tcPr>
            <w:tcW w:w="977" w:type="dxa"/>
            <w:gridSpan w:val="2"/>
            <w:vAlign w:val="center"/>
          </w:tcPr>
          <w:p w14:paraId="1C56D00E"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7" w:type="dxa"/>
            <w:gridSpan w:val="22"/>
            <w:vAlign w:val="center"/>
          </w:tcPr>
          <w:p w14:paraId="49787A28" w14:textId="77777777" w:rsidR="0047351E" w:rsidRPr="00B2507C" w:rsidRDefault="0047351E" w:rsidP="00CD5E67">
            <w:pPr>
              <w:snapToGrid w:val="0"/>
              <w:ind w:firstLine="480"/>
              <w:rPr>
                <w:rFonts w:ascii="Calibri" w:hAnsi="Calibri"/>
              </w:rPr>
            </w:pPr>
          </w:p>
        </w:tc>
      </w:tr>
      <w:tr w:rsidR="0047351E" w:rsidRPr="00B2507C" w14:paraId="37FD6D9F" w14:textId="77777777" w:rsidTr="0047351E">
        <w:trPr>
          <w:trHeight w:val="405"/>
        </w:trPr>
        <w:tc>
          <w:tcPr>
            <w:tcW w:w="977" w:type="dxa"/>
            <w:gridSpan w:val="2"/>
            <w:vAlign w:val="center"/>
          </w:tcPr>
          <w:p w14:paraId="67C0ECBF"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6F474A81"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1D021F04"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756CA282"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3"/>
            <w:vAlign w:val="center"/>
          </w:tcPr>
          <w:p w14:paraId="63A34F0F"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632" w:type="dxa"/>
            <w:gridSpan w:val="2"/>
            <w:vAlign w:val="center"/>
          </w:tcPr>
          <w:p w14:paraId="0B1CD9C7"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529" w:type="dxa"/>
            <w:gridSpan w:val="3"/>
            <w:vAlign w:val="center"/>
          </w:tcPr>
          <w:p w14:paraId="6CDB6D46"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7" w:type="dxa"/>
            <w:gridSpan w:val="2"/>
            <w:vAlign w:val="center"/>
          </w:tcPr>
          <w:p w14:paraId="38FC094C"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bl>
    <w:p w14:paraId="10632B68" w14:textId="77777777" w:rsidR="0047351E" w:rsidRDefault="0047351E" w:rsidP="0047351E">
      <w:pPr>
        <w:ind w:firstLine="480"/>
      </w:pPr>
    </w:p>
    <w:p w14:paraId="4784E290" w14:textId="77777777" w:rsidR="0047351E" w:rsidRDefault="0047351E" w:rsidP="0047351E">
      <w:pPr>
        <w:ind w:firstLine="480"/>
      </w:pPr>
    </w:p>
    <w:p w14:paraId="4FF4877A" w14:textId="77777777" w:rsidR="0047351E" w:rsidRDefault="0047351E" w:rsidP="0047351E">
      <w:pPr>
        <w:ind w:firstLine="480"/>
      </w:pPr>
    </w:p>
    <w:p w14:paraId="72FE3300"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540"/>
        <w:gridCol w:w="140"/>
        <w:gridCol w:w="96"/>
        <w:gridCol w:w="51"/>
        <w:gridCol w:w="73"/>
        <w:gridCol w:w="630"/>
        <w:gridCol w:w="142"/>
        <w:gridCol w:w="308"/>
        <w:gridCol w:w="685"/>
        <w:gridCol w:w="283"/>
        <w:gridCol w:w="142"/>
        <w:gridCol w:w="567"/>
      </w:tblGrid>
      <w:tr w:rsidR="0047351E" w:rsidRPr="00B2507C" w14:paraId="3D0038C6" w14:textId="77777777" w:rsidTr="0047351E">
        <w:trPr>
          <w:trHeight w:val="440"/>
        </w:trPr>
        <w:tc>
          <w:tcPr>
            <w:tcW w:w="1545" w:type="dxa"/>
            <w:gridSpan w:val="5"/>
            <w:vAlign w:val="center"/>
          </w:tcPr>
          <w:p w14:paraId="1CF7857B"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5EC88A89"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4E77953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236" w:type="dxa"/>
            <w:gridSpan w:val="2"/>
            <w:vAlign w:val="center"/>
          </w:tcPr>
          <w:p w14:paraId="5CA44AF3"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889" w:type="dxa"/>
            <w:gridSpan w:val="6"/>
            <w:vAlign w:val="center"/>
          </w:tcPr>
          <w:p w14:paraId="25DC42A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992" w:type="dxa"/>
            <w:gridSpan w:val="3"/>
            <w:vAlign w:val="center"/>
          </w:tcPr>
          <w:p w14:paraId="0DF64D4D"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375BF591" w14:textId="77777777" w:rsidTr="0047351E">
        <w:trPr>
          <w:trHeight w:val="440"/>
        </w:trPr>
        <w:tc>
          <w:tcPr>
            <w:tcW w:w="1065" w:type="dxa"/>
            <w:gridSpan w:val="3"/>
            <w:vAlign w:val="center"/>
          </w:tcPr>
          <w:p w14:paraId="4C8EC77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1C8606C8" w14:textId="77777777" w:rsidR="0047351E" w:rsidRPr="00B2507C" w:rsidRDefault="0047351E" w:rsidP="00CD5E67">
            <w:pPr>
              <w:snapToGrid w:val="0"/>
              <w:ind w:firstLine="480"/>
              <w:rPr>
                <w:rFonts w:ascii="Calibri" w:hAnsi="Calibri"/>
                <w:szCs w:val="21"/>
              </w:rPr>
            </w:pPr>
            <w:r w:rsidRPr="00C61949">
              <w:rPr>
                <w:rFonts w:ascii="Calibri" w:hAnsi="Calibri" w:hint="eastAsia"/>
                <w:szCs w:val="21"/>
              </w:rPr>
              <w:t>ID</w:t>
            </w:r>
            <w:r w:rsidRPr="00C61949">
              <w:rPr>
                <w:rFonts w:ascii="Calibri" w:hAnsi="Calibri" w:hint="eastAsia"/>
                <w:szCs w:val="21"/>
              </w:rPr>
              <w:t>管理</w:t>
            </w:r>
          </w:p>
        </w:tc>
        <w:tc>
          <w:tcPr>
            <w:tcW w:w="1134" w:type="dxa"/>
            <w:gridSpan w:val="3"/>
            <w:vAlign w:val="center"/>
          </w:tcPr>
          <w:p w14:paraId="5CBEDA2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20C31C07"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c>
          <w:tcPr>
            <w:tcW w:w="1021" w:type="dxa"/>
            <w:gridSpan w:val="4"/>
            <w:vAlign w:val="center"/>
          </w:tcPr>
          <w:p w14:paraId="7816EB9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992" w:type="dxa"/>
            <w:gridSpan w:val="5"/>
            <w:vAlign w:val="center"/>
          </w:tcPr>
          <w:p w14:paraId="22580E44"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模块</w:t>
            </w:r>
            <w:r>
              <w:rPr>
                <w:rFonts w:ascii="Calibri" w:hAnsi="Calibri" w:hint="eastAsia"/>
                <w:szCs w:val="21"/>
              </w:rPr>
              <w:t>服务器</w:t>
            </w:r>
            <w:r>
              <w:rPr>
                <w:rFonts w:ascii="Calibri" w:hAnsi="Calibri"/>
                <w:szCs w:val="21"/>
              </w:rPr>
              <w:t>端</w:t>
            </w:r>
          </w:p>
        </w:tc>
        <w:tc>
          <w:tcPr>
            <w:tcW w:w="1418" w:type="dxa"/>
            <w:gridSpan w:val="4"/>
            <w:vAlign w:val="center"/>
          </w:tcPr>
          <w:p w14:paraId="27281275"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567" w:type="dxa"/>
            <w:vAlign w:val="center"/>
          </w:tcPr>
          <w:p w14:paraId="4758DE7B"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3DF0A3CF" w14:textId="77777777" w:rsidTr="0047351E">
        <w:trPr>
          <w:trHeight w:val="440"/>
        </w:trPr>
        <w:tc>
          <w:tcPr>
            <w:tcW w:w="8094" w:type="dxa"/>
            <w:gridSpan w:val="26"/>
            <w:vAlign w:val="center"/>
          </w:tcPr>
          <w:p w14:paraId="5DE89032"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0BD7972C" w14:textId="77777777" w:rsidTr="0047351E">
        <w:trPr>
          <w:trHeight w:val="440"/>
        </w:trPr>
        <w:tc>
          <w:tcPr>
            <w:tcW w:w="1545" w:type="dxa"/>
            <w:gridSpan w:val="5"/>
            <w:vAlign w:val="center"/>
          </w:tcPr>
          <w:p w14:paraId="53C9074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622908C8"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722" w:type="dxa"/>
            <w:gridSpan w:val="11"/>
            <w:vAlign w:val="center"/>
          </w:tcPr>
          <w:p w14:paraId="5B42C043"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985" w:type="dxa"/>
            <w:gridSpan w:val="5"/>
            <w:vAlign w:val="center"/>
          </w:tcPr>
          <w:p w14:paraId="2AD6C1DA"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18308DC7" w14:textId="77777777" w:rsidTr="0047351E">
        <w:trPr>
          <w:trHeight w:val="440"/>
        </w:trPr>
        <w:tc>
          <w:tcPr>
            <w:tcW w:w="1545" w:type="dxa"/>
            <w:gridSpan w:val="5"/>
            <w:vAlign w:val="center"/>
          </w:tcPr>
          <w:p w14:paraId="68CF37B1"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709870CB"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232C006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6A173A9D"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523AA1F1" w14:textId="77777777" w:rsidTr="0047351E">
        <w:trPr>
          <w:trHeight w:val="440"/>
        </w:trPr>
        <w:tc>
          <w:tcPr>
            <w:tcW w:w="1545" w:type="dxa"/>
            <w:gridSpan w:val="5"/>
            <w:vAlign w:val="center"/>
          </w:tcPr>
          <w:p w14:paraId="19BBBE9F"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528C9D7F"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7782F2C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75A83D0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2AFC371A" w14:textId="77777777" w:rsidTr="0047351E">
        <w:trPr>
          <w:trHeight w:val="440"/>
        </w:trPr>
        <w:tc>
          <w:tcPr>
            <w:tcW w:w="1545" w:type="dxa"/>
            <w:gridSpan w:val="5"/>
            <w:vAlign w:val="center"/>
          </w:tcPr>
          <w:p w14:paraId="2E637763"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38E7ECD4"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34754F0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136529AB"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0B6D7C86" w14:textId="77777777" w:rsidTr="0047351E">
        <w:trPr>
          <w:trHeight w:val="440"/>
        </w:trPr>
        <w:tc>
          <w:tcPr>
            <w:tcW w:w="1545" w:type="dxa"/>
            <w:gridSpan w:val="5"/>
            <w:vAlign w:val="center"/>
          </w:tcPr>
          <w:p w14:paraId="28DA99D8"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654CAC30"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49769A88"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66133F3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551740C3" w14:textId="77777777" w:rsidTr="0047351E">
        <w:trPr>
          <w:trHeight w:val="440"/>
        </w:trPr>
        <w:tc>
          <w:tcPr>
            <w:tcW w:w="1545" w:type="dxa"/>
            <w:gridSpan w:val="5"/>
            <w:vAlign w:val="center"/>
          </w:tcPr>
          <w:p w14:paraId="024EDC1A"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265E867F"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135A80B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1207ECE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0FC079AD" w14:textId="77777777" w:rsidTr="0047351E">
        <w:trPr>
          <w:trHeight w:val="440"/>
        </w:trPr>
        <w:tc>
          <w:tcPr>
            <w:tcW w:w="1545" w:type="dxa"/>
            <w:gridSpan w:val="5"/>
            <w:vAlign w:val="center"/>
          </w:tcPr>
          <w:p w14:paraId="781C6E8D"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75C9FEC5"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613FCCF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67A7143E"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1FA01E5D" w14:textId="77777777" w:rsidTr="0047351E">
        <w:trPr>
          <w:trHeight w:val="440"/>
        </w:trPr>
        <w:tc>
          <w:tcPr>
            <w:tcW w:w="1545" w:type="dxa"/>
            <w:gridSpan w:val="5"/>
            <w:vAlign w:val="center"/>
          </w:tcPr>
          <w:p w14:paraId="66088B95"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70DFB3A2"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50FB4C4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53A943F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4240708E" w14:textId="77777777" w:rsidTr="0047351E">
        <w:trPr>
          <w:trHeight w:val="440"/>
        </w:trPr>
        <w:tc>
          <w:tcPr>
            <w:tcW w:w="1545" w:type="dxa"/>
            <w:gridSpan w:val="5"/>
            <w:vAlign w:val="center"/>
          </w:tcPr>
          <w:p w14:paraId="5CB996E5"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56DEC979"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722" w:type="dxa"/>
            <w:gridSpan w:val="11"/>
            <w:vAlign w:val="center"/>
          </w:tcPr>
          <w:p w14:paraId="3BE41195"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985" w:type="dxa"/>
            <w:gridSpan w:val="5"/>
            <w:vAlign w:val="center"/>
          </w:tcPr>
          <w:p w14:paraId="378346D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2E077BE7" w14:textId="77777777" w:rsidTr="0047351E">
        <w:trPr>
          <w:trHeight w:val="440"/>
        </w:trPr>
        <w:tc>
          <w:tcPr>
            <w:tcW w:w="8094" w:type="dxa"/>
            <w:gridSpan w:val="26"/>
            <w:vAlign w:val="center"/>
          </w:tcPr>
          <w:p w14:paraId="3D2ACD01"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5A2D4920" w14:textId="77777777" w:rsidTr="0047351E">
        <w:trPr>
          <w:trHeight w:val="880"/>
        </w:trPr>
        <w:tc>
          <w:tcPr>
            <w:tcW w:w="694" w:type="dxa"/>
            <w:vAlign w:val="center"/>
          </w:tcPr>
          <w:p w14:paraId="70290CE7"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71E0FEC3"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5F9A80FD"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7"/>
            <w:vAlign w:val="center"/>
          </w:tcPr>
          <w:p w14:paraId="45535761"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845" w:type="dxa"/>
            <w:gridSpan w:val="3"/>
            <w:vAlign w:val="center"/>
          </w:tcPr>
          <w:p w14:paraId="294C0C8A"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1276" w:type="dxa"/>
            <w:gridSpan w:val="3"/>
            <w:vAlign w:val="center"/>
          </w:tcPr>
          <w:p w14:paraId="6589DDFA"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709" w:type="dxa"/>
            <w:gridSpan w:val="2"/>
            <w:vAlign w:val="center"/>
          </w:tcPr>
          <w:p w14:paraId="7515A379"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4B730366" w14:textId="77777777" w:rsidTr="0047351E">
        <w:trPr>
          <w:trHeight w:val="1439"/>
        </w:trPr>
        <w:tc>
          <w:tcPr>
            <w:tcW w:w="694" w:type="dxa"/>
          </w:tcPr>
          <w:p w14:paraId="165B2752"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42002E56" w14:textId="77777777" w:rsidR="0047351E" w:rsidRPr="00B2507C" w:rsidRDefault="0047351E" w:rsidP="00CD5E67">
            <w:pPr>
              <w:snapToGrid w:val="0"/>
              <w:ind w:firstLine="480"/>
              <w:rPr>
                <w:rFonts w:ascii="Calibri" w:hAnsi="Calibri"/>
              </w:rPr>
            </w:pPr>
            <w:r>
              <w:rPr>
                <w:rFonts w:hint="eastAsia"/>
                <w:szCs w:val="21"/>
              </w:rPr>
              <w:t>给初次访问的</w:t>
            </w:r>
            <w:r>
              <w:rPr>
                <w:szCs w:val="21"/>
              </w:rPr>
              <w:t>IP</w:t>
            </w:r>
            <w:r>
              <w:rPr>
                <w:szCs w:val="21"/>
              </w:rPr>
              <w:t>分配</w:t>
            </w:r>
            <w:r>
              <w:rPr>
                <w:szCs w:val="21"/>
              </w:rPr>
              <w:t>ID</w:t>
            </w:r>
          </w:p>
        </w:tc>
        <w:tc>
          <w:tcPr>
            <w:tcW w:w="1525" w:type="dxa"/>
            <w:gridSpan w:val="5"/>
          </w:tcPr>
          <w:p w14:paraId="1BFE5FE7" w14:textId="77777777" w:rsidR="0047351E" w:rsidRPr="00B2507C" w:rsidRDefault="0047351E" w:rsidP="00CD5E67">
            <w:pPr>
              <w:snapToGrid w:val="0"/>
              <w:ind w:firstLine="480"/>
              <w:rPr>
                <w:rFonts w:ascii="Calibri" w:hAnsi="Calibri"/>
              </w:rPr>
            </w:pPr>
            <w:r>
              <w:rPr>
                <w:rFonts w:hint="eastAsia"/>
                <w:szCs w:val="21"/>
              </w:rPr>
              <w:t>在</w:t>
            </w:r>
            <w:r>
              <w:rPr>
                <w:szCs w:val="21"/>
              </w:rPr>
              <w:t>启动</w:t>
            </w:r>
            <w:r>
              <w:rPr>
                <w:rFonts w:hint="eastAsia"/>
                <w:szCs w:val="21"/>
              </w:rPr>
              <w:t>Nginx</w:t>
            </w:r>
            <w:r>
              <w:rPr>
                <w:rFonts w:hint="eastAsia"/>
                <w:szCs w:val="21"/>
              </w:rPr>
              <w:t>反向代理服务器后</w:t>
            </w:r>
            <w:r>
              <w:rPr>
                <w:szCs w:val="21"/>
              </w:rPr>
              <w:t>，使用</w:t>
            </w:r>
            <w:r>
              <w:rPr>
                <w:rFonts w:hint="eastAsia"/>
                <w:szCs w:val="21"/>
              </w:rPr>
              <w:t>未曾</w:t>
            </w:r>
            <w:r>
              <w:rPr>
                <w:szCs w:val="21"/>
              </w:rPr>
              <w:t>访问过的</w:t>
            </w:r>
            <w:r>
              <w:rPr>
                <w:szCs w:val="21"/>
              </w:rPr>
              <w:t>IP</w:t>
            </w:r>
            <w:r>
              <w:rPr>
                <w:rFonts w:hint="eastAsia"/>
                <w:szCs w:val="21"/>
              </w:rPr>
              <w:t>访问</w:t>
            </w:r>
            <w:r>
              <w:rPr>
                <w:szCs w:val="21"/>
              </w:rPr>
              <w:t>反向</w:t>
            </w:r>
            <w:r>
              <w:rPr>
                <w:rFonts w:hint="eastAsia"/>
                <w:szCs w:val="21"/>
              </w:rPr>
              <w:t>代理</w:t>
            </w:r>
            <w:r>
              <w:rPr>
                <w:szCs w:val="21"/>
              </w:rPr>
              <w:t>服务器</w:t>
            </w:r>
            <w:r>
              <w:rPr>
                <w:rFonts w:hint="eastAsia"/>
                <w:szCs w:val="21"/>
              </w:rPr>
              <w:t>：</w:t>
            </w:r>
            <w:r>
              <w:rPr>
                <w:szCs w:val="21"/>
              </w:rPr>
              <w:t>在地址栏输入网址</w:t>
            </w:r>
          </w:p>
        </w:tc>
        <w:tc>
          <w:tcPr>
            <w:tcW w:w="1525" w:type="dxa"/>
            <w:gridSpan w:val="7"/>
          </w:tcPr>
          <w:p w14:paraId="08B1DF69" w14:textId="77777777" w:rsidR="0047351E" w:rsidRPr="00B2507C" w:rsidRDefault="0047351E" w:rsidP="00CD5E67">
            <w:pPr>
              <w:snapToGrid w:val="0"/>
              <w:ind w:firstLine="480"/>
              <w:rPr>
                <w:rFonts w:ascii="Calibri" w:hAnsi="Calibri"/>
              </w:rPr>
            </w:pPr>
            <w:r>
              <w:rPr>
                <w:rFonts w:hint="eastAsia"/>
              </w:rPr>
              <w:t>测试结果一切正常</w:t>
            </w:r>
          </w:p>
        </w:tc>
        <w:tc>
          <w:tcPr>
            <w:tcW w:w="845" w:type="dxa"/>
            <w:gridSpan w:val="3"/>
          </w:tcPr>
          <w:p w14:paraId="2AD4855B" w14:textId="77777777" w:rsidR="0047351E" w:rsidRPr="00B2507C" w:rsidRDefault="0047351E" w:rsidP="00CD5E67">
            <w:pPr>
              <w:snapToGrid w:val="0"/>
              <w:ind w:firstLine="480"/>
              <w:rPr>
                <w:rFonts w:ascii="Calibri" w:hAnsi="Calibri"/>
              </w:rPr>
            </w:pPr>
          </w:p>
        </w:tc>
        <w:tc>
          <w:tcPr>
            <w:tcW w:w="1276" w:type="dxa"/>
            <w:gridSpan w:val="3"/>
          </w:tcPr>
          <w:p w14:paraId="360CAF1A"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709" w:type="dxa"/>
            <w:gridSpan w:val="2"/>
          </w:tcPr>
          <w:p w14:paraId="1FA65762" w14:textId="77777777" w:rsidR="0047351E" w:rsidRPr="00B2507C" w:rsidRDefault="0047351E" w:rsidP="00CD5E67">
            <w:pPr>
              <w:snapToGrid w:val="0"/>
              <w:ind w:firstLine="480"/>
              <w:rPr>
                <w:rFonts w:ascii="Calibri" w:hAnsi="Calibri"/>
              </w:rPr>
            </w:pPr>
          </w:p>
        </w:tc>
      </w:tr>
      <w:tr w:rsidR="0047351E" w:rsidRPr="00B2507C" w14:paraId="60B2670F" w14:textId="77777777" w:rsidTr="0047351E">
        <w:trPr>
          <w:trHeight w:val="1439"/>
        </w:trPr>
        <w:tc>
          <w:tcPr>
            <w:tcW w:w="694" w:type="dxa"/>
          </w:tcPr>
          <w:p w14:paraId="16562DC2" w14:textId="77777777" w:rsidR="0047351E" w:rsidRDefault="0047351E" w:rsidP="00CD5E67">
            <w:pPr>
              <w:snapToGrid w:val="0"/>
              <w:ind w:firstLine="480"/>
              <w:rPr>
                <w:rFonts w:ascii="Calibri" w:hAnsi="Calibri"/>
              </w:rPr>
            </w:pPr>
            <w:r>
              <w:rPr>
                <w:rFonts w:ascii="Calibri" w:hAnsi="Calibri" w:hint="eastAsia"/>
              </w:rPr>
              <w:t>02</w:t>
            </w:r>
          </w:p>
        </w:tc>
        <w:tc>
          <w:tcPr>
            <w:tcW w:w="1520" w:type="dxa"/>
            <w:gridSpan w:val="5"/>
          </w:tcPr>
          <w:p w14:paraId="03262CD1" w14:textId="77777777" w:rsidR="0047351E" w:rsidRPr="007C6DA4" w:rsidRDefault="0047351E" w:rsidP="00CD5E67">
            <w:pPr>
              <w:snapToGrid w:val="0"/>
              <w:ind w:firstLine="480"/>
              <w:rPr>
                <w:rFonts w:ascii="Calibri" w:hAnsi="Calibri"/>
              </w:rPr>
            </w:pPr>
            <w:r>
              <w:rPr>
                <w:rFonts w:hint="eastAsia"/>
                <w:szCs w:val="21"/>
              </w:rPr>
              <w:t>给携带正确</w:t>
            </w:r>
            <w:r>
              <w:rPr>
                <w:szCs w:val="21"/>
              </w:rPr>
              <w:t>ID</w:t>
            </w:r>
            <w:r>
              <w:rPr>
                <w:szCs w:val="21"/>
              </w:rPr>
              <w:t>的请求</w:t>
            </w:r>
            <w:r>
              <w:rPr>
                <w:rFonts w:hint="eastAsia"/>
                <w:szCs w:val="21"/>
              </w:rPr>
              <w:t>准备</w:t>
            </w:r>
            <w:r>
              <w:rPr>
                <w:szCs w:val="21"/>
              </w:rPr>
              <w:t>下一次使用的</w:t>
            </w:r>
            <w:r>
              <w:rPr>
                <w:szCs w:val="21"/>
              </w:rPr>
              <w:t>ID</w:t>
            </w:r>
          </w:p>
        </w:tc>
        <w:tc>
          <w:tcPr>
            <w:tcW w:w="1525" w:type="dxa"/>
            <w:gridSpan w:val="5"/>
          </w:tcPr>
          <w:p w14:paraId="6A921063" w14:textId="77777777" w:rsidR="0047351E" w:rsidRDefault="0047351E" w:rsidP="00CD5E67">
            <w:pPr>
              <w:snapToGrid w:val="0"/>
              <w:ind w:firstLine="480"/>
              <w:rPr>
                <w:rFonts w:ascii="Calibri" w:hAnsi="Calibri"/>
              </w:rPr>
            </w:pPr>
            <w:r w:rsidRPr="00C1639B">
              <w:rPr>
                <w:rFonts w:ascii="Calibri" w:hAnsi="Calibri" w:hint="eastAsia"/>
              </w:rPr>
              <w:t>在启动</w:t>
            </w:r>
            <w:r w:rsidRPr="00C1639B">
              <w:rPr>
                <w:rFonts w:ascii="Calibri" w:hAnsi="Calibri" w:hint="eastAsia"/>
              </w:rPr>
              <w:t>Nginx</w:t>
            </w:r>
            <w:r w:rsidRPr="00C1639B">
              <w:rPr>
                <w:rFonts w:ascii="Calibri" w:hAnsi="Calibri" w:hint="eastAsia"/>
              </w:rPr>
              <w:t>反向代理服务器后，从反向代理的响应页面点击继续访问</w:t>
            </w:r>
          </w:p>
        </w:tc>
        <w:tc>
          <w:tcPr>
            <w:tcW w:w="1525" w:type="dxa"/>
            <w:gridSpan w:val="7"/>
          </w:tcPr>
          <w:p w14:paraId="008B843B" w14:textId="77777777" w:rsidR="0047351E" w:rsidRDefault="0047351E" w:rsidP="00CD5E67">
            <w:pPr>
              <w:snapToGrid w:val="0"/>
              <w:ind w:firstLine="480"/>
            </w:pPr>
            <w:r>
              <w:rPr>
                <w:rFonts w:hint="eastAsia"/>
              </w:rPr>
              <w:t>测试结果一切正常</w:t>
            </w:r>
          </w:p>
        </w:tc>
        <w:tc>
          <w:tcPr>
            <w:tcW w:w="845" w:type="dxa"/>
            <w:gridSpan w:val="3"/>
          </w:tcPr>
          <w:p w14:paraId="035C82E2" w14:textId="77777777" w:rsidR="0047351E" w:rsidRPr="00B2507C" w:rsidRDefault="0047351E" w:rsidP="00CD5E67">
            <w:pPr>
              <w:snapToGrid w:val="0"/>
              <w:ind w:firstLine="480"/>
              <w:rPr>
                <w:rFonts w:ascii="Calibri" w:hAnsi="Calibri"/>
              </w:rPr>
            </w:pPr>
          </w:p>
        </w:tc>
        <w:tc>
          <w:tcPr>
            <w:tcW w:w="1276" w:type="dxa"/>
            <w:gridSpan w:val="3"/>
          </w:tcPr>
          <w:p w14:paraId="0F15DB77" w14:textId="77777777" w:rsidR="0047351E"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709" w:type="dxa"/>
            <w:gridSpan w:val="2"/>
          </w:tcPr>
          <w:p w14:paraId="54912E84" w14:textId="77777777" w:rsidR="0047351E" w:rsidRPr="00B2507C" w:rsidRDefault="0047351E" w:rsidP="00CD5E67">
            <w:pPr>
              <w:snapToGrid w:val="0"/>
              <w:ind w:firstLine="480"/>
              <w:rPr>
                <w:rFonts w:ascii="Calibri" w:hAnsi="Calibri"/>
              </w:rPr>
            </w:pPr>
          </w:p>
        </w:tc>
      </w:tr>
      <w:tr w:rsidR="0047351E" w:rsidRPr="00B2507C" w14:paraId="698E13A1" w14:textId="77777777" w:rsidTr="0047351E">
        <w:trPr>
          <w:trHeight w:val="1439"/>
        </w:trPr>
        <w:tc>
          <w:tcPr>
            <w:tcW w:w="694" w:type="dxa"/>
          </w:tcPr>
          <w:p w14:paraId="37288616" w14:textId="77777777" w:rsidR="0047351E" w:rsidRDefault="0047351E" w:rsidP="00CD5E67">
            <w:pPr>
              <w:snapToGrid w:val="0"/>
              <w:ind w:firstLine="480"/>
              <w:rPr>
                <w:rFonts w:ascii="Calibri" w:hAnsi="Calibri"/>
              </w:rPr>
            </w:pPr>
            <w:r>
              <w:rPr>
                <w:rFonts w:ascii="Calibri" w:hAnsi="Calibri" w:hint="eastAsia"/>
              </w:rPr>
              <w:t>03</w:t>
            </w:r>
          </w:p>
        </w:tc>
        <w:tc>
          <w:tcPr>
            <w:tcW w:w="1520" w:type="dxa"/>
            <w:gridSpan w:val="5"/>
          </w:tcPr>
          <w:p w14:paraId="28ACD974" w14:textId="77777777" w:rsidR="0047351E" w:rsidRPr="007C6DA4" w:rsidRDefault="0047351E" w:rsidP="00CD5E67">
            <w:pPr>
              <w:snapToGrid w:val="0"/>
              <w:ind w:firstLine="480"/>
              <w:rPr>
                <w:rFonts w:ascii="Calibri" w:hAnsi="Calibri"/>
              </w:rPr>
            </w:pPr>
            <w:r>
              <w:rPr>
                <w:szCs w:val="21"/>
              </w:rPr>
              <w:t>Slab</w:t>
            </w:r>
            <w:r>
              <w:rPr>
                <w:szCs w:val="21"/>
              </w:rPr>
              <w:t>中</w:t>
            </w:r>
            <w:r>
              <w:rPr>
                <w:rFonts w:hint="eastAsia"/>
                <w:szCs w:val="21"/>
              </w:rPr>
              <w:t>(</w:t>
            </w:r>
            <w:r>
              <w:rPr>
                <w:szCs w:val="21"/>
              </w:rPr>
              <w:t>IP,ID)</w:t>
            </w:r>
            <w:r>
              <w:rPr>
                <w:rFonts w:hint="eastAsia"/>
                <w:szCs w:val="21"/>
              </w:rPr>
              <w:t>节点的过时</w:t>
            </w:r>
            <w:r>
              <w:rPr>
                <w:szCs w:val="21"/>
              </w:rPr>
              <w:t>淘汰</w:t>
            </w:r>
          </w:p>
        </w:tc>
        <w:tc>
          <w:tcPr>
            <w:tcW w:w="1525" w:type="dxa"/>
            <w:gridSpan w:val="5"/>
          </w:tcPr>
          <w:p w14:paraId="0A1EFA5B" w14:textId="77777777" w:rsidR="0047351E" w:rsidRDefault="0047351E" w:rsidP="00CD5E67">
            <w:pPr>
              <w:snapToGrid w:val="0"/>
              <w:ind w:firstLine="480"/>
              <w:rPr>
                <w:rFonts w:ascii="Calibri" w:hAnsi="Calibri"/>
              </w:rPr>
            </w:pPr>
            <w:r w:rsidRPr="00C1639B">
              <w:rPr>
                <w:rFonts w:ascii="Calibri" w:hAnsi="Calibri" w:hint="eastAsia"/>
              </w:rPr>
              <w:t>多个</w:t>
            </w:r>
            <w:r w:rsidRPr="00C1639B">
              <w:rPr>
                <w:rFonts w:ascii="Calibri" w:hAnsi="Calibri" w:hint="eastAsia"/>
              </w:rPr>
              <w:t>IP</w:t>
            </w:r>
            <w:r w:rsidRPr="00C1639B">
              <w:rPr>
                <w:rFonts w:ascii="Calibri" w:hAnsi="Calibri" w:hint="eastAsia"/>
              </w:rPr>
              <w:t>多次访问</w:t>
            </w:r>
            <w:r>
              <w:rPr>
                <w:rFonts w:ascii="Calibri" w:hAnsi="Calibri" w:hint="eastAsia"/>
              </w:rPr>
              <w:t>。</w:t>
            </w:r>
            <w:r w:rsidRPr="00C1639B">
              <w:rPr>
                <w:rFonts w:ascii="Calibri" w:hAnsi="Calibri" w:hint="eastAsia"/>
              </w:rPr>
              <w:t>输出</w:t>
            </w:r>
            <w:r w:rsidRPr="00C1639B">
              <w:rPr>
                <w:rFonts w:ascii="Calibri" w:hAnsi="Calibri" w:hint="eastAsia"/>
              </w:rPr>
              <w:t>slab</w:t>
            </w:r>
            <w:r w:rsidRPr="00C1639B">
              <w:rPr>
                <w:rFonts w:ascii="Calibri" w:hAnsi="Calibri" w:hint="eastAsia"/>
              </w:rPr>
              <w:t>中</w:t>
            </w:r>
            <w:r w:rsidRPr="00C1639B">
              <w:rPr>
                <w:rFonts w:ascii="Calibri" w:hAnsi="Calibri" w:hint="eastAsia"/>
              </w:rPr>
              <w:t>(IP,ID)</w:t>
            </w:r>
            <w:r w:rsidRPr="00C1639B">
              <w:rPr>
                <w:rFonts w:ascii="Calibri" w:hAnsi="Calibri" w:hint="eastAsia"/>
              </w:rPr>
              <w:t>节点的链表状态，应该根据访问情况发生变化</w:t>
            </w:r>
          </w:p>
        </w:tc>
        <w:tc>
          <w:tcPr>
            <w:tcW w:w="1525" w:type="dxa"/>
            <w:gridSpan w:val="7"/>
          </w:tcPr>
          <w:p w14:paraId="617725E9" w14:textId="77777777" w:rsidR="0047351E" w:rsidRDefault="0047351E" w:rsidP="00CD5E67">
            <w:pPr>
              <w:snapToGrid w:val="0"/>
              <w:ind w:firstLine="480"/>
            </w:pPr>
            <w:r>
              <w:rPr>
                <w:rFonts w:hint="eastAsia"/>
              </w:rPr>
              <w:t>测试结果一切正常</w:t>
            </w:r>
          </w:p>
        </w:tc>
        <w:tc>
          <w:tcPr>
            <w:tcW w:w="845" w:type="dxa"/>
            <w:gridSpan w:val="3"/>
          </w:tcPr>
          <w:p w14:paraId="32F645F8" w14:textId="77777777" w:rsidR="0047351E" w:rsidRPr="00B2507C" w:rsidRDefault="0047351E" w:rsidP="00CD5E67">
            <w:pPr>
              <w:snapToGrid w:val="0"/>
              <w:ind w:firstLine="480"/>
              <w:rPr>
                <w:rFonts w:ascii="Calibri" w:hAnsi="Calibri"/>
              </w:rPr>
            </w:pPr>
          </w:p>
        </w:tc>
        <w:tc>
          <w:tcPr>
            <w:tcW w:w="1276" w:type="dxa"/>
            <w:gridSpan w:val="3"/>
          </w:tcPr>
          <w:p w14:paraId="2CE70B45" w14:textId="77777777" w:rsidR="0047351E"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709" w:type="dxa"/>
            <w:gridSpan w:val="2"/>
          </w:tcPr>
          <w:p w14:paraId="36A8172E" w14:textId="77777777" w:rsidR="0047351E" w:rsidRPr="00B2507C" w:rsidRDefault="0047351E" w:rsidP="00CD5E67">
            <w:pPr>
              <w:snapToGrid w:val="0"/>
              <w:ind w:firstLine="480"/>
              <w:rPr>
                <w:rFonts w:ascii="Calibri" w:hAnsi="Calibri"/>
              </w:rPr>
            </w:pPr>
          </w:p>
        </w:tc>
      </w:tr>
      <w:tr w:rsidR="0047351E" w:rsidRPr="00B2507C" w14:paraId="10942357" w14:textId="77777777" w:rsidTr="0047351E">
        <w:trPr>
          <w:trHeight w:val="450"/>
        </w:trPr>
        <w:tc>
          <w:tcPr>
            <w:tcW w:w="1119" w:type="dxa"/>
            <w:gridSpan w:val="4"/>
            <w:vAlign w:val="center"/>
          </w:tcPr>
          <w:p w14:paraId="0A93F21D"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2"/>
            <w:vAlign w:val="center"/>
          </w:tcPr>
          <w:p w14:paraId="68BC0837"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2651E413" w14:textId="77777777" w:rsidTr="0047351E">
        <w:trPr>
          <w:trHeight w:val="405"/>
        </w:trPr>
        <w:tc>
          <w:tcPr>
            <w:tcW w:w="978" w:type="dxa"/>
            <w:gridSpan w:val="2"/>
            <w:vAlign w:val="center"/>
          </w:tcPr>
          <w:p w14:paraId="1E1C6FAA"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43F482EE"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710" w:type="dxa"/>
            <w:gridSpan w:val="7"/>
            <w:vAlign w:val="center"/>
          </w:tcPr>
          <w:p w14:paraId="164FCAD1"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6"/>
            <w:vAlign w:val="center"/>
          </w:tcPr>
          <w:p w14:paraId="0E246C0D"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r w:rsidR="0047351E" w:rsidRPr="00B2507C" w14:paraId="34FB53AB" w14:textId="77777777" w:rsidTr="0047351E">
        <w:trPr>
          <w:trHeight w:val="405"/>
        </w:trPr>
        <w:tc>
          <w:tcPr>
            <w:tcW w:w="978" w:type="dxa"/>
            <w:gridSpan w:val="2"/>
            <w:vAlign w:val="center"/>
          </w:tcPr>
          <w:p w14:paraId="2EA76CF8"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4"/>
            <w:vAlign w:val="center"/>
          </w:tcPr>
          <w:p w14:paraId="680C252E" w14:textId="77777777" w:rsidR="0047351E" w:rsidRPr="00B2507C" w:rsidRDefault="0047351E" w:rsidP="00CD5E67">
            <w:pPr>
              <w:snapToGrid w:val="0"/>
              <w:ind w:firstLine="480"/>
              <w:rPr>
                <w:rFonts w:ascii="Calibri" w:hAnsi="Calibri"/>
              </w:rPr>
            </w:pPr>
          </w:p>
        </w:tc>
      </w:tr>
      <w:tr w:rsidR="0047351E" w:rsidRPr="00B2507C" w14:paraId="4EA641AC" w14:textId="77777777" w:rsidTr="0047351E">
        <w:trPr>
          <w:trHeight w:val="405"/>
        </w:trPr>
        <w:tc>
          <w:tcPr>
            <w:tcW w:w="978" w:type="dxa"/>
            <w:gridSpan w:val="2"/>
            <w:vAlign w:val="center"/>
          </w:tcPr>
          <w:p w14:paraId="28C58790"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3CEE5AE2"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1F215317"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5C7D5BAA"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5"/>
            <w:vAlign w:val="center"/>
          </w:tcPr>
          <w:p w14:paraId="50327F72"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3"/>
            <w:vAlign w:val="center"/>
          </w:tcPr>
          <w:p w14:paraId="3C500777"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685" w:type="dxa"/>
            <w:vAlign w:val="center"/>
          </w:tcPr>
          <w:p w14:paraId="653B2BE8"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992" w:type="dxa"/>
            <w:gridSpan w:val="3"/>
            <w:vAlign w:val="center"/>
          </w:tcPr>
          <w:p w14:paraId="2A104EA8"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bl>
    <w:p w14:paraId="5B3237A1" w14:textId="77777777" w:rsidR="0047351E" w:rsidRDefault="0047351E" w:rsidP="0047351E">
      <w:pPr>
        <w:ind w:firstLine="480"/>
      </w:pPr>
    </w:p>
    <w:p w14:paraId="308CF4A7"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540"/>
        <w:gridCol w:w="287"/>
        <w:gridCol w:w="73"/>
        <w:gridCol w:w="460"/>
        <w:gridCol w:w="170"/>
        <w:gridCol w:w="284"/>
        <w:gridCol w:w="166"/>
        <w:gridCol w:w="826"/>
        <w:gridCol w:w="255"/>
        <w:gridCol w:w="596"/>
      </w:tblGrid>
      <w:tr w:rsidR="0047351E" w:rsidRPr="00B2507C" w14:paraId="2C37D8A4" w14:textId="77777777" w:rsidTr="0047351E">
        <w:trPr>
          <w:trHeight w:val="440"/>
        </w:trPr>
        <w:tc>
          <w:tcPr>
            <w:tcW w:w="1545" w:type="dxa"/>
            <w:gridSpan w:val="5"/>
            <w:vAlign w:val="center"/>
          </w:tcPr>
          <w:p w14:paraId="2A928A5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52D276CF"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6F24D46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820" w:type="dxa"/>
            <w:gridSpan w:val="3"/>
            <w:vAlign w:val="center"/>
          </w:tcPr>
          <w:p w14:paraId="72F5D1F4"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701" w:type="dxa"/>
            <w:gridSpan w:val="5"/>
            <w:vAlign w:val="center"/>
          </w:tcPr>
          <w:p w14:paraId="5B8469C3"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6" w:type="dxa"/>
            <w:vAlign w:val="center"/>
          </w:tcPr>
          <w:p w14:paraId="01DA3BE1"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39F4D116" w14:textId="77777777" w:rsidTr="0047351E">
        <w:trPr>
          <w:trHeight w:val="440"/>
        </w:trPr>
        <w:tc>
          <w:tcPr>
            <w:tcW w:w="1065" w:type="dxa"/>
            <w:gridSpan w:val="3"/>
            <w:vAlign w:val="center"/>
          </w:tcPr>
          <w:p w14:paraId="757EE45E"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200BE45C" w14:textId="77777777" w:rsidR="0047351E" w:rsidRPr="00B2507C" w:rsidRDefault="0047351E" w:rsidP="00CD5E67">
            <w:pPr>
              <w:snapToGrid w:val="0"/>
              <w:ind w:firstLine="480"/>
              <w:rPr>
                <w:rFonts w:ascii="Calibri" w:hAnsi="Calibri"/>
                <w:szCs w:val="21"/>
              </w:rPr>
            </w:pPr>
            <w:r w:rsidRPr="00C61949">
              <w:rPr>
                <w:rFonts w:ascii="Calibri" w:hAnsi="Calibri" w:hint="eastAsia"/>
                <w:szCs w:val="21"/>
              </w:rPr>
              <w:t>ID</w:t>
            </w:r>
            <w:r>
              <w:rPr>
                <w:rFonts w:ascii="Calibri" w:hAnsi="Calibri" w:hint="eastAsia"/>
                <w:szCs w:val="21"/>
              </w:rPr>
              <w:t>交互机制</w:t>
            </w:r>
          </w:p>
        </w:tc>
        <w:tc>
          <w:tcPr>
            <w:tcW w:w="1134" w:type="dxa"/>
            <w:gridSpan w:val="3"/>
            <w:vAlign w:val="center"/>
          </w:tcPr>
          <w:p w14:paraId="03445ACB"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705BC827"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c>
          <w:tcPr>
            <w:tcW w:w="1701" w:type="dxa"/>
            <w:gridSpan w:val="6"/>
            <w:vAlign w:val="center"/>
          </w:tcPr>
          <w:p w14:paraId="0C1A7908"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454" w:type="dxa"/>
            <w:gridSpan w:val="2"/>
            <w:vAlign w:val="center"/>
          </w:tcPr>
          <w:p w14:paraId="6EA1F1DC" w14:textId="77777777" w:rsidR="0047351E" w:rsidRPr="00B2507C" w:rsidRDefault="0047351E" w:rsidP="00CD5E67">
            <w:pPr>
              <w:snapToGrid w:val="0"/>
              <w:ind w:firstLine="480"/>
              <w:rPr>
                <w:rFonts w:ascii="Calibri" w:hAnsi="Calibri"/>
                <w:szCs w:val="21"/>
              </w:rPr>
            </w:pPr>
            <w:r>
              <w:rPr>
                <w:rFonts w:ascii="Calibri" w:hAnsi="Calibri" w:hint="eastAsia"/>
                <w:szCs w:val="21"/>
              </w:rPr>
              <w:t>动态</w:t>
            </w:r>
            <w:r>
              <w:rPr>
                <w:rFonts w:ascii="Calibri" w:hAnsi="Calibri"/>
                <w:szCs w:val="21"/>
              </w:rPr>
              <w:t>ID</w:t>
            </w:r>
            <w:r>
              <w:rPr>
                <w:rFonts w:ascii="Calibri" w:hAnsi="Calibri"/>
                <w:szCs w:val="21"/>
              </w:rPr>
              <w:t>模块</w:t>
            </w:r>
            <w:r>
              <w:rPr>
                <w:rFonts w:ascii="Calibri" w:hAnsi="Calibri" w:hint="eastAsia"/>
                <w:szCs w:val="21"/>
              </w:rPr>
              <w:t>服务器</w:t>
            </w:r>
            <w:r>
              <w:rPr>
                <w:rFonts w:ascii="Calibri" w:hAnsi="Calibri"/>
                <w:szCs w:val="21"/>
              </w:rPr>
              <w:t>端</w:t>
            </w:r>
          </w:p>
        </w:tc>
        <w:tc>
          <w:tcPr>
            <w:tcW w:w="992" w:type="dxa"/>
            <w:gridSpan w:val="2"/>
            <w:vAlign w:val="center"/>
          </w:tcPr>
          <w:p w14:paraId="55C8697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851" w:type="dxa"/>
            <w:gridSpan w:val="2"/>
            <w:vAlign w:val="center"/>
          </w:tcPr>
          <w:p w14:paraId="04833E2C"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035B0F13" w14:textId="77777777" w:rsidTr="0047351E">
        <w:trPr>
          <w:trHeight w:val="440"/>
        </w:trPr>
        <w:tc>
          <w:tcPr>
            <w:tcW w:w="8094" w:type="dxa"/>
            <w:gridSpan w:val="24"/>
            <w:vAlign w:val="center"/>
          </w:tcPr>
          <w:p w14:paraId="00060E31"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2EDCE3F4" w14:textId="77777777" w:rsidTr="0047351E">
        <w:trPr>
          <w:trHeight w:val="440"/>
        </w:trPr>
        <w:tc>
          <w:tcPr>
            <w:tcW w:w="1545" w:type="dxa"/>
            <w:gridSpan w:val="5"/>
            <w:vAlign w:val="center"/>
          </w:tcPr>
          <w:p w14:paraId="575DF1E4"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4A15A2D8"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864" w:type="dxa"/>
            <w:gridSpan w:val="10"/>
            <w:vAlign w:val="center"/>
          </w:tcPr>
          <w:p w14:paraId="3B151920"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843" w:type="dxa"/>
            <w:gridSpan w:val="4"/>
            <w:vAlign w:val="center"/>
          </w:tcPr>
          <w:p w14:paraId="3371C69A"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0CF05AAC" w14:textId="77777777" w:rsidTr="0047351E">
        <w:trPr>
          <w:trHeight w:val="440"/>
        </w:trPr>
        <w:tc>
          <w:tcPr>
            <w:tcW w:w="1545" w:type="dxa"/>
            <w:gridSpan w:val="5"/>
            <w:vAlign w:val="center"/>
          </w:tcPr>
          <w:p w14:paraId="6B21D198"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0B7298C7"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65BB4C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47330FC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1D76C4A2" w14:textId="77777777" w:rsidTr="0047351E">
        <w:trPr>
          <w:trHeight w:val="440"/>
        </w:trPr>
        <w:tc>
          <w:tcPr>
            <w:tcW w:w="1545" w:type="dxa"/>
            <w:gridSpan w:val="5"/>
            <w:vAlign w:val="center"/>
          </w:tcPr>
          <w:p w14:paraId="7BD3401D"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724F8B3F"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709DF3A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769A6DE4"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481529D1" w14:textId="77777777" w:rsidTr="0047351E">
        <w:trPr>
          <w:trHeight w:val="440"/>
        </w:trPr>
        <w:tc>
          <w:tcPr>
            <w:tcW w:w="1545" w:type="dxa"/>
            <w:gridSpan w:val="5"/>
            <w:vAlign w:val="center"/>
          </w:tcPr>
          <w:p w14:paraId="7062379E"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02FC8E28"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2DE63B6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74825C2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6DF2488B" w14:textId="77777777" w:rsidTr="0047351E">
        <w:trPr>
          <w:trHeight w:val="440"/>
        </w:trPr>
        <w:tc>
          <w:tcPr>
            <w:tcW w:w="1545" w:type="dxa"/>
            <w:gridSpan w:val="5"/>
            <w:vAlign w:val="center"/>
          </w:tcPr>
          <w:p w14:paraId="6EF209DE"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56718CC6"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D325CF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70259C83"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44326282" w14:textId="77777777" w:rsidTr="0047351E">
        <w:trPr>
          <w:trHeight w:val="440"/>
        </w:trPr>
        <w:tc>
          <w:tcPr>
            <w:tcW w:w="1545" w:type="dxa"/>
            <w:gridSpan w:val="5"/>
            <w:vAlign w:val="center"/>
          </w:tcPr>
          <w:p w14:paraId="02D5FF8D"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66B96BDC"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726BB42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28EA6BB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7142352C" w14:textId="77777777" w:rsidTr="0047351E">
        <w:trPr>
          <w:trHeight w:val="440"/>
        </w:trPr>
        <w:tc>
          <w:tcPr>
            <w:tcW w:w="1545" w:type="dxa"/>
            <w:gridSpan w:val="5"/>
            <w:vAlign w:val="center"/>
          </w:tcPr>
          <w:p w14:paraId="5BF9DCB5"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1B94F089"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3BDC770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13CE6D4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0A86C7C8" w14:textId="77777777" w:rsidTr="0047351E">
        <w:trPr>
          <w:trHeight w:val="440"/>
        </w:trPr>
        <w:tc>
          <w:tcPr>
            <w:tcW w:w="1545" w:type="dxa"/>
            <w:gridSpan w:val="5"/>
            <w:vAlign w:val="center"/>
          </w:tcPr>
          <w:p w14:paraId="13FEBBAB"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2E724B24"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71B96A8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7137F38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3F3B01A8" w14:textId="77777777" w:rsidTr="0047351E">
        <w:trPr>
          <w:trHeight w:val="440"/>
        </w:trPr>
        <w:tc>
          <w:tcPr>
            <w:tcW w:w="1545" w:type="dxa"/>
            <w:gridSpan w:val="5"/>
            <w:vAlign w:val="center"/>
          </w:tcPr>
          <w:p w14:paraId="6FAB049E"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0EDD0DC0"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165250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4"/>
            <w:vAlign w:val="center"/>
          </w:tcPr>
          <w:p w14:paraId="304AC381"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10D3951C" w14:textId="77777777" w:rsidTr="0047351E">
        <w:trPr>
          <w:trHeight w:val="440"/>
        </w:trPr>
        <w:tc>
          <w:tcPr>
            <w:tcW w:w="8094" w:type="dxa"/>
            <w:gridSpan w:val="24"/>
            <w:vAlign w:val="center"/>
          </w:tcPr>
          <w:p w14:paraId="55BB630C"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1C4DB756" w14:textId="77777777" w:rsidTr="0047351E">
        <w:trPr>
          <w:trHeight w:val="880"/>
        </w:trPr>
        <w:tc>
          <w:tcPr>
            <w:tcW w:w="694" w:type="dxa"/>
            <w:vAlign w:val="center"/>
          </w:tcPr>
          <w:p w14:paraId="200C0D2B"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0961F4BB"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0DF64FB3"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3D5C4E7C"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987" w:type="dxa"/>
            <w:gridSpan w:val="4"/>
            <w:vAlign w:val="center"/>
          </w:tcPr>
          <w:p w14:paraId="193BB754"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992" w:type="dxa"/>
            <w:gridSpan w:val="2"/>
            <w:vAlign w:val="center"/>
          </w:tcPr>
          <w:p w14:paraId="22F4C18C"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851" w:type="dxa"/>
            <w:gridSpan w:val="2"/>
            <w:vAlign w:val="center"/>
          </w:tcPr>
          <w:p w14:paraId="22B1DBE5"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500175A4" w14:textId="77777777" w:rsidTr="0047351E">
        <w:trPr>
          <w:trHeight w:val="1439"/>
        </w:trPr>
        <w:tc>
          <w:tcPr>
            <w:tcW w:w="694" w:type="dxa"/>
          </w:tcPr>
          <w:p w14:paraId="6C7F1B3B"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6344A117" w14:textId="77777777" w:rsidR="0047351E" w:rsidRPr="00B2507C" w:rsidRDefault="0047351E" w:rsidP="00CD5E67">
            <w:pPr>
              <w:snapToGrid w:val="0"/>
              <w:ind w:firstLine="480"/>
              <w:rPr>
                <w:rFonts w:ascii="Calibri" w:hAnsi="Calibri"/>
              </w:rPr>
            </w:pPr>
            <w:r w:rsidRPr="001557B2">
              <w:rPr>
                <w:rFonts w:hint="eastAsia"/>
                <w:szCs w:val="21"/>
              </w:rPr>
              <w:t>Nginx</w:t>
            </w:r>
            <w:r w:rsidRPr="001557B2">
              <w:rPr>
                <w:rFonts w:hint="eastAsia"/>
                <w:szCs w:val="21"/>
              </w:rPr>
              <w:t>反向代理服务器向转发的响应</w:t>
            </w:r>
            <w:r w:rsidRPr="001557B2">
              <w:rPr>
                <w:rFonts w:hint="eastAsia"/>
                <w:szCs w:val="21"/>
              </w:rPr>
              <w:t>HTML</w:t>
            </w:r>
            <w:r w:rsidRPr="001557B2">
              <w:rPr>
                <w:rFonts w:hint="eastAsia"/>
                <w:szCs w:val="21"/>
              </w:rPr>
              <w:t>页面注入</w:t>
            </w:r>
            <w:r w:rsidRPr="001557B2">
              <w:rPr>
                <w:rFonts w:hint="eastAsia"/>
                <w:szCs w:val="21"/>
              </w:rPr>
              <w:t>ID</w:t>
            </w:r>
          </w:p>
        </w:tc>
        <w:tc>
          <w:tcPr>
            <w:tcW w:w="1525" w:type="dxa"/>
            <w:gridSpan w:val="5"/>
          </w:tcPr>
          <w:p w14:paraId="5AE4D688" w14:textId="77777777" w:rsidR="0047351E" w:rsidRPr="00B2507C" w:rsidRDefault="0047351E" w:rsidP="00CD5E67">
            <w:pPr>
              <w:snapToGrid w:val="0"/>
              <w:ind w:firstLine="480"/>
              <w:rPr>
                <w:rFonts w:ascii="Calibri" w:hAnsi="Calibri"/>
              </w:rPr>
            </w:pPr>
            <w:r w:rsidRPr="001557B2">
              <w:rPr>
                <w:rFonts w:hint="eastAsia"/>
                <w:szCs w:val="21"/>
              </w:rPr>
              <w:t>当响应文件类型是</w:t>
            </w:r>
            <w:proofErr w:type="gramStart"/>
            <w:r w:rsidRPr="001557B2">
              <w:rPr>
                <w:rFonts w:hint="eastAsia"/>
                <w:szCs w:val="21"/>
              </w:rPr>
              <w:t>”</w:t>
            </w:r>
            <w:proofErr w:type="gramEnd"/>
            <w:r w:rsidRPr="001557B2">
              <w:rPr>
                <w:rFonts w:hint="eastAsia"/>
                <w:szCs w:val="21"/>
              </w:rPr>
              <w:t>text/html</w:t>
            </w:r>
            <w:proofErr w:type="gramStart"/>
            <w:r w:rsidRPr="001557B2">
              <w:rPr>
                <w:rFonts w:hint="eastAsia"/>
                <w:szCs w:val="21"/>
              </w:rPr>
              <w:t>”</w:t>
            </w:r>
            <w:proofErr w:type="gramEnd"/>
            <w:r w:rsidRPr="001557B2">
              <w:rPr>
                <w:rFonts w:hint="eastAsia"/>
                <w:szCs w:val="21"/>
              </w:rPr>
              <w:t>时，解析</w:t>
            </w:r>
            <w:r w:rsidRPr="001557B2">
              <w:rPr>
                <w:rFonts w:hint="eastAsia"/>
                <w:szCs w:val="21"/>
              </w:rPr>
              <w:t>HTML</w:t>
            </w:r>
            <w:r w:rsidRPr="001557B2">
              <w:rPr>
                <w:rFonts w:hint="eastAsia"/>
                <w:szCs w:val="21"/>
              </w:rPr>
              <w:t>，注入</w:t>
            </w:r>
            <w:r w:rsidRPr="001557B2">
              <w:rPr>
                <w:rFonts w:hint="eastAsia"/>
                <w:szCs w:val="21"/>
              </w:rPr>
              <w:t>ID</w:t>
            </w:r>
          </w:p>
        </w:tc>
        <w:tc>
          <w:tcPr>
            <w:tcW w:w="1525" w:type="dxa"/>
            <w:gridSpan w:val="5"/>
          </w:tcPr>
          <w:p w14:paraId="1806FDD2" w14:textId="77777777" w:rsidR="0047351E" w:rsidRPr="00B2507C" w:rsidRDefault="0047351E" w:rsidP="00CD5E67">
            <w:pPr>
              <w:snapToGrid w:val="0"/>
              <w:ind w:firstLine="480"/>
              <w:rPr>
                <w:rFonts w:ascii="Calibri" w:hAnsi="Calibri"/>
              </w:rPr>
            </w:pPr>
            <w:r>
              <w:rPr>
                <w:rFonts w:hint="eastAsia"/>
              </w:rPr>
              <w:t>测试结果一切正常</w:t>
            </w:r>
          </w:p>
        </w:tc>
        <w:tc>
          <w:tcPr>
            <w:tcW w:w="987" w:type="dxa"/>
            <w:gridSpan w:val="4"/>
          </w:tcPr>
          <w:p w14:paraId="5F440FAB" w14:textId="77777777" w:rsidR="0047351E" w:rsidRPr="00B2507C" w:rsidRDefault="0047351E" w:rsidP="00CD5E67">
            <w:pPr>
              <w:snapToGrid w:val="0"/>
              <w:ind w:firstLine="480"/>
              <w:rPr>
                <w:rFonts w:ascii="Calibri" w:hAnsi="Calibri"/>
              </w:rPr>
            </w:pPr>
          </w:p>
        </w:tc>
        <w:tc>
          <w:tcPr>
            <w:tcW w:w="992" w:type="dxa"/>
            <w:gridSpan w:val="2"/>
          </w:tcPr>
          <w:p w14:paraId="5119FDAB"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851" w:type="dxa"/>
            <w:gridSpan w:val="2"/>
          </w:tcPr>
          <w:p w14:paraId="6D256E32" w14:textId="77777777" w:rsidR="0047351E" w:rsidRPr="00B2507C" w:rsidRDefault="0047351E" w:rsidP="00CD5E67">
            <w:pPr>
              <w:snapToGrid w:val="0"/>
              <w:ind w:firstLine="480"/>
              <w:rPr>
                <w:rFonts w:ascii="Calibri" w:hAnsi="Calibri"/>
              </w:rPr>
            </w:pPr>
          </w:p>
        </w:tc>
      </w:tr>
      <w:tr w:rsidR="0047351E" w:rsidRPr="00B2507C" w14:paraId="12A944E3" w14:textId="77777777" w:rsidTr="0047351E">
        <w:trPr>
          <w:trHeight w:val="450"/>
        </w:trPr>
        <w:tc>
          <w:tcPr>
            <w:tcW w:w="1119" w:type="dxa"/>
            <w:gridSpan w:val="4"/>
            <w:vAlign w:val="center"/>
          </w:tcPr>
          <w:p w14:paraId="630AE99F"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0"/>
            <w:vAlign w:val="center"/>
          </w:tcPr>
          <w:p w14:paraId="34B158D2"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716FFE66" w14:textId="77777777" w:rsidTr="0047351E">
        <w:trPr>
          <w:trHeight w:val="405"/>
        </w:trPr>
        <w:tc>
          <w:tcPr>
            <w:tcW w:w="978" w:type="dxa"/>
            <w:gridSpan w:val="2"/>
            <w:vAlign w:val="center"/>
          </w:tcPr>
          <w:p w14:paraId="02C46EB8"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44D82970"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710" w:type="dxa"/>
            <w:gridSpan w:val="6"/>
            <w:vAlign w:val="center"/>
          </w:tcPr>
          <w:p w14:paraId="33BA880E"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5"/>
            <w:vAlign w:val="center"/>
          </w:tcPr>
          <w:p w14:paraId="16024DD1"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r w:rsidR="0047351E" w:rsidRPr="00B2507C" w14:paraId="0F086B6E" w14:textId="77777777" w:rsidTr="0047351E">
        <w:trPr>
          <w:trHeight w:val="405"/>
        </w:trPr>
        <w:tc>
          <w:tcPr>
            <w:tcW w:w="978" w:type="dxa"/>
            <w:gridSpan w:val="2"/>
            <w:vAlign w:val="center"/>
          </w:tcPr>
          <w:p w14:paraId="707F8716"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2"/>
            <w:vAlign w:val="center"/>
          </w:tcPr>
          <w:p w14:paraId="676E56E5" w14:textId="77777777" w:rsidR="0047351E" w:rsidRPr="00B2507C" w:rsidRDefault="0047351E" w:rsidP="00CD5E67">
            <w:pPr>
              <w:snapToGrid w:val="0"/>
              <w:ind w:firstLine="480"/>
              <w:rPr>
                <w:rFonts w:ascii="Calibri" w:hAnsi="Calibri"/>
              </w:rPr>
            </w:pPr>
          </w:p>
        </w:tc>
      </w:tr>
      <w:tr w:rsidR="0047351E" w:rsidRPr="00B2507C" w14:paraId="550A09D9" w14:textId="77777777" w:rsidTr="0047351E">
        <w:trPr>
          <w:trHeight w:val="405"/>
        </w:trPr>
        <w:tc>
          <w:tcPr>
            <w:tcW w:w="978" w:type="dxa"/>
            <w:gridSpan w:val="2"/>
            <w:vAlign w:val="center"/>
          </w:tcPr>
          <w:p w14:paraId="510E2570"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26BF28A8"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0E878F40"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018F320B"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3"/>
            <w:vAlign w:val="center"/>
          </w:tcPr>
          <w:p w14:paraId="6D7F6E6A"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4"/>
            <w:vAlign w:val="center"/>
          </w:tcPr>
          <w:p w14:paraId="4CBBCEF8"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081" w:type="dxa"/>
            <w:gridSpan w:val="2"/>
            <w:vAlign w:val="center"/>
          </w:tcPr>
          <w:p w14:paraId="5BFFEC37"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6" w:type="dxa"/>
            <w:vAlign w:val="center"/>
          </w:tcPr>
          <w:p w14:paraId="0415D7F2"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bl>
    <w:p w14:paraId="7D28A6BD" w14:textId="77777777" w:rsidR="0047351E"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284"/>
        <w:gridCol w:w="87"/>
        <w:gridCol w:w="54"/>
        <w:gridCol w:w="426"/>
        <w:gridCol w:w="669"/>
        <w:gridCol w:w="39"/>
        <w:gridCol w:w="24"/>
        <w:gridCol w:w="900"/>
        <w:gridCol w:w="210"/>
        <w:gridCol w:w="352"/>
        <w:gridCol w:w="357"/>
        <w:gridCol w:w="161"/>
        <w:gridCol w:w="180"/>
        <w:gridCol w:w="540"/>
        <w:gridCol w:w="287"/>
        <w:gridCol w:w="73"/>
        <w:gridCol w:w="460"/>
        <w:gridCol w:w="170"/>
        <w:gridCol w:w="284"/>
        <w:gridCol w:w="166"/>
        <w:gridCol w:w="685"/>
        <w:gridCol w:w="396"/>
        <w:gridCol w:w="171"/>
        <w:gridCol w:w="425"/>
      </w:tblGrid>
      <w:tr w:rsidR="0047351E" w:rsidRPr="00B2507C" w14:paraId="58B0A345" w14:textId="77777777" w:rsidTr="0047351E">
        <w:trPr>
          <w:trHeight w:val="440"/>
        </w:trPr>
        <w:tc>
          <w:tcPr>
            <w:tcW w:w="1545" w:type="dxa"/>
            <w:gridSpan w:val="5"/>
            <w:vAlign w:val="center"/>
          </w:tcPr>
          <w:p w14:paraId="1B91A9DB"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开发项目名称</w:t>
            </w:r>
          </w:p>
        </w:tc>
        <w:tc>
          <w:tcPr>
            <w:tcW w:w="1842" w:type="dxa"/>
            <w:gridSpan w:val="5"/>
            <w:vAlign w:val="center"/>
          </w:tcPr>
          <w:p w14:paraId="3E2E0083" w14:textId="77777777" w:rsidR="0047351E" w:rsidRPr="00B2507C" w:rsidRDefault="0047351E" w:rsidP="00CD5E67">
            <w:pPr>
              <w:snapToGrid w:val="0"/>
              <w:ind w:firstLine="480"/>
              <w:rPr>
                <w:rFonts w:ascii="Calibri" w:hAnsi="Calibri"/>
                <w:szCs w:val="21"/>
              </w:rPr>
            </w:pPr>
            <w:r>
              <w:rPr>
                <w:rFonts w:ascii="Calibri" w:hAnsi="Calibri" w:hint="eastAsia"/>
                <w:szCs w:val="21"/>
              </w:rPr>
              <w:t>基于代码混淆的</w:t>
            </w:r>
            <w:r>
              <w:rPr>
                <w:rFonts w:ascii="Calibri" w:hAnsi="Calibri"/>
                <w:szCs w:val="21"/>
              </w:rPr>
              <w:t>W</w:t>
            </w:r>
            <w:r>
              <w:rPr>
                <w:rFonts w:ascii="Calibri" w:hAnsi="Calibri" w:hint="eastAsia"/>
                <w:szCs w:val="21"/>
              </w:rPr>
              <w:t>eb</w:t>
            </w:r>
            <w:r>
              <w:rPr>
                <w:rFonts w:ascii="Calibri" w:hAnsi="Calibri" w:hint="eastAsia"/>
                <w:szCs w:val="21"/>
              </w:rPr>
              <w:t>站点动态防御系统</w:t>
            </w:r>
          </w:p>
        </w:tc>
        <w:tc>
          <w:tcPr>
            <w:tcW w:w="1590" w:type="dxa"/>
            <w:gridSpan w:val="5"/>
            <w:vAlign w:val="center"/>
          </w:tcPr>
          <w:p w14:paraId="05D68626"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开发项目编号</w:t>
            </w:r>
          </w:p>
        </w:tc>
        <w:tc>
          <w:tcPr>
            <w:tcW w:w="820" w:type="dxa"/>
            <w:gridSpan w:val="3"/>
            <w:vAlign w:val="center"/>
          </w:tcPr>
          <w:p w14:paraId="11E50A24" w14:textId="77777777" w:rsidR="0047351E" w:rsidRPr="00B2507C" w:rsidRDefault="0047351E" w:rsidP="00CD5E67">
            <w:pPr>
              <w:snapToGrid w:val="0"/>
              <w:ind w:firstLine="480"/>
              <w:rPr>
                <w:rFonts w:ascii="Calibri" w:hAnsi="Calibri"/>
                <w:szCs w:val="21"/>
              </w:rPr>
            </w:pPr>
            <w:r>
              <w:rPr>
                <w:rFonts w:ascii="Calibri" w:hAnsi="Calibri" w:hint="eastAsia"/>
                <w:szCs w:val="21"/>
              </w:rPr>
              <w:t>无</w:t>
            </w:r>
          </w:p>
        </w:tc>
        <w:tc>
          <w:tcPr>
            <w:tcW w:w="1701" w:type="dxa"/>
            <w:gridSpan w:val="5"/>
            <w:vAlign w:val="center"/>
          </w:tcPr>
          <w:p w14:paraId="1AC2D29C"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第一责任人</w:t>
            </w:r>
          </w:p>
        </w:tc>
        <w:tc>
          <w:tcPr>
            <w:tcW w:w="596" w:type="dxa"/>
            <w:gridSpan w:val="2"/>
            <w:vAlign w:val="center"/>
          </w:tcPr>
          <w:p w14:paraId="3F1661BF"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r>
      <w:tr w:rsidR="0047351E" w:rsidRPr="00B2507C" w14:paraId="625EAAB7" w14:textId="77777777" w:rsidTr="0047351E">
        <w:trPr>
          <w:trHeight w:val="440"/>
        </w:trPr>
        <w:tc>
          <w:tcPr>
            <w:tcW w:w="1065" w:type="dxa"/>
            <w:gridSpan w:val="3"/>
            <w:vAlign w:val="center"/>
          </w:tcPr>
          <w:p w14:paraId="0B746177"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单元名称</w:t>
            </w:r>
          </w:p>
        </w:tc>
        <w:tc>
          <w:tcPr>
            <w:tcW w:w="1188" w:type="dxa"/>
            <w:gridSpan w:val="4"/>
            <w:vAlign w:val="center"/>
          </w:tcPr>
          <w:p w14:paraId="0ACBCC14" w14:textId="77777777" w:rsidR="0047351E" w:rsidRPr="00B2507C" w:rsidRDefault="0047351E" w:rsidP="00CD5E67">
            <w:pPr>
              <w:snapToGrid w:val="0"/>
              <w:ind w:firstLine="480"/>
              <w:rPr>
                <w:rFonts w:ascii="Calibri" w:hAnsi="Calibri"/>
                <w:szCs w:val="21"/>
              </w:rPr>
            </w:pPr>
            <w:r>
              <w:rPr>
                <w:rFonts w:ascii="Calibri" w:hAnsi="Calibri" w:hint="eastAsia"/>
                <w:szCs w:val="21"/>
              </w:rPr>
              <w:t>代码混淆</w:t>
            </w:r>
          </w:p>
        </w:tc>
        <w:tc>
          <w:tcPr>
            <w:tcW w:w="1134" w:type="dxa"/>
            <w:gridSpan w:val="3"/>
            <w:vAlign w:val="center"/>
          </w:tcPr>
          <w:p w14:paraId="4760D76F"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责任人</w:t>
            </w:r>
          </w:p>
        </w:tc>
        <w:tc>
          <w:tcPr>
            <w:tcW w:w="709" w:type="dxa"/>
            <w:gridSpan w:val="2"/>
            <w:vAlign w:val="center"/>
          </w:tcPr>
          <w:p w14:paraId="693591B1" w14:textId="77777777" w:rsidR="0047351E" w:rsidRPr="00B2507C" w:rsidRDefault="0047351E" w:rsidP="00CD5E67">
            <w:pPr>
              <w:snapToGrid w:val="0"/>
              <w:ind w:firstLine="480"/>
              <w:rPr>
                <w:rFonts w:ascii="Calibri" w:hAnsi="Calibri"/>
                <w:szCs w:val="21"/>
              </w:rPr>
            </w:pPr>
            <w:proofErr w:type="gramStart"/>
            <w:r>
              <w:rPr>
                <w:rFonts w:ascii="Calibri" w:hAnsi="Calibri" w:hint="eastAsia"/>
                <w:szCs w:val="21"/>
              </w:rPr>
              <w:t>邵</w:t>
            </w:r>
            <w:proofErr w:type="gramEnd"/>
            <w:r>
              <w:rPr>
                <w:rFonts w:ascii="Calibri" w:hAnsi="Calibri" w:hint="eastAsia"/>
                <w:szCs w:val="21"/>
              </w:rPr>
              <w:t>欣欣</w:t>
            </w:r>
          </w:p>
        </w:tc>
        <w:tc>
          <w:tcPr>
            <w:tcW w:w="1701" w:type="dxa"/>
            <w:gridSpan w:val="6"/>
            <w:vAlign w:val="center"/>
          </w:tcPr>
          <w:p w14:paraId="4723215F"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单元所属子系统</w:t>
            </w:r>
          </w:p>
        </w:tc>
        <w:tc>
          <w:tcPr>
            <w:tcW w:w="454" w:type="dxa"/>
            <w:gridSpan w:val="2"/>
            <w:vAlign w:val="center"/>
          </w:tcPr>
          <w:p w14:paraId="29C40CD5" w14:textId="77777777" w:rsidR="0047351E" w:rsidRPr="00B2507C" w:rsidRDefault="0047351E" w:rsidP="00CD5E67">
            <w:pPr>
              <w:snapToGrid w:val="0"/>
              <w:ind w:firstLine="480"/>
              <w:rPr>
                <w:rFonts w:ascii="Calibri" w:hAnsi="Calibri"/>
                <w:szCs w:val="21"/>
              </w:rPr>
            </w:pPr>
            <w:r>
              <w:rPr>
                <w:rFonts w:ascii="Calibri" w:hAnsi="Calibri" w:hint="eastAsia"/>
                <w:szCs w:val="21"/>
              </w:rPr>
              <w:t>代码混淆</w:t>
            </w:r>
          </w:p>
        </w:tc>
        <w:tc>
          <w:tcPr>
            <w:tcW w:w="1418" w:type="dxa"/>
            <w:gridSpan w:val="4"/>
            <w:vAlign w:val="center"/>
          </w:tcPr>
          <w:p w14:paraId="612D209E"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开发周期</w:t>
            </w:r>
          </w:p>
        </w:tc>
        <w:tc>
          <w:tcPr>
            <w:tcW w:w="425" w:type="dxa"/>
            <w:vAlign w:val="center"/>
          </w:tcPr>
          <w:p w14:paraId="1B49340E" w14:textId="77777777" w:rsidR="0047351E" w:rsidRPr="00B2507C" w:rsidRDefault="0047351E" w:rsidP="00CD5E67">
            <w:pPr>
              <w:snapToGrid w:val="0"/>
              <w:ind w:firstLine="480"/>
              <w:rPr>
                <w:rFonts w:ascii="Calibri" w:hAnsi="Calibri"/>
                <w:szCs w:val="21"/>
              </w:rPr>
            </w:pPr>
            <w:r>
              <w:rPr>
                <w:rFonts w:ascii="Calibri" w:hAnsi="Calibri" w:hint="eastAsia"/>
                <w:szCs w:val="21"/>
              </w:rPr>
              <w:t>1</w:t>
            </w:r>
            <w:r>
              <w:rPr>
                <w:rFonts w:ascii="Calibri" w:hAnsi="Calibri" w:hint="eastAsia"/>
                <w:szCs w:val="21"/>
              </w:rPr>
              <w:t>个月</w:t>
            </w:r>
          </w:p>
        </w:tc>
      </w:tr>
      <w:tr w:rsidR="0047351E" w:rsidRPr="00B2507C" w14:paraId="6C833A76" w14:textId="77777777" w:rsidTr="0047351E">
        <w:trPr>
          <w:trHeight w:val="440"/>
        </w:trPr>
        <w:tc>
          <w:tcPr>
            <w:tcW w:w="8094" w:type="dxa"/>
            <w:gridSpan w:val="25"/>
            <w:vAlign w:val="center"/>
          </w:tcPr>
          <w:p w14:paraId="64C82012"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代码测试检查：</w:t>
            </w:r>
          </w:p>
        </w:tc>
      </w:tr>
      <w:tr w:rsidR="0047351E" w:rsidRPr="00B2507C" w14:paraId="25BAD5FD" w14:textId="77777777" w:rsidTr="0047351E">
        <w:trPr>
          <w:trHeight w:val="440"/>
        </w:trPr>
        <w:tc>
          <w:tcPr>
            <w:tcW w:w="1545" w:type="dxa"/>
            <w:gridSpan w:val="5"/>
            <w:vAlign w:val="center"/>
          </w:tcPr>
          <w:p w14:paraId="0166BE9A" w14:textId="77777777" w:rsidR="0047351E" w:rsidRPr="00B2507C" w:rsidRDefault="0047351E" w:rsidP="00CD5E67">
            <w:pPr>
              <w:snapToGrid w:val="0"/>
              <w:ind w:firstLine="480"/>
              <w:rPr>
                <w:rFonts w:ascii="Calibri" w:hAnsi="Calibri"/>
                <w:szCs w:val="21"/>
              </w:rPr>
            </w:pPr>
            <w:r w:rsidRPr="00B2507C">
              <w:rPr>
                <w:rFonts w:ascii="Calibri" w:hAnsi="Calibri" w:hint="eastAsia"/>
                <w:szCs w:val="21"/>
              </w:rPr>
              <w:t>代码测试内容</w:t>
            </w:r>
          </w:p>
        </w:tc>
        <w:tc>
          <w:tcPr>
            <w:tcW w:w="1842" w:type="dxa"/>
            <w:gridSpan w:val="5"/>
            <w:vAlign w:val="center"/>
          </w:tcPr>
          <w:p w14:paraId="5DAAC5A1"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测试人员</w:t>
            </w:r>
          </w:p>
        </w:tc>
        <w:tc>
          <w:tcPr>
            <w:tcW w:w="2864" w:type="dxa"/>
            <w:gridSpan w:val="10"/>
            <w:vAlign w:val="center"/>
          </w:tcPr>
          <w:p w14:paraId="7B6C875B"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测试结果</w:t>
            </w:r>
          </w:p>
        </w:tc>
        <w:tc>
          <w:tcPr>
            <w:tcW w:w="1843" w:type="dxa"/>
            <w:gridSpan w:val="5"/>
            <w:vAlign w:val="center"/>
          </w:tcPr>
          <w:p w14:paraId="0D919982" w14:textId="77777777" w:rsidR="0047351E" w:rsidRPr="00B2507C" w:rsidRDefault="0047351E" w:rsidP="00CD5E67">
            <w:pPr>
              <w:snapToGrid w:val="0"/>
              <w:ind w:firstLine="480"/>
              <w:jc w:val="center"/>
              <w:rPr>
                <w:rFonts w:ascii="Calibri" w:hAnsi="Calibri"/>
                <w:szCs w:val="21"/>
              </w:rPr>
            </w:pPr>
            <w:r w:rsidRPr="00B2507C">
              <w:rPr>
                <w:rFonts w:ascii="Calibri" w:hAnsi="Calibri" w:hint="eastAsia"/>
                <w:szCs w:val="21"/>
              </w:rPr>
              <w:t>备注</w:t>
            </w:r>
          </w:p>
        </w:tc>
      </w:tr>
      <w:tr w:rsidR="0047351E" w:rsidRPr="00B2507C" w14:paraId="2CCB17D1" w14:textId="77777777" w:rsidTr="0047351E">
        <w:trPr>
          <w:trHeight w:val="440"/>
        </w:trPr>
        <w:tc>
          <w:tcPr>
            <w:tcW w:w="1545" w:type="dxa"/>
            <w:gridSpan w:val="5"/>
            <w:vAlign w:val="center"/>
          </w:tcPr>
          <w:p w14:paraId="0BB00283" w14:textId="77777777" w:rsidR="0047351E" w:rsidRPr="00B2507C" w:rsidRDefault="0047351E" w:rsidP="00CD5E67">
            <w:pPr>
              <w:snapToGrid w:val="0"/>
              <w:ind w:firstLine="480"/>
              <w:rPr>
                <w:rFonts w:ascii="Calibri" w:hAnsi="Calibri"/>
              </w:rPr>
            </w:pPr>
            <w:r w:rsidRPr="00B2507C">
              <w:rPr>
                <w:rFonts w:ascii="Calibri" w:hAnsi="Calibri" w:hint="eastAsia"/>
              </w:rPr>
              <w:t>路径测试</w:t>
            </w:r>
          </w:p>
        </w:tc>
        <w:tc>
          <w:tcPr>
            <w:tcW w:w="1842" w:type="dxa"/>
            <w:gridSpan w:val="5"/>
            <w:vAlign w:val="center"/>
          </w:tcPr>
          <w:p w14:paraId="7A5D0685"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DD01F97"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1458C6B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路径正常</w:t>
            </w:r>
          </w:p>
        </w:tc>
      </w:tr>
      <w:tr w:rsidR="0047351E" w:rsidRPr="00B2507C" w14:paraId="59D24129" w14:textId="77777777" w:rsidTr="0047351E">
        <w:trPr>
          <w:trHeight w:val="440"/>
        </w:trPr>
        <w:tc>
          <w:tcPr>
            <w:tcW w:w="1545" w:type="dxa"/>
            <w:gridSpan w:val="5"/>
            <w:vAlign w:val="center"/>
          </w:tcPr>
          <w:p w14:paraId="065D8A84" w14:textId="77777777" w:rsidR="0047351E" w:rsidRPr="00B2507C" w:rsidRDefault="0047351E" w:rsidP="00CD5E67">
            <w:pPr>
              <w:snapToGrid w:val="0"/>
              <w:ind w:firstLine="480"/>
              <w:rPr>
                <w:rFonts w:ascii="Calibri" w:hAnsi="Calibri"/>
              </w:rPr>
            </w:pPr>
            <w:r w:rsidRPr="00B2507C">
              <w:rPr>
                <w:rFonts w:ascii="Calibri" w:hAnsi="Calibri" w:hint="eastAsia"/>
              </w:rPr>
              <w:t>声明测试</w:t>
            </w:r>
          </w:p>
        </w:tc>
        <w:tc>
          <w:tcPr>
            <w:tcW w:w="1842" w:type="dxa"/>
            <w:gridSpan w:val="5"/>
            <w:vAlign w:val="center"/>
          </w:tcPr>
          <w:p w14:paraId="4D979868"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BBEBF4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6FBDA79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5AC84984" w14:textId="77777777" w:rsidTr="0047351E">
        <w:trPr>
          <w:trHeight w:val="440"/>
        </w:trPr>
        <w:tc>
          <w:tcPr>
            <w:tcW w:w="1545" w:type="dxa"/>
            <w:gridSpan w:val="5"/>
            <w:vAlign w:val="center"/>
          </w:tcPr>
          <w:p w14:paraId="721AB9DA" w14:textId="77777777" w:rsidR="0047351E" w:rsidRPr="00B2507C" w:rsidRDefault="0047351E" w:rsidP="00CD5E67">
            <w:pPr>
              <w:snapToGrid w:val="0"/>
              <w:ind w:firstLine="480"/>
              <w:rPr>
                <w:rFonts w:ascii="Calibri" w:hAnsi="Calibri"/>
              </w:rPr>
            </w:pPr>
            <w:r w:rsidRPr="00B2507C">
              <w:rPr>
                <w:rFonts w:ascii="Calibri" w:hAnsi="Calibri" w:hint="eastAsia"/>
              </w:rPr>
              <w:t>循环测试</w:t>
            </w:r>
          </w:p>
        </w:tc>
        <w:tc>
          <w:tcPr>
            <w:tcW w:w="1842" w:type="dxa"/>
            <w:gridSpan w:val="5"/>
            <w:vAlign w:val="center"/>
          </w:tcPr>
          <w:p w14:paraId="0658D8FC"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1988E788"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342717C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循环正常</w:t>
            </w:r>
          </w:p>
        </w:tc>
      </w:tr>
      <w:tr w:rsidR="0047351E" w:rsidRPr="00B2507C" w14:paraId="5AD4D654" w14:textId="77777777" w:rsidTr="0047351E">
        <w:trPr>
          <w:trHeight w:val="440"/>
        </w:trPr>
        <w:tc>
          <w:tcPr>
            <w:tcW w:w="1545" w:type="dxa"/>
            <w:gridSpan w:val="5"/>
            <w:vAlign w:val="center"/>
          </w:tcPr>
          <w:p w14:paraId="50B94271" w14:textId="77777777" w:rsidR="0047351E" w:rsidRPr="00B2507C" w:rsidRDefault="0047351E" w:rsidP="00CD5E67">
            <w:pPr>
              <w:snapToGrid w:val="0"/>
              <w:ind w:firstLine="480"/>
              <w:rPr>
                <w:rFonts w:ascii="Calibri" w:hAnsi="Calibri"/>
              </w:rPr>
            </w:pPr>
            <w:r w:rsidRPr="00B2507C">
              <w:rPr>
                <w:rFonts w:ascii="Calibri" w:hAnsi="Calibri" w:hint="eastAsia"/>
              </w:rPr>
              <w:t>边界测试</w:t>
            </w:r>
          </w:p>
        </w:tc>
        <w:tc>
          <w:tcPr>
            <w:tcW w:w="1842" w:type="dxa"/>
            <w:gridSpan w:val="5"/>
            <w:vAlign w:val="center"/>
          </w:tcPr>
          <w:p w14:paraId="6E36BBB2"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4CB82EA"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4E6A3089"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w:t>
            </w:r>
          </w:p>
        </w:tc>
      </w:tr>
      <w:tr w:rsidR="0047351E" w:rsidRPr="00B2507C" w14:paraId="23830989" w14:textId="77777777" w:rsidTr="0047351E">
        <w:trPr>
          <w:trHeight w:val="440"/>
        </w:trPr>
        <w:tc>
          <w:tcPr>
            <w:tcW w:w="1545" w:type="dxa"/>
            <w:gridSpan w:val="5"/>
            <w:vAlign w:val="center"/>
          </w:tcPr>
          <w:p w14:paraId="322F3733" w14:textId="77777777" w:rsidR="0047351E" w:rsidRPr="00B2507C" w:rsidRDefault="0047351E" w:rsidP="00CD5E67">
            <w:pPr>
              <w:snapToGrid w:val="0"/>
              <w:ind w:firstLine="480"/>
              <w:rPr>
                <w:rFonts w:ascii="Calibri" w:hAnsi="Calibri"/>
              </w:rPr>
            </w:pPr>
            <w:r w:rsidRPr="00B2507C">
              <w:rPr>
                <w:rFonts w:ascii="Calibri" w:hAnsi="Calibri" w:hint="eastAsia"/>
              </w:rPr>
              <w:t>接口测试</w:t>
            </w:r>
          </w:p>
        </w:tc>
        <w:tc>
          <w:tcPr>
            <w:tcW w:w="1842" w:type="dxa"/>
            <w:gridSpan w:val="5"/>
            <w:vAlign w:val="center"/>
          </w:tcPr>
          <w:p w14:paraId="58655B78"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372F06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B7E334E"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接口正常</w:t>
            </w:r>
          </w:p>
        </w:tc>
      </w:tr>
      <w:tr w:rsidR="0047351E" w:rsidRPr="00B2507C" w14:paraId="2D6DA91A" w14:textId="77777777" w:rsidTr="0047351E">
        <w:trPr>
          <w:trHeight w:val="440"/>
        </w:trPr>
        <w:tc>
          <w:tcPr>
            <w:tcW w:w="1545" w:type="dxa"/>
            <w:gridSpan w:val="5"/>
            <w:vAlign w:val="center"/>
          </w:tcPr>
          <w:p w14:paraId="75118A35" w14:textId="77777777" w:rsidR="0047351E" w:rsidRPr="00B2507C" w:rsidRDefault="0047351E" w:rsidP="00CD5E67">
            <w:pPr>
              <w:snapToGrid w:val="0"/>
              <w:ind w:firstLine="480"/>
              <w:rPr>
                <w:rFonts w:ascii="Calibri" w:hAnsi="Calibri"/>
              </w:rPr>
            </w:pPr>
            <w:r w:rsidRPr="00B2507C">
              <w:rPr>
                <w:rFonts w:ascii="Calibri" w:hAnsi="Calibri" w:hint="eastAsia"/>
              </w:rPr>
              <w:t>界面测试</w:t>
            </w:r>
          </w:p>
        </w:tc>
        <w:tc>
          <w:tcPr>
            <w:tcW w:w="1842" w:type="dxa"/>
            <w:gridSpan w:val="5"/>
            <w:vAlign w:val="center"/>
          </w:tcPr>
          <w:p w14:paraId="3CF0115C"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60D6C4D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A4B7FAC"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界面正常</w:t>
            </w:r>
          </w:p>
        </w:tc>
      </w:tr>
      <w:tr w:rsidR="0047351E" w:rsidRPr="00B2507C" w14:paraId="61054397" w14:textId="77777777" w:rsidTr="0047351E">
        <w:trPr>
          <w:trHeight w:val="440"/>
        </w:trPr>
        <w:tc>
          <w:tcPr>
            <w:tcW w:w="1545" w:type="dxa"/>
            <w:gridSpan w:val="5"/>
            <w:vAlign w:val="center"/>
          </w:tcPr>
          <w:p w14:paraId="62FD0616" w14:textId="77777777" w:rsidR="0047351E" w:rsidRPr="00B2507C" w:rsidRDefault="0047351E" w:rsidP="00CD5E67">
            <w:pPr>
              <w:snapToGrid w:val="0"/>
              <w:ind w:firstLine="480"/>
              <w:rPr>
                <w:rFonts w:ascii="Calibri" w:hAnsi="Calibri"/>
              </w:rPr>
            </w:pPr>
            <w:r w:rsidRPr="00B2507C">
              <w:rPr>
                <w:rFonts w:ascii="Calibri" w:hAnsi="Calibri" w:hint="eastAsia"/>
              </w:rPr>
              <w:t>数据确认测试</w:t>
            </w:r>
          </w:p>
        </w:tc>
        <w:tc>
          <w:tcPr>
            <w:tcW w:w="1842" w:type="dxa"/>
            <w:gridSpan w:val="5"/>
            <w:vAlign w:val="center"/>
          </w:tcPr>
          <w:p w14:paraId="1FDF6A50"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58FE3D4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2C80B750"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数据</w:t>
            </w:r>
            <w:r>
              <w:rPr>
                <w:rFonts w:ascii="Times New Roman" w:hAnsi="Times New Roman"/>
                <w:szCs w:val="22"/>
              </w:rPr>
              <w:t>确认正常</w:t>
            </w:r>
          </w:p>
        </w:tc>
      </w:tr>
      <w:tr w:rsidR="0047351E" w:rsidRPr="00B2507C" w14:paraId="652480BA" w14:textId="77777777" w:rsidTr="0047351E">
        <w:trPr>
          <w:trHeight w:val="440"/>
        </w:trPr>
        <w:tc>
          <w:tcPr>
            <w:tcW w:w="1545" w:type="dxa"/>
            <w:gridSpan w:val="5"/>
            <w:vAlign w:val="center"/>
          </w:tcPr>
          <w:p w14:paraId="21FED54B" w14:textId="77777777" w:rsidR="0047351E" w:rsidRPr="00B2507C" w:rsidRDefault="0047351E" w:rsidP="00CD5E67">
            <w:pPr>
              <w:snapToGrid w:val="0"/>
              <w:ind w:firstLine="480"/>
              <w:rPr>
                <w:rFonts w:ascii="Calibri" w:hAnsi="Calibri"/>
              </w:rPr>
            </w:pPr>
            <w:r w:rsidRPr="00B2507C">
              <w:rPr>
                <w:rFonts w:ascii="Calibri" w:hAnsi="Calibri" w:hint="eastAsia"/>
              </w:rPr>
              <w:t>代码走查</w:t>
            </w:r>
          </w:p>
        </w:tc>
        <w:tc>
          <w:tcPr>
            <w:tcW w:w="1842" w:type="dxa"/>
            <w:gridSpan w:val="5"/>
            <w:vAlign w:val="center"/>
          </w:tcPr>
          <w:p w14:paraId="48496521"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2864" w:type="dxa"/>
            <w:gridSpan w:val="10"/>
            <w:vAlign w:val="center"/>
          </w:tcPr>
          <w:p w14:paraId="42B97662"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测试结果一切正常</w:t>
            </w:r>
          </w:p>
        </w:tc>
        <w:tc>
          <w:tcPr>
            <w:tcW w:w="1843" w:type="dxa"/>
            <w:gridSpan w:val="5"/>
            <w:vAlign w:val="center"/>
          </w:tcPr>
          <w:p w14:paraId="5FFF6DCF" w14:textId="77777777" w:rsidR="0047351E" w:rsidRDefault="0047351E" w:rsidP="00CD5E67">
            <w:pPr>
              <w:pStyle w:val="ab"/>
              <w:ind w:firstLine="420"/>
              <w:rPr>
                <w:rFonts w:ascii="Times New Roman" w:hAnsi="Times New Roman"/>
                <w:szCs w:val="22"/>
              </w:rPr>
            </w:pPr>
            <w:r>
              <w:rPr>
                <w:rFonts w:ascii="Times New Roman" w:hAnsi="Times New Roman" w:hint="eastAsia"/>
                <w:szCs w:val="22"/>
              </w:rPr>
              <w:t>代码规范</w:t>
            </w:r>
          </w:p>
        </w:tc>
      </w:tr>
      <w:tr w:rsidR="0047351E" w:rsidRPr="00B2507C" w14:paraId="65742A0A" w14:textId="77777777" w:rsidTr="0047351E">
        <w:trPr>
          <w:trHeight w:val="440"/>
        </w:trPr>
        <w:tc>
          <w:tcPr>
            <w:tcW w:w="8094" w:type="dxa"/>
            <w:gridSpan w:val="25"/>
            <w:vAlign w:val="center"/>
          </w:tcPr>
          <w:p w14:paraId="446B5A4E" w14:textId="77777777" w:rsidR="0047351E" w:rsidRPr="00B2507C" w:rsidRDefault="0047351E" w:rsidP="00CD5E67">
            <w:pPr>
              <w:snapToGrid w:val="0"/>
              <w:ind w:firstLine="480"/>
              <w:rPr>
                <w:rFonts w:ascii="Calibri" w:hAnsi="Calibri"/>
              </w:rPr>
            </w:pPr>
            <w:r w:rsidRPr="00B2507C">
              <w:rPr>
                <w:rFonts w:ascii="Calibri" w:hAnsi="Calibri" w:hint="eastAsia"/>
              </w:rPr>
              <w:t>功能测试：</w:t>
            </w:r>
            <w:r w:rsidRPr="008535D1">
              <w:rPr>
                <w:rFonts w:ascii="Calibri" w:hAnsi="Calibri" w:hint="eastAsia"/>
              </w:rPr>
              <w:t>功能测试一切正常，满足预定功能设定</w:t>
            </w:r>
          </w:p>
        </w:tc>
      </w:tr>
      <w:tr w:rsidR="0047351E" w:rsidRPr="00B2507C" w14:paraId="25BE59A7" w14:textId="77777777" w:rsidTr="0047351E">
        <w:trPr>
          <w:trHeight w:val="880"/>
        </w:trPr>
        <w:tc>
          <w:tcPr>
            <w:tcW w:w="694" w:type="dxa"/>
            <w:vAlign w:val="center"/>
          </w:tcPr>
          <w:p w14:paraId="347DBB51" w14:textId="77777777" w:rsidR="0047351E" w:rsidRPr="00B2507C" w:rsidRDefault="0047351E" w:rsidP="00CD5E67">
            <w:pPr>
              <w:snapToGrid w:val="0"/>
              <w:ind w:firstLine="480"/>
              <w:jc w:val="center"/>
              <w:rPr>
                <w:rFonts w:ascii="Calibri" w:hAnsi="Calibri"/>
              </w:rPr>
            </w:pPr>
            <w:r w:rsidRPr="00B2507C">
              <w:rPr>
                <w:rFonts w:ascii="Calibri" w:hAnsi="Calibri" w:hint="eastAsia"/>
              </w:rPr>
              <w:t>序号</w:t>
            </w:r>
          </w:p>
        </w:tc>
        <w:tc>
          <w:tcPr>
            <w:tcW w:w="1520" w:type="dxa"/>
            <w:gridSpan w:val="5"/>
            <w:vAlign w:val="center"/>
          </w:tcPr>
          <w:p w14:paraId="5687EBAA" w14:textId="77777777" w:rsidR="0047351E" w:rsidRPr="00B2507C" w:rsidRDefault="0047351E" w:rsidP="00CD5E67">
            <w:pPr>
              <w:snapToGrid w:val="0"/>
              <w:ind w:firstLine="480"/>
              <w:jc w:val="center"/>
              <w:rPr>
                <w:rFonts w:ascii="Calibri" w:hAnsi="Calibri"/>
              </w:rPr>
            </w:pPr>
            <w:r w:rsidRPr="00B2507C">
              <w:rPr>
                <w:rFonts w:ascii="Calibri" w:hAnsi="Calibri" w:hint="eastAsia"/>
              </w:rPr>
              <w:t>功能名称</w:t>
            </w:r>
          </w:p>
        </w:tc>
        <w:tc>
          <w:tcPr>
            <w:tcW w:w="1525" w:type="dxa"/>
            <w:gridSpan w:val="5"/>
            <w:vAlign w:val="center"/>
          </w:tcPr>
          <w:p w14:paraId="3768BF69" w14:textId="77777777" w:rsidR="0047351E" w:rsidRPr="00B2507C" w:rsidRDefault="0047351E" w:rsidP="00CD5E67">
            <w:pPr>
              <w:snapToGrid w:val="0"/>
              <w:ind w:firstLine="480"/>
              <w:jc w:val="center"/>
              <w:rPr>
                <w:rFonts w:ascii="Calibri" w:hAnsi="Calibri"/>
              </w:rPr>
            </w:pPr>
            <w:r w:rsidRPr="00B2507C">
              <w:rPr>
                <w:rFonts w:ascii="Calibri" w:hAnsi="Calibri" w:hint="eastAsia"/>
              </w:rPr>
              <w:t>操作方法</w:t>
            </w:r>
          </w:p>
        </w:tc>
        <w:tc>
          <w:tcPr>
            <w:tcW w:w="1525" w:type="dxa"/>
            <w:gridSpan w:val="5"/>
            <w:vAlign w:val="center"/>
          </w:tcPr>
          <w:p w14:paraId="4883F324" w14:textId="77777777" w:rsidR="0047351E" w:rsidRPr="00B2507C" w:rsidRDefault="0047351E" w:rsidP="00CD5E67">
            <w:pPr>
              <w:snapToGrid w:val="0"/>
              <w:ind w:firstLine="480"/>
              <w:jc w:val="center"/>
              <w:rPr>
                <w:rFonts w:ascii="Calibri" w:hAnsi="Calibri"/>
              </w:rPr>
            </w:pPr>
            <w:r w:rsidRPr="00B2507C">
              <w:rPr>
                <w:rFonts w:ascii="Calibri" w:hAnsi="Calibri" w:hint="eastAsia"/>
              </w:rPr>
              <w:t>结果</w:t>
            </w:r>
          </w:p>
        </w:tc>
        <w:tc>
          <w:tcPr>
            <w:tcW w:w="987" w:type="dxa"/>
            <w:gridSpan w:val="4"/>
            <w:vAlign w:val="center"/>
          </w:tcPr>
          <w:p w14:paraId="0913774F" w14:textId="77777777" w:rsidR="0047351E" w:rsidRPr="00B2507C" w:rsidRDefault="0047351E" w:rsidP="00CD5E67">
            <w:pPr>
              <w:snapToGrid w:val="0"/>
              <w:ind w:firstLine="480"/>
              <w:jc w:val="center"/>
              <w:rPr>
                <w:rFonts w:ascii="Calibri" w:hAnsi="Calibri"/>
              </w:rPr>
            </w:pPr>
            <w:r w:rsidRPr="00B2507C">
              <w:rPr>
                <w:rFonts w:ascii="Calibri" w:hAnsi="Calibri" w:hint="eastAsia"/>
              </w:rPr>
              <w:t>建议</w:t>
            </w:r>
          </w:p>
        </w:tc>
        <w:tc>
          <w:tcPr>
            <w:tcW w:w="851" w:type="dxa"/>
            <w:gridSpan w:val="2"/>
            <w:vAlign w:val="center"/>
          </w:tcPr>
          <w:p w14:paraId="4AD4D343" w14:textId="77777777" w:rsidR="0047351E" w:rsidRPr="00B2507C" w:rsidRDefault="0047351E" w:rsidP="00CD5E67">
            <w:pPr>
              <w:snapToGrid w:val="0"/>
              <w:ind w:firstLine="480"/>
              <w:jc w:val="center"/>
              <w:rPr>
                <w:rFonts w:ascii="Calibri" w:hAnsi="Calibri"/>
              </w:rPr>
            </w:pPr>
            <w:r w:rsidRPr="00B2507C">
              <w:rPr>
                <w:rFonts w:ascii="Calibri" w:hAnsi="Calibri" w:hint="eastAsia"/>
              </w:rPr>
              <w:t>测试人员</w:t>
            </w:r>
          </w:p>
        </w:tc>
        <w:tc>
          <w:tcPr>
            <w:tcW w:w="992" w:type="dxa"/>
            <w:gridSpan w:val="3"/>
            <w:vAlign w:val="center"/>
          </w:tcPr>
          <w:p w14:paraId="61B988B4" w14:textId="77777777" w:rsidR="0047351E" w:rsidRPr="00B2507C" w:rsidRDefault="0047351E" w:rsidP="00CD5E67">
            <w:pPr>
              <w:snapToGrid w:val="0"/>
              <w:ind w:firstLine="480"/>
              <w:jc w:val="center"/>
              <w:rPr>
                <w:rFonts w:ascii="Calibri" w:hAnsi="Calibri"/>
              </w:rPr>
            </w:pPr>
            <w:r w:rsidRPr="00B2507C">
              <w:rPr>
                <w:rFonts w:ascii="Calibri" w:hAnsi="Calibri" w:hint="eastAsia"/>
              </w:rPr>
              <w:t>备注</w:t>
            </w:r>
          </w:p>
        </w:tc>
      </w:tr>
      <w:tr w:rsidR="0047351E" w:rsidRPr="00B2507C" w14:paraId="3D27C998" w14:textId="77777777" w:rsidTr="0047351E">
        <w:trPr>
          <w:trHeight w:val="1439"/>
        </w:trPr>
        <w:tc>
          <w:tcPr>
            <w:tcW w:w="694" w:type="dxa"/>
          </w:tcPr>
          <w:p w14:paraId="1282239A" w14:textId="77777777" w:rsidR="0047351E" w:rsidRPr="00B2507C" w:rsidRDefault="0047351E" w:rsidP="00CD5E67">
            <w:pPr>
              <w:snapToGrid w:val="0"/>
              <w:ind w:firstLine="480"/>
              <w:rPr>
                <w:rFonts w:ascii="Calibri" w:hAnsi="Calibri"/>
              </w:rPr>
            </w:pPr>
            <w:r>
              <w:rPr>
                <w:rFonts w:ascii="Calibri" w:hAnsi="Calibri" w:hint="eastAsia"/>
              </w:rPr>
              <w:t>01</w:t>
            </w:r>
          </w:p>
        </w:tc>
        <w:tc>
          <w:tcPr>
            <w:tcW w:w="1520" w:type="dxa"/>
            <w:gridSpan w:val="5"/>
          </w:tcPr>
          <w:p w14:paraId="259C8CCF" w14:textId="77777777" w:rsidR="0047351E" w:rsidRPr="00B2507C" w:rsidRDefault="0047351E" w:rsidP="00CD5E67">
            <w:pPr>
              <w:snapToGrid w:val="0"/>
              <w:ind w:firstLine="480"/>
              <w:rPr>
                <w:rFonts w:ascii="Calibri" w:hAnsi="Calibri"/>
              </w:rPr>
            </w:pPr>
            <w:r w:rsidRPr="006005D0">
              <w:rPr>
                <w:rFonts w:hint="eastAsia"/>
                <w:szCs w:val="21"/>
              </w:rPr>
              <w:t>Nginx</w:t>
            </w:r>
            <w:r w:rsidRPr="006005D0">
              <w:rPr>
                <w:rFonts w:hint="eastAsia"/>
                <w:szCs w:val="21"/>
              </w:rPr>
              <w:t>反向代理服务器向转发的响应</w:t>
            </w:r>
            <w:r w:rsidRPr="006005D0">
              <w:rPr>
                <w:rFonts w:hint="eastAsia"/>
                <w:szCs w:val="21"/>
              </w:rPr>
              <w:t>js</w:t>
            </w:r>
            <w:r w:rsidRPr="006005D0">
              <w:rPr>
                <w:rFonts w:hint="eastAsia"/>
                <w:szCs w:val="21"/>
              </w:rPr>
              <w:t>文件进行混淆</w:t>
            </w:r>
            <w:r w:rsidRPr="001557B2">
              <w:rPr>
                <w:rFonts w:hint="eastAsia"/>
                <w:szCs w:val="21"/>
              </w:rPr>
              <w:t>D</w:t>
            </w:r>
          </w:p>
        </w:tc>
        <w:tc>
          <w:tcPr>
            <w:tcW w:w="1525" w:type="dxa"/>
            <w:gridSpan w:val="5"/>
          </w:tcPr>
          <w:p w14:paraId="01D2AE14" w14:textId="77777777" w:rsidR="0047351E" w:rsidRPr="00B2507C" w:rsidRDefault="0047351E" w:rsidP="00CD5E67">
            <w:pPr>
              <w:snapToGrid w:val="0"/>
              <w:ind w:firstLine="480"/>
              <w:rPr>
                <w:rFonts w:ascii="Calibri" w:hAnsi="Calibri"/>
              </w:rPr>
            </w:pPr>
            <w:proofErr w:type="gramStart"/>
            <w:r>
              <w:rPr>
                <w:rFonts w:hint="eastAsia"/>
                <w:szCs w:val="21"/>
              </w:rPr>
              <w:t>斜塞正确</w:t>
            </w:r>
            <w:proofErr w:type="gramEnd"/>
            <w:r>
              <w:rPr>
                <w:rFonts w:hint="eastAsia"/>
                <w:szCs w:val="21"/>
              </w:rPr>
              <w:t>ID</w:t>
            </w:r>
            <w:r>
              <w:rPr>
                <w:szCs w:val="21"/>
              </w:rPr>
              <w:t>的</w:t>
            </w:r>
            <w:r>
              <w:rPr>
                <w:szCs w:val="21"/>
              </w:rPr>
              <w:t>JavaScript</w:t>
            </w:r>
            <w:r>
              <w:rPr>
                <w:rFonts w:hint="eastAsia"/>
                <w:szCs w:val="21"/>
              </w:rPr>
              <w:t>请求</w:t>
            </w:r>
            <w:r w:rsidRPr="006005D0">
              <w:rPr>
                <w:rFonts w:hint="eastAsia"/>
                <w:szCs w:val="21"/>
              </w:rPr>
              <w:t>，对</w:t>
            </w:r>
            <w:r w:rsidRPr="006005D0">
              <w:rPr>
                <w:rFonts w:hint="eastAsia"/>
                <w:szCs w:val="21"/>
              </w:rPr>
              <w:t>JavaScript</w:t>
            </w:r>
            <w:r w:rsidRPr="006005D0">
              <w:rPr>
                <w:rFonts w:hint="eastAsia"/>
                <w:szCs w:val="21"/>
              </w:rPr>
              <w:t>脚本进行混淆操作</w:t>
            </w:r>
          </w:p>
        </w:tc>
        <w:tc>
          <w:tcPr>
            <w:tcW w:w="1525" w:type="dxa"/>
            <w:gridSpan w:val="5"/>
          </w:tcPr>
          <w:p w14:paraId="0A6CF6AE" w14:textId="77777777" w:rsidR="0047351E" w:rsidRPr="00B2507C" w:rsidRDefault="0047351E" w:rsidP="00CD5E67">
            <w:pPr>
              <w:snapToGrid w:val="0"/>
              <w:ind w:firstLine="480"/>
              <w:rPr>
                <w:rFonts w:ascii="Calibri" w:hAnsi="Calibri"/>
              </w:rPr>
            </w:pPr>
            <w:r>
              <w:rPr>
                <w:rFonts w:hint="eastAsia"/>
              </w:rPr>
              <w:t>测试结果一切正常</w:t>
            </w:r>
          </w:p>
        </w:tc>
        <w:tc>
          <w:tcPr>
            <w:tcW w:w="987" w:type="dxa"/>
            <w:gridSpan w:val="4"/>
          </w:tcPr>
          <w:p w14:paraId="11403AA5" w14:textId="77777777" w:rsidR="0047351E" w:rsidRPr="00B2507C" w:rsidRDefault="0047351E" w:rsidP="00CD5E67">
            <w:pPr>
              <w:snapToGrid w:val="0"/>
              <w:ind w:firstLine="480"/>
              <w:rPr>
                <w:rFonts w:ascii="Calibri" w:hAnsi="Calibri"/>
              </w:rPr>
            </w:pPr>
          </w:p>
        </w:tc>
        <w:tc>
          <w:tcPr>
            <w:tcW w:w="851" w:type="dxa"/>
            <w:gridSpan w:val="2"/>
          </w:tcPr>
          <w:p w14:paraId="681696B5"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992" w:type="dxa"/>
            <w:gridSpan w:val="3"/>
          </w:tcPr>
          <w:p w14:paraId="45A09959" w14:textId="77777777" w:rsidR="0047351E" w:rsidRPr="00B2507C" w:rsidRDefault="0047351E" w:rsidP="00CD5E67">
            <w:pPr>
              <w:snapToGrid w:val="0"/>
              <w:ind w:firstLine="480"/>
              <w:rPr>
                <w:rFonts w:ascii="Calibri" w:hAnsi="Calibri"/>
              </w:rPr>
            </w:pPr>
          </w:p>
        </w:tc>
      </w:tr>
      <w:tr w:rsidR="0047351E" w:rsidRPr="00B2507C" w14:paraId="6FD8F16C" w14:textId="77777777" w:rsidTr="0047351E">
        <w:trPr>
          <w:trHeight w:val="450"/>
        </w:trPr>
        <w:tc>
          <w:tcPr>
            <w:tcW w:w="1119" w:type="dxa"/>
            <w:gridSpan w:val="4"/>
            <w:vAlign w:val="center"/>
          </w:tcPr>
          <w:p w14:paraId="3A6D9307" w14:textId="77777777" w:rsidR="0047351E" w:rsidRPr="00B2507C" w:rsidRDefault="0047351E" w:rsidP="00CD5E67">
            <w:pPr>
              <w:ind w:firstLine="480"/>
              <w:contextualSpacing/>
              <w:jc w:val="distribute"/>
              <w:rPr>
                <w:rFonts w:ascii="Calibri" w:hAnsi="Calibri"/>
              </w:rPr>
            </w:pPr>
            <w:r w:rsidRPr="00B2507C">
              <w:rPr>
                <w:rFonts w:ascii="Calibri" w:hAnsi="Calibri" w:hint="eastAsia"/>
              </w:rPr>
              <w:t>测试结论</w:t>
            </w:r>
          </w:p>
        </w:tc>
        <w:tc>
          <w:tcPr>
            <w:tcW w:w="6975" w:type="dxa"/>
            <w:gridSpan w:val="21"/>
            <w:vAlign w:val="center"/>
          </w:tcPr>
          <w:p w14:paraId="18AE3FF9" w14:textId="77777777" w:rsidR="0047351E" w:rsidRPr="00B2507C" w:rsidRDefault="0047351E" w:rsidP="00CD5E67">
            <w:pPr>
              <w:snapToGrid w:val="0"/>
              <w:ind w:firstLine="480"/>
              <w:rPr>
                <w:rFonts w:ascii="Calibri" w:hAnsi="Calibri"/>
              </w:rPr>
            </w:pPr>
            <w:r>
              <w:rPr>
                <w:rFonts w:ascii="Calibri" w:hAnsi="Calibri" w:hint="eastAsia"/>
              </w:rPr>
              <w:t>本模块</w:t>
            </w:r>
            <w:r>
              <w:rPr>
                <w:rFonts w:ascii="Calibri" w:hAnsi="Calibri"/>
              </w:rPr>
              <w:t>通过</w:t>
            </w:r>
            <w:r>
              <w:rPr>
                <w:rFonts w:ascii="Calibri" w:hAnsi="Calibri" w:hint="eastAsia"/>
              </w:rPr>
              <w:t>单元</w:t>
            </w:r>
            <w:r>
              <w:rPr>
                <w:rFonts w:ascii="Calibri" w:hAnsi="Calibri"/>
              </w:rPr>
              <w:t>测试</w:t>
            </w:r>
          </w:p>
        </w:tc>
      </w:tr>
      <w:tr w:rsidR="0047351E" w:rsidRPr="00B2507C" w14:paraId="64FEE576" w14:textId="77777777" w:rsidTr="0047351E">
        <w:trPr>
          <w:trHeight w:val="405"/>
        </w:trPr>
        <w:tc>
          <w:tcPr>
            <w:tcW w:w="978" w:type="dxa"/>
            <w:gridSpan w:val="2"/>
            <w:vAlign w:val="center"/>
          </w:tcPr>
          <w:p w14:paraId="70B29E63" w14:textId="77777777" w:rsidR="0047351E" w:rsidRPr="00B2507C" w:rsidRDefault="0047351E" w:rsidP="00CD5E67">
            <w:pPr>
              <w:snapToGrid w:val="0"/>
              <w:ind w:firstLine="480"/>
              <w:rPr>
                <w:rFonts w:ascii="Calibri" w:hAnsi="Calibri"/>
              </w:rPr>
            </w:pPr>
            <w:r w:rsidRPr="00B2507C">
              <w:rPr>
                <w:rFonts w:ascii="Calibri" w:hAnsi="Calibri" w:hint="eastAsia"/>
              </w:rPr>
              <w:t>责任人</w:t>
            </w:r>
          </w:p>
        </w:tc>
        <w:tc>
          <w:tcPr>
            <w:tcW w:w="3279" w:type="dxa"/>
            <w:gridSpan w:val="11"/>
            <w:vAlign w:val="center"/>
          </w:tcPr>
          <w:p w14:paraId="0F733A5F"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710" w:type="dxa"/>
            <w:gridSpan w:val="6"/>
            <w:vAlign w:val="center"/>
          </w:tcPr>
          <w:p w14:paraId="52931279" w14:textId="77777777" w:rsidR="0047351E" w:rsidRPr="00B2507C" w:rsidRDefault="0047351E" w:rsidP="00CD5E67">
            <w:pPr>
              <w:snapToGrid w:val="0"/>
              <w:ind w:firstLine="480"/>
              <w:rPr>
                <w:rFonts w:ascii="Calibri" w:hAnsi="Calibri"/>
              </w:rPr>
            </w:pPr>
            <w:r w:rsidRPr="00B2507C">
              <w:rPr>
                <w:rFonts w:ascii="Calibri" w:hAnsi="Calibri" w:hint="eastAsia"/>
              </w:rPr>
              <w:t>项目第一责任人</w:t>
            </w:r>
          </w:p>
        </w:tc>
        <w:tc>
          <w:tcPr>
            <w:tcW w:w="2127" w:type="dxa"/>
            <w:gridSpan w:val="6"/>
            <w:vAlign w:val="center"/>
          </w:tcPr>
          <w:p w14:paraId="6F387C21"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r w:rsidR="0047351E" w:rsidRPr="00B2507C" w14:paraId="0208818A" w14:textId="77777777" w:rsidTr="0047351E">
        <w:trPr>
          <w:trHeight w:val="405"/>
        </w:trPr>
        <w:tc>
          <w:tcPr>
            <w:tcW w:w="978" w:type="dxa"/>
            <w:gridSpan w:val="2"/>
            <w:vAlign w:val="center"/>
          </w:tcPr>
          <w:p w14:paraId="21B5DA3A" w14:textId="77777777" w:rsidR="0047351E" w:rsidRPr="00B2507C" w:rsidRDefault="0047351E" w:rsidP="00CD5E67">
            <w:pPr>
              <w:snapToGrid w:val="0"/>
              <w:ind w:firstLine="480"/>
              <w:rPr>
                <w:rFonts w:ascii="Calibri" w:hAnsi="Calibri"/>
              </w:rPr>
            </w:pPr>
            <w:r w:rsidRPr="00B2507C">
              <w:rPr>
                <w:rFonts w:ascii="Calibri" w:hAnsi="Calibri" w:hint="eastAsia"/>
              </w:rPr>
              <w:t>审核</w:t>
            </w:r>
          </w:p>
        </w:tc>
        <w:tc>
          <w:tcPr>
            <w:tcW w:w="7116" w:type="dxa"/>
            <w:gridSpan w:val="23"/>
            <w:vAlign w:val="center"/>
          </w:tcPr>
          <w:p w14:paraId="5881AE4C" w14:textId="77777777" w:rsidR="0047351E" w:rsidRPr="00B2507C" w:rsidRDefault="0047351E" w:rsidP="00CD5E67">
            <w:pPr>
              <w:snapToGrid w:val="0"/>
              <w:ind w:firstLine="480"/>
              <w:rPr>
                <w:rFonts w:ascii="Calibri" w:hAnsi="Calibri"/>
              </w:rPr>
            </w:pPr>
          </w:p>
        </w:tc>
      </w:tr>
      <w:tr w:rsidR="0047351E" w:rsidRPr="00B2507C" w14:paraId="73C2C193" w14:textId="77777777" w:rsidTr="0047351E">
        <w:trPr>
          <w:trHeight w:val="405"/>
        </w:trPr>
        <w:tc>
          <w:tcPr>
            <w:tcW w:w="978" w:type="dxa"/>
            <w:gridSpan w:val="2"/>
            <w:vAlign w:val="center"/>
          </w:tcPr>
          <w:p w14:paraId="1B5E3C23" w14:textId="77777777" w:rsidR="0047351E" w:rsidRPr="00B2507C" w:rsidRDefault="0047351E" w:rsidP="00CD5E67">
            <w:pPr>
              <w:snapToGrid w:val="0"/>
              <w:ind w:firstLine="480"/>
              <w:rPr>
                <w:rFonts w:ascii="Calibri" w:hAnsi="Calibri"/>
              </w:rPr>
            </w:pPr>
            <w:r w:rsidRPr="00B2507C">
              <w:rPr>
                <w:rFonts w:ascii="Calibri" w:hAnsi="Calibri" w:hint="eastAsia"/>
              </w:rPr>
              <w:t>项目组</w:t>
            </w:r>
          </w:p>
        </w:tc>
        <w:tc>
          <w:tcPr>
            <w:tcW w:w="1299" w:type="dxa"/>
            <w:gridSpan w:val="6"/>
            <w:vAlign w:val="center"/>
          </w:tcPr>
          <w:p w14:paraId="0935DC9E"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vAlign w:val="center"/>
          </w:tcPr>
          <w:p w14:paraId="725D51F7" w14:textId="77777777" w:rsidR="0047351E" w:rsidRPr="00B2507C" w:rsidRDefault="0047351E" w:rsidP="00CD5E67">
            <w:pPr>
              <w:snapToGrid w:val="0"/>
              <w:ind w:firstLine="480"/>
              <w:rPr>
                <w:rFonts w:ascii="Calibri" w:hAnsi="Calibri"/>
              </w:rPr>
            </w:pPr>
            <w:r w:rsidRPr="00B2507C">
              <w:rPr>
                <w:rFonts w:ascii="Calibri" w:hAnsi="Calibri" w:hint="eastAsia"/>
              </w:rPr>
              <w:t>测试组</w:t>
            </w:r>
          </w:p>
        </w:tc>
        <w:tc>
          <w:tcPr>
            <w:tcW w:w="1260" w:type="dxa"/>
            <w:gridSpan w:val="5"/>
            <w:vAlign w:val="center"/>
          </w:tcPr>
          <w:p w14:paraId="011E7642" w14:textId="77777777" w:rsidR="0047351E" w:rsidRPr="00B2507C" w:rsidRDefault="0047351E" w:rsidP="00CD5E67">
            <w:pPr>
              <w:snapToGrid w:val="0"/>
              <w:ind w:firstLine="480"/>
              <w:rPr>
                <w:rFonts w:ascii="Calibri" w:hAnsi="Calibri"/>
              </w:rPr>
            </w:pPr>
            <w:r>
              <w:rPr>
                <w:rFonts w:ascii="Calibri" w:hAnsi="Calibri" w:hint="eastAsia"/>
              </w:rPr>
              <w:t>本项目组</w:t>
            </w:r>
          </w:p>
        </w:tc>
        <w:tc>
          <w:tcPr>
            <w:tcW w:w="900" w:type="dxa"/>
            <w:gridSpan w:val="3"/>
            <w:vAlign w:val="center"/>
          </w:tcPr>
          <w:p w14:paraId="08AB6978" w14:textId="77777777" w:rsidR="0047351E" w:rsidRPr="00B2507C" w:rsidRDefault="0047351E" w:rsidP="00CD5E67">
            <w:pPr>
              <w:snapToGrid w:val="0"/>
              <w:ind w:firstLine="480"/>
              <w:rPr>
                <w:rFonts w:ascii="Calibri" w:hAnsi="Calibri"/>
              </w:rPr>
            </w:pPr>
            <w:r w:rsidRPr="00B2507C">
              <w:rPr>
                <w:rFonts w:ascii="Calibri" w:hAnsi="Calibri" w:hint="eastAsia"/>
              </w:rPr>
              <w:t>总工办</w:t>
            </w:r>
          </w:p>
        </w:tc>
        <w:tc>
          <w:tcPr>
            <w:tcW w:w="1080" w:type="dxa"/>
            <w:gridSpan w:val="4"/>
            <w:vAlign w:val="center"/>
          </w:tcPr>
          <w:p w14:paraId="32F9C982"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c>
          <w:tcPr>
            <w:tcW w:w="1081" w:type="dxa"/>
            <w:gridSpan w:val="2"/>
            <w:vAlign w:val="center"/>
          </w:tcPr>
          <w:p w14:paraId="33B445F3" w14:textId="77777777" w:rsidR="0047351E" w:rsidRPr="00B2507C" w:rsidRDefault="0047351E" w:rsidP="00CD5E67">
            <w:pPr>
              <w:snapToGrid w:val="0"/>
              <w:ind w:firstLine="480"/>
              <w:rPr>
                <w:rFonts w:ascii="Calibri" w:hAnsi="Calibri"/>
              </w:rPr>
            </w:pPr>
            <w:r w:rsidRPr="00B2507C">
              <w:rPr>
                <w:rFonts w:ascii="Calibri" w:hAnsi="Calibri" w:hint="eastAsia"/>
              </w:rPr>
              <w:t>总工程师</w:t>
            </w:r>
          </w:p>
        </w:tc>
        <w:tc>
          <w:tcPr>
            <w:tcW w:w="596" w:type="dxa"/>
            <w:gridSpan w:val="2"/>
            <w:vAlign w:val="center"/>
          </w:tcPr>
          <w:p w14:paraId="25EC4293" w14:textId="77777777" w:rsidR="0047351E" w:rsidRPr="00B2507C" w:rsidRDefault="0047351E" w:rsidP="00CD5E67">
            <w:pPr>
              <w:snapToGrid w:val="0"/>
              <w:ind w:firstLine="480"/>
              <w:rPr>
                <w:rFonts w:ascii="Calibri" w:hAnsi="Calibri"/>
              </w:rPr>
            </w:pPr>
            <w:proofErr w:type="gramStart"/>
            <w:r>
              <w:rPr>
                <w:rFonts w:ascii="Calibri" w:hAnsi="Calibri" w:hint="eastAsia"/>
              </w:rPr>
              <w:t>邵</w:t>
            </w:r>
            <w:proofErr w:type="gramEnd"/>
            <w:r>
              <w:rPr>
                <w:rFonts w:ascii="Calibri" w:hAnsi="Calibri" w:hint="eastAsia"/>
              </w:rPr>
              <w:t>欣欣</w:t>
            </w:r>
          </w:p>
        </w:tc>
      </w:tr>
    </w:tbl>
    <w:p w14:paraId="1189277E" w14:textId="77777777" w:rsidR="0047351E" w:rsidRDefault="0047351E" w:rsidP="0047351E">
      <w:pPr>
        <w:ind w:firstLine="480"/>
      </w:pPr>
    </w:p>
    <w:p w14:paraId="5502B693" w14:textId="77777777" w:rsidR="00541581" w:rsidRDefault="00541581" w:rsidP="00541581">
      <w:pPr>
        <w:pStyle w:val="a8"/>
        <w:ind w:firstLineChars="0" w:firstLine="0"/>
      </w:pPr>
    </w:p>
    <w:p w14:paraId="16C73CF4" w14:textId="77777777" w:rsidR="0047351E" w:rsidRDefault="0047351E" w:rsidP="00541581">
      <w:pPr>
        <w:pStyle w:val="a8"/>
        <w:ind w:firstLineChars="0" w:firstLine="0"/>
      </w:pPr>
    </w:p>
    <w:p w14:paraId="747A1283" w14:textId="0A251C6F" w:rsidR="0047351E" w:rsidRDefault="0047351E">
      <w:pPr>
        <w:ind w:firstLine="480"/>
        <w:rPr>
          <w:rFonts w:eastAsia="宋体" w:cs="Times New Roman"/>
          <w:sz w:val="21"/>
          <w:szCs w:val="24"/>
        </w:rPr>
      </w:pPr>
      <w:r>
        <w:br w:type="page"/>
      </w:r>
    </w:p>
    <w:p w14:paraId="4CC09714" w14:textId="77777777" w:rsidR="0047351E" w:rsidRDefault="0047351E" w:rsidP="00541581">
      <w:pPr>
        <w:pStyle w:val="a8"/>
        <w:ind w:firstLineChars="0" w:firstLine="0"/>
      </w:pPr>
    </w:p>
    <w:p w14:paraId="12A6E1AC" w14:textId="77777777" w:rsidR="00994B35" w:rsidRPr="00994B35" w:rsidRDefault="00994B35" w:rsidP="00994B35">
      <w:pPr>
        <w:keepNext/>
        <w:keepLines/>
        <w:spacing w:line="400" w:lineRule="exact"/>
        <w:ind w:firstLine="600"/>
        <w:outlineLvl w:val="0"/>
        <w:rPr>
          <w:rFonts w:eastAsia="黑体" w:cs="Times New Roman"/>
          <w:bCs/>
          <w:kern w:val="44"/>
          <w:sz w:val="30"/>
          <w:szCs w:val="44"/>
        </w:rPr>
      </w:pPr>
      <w:bookmarkStart w:id="516" w:name="_Toc5629"/>
      <w:bookmarkStart w:id="517" w:name="_Toc7254201"/>
      <w:bookmarkEnd w:id="379"/>
      <w:bookmarkEnd w:id="380"/>
      <w:r w:rsidRPr="00994B35">
        <w:rPr>
          <w:rFonts w:eastAsia="黑体" w:cs="Times New Roman" w:hint="eastAsia"/>
          <w:bCs/>
          <w:kern w:val="44"/>
          <w:sz w:val="30"/>
          <w:szCs w:val="44"/>
        </w:rPr>
        <w:t>翻译</w:t>
      </w:r>
      <w:bookmarkEnd w:id="516"/>
      <w:bookmarkEnd w:id="517"/>
    </w:p>
    <w:p w14:paraId="1D0BE7A9" w14:textId="480E6436" w:rsidR="00C85372" w:rsidRDefault="00A52505" w:rsidP="00A52505">
      <w:pPr>
        <w:pStyle w:val="a8"/>
        <w:ind w:firstLineChars="0" w:firstLine="0"/>
        <w:jc w:val="center"/>
        <w:rPr>
          <w:rFonts w:eastAsia="Times New Roman"/>
          <w:b/>
          <w:bCs/>
          <w:color w:val="000000"/>
          <w:kern w:val="0"/>
          <w:sz w:val="27"/>
        </w:rPr>
      </w:pPr>
      <w:r>
        <w:rPr>
          <w:rFonts w:eastAsia="Times New Roman"/>
          <w:b/>
          <w:bCs/>
          <w:color w:val="000000"/>
          <w:kern w:val="0"/>
          <w:sz w:val="27"/>
        </w:rPr>
        <w:t>Webpage</w:t>
      </w:r>
      <w:r>
        <w:rPr>
          <w:rFonts w:eastAsia="Times New Roman"/>
          <w:b/>
          <w:bCs/>
          <w:color w:val="000000"/>
          <w:w w:val="99"/>
          <w:kern w:val="0"/>
          <w:sz w:val="27"/>
        </w:rPr>
        <w:t xml:space="preserve"> </w:t>
      </w:r>
      <w:r>
        <w:rPr>
          <w:rFonts w:eastAsia="Times New Roman"/>
          <w:b/>
          <w:bCs/>
          <w:color w:val="000000"/>
          <w:spacing w:val="12"/>
          <w:w w:val="91"/>
          <w:kern w:val="0"/>
          <w:sz w:val="27"/>
        </w:rPr>
        <w:t>Encryption</w:t>
      </w:r>
      <w:r>
        <w:rPr>
          <w:rFonts w:eastAsia="Times New Roman"/>
          <w:b/>
          <w:bCs/>
          <w:color w:val="000000"/>
          <w:w w:val="83"/>
          <w:kern w:val="0"/>
          <w:sz w:val="27"/>
        </w:rPr>
        <w:t xml:space="preserve"> </w:t>
      </w:r>
      <w:r>
        <w:rPr>
          <w:rFonts w:eastAsia="Times New Roman"/>
          <w:b/>
          <w:bCs/>
          <w:color w:val="000000"/>
          <w:spacing w:val="14"/>
          <w:w w:val="90"/>
          <w:kern w:val="0"/>
          <w:sz w:val="27"/>
        </w:rPr>
        <w:t>Based</w:t>
      </w:r>
      <w:r>
        <w:rPr>
          <w:rFonts w:eastAsia="Times New Roman"/>
          <w:b/>
          <w:bCs/>
          <w:color w:val="000000"/>
          <w:w w:val="80"/>
          <w:kern w:val="0"/>
          <w:sz w:val="27"/>
        </w:rPr>
        <w:t xml:space="preserve"> </w:t>
      </w:r>
      <w:r>
        <w:rPr>
          <w:rFonts w:eastAsia="Times New Roman"/>
          <w:b/>
          <w:bCs/>
          <w:color w:val="000000"/>
          <w:kern w:val="0"/>
          <w:sz w:val="27"/>
        </w:rPr>
        <w:t>on</w:t>
      </w:r>
      <w:r>
        <w:rPr>
          <w:rFonts w:eastAsia="Times New Roman"/>
          <w:b/>
          <w:bCs/>
          <w:color w:val="000000"/>
          <w:w w:val="99"/>
          <w:kern w:val="0"/>
          <w:sz w:val="27"/>
        </w:rPr>
        <w:t xml:space="preserve"> </w:t>
      </w:r>
      <w:r>
        <w:rPr>
          <w:rFonts w:eastAsia="Times New Roman"/>
          <w:b/>
          <w:bCs/>
          <w:color w:val="000000"/>
          <w:spacing w:val="11"/>
          <w:w w:val="92"/>
          <w:kern w:val="0"/>
          <w:sz w:val="27"/>
        </w:rPr>
        <w:t>Polymorphic</w:t>
      </w:r>
      <w:r>
        <w:rPr>
          <w:rFonts w:eastAsia="Times New Roman"/>
          <w:b/>
          <w:bCs/>
          <w:color w:val="000000"/>
          <w:w w:val="85"/>
          <w:kern w:val="0"/>
          <w:sz w:val="27"/>
        </w:rPr>
        <w:t xml:space="preserve"> </w:t>
      </w:r>
      <w:r>
        <w:rPr>
          <w:rFonts w:eastAsia="Times New Roman"/>
          <w:b/>
          <w:bCs/>
          <w:color w:val="000000"/>
          <w:kern w:val="0"/>
          <w:sz w:val="27"/>
        </w:rPr>
        <w:t xml:space="preserve">Javascript </w:t>
      </w:r>
      <w:commentRangeStart w:id="518"/>
      <w:r>
        <w:rPr>
          <w:rFonts w:eastAsia="Times New Roman"/>
          <w:b/>
          <w:bCs/>
          <w:color w:val="000000"/>
          <w:kern w:val="0"/>
          <w:sz w:val="27"/>
        </w:rPr>
        <w:t>Algorithm</w:t>
      </w:r>
      <w:commentRangeEnd w:id="518"/>
      <w:r w:rsidR="00FE63EA">
        <w:rPr>
          <w:rStyle w:val="a5"/>
        </w:rPr>
        <w:commentReference w:id="518"/>
      </w:r>
    </w:p>
    <w:p w14:paraId="31D07B5F" w14:textId="77777777" w:rsidR="001647A8" w:rsidRDefault="001647A8" w:rsidP="00A52505">
      <w:pPr>
        <w:pStyle w:val="a8"/>
        <w:ind w:firstLineChars="0" w:firstLine="0"/>
        <w:jc w:val="center"/>
        <w:rPr>
          <w:rFonts w:eastAsia="Times New Roman"/>
          <w:b/>
          <w:bCs/>
          <w:color w:val="000000"/>
          <w:kern w:val="0"/>
          <w:sz w:val="27"/>
        </w:rPr>
      </w:pPr>
    </w:p>
    <w:p w14:paraId="1E5B9109" w14:textId="1386B4BD" w:rsidR="001647A8" w:rsidRDefault="001647A8" w:rsidP="001647A8">
      <w:pPr>
        <w:pStyle w:val="a8"/>
        <w:ind w:firstLine="420"/>
        <w:jc w:val="center"/>
      </w:pPr>
      <w:r>
        <w:t xml:space="preserve">Bai </w:t>
      </w:r>
      <w:proofErr w:type="gramStart"/>
      <w:r>
        <w:t>Zhongying ,</w:t>
      </w:r>
      <w:proofErr w:type="gramEnd"/>
      <w:r>
        <w:t xml:space="preserve"> Qin Jiancheng</w:t>
      </w:r>
    </w:p>
    <w:p w14:paraId="39D7B9E5" w14:textId="77777777" w:rsidR="001647A8" w:rsidRDefault="001647A8" w:rsidP="001647A8">
      <w:pPr>
        <w:pStyle w:val="a8"/>
        <w:ind w:firstLine="420"/>
        <w:jc w:val="center"/>
      </w:pPr>
      <w:r>
        <w:t>Beijing University of Posts and Telecommunications</w:t>
      </w:r>
    </w:p>
    <w:p w14:paraId="240365CD" w14:textId="77777777" w:rsidR="001647A8" w:rsidRDefault="001647A8" w:rsidP="001647A8">
      <w:pPr>
        <w:pStyle w:val="a8"/>
        <w:ind w:firstLine="420"/>
        <w:jc w:val="center"/>
      </w:pPr>
      <w:r>
        <w:t>Beijing</w:t>
      </w:r>
      <w:proofErr w:type="gramStart"/>
      <w:r>
        <w:t>,China</w:t>
      </w:r>
      <w:proofErr w:type="gramEnd"/>
    </w:p>
    <w:p w14:paraId="3B46BD66" w14:textId="1605EC22" w:rsidR="001647A8" w:rsidRDefault="001647A8" w:rsidP="001647A8">
      <w:pPr>
        <w:pStyle w:val="a8"/>
        <w:ind w:firstLineChars="0" w:firstLine="0"/>
        <w:jc w:val="center"/>
      </w:pPr>
      <w:r>
        <w:t>dragon_</w:t>
      </w:r>
      <w:proofErr w:type="gramStart"/>
      <w:r>
        <w:t>2k@21cn.com ,</w:t>
      </w:r>
      <w:proofErr w:type="gramEnd"/>
      <w:r>
        <w:t xml:space="preserve"> </w:t>
      </w:r>
      <w:hyperlink r:id="rId50" w:history="1">
        <w:r w:rsidRPr="00067452">
          <w:rPr>
            <w:rStyle w:val="ac"/>
          </w:rPr>
          <w:t>master@28x28.com</w:t>
        </w:r>
      </w:hyperlink>
    </w:p>
    <w:p w14:paraId="7ED14D41" w14:textId="77777777" w:rsidR="001647A8" w:rsidRDefault="001647A8" w:rsidP="001647A8">
      <w:pPr>
        <w:pStyle w:val="a8"/>
        <w:ind w:firstLineChars="0" w:firstLine="0"/>
        <w:sectPr w:rsidR="001647A8">
          <w:pgSz w:w="10431" w:h="14740"/>
          <w:pgMar w:top="1276" w:right="1020" w:bottom="1276" w:left="1020" w:header="851" w:footer="850" w:gutter="0"/>
          <w:pgNumType w:fmt="numberInDash"/>
          <w:cols w:space="720"/>
          <w:docGrid w:type="lines" w:linePitch="312"/>
        </w:sectPr>
      </w:pPr>
    </w:p>
    <w:p w14:paraId="2619B4A5" w14:textId="30426960" w:rsidR="001647A8" w:rsidRDefault="001647A8" w:rsidP="001647A8">
      <w:pPr>
        <w:pStyle w:val="a8"/>
        <w:ind w:firstLineChars="0" w:firstLine="0"/>
      </w:pPr>
    </w:p>
    <w:p w14:paraId="13DE4629" w14:textId="77777777" w:rsidR="001647A8" w:rsidRDefault="001647A8" w:rsidP="001647A8">
      <w:pPr>
        <w:pStyle w:val="a8"/>
        <w:ind w:firstLineChars="0" w:firstLine="0"/>
      </w:pPr>
    </w:p>
    <w:p w14:paraId="0576193E" w14:textId="77777777" w:rsidR="001647A8" w:rsidRDefault="001647A8" w:rsidP="001647A8">
      <w:pPr>
        <w:pStyle w:val="a8"/>
        <w:ind w:firstLineChars="0" w:firstLine="0"/>
        <w:sectPr w:rsidR="001647A8" w:rsidSect="001647A8">
          <w:type w:val="continuous"/>
          <w:pgSz w:w="10431" w:h="14740"/>
          <w:pgMar w:top="1276" w:right="1020" w:bottom="1276" w:left="1020" w:header="851" w:footer="850" w:gutter="0"/>
          <w:pgNumType w:fmt="numberInDash"/>
          <w:cols w:space="720"/>
          <w:docGrid w:type="lines" w:linePitch="312"/>
        </w:sectPr>
      </w:pPr>
    </w:p>
    <w:p w14:paraId="5D92F619" w14:textId="77777777" w:rsidR="001647A8" w:rsidRDefault="001647A8" w:rsidP="001647A8">
      <w:pPr>
        <w:pStyle w:val="a8"/>
        <w:ind w:firstLine="420"/>
      </w:pPr>
      <w:r>
        <w:t xml:space="preserve">Abstract—HTML webpages are widely used in computer networks. However, protecting the webpage content is a problem because browsers can obtain the HTML and Javascript source codes. This paper presents an algorithm of HTML code encryption based on polymorphic Javascript programs. The Javascript codes can transmute and protect themselves like polymorphic viruses. Furthermore, this HTML encryption uses compression, permutation and check digits to enhance the security effect. Based on this algorithm, a webpage encrypting shareware named “Athena WebLock” is designed. The experiment results show this encrypting algorithm can protect the webpage content in most cases, so it is valuable in the field of Data Rights Management. </w:t>
      </w:r>
    </w:p>
    <w:p w14:paraId="69F7FB6A" w14:textId="77777777" w:rsidR="001647A8" w:rsidRDefault="001647A8" w:rsidP="001647A8">
      <w:pPr>
        <w:pStyle w:val="a8"/>
        <w:ind w:firstLine="420"/>
      </w:pPr>
    </w:p>
    <w:p w14:paraId="5F6DFFC2" w14:textId="7C16A535" w:rsidR="00CD1CBB" w:rsidRDefault="001647A8" w:rsidP="001647A8">
      <w:pPr>
        <w:pStyle w:val="a8"/>
        <w:ind w:firstLine="420"/>
      </w:pPr>
      <w:r>
        <w:t>K</w:t>
      </w:r>
      <w:r w:rsidR="00CD1CBB">
        <w:t>eywords:</w:t>
      </w:r>
    </w:p>
    <w:p w14:paraId="206E2554" w14:textId="77777777" w:rsidR="00CD1CBB" w:rsidRDefault="00CD1CBB" w:rsidP="001647A8">
      <w:pPr>
        <w:pStyle w:val="a8"/>
        <w:ind w:firstLine="420"/>
      </w:pPr>
      <w:proofErr w:type="gramStart"/>
      <w:r>
        <w:t>webpage</w:t>
      </w:r>
      <w:r w:rsidR="001647A8">
        <w:t>encryption</w:t>
      </w:r>
      <w:proofErr w:type="gramEnd"/>
      <w:r w:rsidR="001647A8">
        <w:t xml:space="preserve">; </w:t>
      </w:r>
    </w:p>
    <w:p w14:paraId="18EA3E18" w14:textId="77777777" w:rsidR="00CD1CBB" w:rsidRDefault="001647A8" w:rsidP="001647A8">
      <w:pPr>
        <w:pStyle w:val="a8"/>
        <w:ind w:firstLine="420"/>
      </w:pPr>
      <w:proofErr w:type="gramStart"/>
      <w:r>
        <w:t>polymorphic</w:t>
      </w:r>
      <w:proofErr w:type="gramEnd"/>
      <w:r>
        <w:t xml:space="preserve"> Javascript codes; </w:t>
      </w:r>
    </w:p>
    <w:p w14:paraId="1C0444D5" w14:textId="77777777" w:rsidR="00CD1CBB" w:rsidRDefault="001647A8" w:rsidP="001647A8">
      <w:pPr>
        <w:pStyle w:val="a8"/>
        <w:ind w:firstLine="420"/>
      </w:pPr>
      <w:r>
        <w:t xml:space="preserve">HTML code protection; </w:t>
      </w:r>
    </w:p>
    <w:p w14:paraId="697505A5" w14:textId="6AD1577F" w:rsidR="001647A8" w:rsidRDefault="001647A8" w:rsidP="001647A8">
      <w:pPr>
        <w:pStyle w:val="a8"/>
        <w:ind w:firstLine="420"/>
      </w:pPr>
      <w:proofErr w:type="gramStart"/>
      <w:r>
        <w:t>data</w:t>
      </w:r>
      <w:proofErr w:type="gramEnd"/>
      <w:r>
        <w:t xml:space="preserve"> rights management</w:t>
      </w:r>
    </w:p>
    <w:p w14:paraId="4966799C" w14:textId="77777777" w:rsidR="001647A8" w:rsidRDefault="001647A8" w:rsidP="001647A8">
      <w:pPr>
        <w:pStyle w:val="a8"/>
        <w:ind w:firstLine="420"/>
      </w:pPr>
    </w:p>
    <w:p w14:paraId="7B543A5F" w14:textId="77777777" w:rsidR="001647A8" w:rsidRDefault="001647A8" w:rsidP="001647A8">
      <w:pPr>
        <w:pStyle w:val="a8"/>
        <w:ind w:firstLine="420"/>
      </w:pPr>
      <w:r>
        <w:t>I. INTRODUCTION</w:t>
      </w:r>
    </w:p>
    <w:p w14:paraId="69505382" w14:textId="77777777" w:rsidR="001647A8" w:rsidRDefault="001647A8" w:rsidP="001647A8">
      <w:pPr>
        <w:pStyle w:val="a8"/>
        <w:ind w:firstLine="420"/>
      </w:pPr>
    </w:p>
    <w:p w14:paraId="49A08BF3" w14:textId="77777777" w:rsidR="001647A8" w:rsidRDefault="001647A8" w:rsidP="001647A8">
      <w:pPr>
        <w:pStyle w:val="a8"/>
        <w:ind w:firstLine="420"/>
      </w:pPr>
      <w:r>
        <w:t>HTML webpages are widely used in computer networks such as Internet and Intranets. Lots of webpages are valuable and need protection. For example, some webpages ought to be prevented from the unauthorized access, copy, falsification and so on. So DRM (Data Rights Management) is needed in World Wide Web.</w:t>
      </w:r>
    </w:p>
    <w:p w14:paraId="2F25CE6F" w14:textId="77777777" w:rsidR="001647A8" w:rsidRDefault="001647A8" w:rsidP="001647A8">
      <w:pPr>
        <w:pStyle w:val="a8"/>
        <w:ind w:firstLine="420"/>
      </w:pPr>
      <w:r>
        <w:t>However, protecting the webpage content is a problem because the HTML source codes have to be downloaded by the browsers, thus the browsers have the opportunity to obtain all of the HTML content. A way to protect the content is using Javascript programs to encrypt the HTML codes, but the Javascript source codes can also be downloaded by the browsers. Crackers can modify the Javascript decrypting program to get the HTML source codes.</w:t>
      </w:r>
    </w:p>
    <w:p w14:paraId="7B48B4FB" w14:textId="18B4D497" w:rsidR="001647A8" w:rsidRDefault="001647A8" w:rsidP="001647A8">
      <w:pPr>
        <w:pStyle w:val="a8"/>
        <w:ind w:firstLine="420"/>
      </w:pPr>
      <w:r>
        <w:t>This paper presents an algorithm of HTML code encryption based on polymorphic Javascript programs. Executing such programs may decrypt the HTML codes and show the webpages. These Javascript codescan transmute and protect themselves like polymorphic viruses.</w:t>
      </w:r>
    </w:p>
    <w:p w14:paraId="2F53F699" w14:textId="77777777" w:rsidR="001647A8" w:rsidRDefault="001647A8" w:rsidP="001647A8">
      <w:pPr>
        <w:pStyle w:val="a8"/>
        <w:ind w:firstLine="420"/>
      </w:pPr>
      <w:r>
        <w:t>The key point is that both encrypted HTML codes and polymorphic Javascript programs are difficult to be cracked. So the webpage content is protected.</w:t>
      </w:r>
    </w:p>
    <w:p w14:paraId="43281756" w14:textId="77777777" w:rsidR="001647A8" w:rsidRDefault="001647A8" w:rsidP="001647A8">
      <w:pPr>
        <w:pStyle w:val="a8"/>
        <w:ind w:firstLine="420"/>
      </w:pPr>
      <w:r>
        <w:t>Furthermore, this HTML encryption uses compression, permutation and check digits to enhance the security effect.</w:t>
      </w:r>
    </w:p>
    <w:p w14:paraId="74140A37" w14:textId="77777777" w:rsidR="001647A8" w:rsidRDefault="001647A8" w:rsidP="001647A8">
      <w:pPr>
        <w:pStyle w:val="a8"/>
        <w:ind w:firstLine="420"/>
      </w:pPr>
      <w:r>
        <w:t xml:space="preserve">Based on this algorithm, a webpage encrypting shareware named “Athena </w:t>
      </w:r>
      <w:proofErr w:type="gramStart"/>
      <w:r>
        <w:t>WebLock ”</w:t>
      </w:r>
      <w:proofErr w:type="gramEnd"/>
      <w:r>
        <w:t xml:space="preserve"> is designed. The Chinese version of this shareware can be downloaded in the website:</w:t>
      </w:r>
    </w:p>
    <w:p w14:paraId="485B7615" w14:textId="77777777" w:rsidR="00A20271" w:rsidRDefault="001647A8" w:rsidP="001647A8">
      <w:pPr>
        <w:pStyle w:val="a8"/>
        <w:ind w:firstLine="420"/>
      </w:pPr>
      <w:r>
        <w:t>http://www.28x28.com/index.php?id=soft_</w:t>
      </w:r>
      <w:proofErr w:type="gramStart"/>
      <w:r>
        <w:t>000000002 .</w:t>
      </w:r>
      <w:proofErr w:type="gramEnd"/>
    </w:p>
    <w:p w14:paraId="7F2B70A9" w14:textId="18B2007F" w:rsidR="001647A8" w:rsidRDefault="001647A8" w:rsidP="001647A8">
      <w:pPr>
        <w:pStyle w:val="a8"/>
        <w:ind w:firstLine="420"/>
      </w:pPr>
      <w:r>
        <w:t xml:space="preserve"> The experiment result shows this encrypting</w:t>
      </w:r>
      <w:r w:rsidR="00A20271">
        <w:t xml:space="preserve"> </w:t>
      </w:r>
      <w:r>
        <w:t xml:space="preserve">algorithm can protect the webpages in most cases. The remainder of this paper is structured as follows: Section 2 points out the difficulty of webpage </w:t>
      </w:r>
    </w:p>
    <w:p w14:paraId="408E065F" w14:textId="77777777" w:rsidR="001647A8" w:rsidRDefault="001647A8" w:rsidP="001647A8">
      <w:pPr>
        <w:pStyle w:val="a8"/>
        <w:ind w:firstLine="420"/>
      </w:pPr>
      <w:proofErr w:type="gramStart"/>
      <w:r>
        <w:t>content</w:t>
      </w:r>
      <w:proofErr w:type="gramEnd"/>
      <w:r>
        <w:t xml:space="preserve"> protection. Section 3 introduces the design of webpage encryption based on polymorphic Javascript algorithm. Section 4 describes the enhancements of encryption such as compression, permutation and check digits. The shareware example and experiment result are given in section 5. Conclusions and references are given in section 6 and 7.</w:t>
      </w:r>
    </w:p>
    <w:p w14:paraId="23973179" w14:textId="77777777" w:rsidR="001647A8" w:rsidRDefault="001647A8" w:rsidP="001647A8">
      <w:pPr>
        <w:pStyle w:val="a8"/>
        <w:ind w:firstLine="420"/>
      </w:pPr>
    </w:p>
    <w:p w14:paraId="28E56D18" w14:textId="653752D2" w:rsidR="001647A8" w:rsidRDefault="001647A8" w:rsidP="001647A8">
      <w:pPr>
        <w:pStyle w:val="a8"/>
        <w:ind w:firstLine="420"/>
      </w:pPr>
      <w:proofErr w:type="gramStart"/>
      <w:r>
        <w:t>II. DIFFICULTY OF WEBPAGE CONTENT PROTECTION Since HTML</w:t>
      </w:r>
      <w:proofErr w:type="gramEnd"/>
      <w:r>
        <w:t xml:space="preserve"> webpages are widely used, lots of</w:t>
      </w:r>
      <w:r w:rsidR="00F92676">
        <w:t xml:space="preserve"> </w:t>
      </w:r>
      <w:r>
        <w:t>valueable data have been in World Wide Web. They need protection to defend attacks such as unauthorized access, copy, falsification and so on.</w:t>
      </w:r>
    </w:p>
    <w:p w14:paraId="0496EE57" w14:textId="77777777" w:rsidR="001647A8" w:rsidRDefault="001647A8" w:rsidP="001647A8">
      <w:pPr>
        <w:pStyle w:val="a8"/>
        <w:ind w:firstLine="420"/>
      </w:pPr>
      <w:r>
        <w:t>Using Javascript to decrypt the HTML codes is a hopeful DRM solution. Its advantage is that browsers can directly open the encrypted webpages without any additional client software, so this protection is easy to be used all over the World Wide Web.</w:t>
      </w:r>
    </w:p>
    <w:p w14:paraId="2D42310F" w14:textId="77777777" w:rsidR="001647A8" w:rsidRDefault="001647A8" w:rsidP="001647A8">
      <w:pPr>
        <w:pStyle w:val="a8"/>
        <w:ind w:firstLine="420"/>
      </w:pPr>
      <w:r>
        <w:t>But the difficulty of such protection also exists. In order to show the webpages, all HTML codes have to be downloaded by the browsers, so the browsers have the opportunity to obtain the HTML content.</w:t>
      </w:r>
    </w:p>
    <w:p w14:paraId="5F60E1CA" w14:textId="77777777" w:rsidR="001647A8" w:rsidRDefault="001647A8" w:rsidP="001647A8">
      <w:pPr>
        <w:pStyle w:val="a8"/>
        <w:ind w:firstLine="420"/>
      </w:pPr>
      <w:r>
        <w:t xml:space="preserve"> </w:t>
      </w:r>
    </w:p>
    <w:p w14:paraId="2B83D121" w14:textId="0DBBF316" w:rsidR="001647A8" w:rsidRDefault="001647A8" w:rsidP="001647A8">
      <w:pPr>
        <w:pStyle w:val="a8"/>
        <w:ind w:firstLine="420"/>
      </w:pPr>
      <w:r>
        <w:t xml:space="preserve"> The HTML codes can be encrypted by C/C++ or other programs so that the codes are not recognizable. The browsers can execute the Javascript to do the decryption. But the Javascript codes have to be downloaded and executed by the browsers, so the Javascript can also be cracked.</w:t>
      </w:r>
    </w:p>
    <w:p w14:paraId="7AFA9C34" w14:textId="77777777" w:rsidR="001647A8" w:rsidRDefault="001647A8" w:rsidP="001647A8">
      <w:pPr>
        <w:pStyle w:val="a8"/>
        <w:ind w:firstLine="420"/>
      </w:pPr>
      <w:r>
        <w:t>If the crackers can understand the Javascript codes, they can easily modify them to get the HTML source codes.</w:t>
      </w:r>
    </w:p>
    <w:p w14:paraId="7B476016" w14:textId="77777777" w:rsidR="001647A8" w:rsidRDefault="001647A8" w:rsidP="001647A8">
      <w:pPr>
        <w:pStyle w:val="a8"/>
        <w:ind w:firstLine="420"/>
      </w:pPr>
      <w:r>
        <w:t>Even if the HTML source codes are not gained, crackers can also modify the encrypted HTML codes directly. Then the decrypted HTML codes are not the same as the original source codes.</w:t>
      </w:r>
    </w:p>
    <w:p w14:paraId="7C3E2D17" w14:textId="77777777" w:rsidR="001647A8" w:rsidRDefault="001647A8" w:rsidP="001647A8">
      <w:pPr>
        <w:pStyle w:val="a8"/>
        <w:ind w:firstLine="420"/>
      </w:pPr>
      <w:r>
        <w:t>Also, crackers can copy the encrypted webpages to their own websites, or even clone the whole encrypted website without any changes. How to defend such attack by the Javascript program is also a problem.</w:t>
      </w:r>
    </w:p>
    <w:p w14:paraId="7854CA5B" w14:textId="77777777" w:rsidR="001647A8" w:rsidRDefault="001647A8" w:rsidP="001647A8">
      <w:pPr>
        <w:pStyle w:val="a8"/>
        <w:ind w:firstLine="420"/>
      </w:pPr>
    </w:p>
    <w:p w14:paraId="67E400C3" w14:textId="77777777" w:rsidR="001647A8" w:rsidRDefault="001647A8" w:rsidP="001647A8">
      <w:pPr>
        <w:pStyle w:val="a8"/>
        <w:ind w:firstLine="420"/>
      </w:pPr>
      <w:r>
        <w:t xml:space="preserve">III. DESIGN OF WEBPAGE ENCRYPTING ALGORITHM </w:t>
      </w:r>
      <w:proofErr w:type="gramStart"/>
      <w:r>
        <w:t>To</w:t>
      </w:r>
      <w:proofErr w:type="gramEnd"/>
      <w:r>
        <w:t xml:space="preserve"> protect the webpages, we have designed the</w:t>
      </w:r>
    </w:p>
    <w:p w14:paraId="30FE34D9" w14:textId="77777777" w:rsidR="001647A8" w:rsidRDefault="001647A8" w:rsidP="001647A8">
      <w:pPr>
        <w:pStyle w:val="a8"/>
        <w:ind w:firstLine="420"/>
      </w:pPr>
      <w:proofErr w:type="gramStart"/>
      <w:r>
        <w:t>webpage</w:t>
      </w:r>
      <w:proofErr w:type="gramEnd"/>
      <w:r>
        <w:t xml:space="preserve"> encryption based on the polymorphic Javascript algorithm.</w:t>
      </w:r>
    </w:p>
    <w:p w14:paraId="233E33EA" w14:textId="77777777" w:rsidR="001647A8" w:rsidRDefault="001647A8" w:rsidP="001647A8">
      <w:pPr>
        <w:pStyle w:val="a8"/>
        <w:ind w:firstLine="420"/>
      </w:pPr>
      <w:r>
        <w:t>According to our design, the way to show an encrypted webpage is:</w:t>
      </w:r>
    </w:p>
    <w:p w14:paraId="245A4BA3" w14:textId="77777777" w:rsidR="001647A8" w:rsidRDefault="001647A8" w:rsidP="001647A8">
      <w:pPr>
        <w:pStyle w:val="a8"/>
        <w:ind w:firstLine="420"/>
      </w:pPr>
      <w:r>
        <w:t>Let the browser download the encrypted HTML and Javascript codes. The Javascript program is executed to decrypt the HTML codes. Then the browser shows the webpage.</w:t>
      </w:r>
    </w:p>
    <w:p w14:paraId="37146576" w14:textId="77777777" w:rsidR="001647A8" w:rsidRDefault="001647A8" w:rsidP="001647A8">
      <w:pPr>
        <w:pStyle w:val="a8"/>
        <w:ind w:firstLine="420"/>
      </w:pPr>
      <w:r>
        <w:t>We find others also study this way to protect webpages [1]. The difference is that we use random keys, polymorphic Javascript codes and enhancements of encryption to improve the security.</w:t>
      </w:r>
    </w:p>
    <w:p w14:paraId="24853104" w14:textId="77777777" w:rsidR="001647A8" w:rsidRDefault="001647A8" w:rsidP="001647A8">
      <w:pPr>
        <w:pStyle w:val="a8"/>
        <w:ind w:firstLine="420"/>
      </w:pPr>
      <w:r>
        <w:t>For each encryption, we use a random key. The encrypted HTML codes have the format of Base64 coding such as “</w:t>
      </w:r>
      <w:proofErr w:type="gramStart"/>
      <w:r>
        <w:t>flJ02RpQ9t72iATxnPMkhTBQinv4 ”</w:t>
      </w:r>
      <w:proofErr w:type="gramEnd"/>
      <w:r>
        <w:t>. Thus it is difficult for crackers to decrypt the Base64 codes.</w:t>
      </w:r>
    </w:p>
    <w:p w14:paraId="24B6356E" w14:textId="77777777" w:rsidR="001647A8" w:rsidRDefault="001647A8" w:rsidP="001647A8">
      <w:pPr>
        <w:pStyle w:val="a8"/>
        <w:ind w:firstLine="420"/>
      </w:pPr>
      <w:r>
        <w:t>We design the Javascript decrypting program. And the Javascript source codes also need protection. We have written another paper presenting the polymorphic algorithm of Javascript code protection [2]. This algorithm with the name “parhelion” comes from the idea of program code obfuscators [3</w:t>
      </w:r>
      <w:proofErr w:type="gramStart"/>
      <w:r>
        <w:t>][</w:t>
      </w:r>
      <w:proofErr w:type="gramEnd"/>
      <w:r>
        <w:t>4] in manner of polymorphic viruses [5].</w:t>
      </w:r>
    </w:p>
    <w:p w14:paraId="7D2C81AB" w14:textId="77777777" w:rsidR="001647A8" w:rsidRDefault="001647A8" w:rsidP="001647A8">
      <w:pPr>
        <w:pStyle w:val="a8"/>
        <w:ind w:firstLine="420"/>
      </w:pPr>
      <w:r>
        <w:rPr>
          <w:rFonts w:hint="eastAsia"/>
        </w:rPr>
        <w:t>“</w:t>
      </w:r>
      <w:r>
        <w:t>Parhelion” algorithm to generate polymorphic Javascripts has the following steps. More details are provided in [2].</w:t>
      </w:r>
    </w:p>
    <w:p w14:paraId="2F776C9E" w14:textId="77777777" w:rsidR="001647A8" w:rsidRDefault="001647A8" w:rsidP="001647A8">
      <w:pPr>
        <w:pStyle w:val="a8"/>
        <w:ind w:firstLine="420"/>
      </w:pPr>
      <w:r>
        <w:t>(1) Standardize the Javascript source codes.</w:t>
      </w:r>
    </w:p>
    <w:p w14:paraId="138EA7AB" w14:textId="77777777" w:rsidR="001647A8" w:rsidRDefault="001647A8" w:rsidP="00F92676">
      <w:pPr>
        <w:pStyle w:val="a8"/>
        <w:ind w:firstLine="420"/>
        <w:jc w:val="center"/>
      </w:pPr>
      <w:r>
        <w:t>S1 = f1 (S0)</w:t>
      </w:r>
    </w:p>
    <w:p w14:paraId="62C2FC6C" w14:textId="77777777" w:rsidR="001647A8" w:rsidRDefault="001647A8" w:rsidP="001647A8">
      <w:pPr>
        <w:pStyle w:val="a8"/>
        <w:ind w:firstLine="420"/>
      </w:pPr>
      <w:r>
        <w:t>(2) Add some fake functions and variables to the Javascript source codes.</w:t>
      </w:r>
    </w:p>
    <w:p w14:paraId="6D5AA900" w14:textId="77777777" w:rsidR="001647A8" w:rsidRDefault="001647A8" w:rsidP="00F92676">
      <w:pPr>
        <w:pStyle w:val="a8"/>
        <w:ind w:firstLine="420"/>
        <w:jc w:val="center"/>
      </w:pPr>
      <w:r>
        <w:t>S2 = S1 + C2</w:t>
      </w:r>
    </w:p>
    <w:p w14:paraId="4A12692C" w14:textId="77777777" w:rsidR="001647A8" w:rsidRDefault="001647A8" w:rsidP="001647A8">
      <w:pPr>
        <w:pStyle w:val="a8"/>
        <w:ind w:firstLine="420"/>
      </w:pPr>
      <w:r>
        <w:t>(3) Change the sequence of all functions and definition of global variables randomly.</w:t>
      </w:r>
    </w:p>
    <w:p w14:paraId="6D5D52E8" w14:textId="7E6953CD" w:rsidR="001647A8" w:rsidRDefault="001647A8" w:rsidP="001647A8">
      <w:pPr>
        <w:pStyle w:val="a8"/>
        <w:ind w:firstLine="420"/>
      </w:pPr>
      <w:r>
        <w:t xml:space="preserve"> </w:t>
      </w:r>
    </w:p>
    <w:p w14:paraId="3042705D" w14:textId="77777777" w:rsidR="001647A8" w:rsidRDefault="001647A8" w:rsidP="00F92676">
      <w:pPr>
        <w:pStyle w:val="a8"/>
        <w:ind w:firstLine="420"/>
        <w:jc w:val="center"/>
      </w:pPr>
      <w:r>
        <w:t>S3 = f3 (S2, V3)</w:t>
      </w:r>
    </w:p>
    <w:p w14:paraId="7FDD70C7" w14:textId="77777777" w:rsidR="001647A8" w:rsidRDefault="001647A8" w:rsidP="001647A8">
      <w:pPr>
        <w:pStyle w:val="a8"/>
        <w:ind w:firstLine="420"/>
      </w:pPr>
      <w:r>
        <w:t>(4) Generate the standard name.</w:t>
      </w:r>
    </w:p>
    <w:p w14:paraId="6D3C900E" w14:textId="77777777" w:rsidR="001647A8" w:rsidRDefault="001647A8" w:rsidP="001647A8">
      <w:pPr>
        <w:pStyle w:val="a8"/>
        <w:ind w:firstLine="420"/>
      </w:pPr>
    </w:p>
    <w:p w14:paraId="476F5C67" w14:textId="77777777" w:rsidR="001647A8" w:rsidRDefault="001647A8" w:rsidP="00F92676">
      <w:pPr>
        <w:pStyle w:val="a8"/>
        <w:ind w:firstLine="420"/>
        <w:jc w:val="center"/>
      </w:pPr>
      <w:r>
        <w:t>C4 = A0 + Ai</w:t>
      </w:r>
    </w:p>
    <w:p w14:paraId="1638A3E0" w14:textId="77777777" w:rsidR="001647A8" w:rsidRDefault="001647A8" w:rsidP="00F92676">
      <w:pPr>
        <w:pStyle w:val="a8"/>
        <w:ind w:firstLine="420"/>
        <w:jc w:val="center"/>
      </w:pPr>
      <w:proofErr w:type="gramStart"/>
      <w:r>
        <w:t>( A0</w:t>
      </w:r>
      <w:proofErr w:type="gramEnd"/>
      <w:r>
        <w:t xml:space="preserve"> {O,l}, Ai {O,l,0,1}, i = 1,2,…,n-1 )</w:t>
      </w:r>
    </w:p>
    <w:p w14:paraId="15F394A8" w14:textId="77777777" w:rsidR="001647A8" w:rsidRDefault="001647A8" w:rsidP="001647A8">
      <w:pPr>
        <w:pStyle w:val="a8"/>
        <w:ind w:firstLine="420"/>
      </w:pPr>
      <w:r>
        <w:t>(5) Generate other names for the functions and variables.</w:t>
      </w:r>
    </w:p>
    <w:p w14:paraId="3C9AA110" w14:textId="77777777" w:rsidR="001647A8" w:rsidRDefault="001647A8" w:rsidP="00F92676">
      <w:pPr>
        <w:pStyle w:val="a8"/>
        <w:ind w:firstLine="420"/>
        <w:jc w:val="center"/>
      </w:pPr>
      <w:r>
        <w:t>V5 = f5 (C4, U4)</w:t>
      </w:r>
    </w:p>
    <w:p w14:paraId="29C0E43F" w14:textId="77777777" w:rsidR="00F92676" w:rsidRDefault="001647A8" w:rsidP="001647A8">
      <w:pPr>
        <w:pStyle w:val="a8"/>
        <w:ind w:firstLine="420"/>
      </w:pPr>
      <w:r>
        <w:t xml:space="preserve">U4 = &lt;N1,N2,…,Nx&gt; ( Ni=1,2,…,n-1; i=1,2,…,x ) </w:t>
      </w:r>
    </w:p>
    <w:p w14:paraId="1321A6DA" w14:textId="680119A1" w:rsidR="001647A8" w:rsidRDefault="001647A8" w:rsidP="001647A8">
      <w:pPr>
        <w:pStyle w:val="a8"/>
        <w:ind w:firstLine="420"/>
      </w:pPr>
      <w:r>
        <w:t>(6) Replace all names in the codes.</w:t>
      </w:r>
    </w:p>
    <w:p w14:paraId="0D0AA9FA" w14:textId="77777777" w:rsidR="001647A8" w:rsidRDefault="001647A8" w:rsidP="00F92676">
      <w:pPr>
        <w:pStyle w:val="a8"/>
        <w:ind w:firstLine="420"/>
        <w:jc w:val="center"/>
      </w:pPr>
      <w:r>
        <w:t>S6 = f6 (S3, V0, V5)</w:t>
      </w:r>
    </w:p>
    <w:p w14:paraId="6D2798CF" w14:textId="77777777" w:rsidR="001647A8" w:rsidRDefault="001647A8" w:rsidP="001647A8">
      <w:pPr>
        <w:pStyle w:val="a8"/>
        <w:ind w:firstLine="420"/>
      </w:pPr>
      <w:r>
        <w:t>V0 = &lt;P1</w:t>
      </w:r>
      <w:proofErr w:type="gramStart"/>
      <w:r>
        <w:t>,P2</w:t>
      </w:r>
      <w:proofErr w:type="gramEnd"/>
      <w:r>
        <w:t>,…,Pm&gt;, V5 = &lt;Q1,Q2,…,Qm&gt; “Parhelion” algorithm ensure the security of</w:t>
      </w:r>
    </w:p>
    <w:p w14:paraId="231E37DC" w14:textId="77777777" w:rsidR="001647A8" w:rsidRDefault="001647A8" w:rsidP="001647A8">
      <w:pPr>
        <w:pStyle w:val="a8"/>
        <w:ind w:firstLine="420"/>
      </w:pPr>
      <w:r>
        <w:t>Javascript codes. Then we can focus on the algorithm of HTML code encryption.</w:t>
      </w:r>
    </w:p>
    <w:p w14:paraId="5951B3BC" w14:textId="77777777" w:rsidR="001647A8" w:rsidRDefault="001647A8" w:rsidP="001647A8">
      <w:pPr>
        <w:pStyle w:val="a8"/>
        <w:ind w:firstLine="420"/>
      </w:pPr>
      <w:r>
        <w:t>This paper just discusses encrypting the HTML codes with a single key. We can also fit this encryption into the public key system if we need it. And we ignore the discussion of key management.</w:t>
      </w:r>
    </w:p>
    <w:p w14:paraId="2E6911B5" w14:textId="77777777" w:rsidR="001647A8" w:rsidRDefault="001647A8" w:rsidP="001647A8">
      <w:pPr>
        <w:pStyle w:val="a8"/>
        <w:ind w:firstLine="420"/>
      </w:pPr>
      <w:r>
        <w:t>Using standard algorithm such as DES or AES to encrypt the HTML codes is feasible. And trying our own algorithm with the name “</w:t>
      </w:r>
      <w:proofErr w:type="gramStart"/>
      <w:r>
        <w:t>Athena ”</w:t>
      </w:r>
      <w:proofErr w:type="gramEnd"/>
      <w:r>
        <w:t xml:space="preserve"> is also significative. We may make some enhancements to improve the security.</w:t>
      </w:r>
    </w:p>
    <w:p w14:paraId="0FD92180" w14:textId="77777777" w:rsidR="001647A8" w:rsidRDefault="001647A8" w:rsidP="001647A8">
      <w:pPr>
        <w:pStyle w:val="a8"/>
        <w:ind w:firstLine="420"/>
      </w:pPr>
    </w:p>
    <w:p w14:paraId="17E6EFB0" w14:textId="77777777" w:rsidR="001647A8" w:rsidRDefault="001647A8" w:rsidP="001647A8">
      <w:pPr>
        <w:pStyle w:val="a8"/>
        <w:ind w:firstLine="420"/>
      </w:pPr>
      <w:r>
        <w:t>IV. ENHANCEMENTS OF ENCRYPTION</w:t>
      </w:r>
    </w:p>
    <w:p w14:paraId="1185F1A8" w14:textId="77777777" w:rsidR="001647A8" w:rsidRDefault="001647A8" w:rsidP="001647A8">
      <w:pPr>
        <w:pStyle w:val="a8"/>
        <w:ind w:firstLine="420"/>
      </w:pPr>
    </w:p>
    <w:p w14:paraId="5A946EC8" w14:textId="77777777" w:rsidR="001647A8" w:rsidRDefault="001647A8" w:rsidP="001647A8">
      <w:pPr>
        <w:pStyle w:val="a8"/>
        <w:ind w:firstLine="420"/>
      </w:pPr>
      <w:r>
        <w:t>In our design, the HTML codes are encrypted by C/C++ or Java programs, and decrypted by Javascripts. In section 2 we have discussed the difficulty of webpage protection. In the design of “</w:t>
      </w:r>
      <w:proofErr w:type="gramStart"/>
      <w:r>
        <w:t>Athena ”</w:t>
      </w:r>
      <w:proofErr w:type="gramEnd"/>
      <w:r>
        <w:t xml:space="preserve"> algorithm, we consider the ways to defend the attacks.</w:t>
      </w:r>
    </w:p>
    <w:p w14:paraId="0B6AC3B4" w14:textId="77777777" w:rsidR="001647A8" w:rsidRDefault="001647A8" w:rsidP="001647A8">
      <w:pPr>
        <w:pStyle w:val="a8"/>
        <w:ind w:firstLine="420"/>
      </w:pPr>
      <w:r>
        <w:t xml:space="preserve">(1) Compression. </w:t>
      </w:r>
    </w:p>
    <w:p w14:paraId="19E28A17" w14:textId="77777777" w:rsidR="001647A8" w:rsidRDefault="001647A8" w:rsidP="001647A8">
      <w:pPr>
        <w:pStyle w:val="a8"/>
        <w:ind w:firstLine="420"/>
      </w:pPr>
      <w:r>
        <w:t>Compressing the HTML codes can reduce the data redundancy and destroy the original code length, so cracking will be more difficult. We use LZSS algorithm [6] to compress the HTML codes.</w:t>
      </w:r>
    </w:p>
    <w:p w14:paraId="22D84297" w14:textId="77777777" w:rsidR="001647A8" w:rsidRDefault="001647A8" w:rsidP="001647A8">
      <w:pPr>
        <w:pStyle w:val="a8"/>
        <w:ind w:firstLine="420"/>
      </w:pPr>
      <w:r>
        <w:t>The formula of enhancement (1) is:</w:t>
      </w:r>
    </w:p>
    <w:p w14:paraId="5D7F511A" w14:textId="77777777" w:rsidR="001647A8" w:rsidRDefault="001647A8" w:rsidP="00F92676">
      <w:pPr>
        <w:pStyle w:val="a8"/>
        <w:ind w:firstLine="420"/>
        <w:jc w:val="center"/>
      </w:pPr>
      <w:r>
        <w:t>B1 = g1 (H0)</w:t>
      </w:r>
    </w:p>
    <w:p w14:paraId="78573FC3" w14:textId="77777777" w:rsidR="001647A8" w:rsidRDefault="001647A8" w:rsidP="001647A8">
      <w:pPr>
        <w:pStyle w:val="a8"/>
        <w:ind w:firstLine="420"/>
      </w:pPr>
      <w:r>
        <w:t xml:space="preserve">H0 is the original HTML code string. </w:t>
      </w:r>
      <w:proofErr w:type="gramStart"/>
      <w:r>
        <w:t>g1</w:t>
      </w:r>
      <w:proofErr w:type="gramEnd"/>
      <w:r>
        <w:t xml:space="preserve"> is the compressing function.</w:t>
      </w:r>
    </w:p>
    <w:p w14:paraId="46361C91" w14:textId="77777777" w:rsidR="001647A8" w:rsidRDefault="001647A8" w:rsidP="001647A8">
      <w:pPr>
        <w:pStyle w:val="a8"/>
        <w:ind w:firstLine="420"/>
      </w:pPr>
      <w:r>
        <w:t>(2) Check digits.</w:t>
      </w:r>
    </w:p>
    <w:p w14:paraId="24F2C2EA" w14:textId="77777777" w:rsidR="001647A8" w:rsidRDefault="001647A8" w:rsidP="001647A8">
      <w:pPr>
        <w:pStyle w:val="a8"/>
        <w:ind w:firstLine="420"/>
      </w:pPr>
      <w:r>
        <w:t>Appending check digits to the binary codes is an effective way to defend the copy and falsification attacks. Both binary codes and check digits are encrypted, so crackers cannot make correct check digits before they get the decrypted codes. If the cracker modify the encrypted codes blindly, the check digits will be incorrect and the Javascript decrypting program will stop working.</w:t>
      </w:r>
    </w:p>
    <w:p w14:paraId="102C557D" w14:textId="77777777" w:rsidR="001647A8" w:rsidRDefault="001647A8" w:rsidP="001647A8">
      <w:pPr>
        <w:pStyle w:val="a8"/>
        <w:ind w:firstLine="420"/>
      </w:pPr>
      <w:r>
        <w:t xml:space="preserve">We also put the hash value of the webpage URL (Uniform Resource Locator) into check digits. Thus copying the webpage to another URL will get an invalid webpage. </w:t>
      </w:r>
    </w:p>
    <w:p w14:paraId="0FD86505" w14:textId="77777777" w:rsidR="001647A8" w:rsidRDefault="001647A8" w:rsidP="001647A8">
      <w:pPr>
        <w:pStyle w:val="a8"/>
        <w:ind w:firstLine="420"/>
      </w:pPr>
      <w:r>
        <w:t>The formula of enhancement (2) is:</w:t>
      </w:r>
    </w:p>
    <w:p w14:paraId="6D076BEA" w14:textId="693CD771" w:rsidR="001647A8" w:rsidRDefault="001647A8" w:rsidP="00F92676">
      <w:pPr>
        <w:pStyle w:val="a8"/>
        <w:ind w:firstLine="420"/>
        <w:jc w:val="center"/>
      </w:pPr>
      <w:r>
        <w:t>B2 = B1 + g2 (B1 + U)</w:t>
      </w:r>
    </w:p>
    <w:p w14:paraId="50C3D2EA" w14:textId="77777777" w:rsidR="001647A8" w:rsidRDefault="001647A8" w:rsidP="001647A8">
      <w:pPr>
        <w:pStyle w:val="a8"/>
        <w:ind w:firstLine="420"/>
      </w:pPr>
    </w:p>
    <w:p w14:paraId="037F2BDC" w14:textId="77777777" w:rsidR="001647A8" w:rsidRDefault="001647A8" w:rsidP="001647A8">
      <w:pPr>
        <w:pStyle w:val="a8"/>
        <w:ind w:firstLine="420"/>
      </w:pPr>
      <w:proofErr w:type="gramStart"/>
      <w:r>
        <w:t>g2</w:t>
      </w:r>
      <w:proofErr w:type="gramEnd"/>
      <w:r>
        <w:t xml:space="preserve"> is the hash function to generate check digits. U is the webpage URL.</w:t>
      </w:r>
    </w:p>
    <w:p w14:paraId="40C24A06" w14:textId="77777777" w:rsidR="001647A8" w:rsidRDefault="001647A8" w:rsidP="001647A8">
      <w:pPr>
        <w:pStyle w:val="a8"/>
        <w:ind w:firstLine="420"/>
      </w:pPr>
      <w:r>
        <w:t>(3) Permutation.</w:t>
      </w:r>
    </w:p>
    <w:p w14:paraId="789E9D5F" w14:textId="77777777" w:rsidR="001647A8" w:rsidRDefault="001647A8" w:rsidP="001647A8">
      <w:pPr>
        <w:pStyle w:val="a8"/>
        <w:ind w:firstLine="420"/>
      </w:pPr>
      <w:r>
        <w:t>In discrete mathematics, permutation is a function f</w:t>
      </w:r>
      <w:proofErr w:type="gramStart"/>
      <w:r>
        <w:t>:X</w:t>
      </w:r>
      <w:proofErr w:type="gramEnd"/>
      <w:r>
        <w:t xml:space="preserve"> X . X is a set. The core encryption may be regarded as an operation in the permutation group. This operation can change a binary string into another one. In the single key system, permutation is familiar.</w:t>
      </w:r>
    </w:p>
    <w:p w14:paraId="78083381" w14:textId="77777777" w:rsidR="001647A8" w:rsidRDefault="001647A8" w:rsidP="001647A8">
      <w:pPr>
        <w:pStyle w:val="a8"/>
        <w:ind w:firstLine="420"/>
      </w:pPr>
      <w:r>
        <w:t>The formula of enhancement (3) is:</w:t>
      </w:r>
    </w:p>
    <w:p w14:paraId="6DACCE93" w14:textId="77777777" w:rsidR="001647A8" w:rsidRDefault="001647A8" w:rsidP="00F92676">
      <w:pPr>
        <w:pStyle w:val="a8"/>
        <w:ind w:firstLine="420"/>
        <w:jc w:val="center"/>
      </w:pPr>
      <w:r>
        <w:t>B3 = g3 (B2, K)</w:t>
      </w:r>
    </w:p>
    <w:p w14:paraId="197DE134" w14:textId="77777777" w:rsidR="001647A8" w:rsidRDefault="001647A8" w:rsidP="001647A8">
      <w:pPr>
        <w:pStyle w:val="a8"/>
        <w:ind w:firstLine="420"/>
      </w:pPr>
      <w:proofErr w:type="gramStart"/>
      <w:r>
        <w:t>g3</w:t>
      </w:r>
      <w:proofErr w:type="gramEnd"/>
      <w:r>
        <w:t xml:space="preserve"> is the function of permutation. K is the random key.</w:t>
      </w:r>
    </w:p>
    <w:p w14:paraId="0D354EDA" w14:textId="77777777" w:rsidR="001647A8" w:rsidRDefault="001647A8" w:rsidP="001647A8">
      <w:pPr>
        <w:pStyle w:val="a8"/>
        <w:ind w:firstLine="420"/>
      </w:pPr>
      <w:r>
        <w:t>(4) Base64 codes.</w:t>
      </w:r>
    </w:p>
    <w:p w14:paraId="511EB532" w14:textId="77777777" w:rsidR="001647A8" w:rsidRDefault="001647A8" w:rsidP="001647A8">
      <w:pPr>
        <w:pStyle w:val="a8"/>
        <w:ind w:firstLine="420"/>
      </w:pPr>
      <w:r>
        <w:t>After the encryption enhancement (1) to (3), the HTML source codes are changed into binary data. Then we change them into Base64 codes so that Javascripts can recognize them. So the encrypted webpages are mainly made up of Base64 codes.</w:t>
      </w:r>
    </w:p>
    <w:p w14:paraId="221A1B41" w14:textId="77777777" w:rsidR="001647A8" w:rsidRDefault="001647A8" w:rsidP="001647A8">
      <w:pPr>
        <w:pStyle w:val="a8"/>
        <w:ind w:firstLine="420"/>
      </w:pPr>
      <w:r>
        <w:t>The formula of enhancement (4) is:</w:t>
      </w:r>
    </w:p>
    <w:p w14:paraId="5E944927" w14:textId="77777777" w:rsidR="001647A8" w:rsidRDefault="001647A8" w:rsidP="00DC06D5">
      <w:pPr>
        <w:pStyle w:val="a8"/>
        <w:ind w:firstLine="420"/>
        <w:jc w:val="center"/>
      </w:pPr>
      <w:r>
        <w:t>B4 = g4 (B3)</w:t>
      </w:r>
    </w:p>
    <w:p w14:paraId="79C75460" w14:textId="77777777" w:rsidR="001647A8" w:rsidRDefault="001647A8" w:rsidP="001647A8">
      <w:pPr>
        <w:pStyle w:val="a8"/>
        <w:ind w:firstLine="420"/>
      </w:pPr>
      <w:proofErr w:type="gramStart"/>
      <w:r>
        <w:t>g4</w:t>
      </w:r>
      <w:proofErr w:type="gramEnd"/>
      <w:r>
        <w:t xml:space="preserve"> is the function of Base64 encoding.</w:t>
      </w:r>
    </w:p>
    <w:p w14:paraId="6EFCE6B3" w14:textId="77777777" w:rsidR="001647A8" w:rsidRDefault="001647A8" w:rsidP="001647A8">
      <w:pPr>
        <w:pStyle w:val="a8"/>
        <w:ind w:firstLine="420"/>
      </w:pPr>
      <w:r>
        <w:t>In section 3, “</w:t>
      </w:r>
      <w:proofErr w:type="gramStart"/>
      <w:r>
        <w:t>Parhelion ”</w:t>
      </w:r>
      <w:proofErr w:type="gramEnd"/>
      <w:r>
        <w:t xml:space="preserve"> algorithm generates the polymorphic Javascript codes S6. In this section, “</w:t>
      </w:r>
      <w:proofErr w:type="gramStart"/>
      <w:r>
        <w:t>Athena ”</w:t>
      </w:r>
      <w:proofErr w:type="gramEnd"/>
      <w:r>
        <w:t xml:space="preserve"> algorithm generates the encrypted HTML codes B4. A complete webpage encryption is finished.</w:t>
      </w:r>
    </w:p>
    <w:p w14:paraId="55916DF0" w14:textId="118B38F5" w:rsidR="001647A8" w:rsidRDefault="001647A8" w:rsidP="001647A8">
      <w:pPr>
        <w:pStyle w:val="a8"/>
        <w:ind w:firstLine="420"/>
      </w:pPr>
      <w:r>
        <w:t xml:space="preserve"> </w:t>
      </w:r>
    </w:p>
    <w:p w14:paraId="473381B4" w14:textId="77777777" w:rsidR="001647A8" w:rsidRDefault="001647A8" w:rsidP="001647A8">
      <w:pPr>
        <w:pStyle w:val="a8"/>
        <w:ind w:firstLine="420"/>
      </w:pPr>
      <w:r>
        <w:t>On the other hand, the HTML codes of the two demo webpages were cracked 5 times. But it is not because “</w:t>
      </w:r>
      <w:proofErr w:type="gramStart"/>
      <w:r>
        <w:t>Athena ”</w:t>
      </w:r>
      <w:proofErr w:type="gramEnd"/>
      <w:r>
        <w:t xml:space="preserve"> encrypting algorithm is weak. The reason is that the decrypting Javascript program is not strong enough. Each time the demo webpages were cracked, we upgraded the Javascript program later.</w:t>
      </w:r>
    </w:p>
    <w:p w14:paraId="1E03B75A" w14:textId="77777777" w:rsidR="001647A8" w:rsidRDefault="001647A8" w:rsidP="001647A8">
      <w:pPr>
        <w:pStyle w:val="a8"/>
        <w:ind w:firstLine="420"/>
      </w:pPr>
      <w:r>
        <w:t>Recently we found some powerful Javascript debugger can get the HTML content directly. But we have new idea to deal with it. And we will upgrade the program again.</w:t>
      </w:r>
    </w:p>
    <w:p w14:paraId="2EFBC5D0" w14:textId="39C28990" w:rsidR="001647A8" w:rsidRDefault="001647A8" w:rsidP="001647A8">
      <w:pPr>
        <w:pStyle w:val="a8"/>
        <w:ind w:firstLine="420"/>
      </w:pPr>
      <w:r>
        <w:t xml:space="preserve"> </w:t>
      </w:r>
    </w:p>
    <w:p w14:paraId="58B97CAE" w14:textId="6AC83C23" w:rsidR="001647A8" w:rsidRDefault="001647A8" w:rsidP="001647A8">
      <w:pPr>
        <w:pStyle w:val="a8"/>
        <w:ind w:firstLine="420"/>
      </w:pPr>
      <w:r>
        <w:t>V.</w:t>
      </w:r>
      <w:r w:rsidR="00870A42">
        <w:t xml:space="preserve"> </w:t>
      </w:r>
      <w:r>
        <w:t>SHAREWARE AND EXPERIMENT RESULT</w:t>
      </w:r>
    </w:p>
    <w:p w14:paraId="5F0AA852" w14:textId="1EB7F052" w:rsidR="001647A8" w:rsidRDefault="001647A8" w:rsidP="001647A8">
      <w:pPr>
        <w:pStyle w:val="a8"/>
        <w:ind w:firstLine="420"/>
      </w:pPr>
      <w:r>
        <w:t xml:space="preserve"> </w:t>
      </w:r>
    </w:p>
    <w:p w14:paraId="36E84AA6" w14:textId="77777777" w:rsidR="001647A8" w:rsidRDefault="001647A8" w:rsidP="001647A8">
      <w:pPr>
        <w:pStyle w:val="a8"/>
        <w:ind w:firstLine="420"/>
      </w:pPr>
      <w:r>
        <w:t>Based on “parhelion” and “</w:t>
      </w:r>
      <w:proofErr w:type="gramStart"/>
      <w:r>
        <w:t>Athena ”</w:t>
      </w:r>
      <w:proofErr w:type="gramEnd"/>
      <w:r>
        <w:t xml:space="preserve"> algorithms, we develop the webpage encrypting shareware “Athena WebLock” with C/C++ language. The simplified Chinese version can be downloaded in the following webpage: </w:t>
      </w:r>
    </w:p>
    <w:p w14:paraId="08849B9F" w14:textId="77777777" w:rsidR="001647A8" w:rsidRDefault="001647A8" w:rsidP="001647A8">
      <w:pPr>
        <w:pStyle w:val="a8"/>
        <w:ind w:firstLine="420"/>
      </w:pPr>
      <w:r>
        <w:t xml:space="preserve">http://www.28x28.com/index.php?id=soft_000000002 </w:t>
      </w:r>
      <w:proofErr w:type="gramStart"/>
      <w:r>
        <w:t>There</w:t>
      </w:r>
      <w:proofErr w:type="gramEnd"/>
      <w:r>
        <w:t xml:space="preserve"> are two encrypted demo webpages: </w:t>
      </w:r>
    </w:p>
    <w:p w14:paraId="6252EA04" w14:textId="77777777" w:rsidR="001647A8" w:rsidRDefault="001647A8" w:rsidP="001647A8">
      <w:pPr>
        <w:pStyle w:val="a8"/>
        <w:ind w:firstLine="420"/>
      </w:pPr>
      <w:r>
        <w:t xml:space="preserve">http://www.28x28.com/doc/demo1.html </w:t>
      </w:r>
    </w:p>
    <w:p w14:paraId="21E891B1" w14:textId="77777777" w:rsidR="001647A8" w:rsidRDefault="001647A8" w:rsidP="001647A8">
      <w:pPr>
        <w:pStyle w:val="a8"/>
        <w:ind w:firstLine="420"/>
      </w:pPr>
      <w:r>
        <w:t xml:space="preserve">http://www.28x28.com/doc/demo2.html </w:t>
      </w:r>
    </w:p>
    <w:p w14:paraId="7229FEE7" w14:textId="77777777" w:rsidR="001647A8" w:rsidRDefault="001647A8" w:rsidP="001647A8">
      <w:pPr>
        <w:pStyle w:val="a8"/>
        <w:ind w:firstLine="420"/>
      </w:pPr>
      <w:r>
        <w:t xml:space="preserve">In “Athena </w:t>
      </w:r>
      <w:proofErr w:type="gramStart"/>
      <w:r>
        <w:t>WebLock ”</w:t>
      </w:r>
      <w:proofErr w:type="gramEnd"/>
      <w:r>
        <w:t>, “Parhelion” algorithm protects the Javascript codes in the webpages, and “Athena ” algorithm protects the HTML codes. Fig. 1 shows part of the encrypted HTML codes. And Fig. 2 shows part of the original source HTML codes. We can see the codes are throughly changed.</w:t>
      </w:r>
    </w:p>
    <w:p w14:paraId="5024C852" w14:textId="77777777" w:rsidR="001647A8" w:rsidRDefault="001647A8" w:rsidP="001647A8">
      <w:pPr>
        <w:pStyle w:val="a8"/>
        <w:ind w:firstLine="420"/>
      </w:pPr>
      <w:r>
        <w:t>We fetch HTML files from some hompages to do the encrypting experiment. Tab. 1 and Fig. 3 shows the HTML file size changes before and after encryption. The results show that “Athena” algorithm brings about 50% compression ratio. Compression makes the encryption stronger.</w:t>
      </w:r>
    </w:p>
    <w:p w14:paraId="2E25DAEA" w14:textId="77777777" w:rsidR="001647A8" w:rsidRDefault="001647A8" w:rsidP="001647A8">
      <w:pPr>
        <w:pStyle w:val="a8"/>
        <w:ind w:firstLine="420"/>
      </w:pPr>
      <w:r>
        <w:rPr>
          <w:rFonts w:hint="eastAsia"/>
        </w:rPr>
        <w:t>“</w:t>
      </w:r>
      <w:r>
        <w:t>Athena WebLock” is downloaded near 36,000 times. Those two demo webpages have been in the website for over two years. Nobody declares the encrypted Javascript codes have been cracked. That means “Parhelion” algorithm is not proved to be insecure.</w:t>
      </w:r>
    </w:p>
    <w:p w14:paraId="22602721" w14:textId="77777777" w:rsidR="00870A42" w:rsidRDefault="00870A42" w:rsidP="00870A42">
      <w:pPr>
        <w:pStyle w:val="a8"/>
        <w:keepNext/>
        <w:ind w:firstLineChars="0" w:firstLine="0"/>
        <w:jc w:val="center"/>
      </w:pPr>
      <w:r>
        <w:rPr>
          <w:noProof/>
        </w:rPr>
        <w:drawing>
          <wp:inline distT="0" distB="0" distL="0" distR="0" wp14:anchorId="7F0FE647" wp14:editId="2D2FA6CF">
            <wp:extent cx="2587625" cy="2046605"/>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501.png"/>
                    <pic:cNvPicPr/>
                  </pic:nvPicPr>
                  <pic:blipFill>
                    <a:blip r:embed="rId51">
                      <a:extLst>
                        <a:ext uri="{28A0092B-C50C-407E-A947-70E740481C1C}">
                          <a14:useLocalDpi xmlns:a14="http://schemas.microsoft.com/office/drawing/2010/main" val="0"/>
                        </a:ext>
                      </a:extLst>
                    </a:blip>
                    <a:stretch>
                      <a:fillRect/>
                    </a:stretch>
                  </pic:blipFill>
                  <pic:spPr>
                    <a:xfrm>
                      <a:off x="0" y="0"/>
                      <a:ext cx="2587625" cy="2046605"/>
                    </a:xfrm>
                    <a:prstGeom prst="rect">
                      <a:avLst/>
                    </a:prstGeom>
                  </pic:spPr>
                </pic:pic>
              </a:graphicData>
            </a:graphic>
          </wp:inline>
        </w:drawing>
      </w:r>
    </w:p>
    <w:p w14:paraId="6B12ACFA" w14:textId="7DD08935" w:rsidR="001647A8" w:rsidRPr="00870A42" w:rsidRDefault="00870A42" w:rsidP="00870A42">
      <w:pPr>
        <w:pStyle w:val="af0"/>
        <w:ind w:firstLine="400"/>
        <w:jc w:val="center"/>
      </w:pPr>
      <w:r>
        <w:t xml:space="preserve">Figure </w:t>
      </w:r>
      <w:r w:rsidR="00D87942">
        <w:fldChar w:fldCharType="begin"/>
      </w:r>
      <w:r w:rsidR="00D87942">
        <w:instrText xml:space="preserve"> SEQ Figure \* ARABIC </w:instrText>
      </w:r>
      <w:r w:rsidR="00D87942">
        <w:fldChar w:fldCharType="separate"/>
      </w:r>
      <w:r>
        <w:rPr>
          <w:noProof/>
        </w:rPr>
        <w:t>1</w:t>
      </w:r>
      <w:r w:rsidR="00D87942">
        <w:rPr>
          <w:noProof/>
        </w:rPr>
        <w:fldChar w:fldCharType="end"/>
      </w:r>
      <w:r w:rsidRPr="00870A42">
        <w:t xml:space="preserve"> Encrypted HTML codes sample</w:t>
      </w:r>
      <w:r>
        <w:t xml:space="preserve"> </w:t>
      </w:r>
    </w:p>
    <w:p w14:paraId="26EBD35D" w14:textId="77777777" w:rsidR="001647A8" w:rsidRDefault="001647A8" w:rsidP="00870A42">
      <w:pPr>
        <w:pStyle w:val="a8"/>
        <w:ind w:firstLineChars="0" w:firstLine="0"/>
      </w:pPr>
    </w:p>
    <w:p w14:paraId="5BC87543" w14:textId="77777777" w:rsidR="00870A42" w:rsidRDefault="00870A42" w:rsidP="00870A42">
      <w:pPr>
        <w:pStyle w:val="a8"/>
        <w:keepNext/>
        <w:ind w:firstLineChars="0" w:firstLine="0"/>
      </w:pPr>
      <w:r>
        <w:rPr>
          <w:rFonts w:hint="eastAsia"/>
          <w:noProof/>
        </w:rPr>
        <w:drawing>
          <wp:inline distT="0" distB="0" distL="0" distR="0" wp14:anchorId="1DBAEB37" wp14:editId="6CDBAB5C">
            <wp:extent cx="2587625" cy="2070100"/>
            <wp:effectExtent l="0" t="0" r="317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502.png"/>
                    <pic:cNvPicPr/>
                  </pic:nvPicPr>
                  <pic:blipFill>
                    <a:blip r:embed="rId52">
                      <a:extLst>
                        <a:ext uri="{28A0092B-C50C-407E-A947-70E740481C1C}">
                          <a14:useLocalDpi xmlns:a14="http://schemas.microsoft.com/office/drawing/2010/main" val="0"/>
                        </a:ext>
                      </a:extLst>
                    </a:blip>
                    <a:stretch>
                      <a:fillRect/>
                    </a:stretch>
                  </pic:blipFill>
                  <pic:spPr>
                    <a:xfrm>
                      <a:off x="0" y="0"/>
                      <a:ext cx="2587625" cy="2070100"/>
                    </a:xfrm>
                    <a:prstGeom prst="rect">
                      <a:avLst/>
                    </a:prstGeom>
                  </pic:spPr>
                </pic:pic>
              </a:graphicData>
            </a:graphic>
          </wp:inline>
        </w:drawing>
      </w:r>
    </w:p>
    <w:p w14:paraId="7FB79491" w14:textId="1AA29AE8" w:rsidR="00870A42" w:rsidRDefault="00870A42" w:rsidP="00870A42">
      <w:pPr>
        <w:pStyle w:val="af0"/>
        <w:ind w:firstLine="400"/>
        <w:jc w:val="center"/>
      </w:pPr>
      <w:r>
        <w:t xml:space="preserve">Figure </w:t>
      </w:r>
      <w:r w:rsidR="00D87942">
        <w:fldChar w:fldCharType="begin"/>
      </w:r>
      <w:r w:rsidR="00D87942">
        <w:instrText xml:space="preserve"> SEQ Figure \* ARABIC </w:instrText>
      </w:r>
      <w:r w:rsidR="00D87942">
        <w:fldChar w:fldCharType="separate"/>
      </w:r>
      <w:r>
        <w:rPr>
          <w:noProof/>
        </w:rPr>
        <w:t>2</w:t>
      </w:r>
      <w:r w:rsidR="00D87942">
        <w:rPr>
          <w:noProof/>
        </w:rPr>
        <w:fldChar w:fldCharType="end"/>
      </w:r>
      <w:r w:rsidRPr="00870A42">
        <w:t xml:space="preserve"> Original HTML codes sample</w:t>
      </w:r>
    </w:p>
    <w:p w14:paraId="4FCD0E13" w14:textId="77777777" w:rsidR="001647A8" w:rsidRDefault="001647A8" w:rsidP="001647A8">
      <w:pPr>
        <w:pStyle w:val="a8"/>
        <w:ind w:firstLine="420"/>
      </w:pPr>
    </w:p>
    <w:p w14:paraId="08A1D0FD" w14:textId="77777777" w:rsidR="001647A8" w:rsidRDefault="001647A8" w:rsidP="001647A8">
      <w:pPr>
        <w:pStyle w:val="a8"/>
        <w:ind w:firstLine="420"/>
      </w:pPr>
      <w:r>
        <w:t>TABLE 1. HTML FILE SIZE (BYTES)</w:t>
      </w:r>
    </w:p>
    <w:p w14:paraId="42DB2478" w14:textId="596A93E7" w:rsidR="001647A8" w:rsidRDefault="00870A42" w:rsidP="00870A42">
      <w:pPr>
        <w:pStyle w:val="a8"/>
        <w:ind w:firstLineChars="0" w:firstLine="0"/>
      </w:pPr>
      <w:r>
        <w:rPr>
          <w:noProof/>
        </w:rPr>
        <w:drawing>
          <wp:inline distT="0" distB="0" distL="0" distR="0" wp14:anchorId="68B8F54F" wp14:editId="353F7326">
            <wp:extent cx="2587625" cy="934085"/>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5table1.png"/>
                    <pic:cNvPicPr/>
                  </pic:nvPicPr>
                  <pic:blipFill>
                    <a:blip r:embed="rId53">
                      <a:extLst>
                        <a:ext uri="{28A0092B-C50C-407E-A947-70E740481C1C}">
                          <a14:useLocalDpi xmlns:a14="http://schemas.microsoft.com/office/drawing/2010/main" val="0"/>
                        </a:ext>
                      </a:extLst>
                    </a:blip>
                    <a:stretch>
                      <a:fillRect/>
                    </a:stretch>
                  </pic:blipFill>
                  <pic:spPr>
                    <a:xfrm>
                      <a:off x="0" y="0"/>
                      <a:ext cx="2587625" cy="934085"/>
                    </a:xfrm>
                    <a:prstGeom prst="rect">
                      <a:avLst/>
                    </a:prstGeom>
                  </pic:spPr>
                </pic:pic>
              </a:graphicData>
            </a:graphic>
          </wp:inline>
        </w:drawing>
      </w:r>
    </w:p>
    <w:p w14:paraId="3246A32D" w14:textId="77777777" w:rsidR="00870A42" w:rsidRDefault="00870A42" w:rsidP="00870A42">
      <w:pPr>
        <w:pStyle w:val="a8"/>
        <w:ind w:firstLineChars="0" w:firstLine="0"/>
      </w:pPr>
    </w:p>
    <w:p w14:paraId="5AEEBD94" w14:textId="77777777" w:rsidR="00870A42" w:rsidRDefault="00870A42" w:rsidP="00870A42">
      <w:pPr>
        <w:pStyle w:val="a8"/>
        <w:ind w:firstLineChars="0" w:firstLine="0"/>
      </w:pPr>
    </w:p>
    <w:p w14:paraId="25D20C6F" w14:textId="77777777" w:rsidR="00870A42" w:rsidRDefault="00870A42" w:rsidP="00870A42">
      <w:pPr>
        <w:pStyle w:val="a8"/>
        <w:keepNext/>
        <w:ind w:firstLineChars="0" w:firstLine="0"/>
      </w:pPr>
      <w:r>
        <w:rPr>
          <w:rFonts w:hint="eastAsia"/>
          <w:noProof/>
        </w:rPr>
        <w:drawing>
          <wp:inline distT="0" distB="0" distL="0" distR="0" wp14:anchorId="5B02112C" wp14:editId="177A5EF1">
            <wp:extent cx="2587625" cy="2042795"/>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503.png"/>
                    <pic:cNvPicPr/>
                  </pic:nvPicPr>
                  <pic:blipFill>
                    <a:blip r:embed="rId54">
                      <a:extLst>
                        <a:ext uri="{28A0092B-C50C-407E-A947-70E740481C1C}">
                          <a14:useLocalDpi xmlns:a14="http://schemas.microsoft.com/office/drawing/2010/main" val="0"/>
                        </a:ext>
                      </a:extLst>
                    </a:blip>
                    <a:stretch>
                      <a:fillRect/>
                    </a:stretch>
                  </pic:blipFill>
                  <pic:spPr>
                    <a:xfrm>
                      <a:off x="0" y="0"/>
                      <a:ext cx="2587625" cy="2042795"/>
                    </a:xfrm>
                    <a:prstGeom prst="rect">
                      <a:avLst/>
                    </a:prstGeom>
                  </pic:spPr>
                </pic:pic>
              </a:graphicData>
            </a:graphic>
          </wp:inline>
        </w:drawing>
      </w:r>
    </w:p>
    <w:p w14:paraId="13EBB481" w14:textId="7B5731DC" w:rsidR="00870A42" w:rsidRDefault="00870A42" w:rsidP="00870A42">
      <w:pPr>
        <w:pStyle w:val="af0"/>
        <w:ind w:firstLine="400"/>
        <w:jc w:val="center"/>
      </w:pPr>
      <w:r>
        <w:t xml:space="preserve">Figure </w:t>
      </w:r>
      <w:r w:rsidR="00D87942">
        <w:fldChar w:fldCharType="begin"/>
      </w:r>
      <w:r w:rsidR="00D87942">
        <w:instrText xml:space="preserve"> SEQ Figure \* ARABIC </w:instrText>
      </w:r>
      <w:r w:rsidR="00D87942">
        <w:fldChar w:fldCharType="separate"/>
      </w:r>
      <w:r>
        <w:rPr>
          <w:noProof/>
        </w:rPr>
        <w:t>3</w:t>
      </w:r>
      <w:r w:rsidR="00D87942">
        <w:rPr>
          <w:noProof/>
        </w:rPr>
        <w:fldChar w:fldCharType="end"/>
      </w:r>
      <w:r w:rsidR="006713E7">
        <w:t xml:space="preserve"> HTML file size changes</w:t>
      </w:r>
    </w:p>
    <w:p w14:paraId="41973330" w14:textId="77777777" w:rsidR="00DC06D5" w:rsidRPr="00DC06D5" w:rsidRDefault="00DC06D5" w:rsidP="00DC06D5">
      <w:pPr>
        <w:ind w:firstLine="480"/>
      </w:pPr>
    </w:p>
    <w:p w14:paraId="2E67A04A" w14:textId="3B2BC50D" w:rsidR="001647A8" w:rsidRDefault="001647A8" w:rsidP="0090524B">
      <w:pPr>
        <w:pStyle w:val="a8"/>
        <w:ind w:firstLine="420"/>
      </w:pPr>
      <w:r>
        <w:t>VI.</w:t>
      </w:r>
      <w:r w:rsidR="001259F7">
        <w:t xml:space="preserve"> </w:t>
      </w:r>
      <w:r>
        <w:t>CONCLUSIONS</w:t>
      </w:r>
    </w:p>
    <w:p w14:paraId="587CF572" w14:textId="77777777" w:rsidR="001647A8" w:rsidRDefault="001647A8" w:rsidP="001647A8">
      <w:pPr>
        <w:pStyle w:val="a8"/>
        <w:ind w:firstLine="420"/>
      </w:pPr>
      <w:r>
        <w:t>This paper provides a way to solve this problem. “</w:t>
      </w:r>
      <w:proofErr w:type="gramStart"/>
      <w:r>
        <w:t>Athena ”</w:t>
      </w:r>
      <w:proofErr w:type="gramEnd"/>
      <w:r>
        <w:t xml:space="preserve"> algorithm can encrypt the HTML codes, and “parhelion” algorithm can protect the Javascript decrypting program. The two algorithms cooperate to keep the webpage security.</w:t>
      </w:r>
    </w:p>
    <w:p w14:paraId="4CE109F4" w14:textId="77777777" w:rsidR="001647A8" w:rsidRDefault="001647A8" w:rsidP="001647A8">
      <w:pPr>
        <w:pStyle w:val="a8"/>
        <w:ind w:firstLine="420"/>
      </w:pPr>
      <w:r>
        <w:t xml:space="preserve">In practice, the shareware “Athena </w:t>
      </w:r>
      <w:proofErr w:type="gramStart"/>
      <w:r>
        <w:t>WebLock ”</w:t>
      </w:r>
      <w:proofErr w:type="gramEnd"/>
      <w:r>
        <w:t xml:space="preserve"> is developed. The experiment results show this encryption can protect the webpages in most cases.</w:t>
      </w:r>
    </w:p>
    <w:p w14:paraId="0F172A6C" w14:textId="33133BE9" w:rsidR="001647A8" w:rsidRDefault="001647A8" w:rsidP="003F7E83">
      <w:pPr>
        <w:pStyle w:val="a8"/>
        <w:ind w:firstLine="420"/>
      </w:pPr>
      <w:r>
        <w:t>Furthermore, we have the idea of upgrading the Javascript program to prevent the Javascript debugger. The debugger will not get the complete webpage. This is our future work.</w:t>
      </w:r>
    </w:p>
    <w:p w14:paraId="06C32A55" w14:textId="77777777" w:rsidR="001647A8" w:rsidRDefault="001647A8" w:rsidP="001647A8">
      <w:pPr>
        <w:pStyle w:val="a8"/>
        <w:ind w:firstLine="420"/>
      </w:pPr>
    </w:p>
    <w:p w14:paraId="083BC218" w14:textId="77777777" w:rsidR="001647A8" w:rsidRDefault="001647A8" w:rsidP="001647A8">
      <w:pPr>
        <w:pStyle w:val="a8"/>
        <w:ind w:firstLine="420"/>
      </w:pPr>
      <w:r>
        <w:t>REFERENCES</w:t>
      </w:r>
    </w:p>
    <w:p w14:paraId="7791C392" w14:textId="77777777" w:rsidR="001647A8" w:rsidRDefault="001647A8" w:rsidP="001647A8">
      <w:pPr>
        <w:pStyle w:val="a8"/>
        <w:ind w:firstLine="420"/>
      </w:pPr>
    </w:p>
    <w:p w14:paraId="2E08A25D" w14:textId="5CAC4D6A" w:rsidR="001647A8" w:rsidRDefault="001647A8" w:rsidP="001647A8">
      <w:pPr>
        <w:pStyle w:val="a8"/>
        <w:ind w:firstLine="420"/>
      </w:pPr>
      <w:r>
        <w:t xml:space="preserve">[1] Moser, and Marvin, “Method, system, and apparatus for encrypting a web browser script”, EI </w:t>
      </w:r>
      <w:proofErr w:type="gramStart"/>
      <w:r>
        <w:t>village</w:t>
      </w:r>
      <w:r w:rsidR="003F7E83">
        <w:t xml:space="preserve"> </w:t>
      </w:r>
      <w:r>
        <w:t>,</w:t>
      </w:r>
      <w:proofErr w:type="gramEnd"/>
      <w:r w:rsidR="003F7E83">
        <w:t xml:space="preserve"> </w:t>
      </w:r>
      <w:r>
        <w:t xml:space="preserve"> http://www.engineeringvillage2.org.cn/</w:t>
      </w:r>
      <w:r w:rsidR="003F7E83">
        <w:t xml:space="preserve"> </w:t>
      </w:r>
      <w:r>
        <w:t>, 7 Nov 2002.</w:t>
      </w:r>
    </w:p>
    <w:p w14:paraId="1C499A09" w14:textId="77777777" w:rsidR="001647A8" w:rsidRDefault="001647A8" w:rsidP="001647A8">
      <w:pPr>
        <w:pStyle w:val="a8"/>
        <w:ind w:firstLine="420"/>
      </w:pPr>
    </w:p>
    <w:p w14:paraId="4EA7135A" w14:textId="77777777" w:rsidR="001647A8" w:rsidRDefault="001647A8" w:rsidP="001647A8">
      <w:pPr>
        <w:pStyle w:val="a8"/>
        <w:ind w:firstLine="420"/>
      </w:pPr>
      <w:r>
        <w:t>[2] Qin Jiancheng, Bai Zhongying, and Bai Yuan, “Polymorphic Algorithm of JavaScript Code Protection”, ISCSCT '08, International Symposium on Volume 1, 22 Dec 2008, pp: 451 – 454.</w:t>
      </w:r>
    </w:p>
    <w:p w14:paraId="7A9E337E" w14:textId="77777777" w:rsidR="001647A8" w:rsidRDefault="001647A8" w:rsidP="001647A8">
      <w:pPr>
        <w:pStyle w:val="a8"/>
        <w:ind w:firstLine="420"/>
      </w:pPr>
    </w:p>
    <w:p w14:paraId="222A53C6" w14:textId="77777777" w:rsidR="001647A8" w:rsidRDefault="001647A8" w:rsidP="001647A8">
      <w:pPr>
        <w:pStyle w:val="a8"/>
        <w:ind w:firstLine="420"/>
      </w:pPr>
      <w:r>
        <w:t xml:space="preserve">[3] Nomair A. Naeem, Michael Batchelder, and Laurie Hendren, “Metrics for Measuring the Effectiveness of Decompilers and </w:t>
      </w:r>
      <w:proofErr w:type="gramStart"/>
      <w:r>
        <w:t>Obfuscators ”</w:t>
      </w:r>
      <w:proofErr w:type="gramEnd"/>
      <w:r>
        <w:t>, ICPC’07, 26-29 June 2007, pp: 253 – 258.</w:t>
      </w:r>
    </w:p>
    <w:p w14:paraId="4CDC9517" w14:textId="77777777" w:rsidR="001647A8" w:rsidRDefault="001647A8" w:rsidP="001647A8">
      <w:pPr>
        <w:pStyle w:val="a8"/>
        <w:ind w:firstLine="420"/>
      </w:pPr>
    </w:p>
    <w:p w14:paraId="45507C1B" w14:textId="77777777" w:rsidR="001647A8" w:rsidRDefault="001647A8" w:rsidP="001647A8">
      <w:pPr>
        <w:pStyle w:val="a8"/>
        <w:ind w:firstLine="420"/>
      </w:pPr>
      <w:r>
        <w:t xml:space="preserve">[4] T.W. Hou, H.Y. Chen, and M.H. Tsai, “Three control flow obfuscation methods for Java software”, IEE Proceedings, April 2006, Vol. 153, </w:t>
      </w:r>
      <w:proofErr w:type="gramStart"/>
      <w:r>
        <w:t>pp</w:t>
      </w:r>
      <w:proofErr w:type="gramEnd"/>
      <w:r>
        <w:t>: 80 – 86.</w:t>
      </w:r>
    </w:p>
    <w:p w14:paraId="3BB5EF1A" w14:textId="77777777" w:rsidR="001647A8" w:rsidRDefault="001647A8" w:rsidP="001647A8">
      <w:pPr>
        <w:pStyle w:val="a8"/>
        <w:ind w:firstLine="420"/>
      </w:pPr>
    </w:p>
    <w:p w14:paraId="0D0D3B54" w14:textId="77777777" w:rsidR="00CF6F6F" w:rsidRDefault="001647A8" w:rsidP="001647A8">
      <w:pPr>
        <w:pStyle w:val="a8"/>
        <w:ind w:firstLineChars="0" w:firstLine="0"/>
      </w:pPr>
      <w:r>
        <w:t>[5] John A. Adam, “Threats and countermeasures”, IEEE Press, 445 Hoes Lane PO Box 1331 Piscataway, NJ USA. 1992, pp: 21 – 28.</w:t>
      </w:r>
    </w:p>
    <w:p w14:paraId="5814CB5A" w14:textId="3ECB8732" w:rsidR="001647A8" w:rsidRPr="001647A8" w:rsidRDefault="001647A8" w:rsidP="001647A8">
      <w:pPr>
        <w:pStyle w:val="a8"/>
        <w:ind w:firstLineChars="0" w:firstLine="0"/>
        <w:sectPr w:rsidR="001647A8" w:rsidRPr="001647A8" w:rsidSect="001647A8">
          <w:type w:val="continuous"/>
          <w:pgSz w:w="10431" w:h="14740"/>
          <w:pgMar w:top="1276" w:right="1020" w:bottom="1276" w:left="1020" w:header="851" w:footer="850" w:gutter="0"/>
          <w:pgNumType w:fmt="numberInDash"/>
          <w:cols w:num="2" w:space="241"/>
          <w:docGrid w:type="lines" w:linePitch="312"/>
        </w:sectPr>
      </w:pPr>
      <w:r>
        <w:t xml:space="preserve">[6] James A. Storer, and Thomas G. Szymanski, “Data compression via textual substitution”, Journal of the ACM (JACM), Oct 1982, Vol. 29, Issue  </w:t>
      </w:r>
    </w:p>
    <w:p w14:paraId="3CDB6B98" w14:textId="262C5486" w:rsidR="00384790" w:rsidRDefault="00384790">
      <w:pPr>
        <w:ind w:firstLine="480"/>
        <w:rPr>
          <w:rFonts w:eastAsia="宋体" w:cs="Times New Roman"/>
          <w:sz w:val="21"/>
          <w:szCs w:val="24"/>
        </w:rPr>
      </w:pPr>
      <w:r>
        <w:br w:type="page"/>
      </w:r>
    </w:p>
    <w:p w14:paraId="0DB3541A" w14:textId="52A97195" w:rsidR="001647A8" w:rsidRPr="00384790" w:rsidRDefault="00384790" w:rsidP="00384790">
      <w:pPr>
        <w:pStyle w:val="a8"/>
        <w:ind w:firstLineChars="0" w:firstLine="0"/>
        <w:jc w:val="center"/>
        <w:rPr>
          <w:b/>
          <w:sz w:val="32"/>
          <w:szCs w:val="32"/>
        </w:rPr>
      </w:pPr>
      <w:r w:rsidRPr="00384790">
        <w:rPr>
          <w:rFonts w:hint="eastAsia"/>
          <w:b/>
          <w:sz w:val="32"/>
          <w:szCs w:val="32"/>
        </w:rPr>
        <w:t>基于多态</w:t>
      </w:r>
      <w:r w:rsidRPr="00384790">
        <w:rPr>
          <w:rFonts w:hint="eastAsia"/>
          <w:b/>
          <w:sz w:val="32"/>
          <w:szCs w:val="32"/>
        </w:rPr>
        <w:t>Javascript</w:t>
      </w:r>
      <w:r w:rsidRPr="00384790">
        <w:rPr>
          <w:rFonts w:hint="eastAsia"/>
          <w:b/>
          <w:sz w:val="32"/>
          <w:szCs w:val="32"/>
        </w:rPr>
        <w:t>算法的网页加密</w:t>
      </w:r>
    </w:p>
    <w:p w14:paraId="33AE1E7F" w14:textId="77777777" w:rsidR="00384790" w:rsidRDefault="00384790" w:rsidP="001647A8">
      <w:pPr>
        <w:pStyle w:val="a8"/>
        <w:ind w:firstLineChars="0" w:firstLine="0"/>
      </w:pPr>
    </w:p>
    <w:p w14:paraId="4E859133" w14:textId="77777777" w:rsidR="00384790" w:rsidRDefault="00384790" w:rsidP="001647A8">
      <w:pPr>
        <w:pStyle w:val="a8"/>
        <w:ind w:firstLineChars="0" w:firstLine="0"/>
        <w:sectPr w:rsidR="00384790" w:rsidSect="001647A8">
          <w:type w:val="continuous"/>
          <w:pgSz w:w="10431" w:h="14740"/>
          <w:pgMar w:top="1276" w:right="1020" w:bottom="1276" w:left="1020" w:header="851" w:footer="850" w:gutter="0"/>
          <w:pgNumType w:fmt="numberInDash"/>
          <w:cols w:space="720"/>
          <w:docGrid w:type="lines" w:linePitch="312"/>
        </w:sectPr>
      </w:pPr>
    </w:p>
    <w:p w14:paraId="29E6B0BD" w14:textId="723C5A13" w:rsidR="00384790" w:rsidRDefault="00384790" w:rsidP="00384790">
      <w:pPr>
        <w:pStyle w:val="a8"/>
        <w:ind w:firstLine="420"/>
      </w:pPr>
      <w:r>
        <w:rPr>
          <w:rFonts w:hint="eastAsia"/>
        </w:rPr>
        <w:t>摘要：</w:t>
      </w:r>
      <w:r>
        <w:rPr>
          <w:rFonts w:hint="eastAsia"/>
        </w:rPr>
        <w:t>HTML</w:t>
      </w:r>
      <w:r>
        <w:rPr>
          <w:rFonts w:hint="eastAsia"/>
        </w:rPr>
        <w:t>网页广泛用于计算机网络。</w:t>
      </w:r>
      <w:r>
        <w:rPr>
          <w:rFonts w:hint="eastAsia"/>
        </w:rPr>
        <w:t xml:space="preserve"> </w:t>
      </w:r>
      <w:r>
        <w:rPr>
          <w:rFonts w:hint="eastAsia"/>
        </w:rPr>
        <w:t>但是，</w:t>
      </w:r>
      <w:r w:rsidR="005440D9">
        <w:rPr>
          <w:rFonts w:hint="eastAsia"/>
        </w:rPr>
        <w:t>网页内容的</w:t>
      </w:r>
      <w:r>
        <w:rPr>
          <w:rFonts w:hint="eastAsia"/>
        </w:rPr>
        <w:t>保护是一个</w:t>
      </w:r>
      <w:r w:rsidR="005440D9">
        <w:rPr>
          <w:rFonts w:hint="eastAsia"/>
        </w:rPr>
        <w:t>棘手的</w:t>
      </w:r>
      <w:r>
        <w:rPr>
          <w:rFonts w:hint="eastAsia"/>
        </w:rPr>
        <w:t>问题，因为浏览器可以获取</w:t>
      </w:r>
      <w:r>
        <w:rPr>
          <w:rFonts w:hint="eastAsia"/>
        </w:rPr>
        <w:t>HTML</w:t>
      </w:r>
      <w:r>
        <w:rPr>
          <w:rFonts w:hint="eastAsia"/>
        </w:rPr>
        <w:t>和</w:t>
      </w:r>
      <w:r>
        <w:rPr>
          <w:rFonts w:hint="eastAsia"/>
        </w:rPr>
        <w:t>Javascript</w:t>
      </w:r>
      <w:r>
        <w:rPr>
          <w:rFonts w:hint="eastAsia"/>
        </w:rPr>
        <w:t>源代码。</w:t>
      </w:r>
      <w:r>
        <w:rPr>
          <w:rFonts w:hint="eastAsia"/>
        </w:rPr>
        <w:t xml:space="preserve"> </w:t>
      </w:r>
      <w:r>
        <w:rPr>
          <w:rFonts w:hint="eastAsia"/>
        </w:rPr>
        <w:t>本文提出了一种基于多态</w:t>
      </w:r>
      <w:r>
        <w:rPr>
          <w:rFonts w:hint="eastAsia"/>
        </w:rPr>
        <w:t>Javascript</w:t>
      </w:r>
      <w:r>
        <w:rPr>
          <w:rFonts w:hint="eastAsia"/>
        </w:rPr>
        <w:t>程序的</w:t>
      </w:r>
      <w:r>
        <w:rPr>
          <w:rFonts w:hint="eastAsia"/>
        </w:rPr>
        <w:t>HTML</w:t>
      </w:r>
      <w:r>
        <w:rPr>
          <w:rFonts w:hint="eastAsia"/>
        </w:rPr>
        <w:t>代码加密算法。</w:t>
      </w:r>
      <w:r>
        <w:rPr>
          <w:rFonts w:hint="eastAsia"/>
        </w:rPr>
        <w:t xml:space="preserve"> Javascript</w:t>
      </w:r>
      <w:r>
        <w:rPr>
          <w:rFonts w:hint="eastAsia"/>
        </w:rPr>
        <w:t>代码可以像多态病毒一样转化和保护自己。</w:t>
      </w:r>
      <w:r>
        <w:rPr>
          <w:rFonts w:hint="eastAsia"/>
        </w:rPr>
        <w:t xml:space="preserve"> </w:t>
      </w:r>
      <w:r>
        <w:rPr>
          <w:rFonts w:hint="eastAsia"/>
        </w:rPr>
        <w:t>此外，此</w:t>
      </w:r>
      <w:r>
        <w:rPr>
          <w:rFonts w:hint="eastAsia"/>
        </w:rPr>
        <w:t>HTML</w:t>
      </w:r>
      <w:r>
        <w:rPr>
          <w:rFonts w:hint="eastAsia"/>
        </w:rPr>
        <w:t>加密使用压缩，置换和校验数字来增强安全性效果。</w:t>
      </w:r>
      <w:r>
        <w:rPr>
          <w:rFonts w:hint="eastAsia"/>
        </w:rPr>
        <w:t xml:space="preserve"> </w:t>
      </w:r>
      <w:r>
        <w:rPr>
          <w:rFonts w:hint="eastAsia"/>
        </w:rPr>
        <w:t>基于该算法，设计了一个名为“</w:t>
      </w:r>
      <w:r>
        <w:rPr>
          <w:rFonts w:hint="eastAsia"/>
        </w:rPr>
        <w:t>Athena WebLock</w:t>
      </w:r>
      <w:r>
        <w:rPr>
          <w:rFonts w:hint="eastAsia"/>
        </w:rPr>
        <w:t>”的网页加密共享软件。</w:t>
      </w:r>
      <w:r>
        <w:rPr>
          <w:rFonts w:hint="eastAsia"/>
        </w:rPr>
        <w:t xml:space="preserve"> </w:t>
      </w:r>
      <w:r>
        <w:rPr>
          <w:rFonts w:hint="eastAsia"/>
        </w:rPr>
        <w:t>实验结果表明，该加密算法在大多数情况下可以保护网页内容，因此在数据权限管理领域具有重要价值</w:t>
      </w:r>
    </w:p>
    <w:p w14:paraId="1217110A" w14:textId="77777777" w:rsidR="00384790" w:rsidRDefault="00384790" w:rsidP="00384790">
      <w:pPr>
        <w:pStyle w:val="a8"/>
        <w:ind w:firstLine="420"/>
      </w:pPr>
      <w:r>
        <w:rPr>
          <w:rFonts w:hint="eastAsia"/>
        </w:rPr>
        <w:t>关键词：网页加密</w:t>
      </w:r>
      <w:r>
        <w:rPr>
          <w:rFonts w:hint="eastAsia"/>
        </w:rPr>
        <w:t xml:space="preserve">; </w:t>
      </w:r>
      <w:r>
        <w:rPr>
          <w:rFonts w:hint="eastAsia"/>
        </w:rPr>
        <w:t>多态</w:t>
      </w:r>
      <w:r>
        <w:rPr>
          <w:rFonts w:hint="eastAsia"/>
        </w:rPr>
        <w:t>Javascript</w:t>
      </w:r>
      <w:r>
        <w:rPr>
          <w:rFonts w:hint="eastAsia"/>
        </w:rPr>
        <w:t>代码</w:t>
      </w:r>
      <w:r>
        <w:rPr>
          <w:rFonts w:hint="eastAsia"/>
        </w:rPr>
        <w:t>; HTML</w:t>
      </w:r>
      <w:r>
        <w:rPr>
          <w:rFonts w:hint="eastAsia"/>
        </w:rPr>
        <w:t>代码保护</w:t>
      </w:r>
      <w:r>
        <w:rPr>
          <w:rFonts w:hint="eastAsia"/>
        </w:rPr>
        <w:t xml:space="preserve">; </w:t>
      </w:r>
      <w:r>
        <w:rPr>
          <w:rFonts w:hint="eastAsia"/>
        </w:rPr>
        <w:t>数据权利管理</w:t>
      </w:r>
    </w:p>
    <w:p w14:paraId="19F55FF6" w14:textId="4C3BD94C" w:rsidR="00384790" w:rsidRDefault="00384790" w:rsidP="00384790">
      <w:pPr>
        <w:pStyle w:val="a8"/>
        <w:ind w:firstLine="420"/>
      </w:pPr>
      <w:r>
        <w:rPr>
          <w:rFonts w:hint="eastAsia"/>
        </w:rPr>
        <w:t>一、</w:t>
      </w:r>
      <w:r w:rsidR="005440D9">
        <w:rPr>
          <w:rFonts w:hint="eastAsia"/>
        </w:rPr>
        <w:t>导论</w:t>
      </w:r>
    </w:p>
    <w:p w14:paraId="756F2419" w14:textId="77777777" w:rsidR="00384790" w:rsidRDefault="00384790" w:rsidP="00384790">
      <w:pPr>
        <w:pStyle w:val="a8"/>
        <w:ind w:firstLine="420"/>
      </w:pPr>
      <w:r>
        <w:rPr>
          <w:rFonts w:hint="eastAsia"/>
        </w:rPr>
        <w:t>HTML</w:t>
      </w:r>
      <w:r>
        <w:rPr>
          <w:rFonts w:hint="eastAsia"/>
        </w:rPr>
        <w:t>网页广泛用于诸如因特网和内联网之类的计算机网络中。很多</w:t>
      </w:r>
      <w:proofErr w:type="gramStart"/>
      <w:r>
        <w:rPr>
          <w:rFonts w:hint="eastAsia"/>
        </w:rPr>
        <w:t>网页很</w:t>
      </w:r>
      <w:proofErr w:type="gramEnd"/>
      <w:r>
        <w:rPr>
          <w:rFonts w:hint="eastAsia"/>
        </w:rPr>
        <w:t>有价值，需要保护。例如，某些网页应该被禁止进行未经授权的访问，复制，伪造等。因此万维网需要</w:t>
      </w:r>
      <w:r>
        <w:rPr>
          <w:rFonts w:hint="eastAsia"/>
        </w:rPr>
        <w:t>DRM</w:t>
      </w:r>
      <w:r>
        <w:rPr>
          <w:rFonts w:hint="eastAsia"/>
        </w:rPr>
        <w:t>（数据权限管理）。</w:t>
      </w:r>
    </w:p>
    <w:p w14:paraId="43C8DB14" w14:textId="77777777" w:rsidR="00384790" w:rsidRDefault="00384790" w:rsidP="00384790">
      <w:pPr>
        <w:pStyle w:val="a8"/>
        <w:ind w:firstLine="420"/>
      </w:pPr>
      <w:r>
        <w:rPr>
          <w:rFonts w:hint="eastAsia"/>
        </w:rPr>
        <w:t>然而，保护网页内容是一个问题，因为</w:t>
      </w:r>
      <w:r>
        <w:rPr>
          <w:rFonts w:hint="eastAsia"/>
        </w:rPr>
        <w:t>HTML</w:t>
      </w:r>
      <w:r>
        <w:rPr>
          <w:rFonts w:hint="eastAsia"/>
        </w:rPr>
        <w:t>源代码必须由浏览器下载，因此浏览器有机会获得所有</w:t>
      </w:r>
      <w:r>
        <w:rPr>
          <w:rFonts w:hint="eastAsia"/>
        </w:rPr>
        <w:t>HTML</w:t>
      </w:r>
      <w:r>
        <w:rPr>
          <w:rFonts w:hint="eastAsia"/>
        </w:rPr>
        <w:t>内容。保护内容的一种方法是使用</w:t>
      </w:r>
      <w:r>
        <w:rPr>
          <w:rFonts w:hint="eastAsia"/>
        </w:rPr>
        <w:t>Javascript</w:t>
      </w:r>
      <w:r>
        <w:rPr>
          <w:rFonts w:hint="eastAsia"/>
        </w:rPr>
        <w:t>程序加密</w:t>
      </w:r>
      <w:r>
        <w:rPr>
          <w:rFonts w:hint="eastAsia"/>
        </w:rPr>
        <w:t>HTML</w:t>
      </w:r>
      <w:r>
        <w:rPr>
          <w:rFonts w:hint="eastAsia"/>
        </w:rPr>
        <w:t>代码，但浏览器也可以下载</w:t>
      </w:r>
      <w:r>
        <w:rPr>
          <w:rFonts w:hint="eastAsia"/>
        </w:rPr>
        <w:t>Javascript</w:t>
      </w:r>
      <w:r>
        <w:rPr>
          <w:rFonts w:hint="eastAsia"/>
        </w:rPr>
        <w:t>源代码。破解者可以修改</w:t>
      </w:r>
      <w:r>
        <w:rPr>
          <w:rFonts w:hint="eastAsia"/>
        </w:rPr>
        <w:t>Javascript</w:t>
      </w:r>
      <w:r>
        <w:rPr>
          <w:rFonts w:hint="eastAsia"/>
        </w:rPr>
        <w:t>解密程序以获取</w:t>
      </w:r>
      <w:r>
        <w:rPr>
          <w:rFonts w:hint="eastAsia"/>
        </w:rPr>
        <w:t>HTML</w:t>
      </w:r>
      <w:r>
        <w:rPr>
          <w:rFonts w:hint="eastAsia"/>
        </w:rPr>
        <w:t>源代码。</w:t>
      </w:r>
    </w:p>
    <w:p w14:paraId="0B895BD2" w14:textId="77777777" w:rsidR="00384790" w:rsidRDefault="00384790" w:rsidP="00384790">
      <w:pPr>
        <w:pStyle w:val="a8"/>
        <w:ind w:firstLine="420"/>
      </w:pPr>
      <w:r>
        <w:rPr>
          <w:rFonts w:hint="eastAsia"/>
        </w:rPr>
        <w:t>本文提出了一种基于多态</w:t>
      </w:r>
      <w:r>
        <w:rPr>
          <w:rFonts w:hint="eastAsia"/>
        </w:rPr>
        <w:t>Javascript</w:t>
      </w:r>
      <w:r>
        <w:rPr>
          <w:rFonts w:hint="eastAsia"/>
        </w:rPr>
        <w:t>程序的</w:t>
      </w:r>
      <w:r>
        <w:rPr>
          <w:rFonts w:hint="eastAsia"/>
        </w:rPr>
        <w:t>HTML</w:t>
      </w:r>
      <w:r>
        <w:rPr>
          <w:rFonts w:hint="eastAsia"/>
        </w:rPr>
        <w:t>代码加密算法。执行这样的程序可以解密</w:t>
      </w:r>
      <w:r>
        <w:rPr>
          <w:rFonts w:hint="eastAsia"/>
        </w:rPr>
        <w:t>HTML</w:t>
      </w:r>
      <w:r>
        <w:rPr>
          <w:rFonts w:hint="eastAsia"/>
        </w:rPr>
        <w:t>代码并显示网页。这些</w:t>
      </w:r>
      <w:r>
        <w:rPr>
          <w:rFonts w:hint="eastAsia"/>
        </w:rPr>
        <w:t>Javascript</w:t>
      </w:r>
      <w:r>
        <w:rPr>
          <w:rFonts w:hint="eastAsia"/>
        </w:rPr>
        <w:t>代码可以像多态病毒一样转化和保护自己。</w:t>
      </w:r>
    </w:p>
    <w:p w14:paraId="2F943AB1" w14:textId="77777777" w:rsidR="00384790" w:rsidRDefault="00384790" w:rsidP="00384790">
      <w:pPr>
        <w:pStyle w:val="a8"/>
        <w:ind w:firstLine="420"/>
      </w:pPr>
      <w:r>
        <w:rPr>
          <w:rFonts w:hint="eastAsia"/>
        </w:rPr>
        <w:t>关键是加密的</w:t>
      </w:r>
      <w:r>
        <w:rPr>
          <w:rFonts w:hint="eastAsia"/>
        </w:rPr>
        <w:t>HTML</w:t>
      </w:r>
      <w:r>
        <w:rPr>
          <w:rFonts w:hint="eastAsia"/>
        </w:rPr>
        <w:t>代码和多态</w:t>
      </w:r>
      <w:r>
        <w:rPr>
          <w:rFonts w:hint="eastAsia"/>
        </w:rPr>
        <w:t>Javascript</w:t>
      </w:r>
      <w:r>
        <w:rPr>
          <w:rFonts w:hint="eastAsia"/>
        </w:rPr>
        <w:t>程序都难以破解。因此，网页内容受到保护。此</w:t>
      </w:r>
      <w:r>
        <w:rPr>
          <w:rFonts w:hint="eastAsia"/>
        </w:rPr>
        <w:t>HTML</w:t>
      </w:r>
      <w:r>
        <w:rPr>
          <w:rFonts w:hint="eastAsia"/>
        </w:rPr>
        <w:t>加密使用压缩，置换和校验位来增强安全性。基于此算法，设计了一个名为“</w:t>
      </w:r>
      <w:r>
        <w:rPr>
          <w:rFonts w:hint="eastAsia"/>
        </w:rPr>
        <w:t>Athena WebLock</w:t>
      </w:r>
      <w:r>
        <w:rPr>
          <w:rFonts w:hint="eastAsia"/>
        </w:rPr>
        <w:t>”的网页加密共享软件。该共享软件的中文版可以在以下网站下载：</w:t>
      </w:r>
      <w:r>
        <w:rPr>
          <w:rFonts w:hint="eastAsia"/>
        </w:rPr>
        <w:t>http</w:t>
      </w:r>
      <w:r>
        <w:rPr>
          <w:rFonts w:hint="eastAsia"/>
        </w:rPr>
        <w:t>：</w:t>
      </w:r>
      <w:r>
        <w:rPr>
          <w:rFonts w:hint="eastAsia"/>
        </w:rPr>
        <w:t>//www.28x28.com/index.php</w:t>
      </w:r>
      <w:r>
        <w:rPr>
          <w:rFonts w:hint="eastAsia"/>
        </w:rPr>
        <w:t>？</w:t>
      </w:r>
      <w:r>
        <w:rPr>
          <w:rFonts w:hint="eastAsia"/>
        </w:rPr>
        <w:t>id = soft_000000002</w:t>
      </w:r>
      <w:r>
        <w:rPr>
          <w:rFonts w:hint="eastAsia"/>
        </w:rPr>
        <w:t>。实验结果表明，该加密算法在大多数情况下可以保护网页。本文的其余部分结构如下：第</w:t>
      </w:r>
      <w:r>
        <w:rPr>
          <w:rFonts w:hint="eastAsia"/>
        </w:rPr>
        <w:t>2</w:t>
      </w:r>
      <w:r>
        <w:rPr>
          <w:rFonts w:hint="eastAsia"/>
        </w:rPr>
        <w:t>节指出了网页内容保护的难度。第</w:t>
      </w:r>
      <w:r>
        <w:rPr>
          <w:rFonts w:hint="eastAsia"/>
        </w:rPr>
        <w:t>3</w:t>
      </w:r>
      <w:r>
        <w:rPr>
          <w:rFonts w:hint="eastAsia"/>
        </w:rPr>
        <w:t>节介绍了基于多态</w:t>
      </w:r>
      <w:r>
        <w:rPr>
          <w:rFonts w:hint="eastAsia"/>
        </w:rPr>
        <w:t>Javascript</w:t>
      </w:r>
      <w:r>
        <w:rPr>
          <w:rFonts w:hint="eastAsia"/>
        </w:rPr>
        <w:t>算法的网页加密设计。第</w:t>
      </w:r>
      <w:r>
        <w:rPr>
          <w:rFonts w:hint="eastAsia"/>
        </w:rPr>
        <w:t>4</w:t>
      </w:r>
      <w:r>
        <w:rPr>
          <w:rFonts w:hint="eastAsia"/>
        </w:rPr>
        <w:t>节描述了加密的增强功能，如压缩，置换和校验位。共享软件示例和实验结果在第</w:t>
      </w:r>
      <w:r>
        <w:rPr>
          <w:rFonts w:hint="eastAsia"/>
        </w:rPr>
        <w:t>5</w:t>
      </w:r>
      <w:r>
        <w:rPr>
          <w:rFonts w:hint="eastAsia"/>
        </w:rPr>
        <w:t>节中给出。结论和参考文献在第</w:t>
      </w:r>
      <w:r>
        <w:rPr>
          <w:rFonts w:hint="eastAsia"/>
        </w:rPr>
        <w:t>6</w:t>
      </w:r>
      <w:r>
        <w:rPr>
          <w:rFonts w:hint="eastAsia"/>
        </w:rPr>
        <w:t>节和第</w:t>
      </w:r>
      <w:r>
        <w:rPr>
          <w:rFonts w:hint="eastAsia"/>
        </w:rPr>
        <w:t>7</w:t>
      </w:r>
      <w:r>
        <w:rPr>
          <w:rFonts w:hint="eastAsia"/>
        </w:rPr>
        <w:t>节中给出。</w:t>
      </w:r>
    </w:p>
    <w:p w14:paraId="649C6301" w14:textId="77777777" w:rsidR="00384790" w:rsidRDefault="00384790" w:rsidP="00384790">
      <w:pPr>
        <w:pStyle w:val="a8"/>
        <w:ind w:firstLine="420"/>
      </w:pPr>
      <w:r>
        <w:rPr>
          <w:rFonts w:hint="eastAsia"/>
        </w:rPr>
        <w:t>二、网页内容保护的难点</w:t>
      </w:r>
    </w:p>
    <w:p w14:paraId="5E8EFADF" w14:textId="77777777" w:rsidR="00384790" w:rsidRDefault="00384790" w:rsidP="00384790">
      <w:pPr>
        <w:pStyle w:val="a8"/>
        <w:ind w:firstLine="420"/>
      </w:pPr>
      <w:r>
        <w:rPr>
          <w:rFonts w:hint="eastAsia"/>
        </w:rPr>
        <w:t>由于</w:t>
      </w:r>
      <w:r>
        <w:rPr>
          <w:rFonts w:hint="eastAsia"/>
        </w:rPr>
        <w:t>HTML</w:t>
      </w:r>
      <w:r>
        <w:rPr>
          <w:rFonts w:hint="eastAsia"/>
        </w:rPr>
        <w:t>网页被广泛使用，因此万维网中有许多有价值的数据。</w:t>
      </w:r>
      <w:r>
        <w:rPr>
          <w:rFonts w:hint="eastAsia"/>
        </w:rPr>
        <w:t xml:space="preserve"> </w:t>
      </w:r>
      <w:r>
        <w:rPr>
          <w:rFonts w:hint="eastAsia"/>
        </w:rPr>
        <w:t>他们需要保护来防御未经授权的访问，复制，伪造等攻击。</w:t>
      </w:r>
    </w:p>
    <w:p w14:paraId="2E3B313A" w14:textId="77777777" w:rsidR="00384790" w:rsidRDefault="00384790" w:rsidP="00384790">
      <w:pPr>
        <w:pStyle w:val="a8"/>
        <w:ind w:firstLine="420"/>
      </w:pPr>
      <w:r>
        <w:rPr>
          <w:rFonts w:hint="eastAsia"/>
        </w:rPr>
        <w:t>使用</w:t>
      </w:r>
      <w:r>
        <w:rPr>
          <w:rFonts w:hint="eastAsia"/>
        </w:rPr>
        <w:t>Javascript</w:t>
      </w:r>
      <w:r>
        <w:rPr>
          <w:rFonts w:hint="eastAsia"/>
        </w:rPr>
        <w:t>解密</w:t>
      </w:r>
      <w:r>
        <w:rPr>
          <w:rFonts w:hint="eastAsia"/>
        </w:rPr>
        <w:t>HTML</w:t>
      </w:r>
      <w:r>
        <w:rPr>
          <w:rFonts w:hint="eastAsia"/>
        </w:rPr>
        <w:t>代码是一个有希望的</w:t>
      </w:r>
      <w:r>
        <w:rPr>
          <w:rFonts w:hint="eastAsia"/>
        </w:rPr>
        <w:t>DRM</w:t>
      </w:r>
      <w:r>
        <w:rPr>
          <w:rFonts w:hint="eastAsia"/>
        </w:rPr>
        <w:t>解决方案。</w:t>
      </w:r>
      <w:r>
        <w:rPr>
          <w:rFonts w:hint="eastAsia"/>
        </w:rPr>
        <w:t xml:space="preserve"> </w:t>
      </w:r>
      <w:r>
        <w:rPr>
          <w:rFonts w:hint="eastAsia"/>
        </w:rPr>
        <w:t>它的优点是浏览器可以直接打开加密的网页而无需任何其他客户端软件，因此这种保护很容易在万维网上使用。</w:t>
      </w:r>
    </w:p>
    <w:p w14:paraId="2FDC4D59" w14:textId="77777777" w:rsidR="00384790" w:rsidRDefault="00384790" w:rsidP="00384790">
      <w:pPr>
        <w:pStyle w:val="a8"/>
        <w:ind w:firstLine="420"/>
      </w:pPr>
      <w:r>
        <w:rPr>
          <w:rFonts w:hint="eastAsia"/>
        </w:rPr>
        <w:t>但是这种保护的困难也存在。</w:t>
      </w:r>
      <w:r>
        <w:rPr>
          <w:rFonts w:hint="eastAsia"/>
        </w:rPr>
        <w:t xml:space="preserve"> </w:t>
      </w:r>
      <w:r>
        <w:rPr>
          <w:rFonts w:hint="eastAsia"/>
        </w:rPr>
        <w:t>为了显示网页，浏览器必须下载所有</w:t>
      </w:r>
      <w:r>
        <w:rPr>
          <w:rFonts w:hint="eastAsia"/>
        </w:rPr>
        <w:t>HTML</w:t>
      </w:r>
      <w:r>
        <w:rPr>
          <w:rFonts w:hint="eastAsia"/>
        </w:rPr>
        <w:t>代码，因此浏览器有机会获取</w:t>
      </w:r>
      <w:r>
        <w:rPr>
          <w:rFonts w:hint="eastAsia"/>
        </w:rPr>
        <w:t>HTML</w:t>
      </w:r>
      <w:r>
        <w:rPr>
          <w:rFonts w:hint="eastAsia"/>
        </w:rPr>
        <w:t>内容。</w:t>
      </w:r>
    </w:p>
    <w:p w14:paraId="3190098D" w14:textId="77777777" w:rsidR="00384790" w:rsidRDefault="00384790" w:rsidP="00384790">
      <w:pPr>
        <w:pStyle w:val="a8"/>
        <w:ind w:firstLine="420"/>
      </w:pPr>
      <w:r>
        <w:rPr>
          <w:rFonts w:hint="eastAsia"/>
        </w:rPr>
        <w:t>HTML</w:t>
      </w:r>
      <w:r>
        <w:rPr>
          <w:rFonts w:hint="eastAsia"/>
        </w:rPr>
        <w:t>代码可以通过</w:t>
      </w:r>
      <w:r>
        <w:rPr>
          <w:rFonts w:hint="eastAsia"/>
        </w:rPr>
        <w:t>C / C ++</w:t>
      </w:r>
      <w:r>
        <w:rPr>
          <w:rFonts w:hint="eastAsia"/>
        </w:rPr>
        <w:t>或其他程序加密，这样代码就无法识别。浏览器可以执行</w:t>
      </w:r>
      <w:r>
        <w:rPr>
          <w:rFonts w:hint="eastAsia"/>
        </w:rPr>
        <w:t>Javascript</w:t>
      </w:r>
      <w:r>
        <w:rPr>
          <w:rFonts w:hint="eastAsia"/>
        </w:rPr>
        <w:t>来进行解密。但是</w:t>
      </w:r>
      <w:r>
        <w:rPr>
          <w:rFonts w:hint="eastAsia"/>
        </w:rPr>
        <w:t>Javascript</w:t>
      </w:r>
      <w:r>
        <w:rPr>
          <w:rFonts w:hint="eastAsia"/>
        </w:rPr>
        <w:t>代码必须由浏览器下载和执行，因此</w:t>
      </w:r>
      <w:r>
        <w:rPr>
          <w:rFonts w:hint="eastAsia"/>
        </w:rPr>
        <w:t>Javascript</w:t>
      </w:r>
      <w:r>
        <w:rPr>
          <w:rFonts w:hint="eastAsia"/>
        </w:rPr>
        <w:t>也可以被破解。</w:t>
      </w:r>
    </w:p>
    <w:p w14:paraId="7DCB453A" w14:textId="77777777" w:rsidR="00384790" w:rsidRDefault="00384790" w:rsidP="00384790">
      <w:pPr>
        <w:pStyle w:val="a8"/>
        <w:ind w:firstLine="420"/>
      </w:pPr>
      <w:r>
        <w:rPr>
          <w:rFonts w:hint="eastAsia"/>
        </w:rPr>
        <w:t>如果破解者可以理解</w:t>
      </w:r>
      <w:r>
        <w:rPr>
          <w:rFonts w:hint="eastAsia"/>
        </w:rPr>
        <w:t>Javascript</w:t>
      </w:r>
      <w:r>
        <w:rPr>
          <w:rFonts w:hint="eastAsia"/>
        </w:rPr>
        <w:t>代码，他们可以轻松修改它们以获取</w:t>
      </w:r>
      <w:r>
        <w:rPr>
          <w:rFonts w:hint="eastAsia"/>
        </w:rPr>
        <w:t>HTML</w:t>
      </w:r>
      <w:r>
        <w:rPr>
          <w:rFonts w:hint="eastAsia"/>
        </w:rPr>
        <w:t>源代码。</w:t>
      </w:r>
    </w:p>
    <w:p w14:paraId="7A2BCE8F" w14:textId="77777777" w:rsidR="00384790" w:rsidRDefault="00384790" w:rsidP="00384790">
      <w:pPr>
        <w:pStyle w:val="a8"/>
        <w:ind w:firstLine="420"/>
      </w:pPr>
      <w:r>
        <w:rPr>
          <w:rFonts w:hint="eastAsia"/>
        </w:rPr>
        <w:t>即使没有获得</w:t>
      </w:r>
      <w:r>
        <w:rPr>
          <w:rFonts w:hint="eastAsia"/>
        </w:rPr>
        <w:t>HTML</w:t>
      </w:r>
      <w:r>
        <w:rPr>
          <w:rFonts w:hint="eastAsia"/>
        </w:rPr>
        <w:t>源代码，破解者也可以直接修改加密的</w:t>
      </w:r>
      <w:r>
        <w:rPr>
          <w:rFonts w:hint="eastAsia"/>
        </w:rPr>
        <w:t>HTML</w:t>
      </w:r>
      <w:r>
        <w:rPr>
          <w:rFonts w:hint="eastAsia"/>
        </w:rPr>
        <w:t>代码。然后解密的</w:t>
      </w:r>
      <w:r>
        <w:rPr>
          <w:rFonts w:hint="eastAsia"/>
        </w:rPr>
        <w:t>HTML</w:t>
      </w:r>
      <w:r>
        <w:rPr>
          <w:rFonts w:hint="eastAsia"/>
        </w:rPr>
        <w:t>代码与原始源代码不同。</w:t>
      </w:r>
    </w:p>
    <w:p w14:paraId="7DA033F7" w14:textId="77777777" w:rsidR="00384790" w:rsidRDefault="00384790" w:rsidP="00384790">
      <w:pPr>
        <w:pStyle w:val="a8"/>
        <w:ind w:firstLine="420"/>
      </w:pPr>
      <w:r>
        <w:rPr>
          <w:rFonts w:hint="eastAsia"/>
        </w:rPr>
        <w:t>此外，破解者可以将加密的网页复制到他们自己的网站，甚至可以克隆整个加密的网站而不做任何更改。如何通过</w:t>
      </w:r>
      <w:r>
        <w:rPr>
          <w:rFonts w:hint="eastAsia"/>
        </w:rPr>
        <w:t>Javascript</w:t>
      </w:r>
      <w:r>
        <w:rPr>
          <w:rFonts w:hint="eastAsia"/>
        </w:rPr>
        <w:t>程序防御此类攻击也是一个问题。</w:t>
      </w:r>
    </w:p>
    <w:p w14:paraId="05F679DA" w14:textId="77777777" w:rsidR="00384790" w:rsidRDefault="00384790" w:rsidP="00384790">
      <w:pPr>
        <w:pStyle w:val="a8"/>
        <w:ind w:firstLine="420"/>
      </w:pPr>
    </w:p>
    <w:p w14:paraId="5BAD620E" w14:textId="2C14383F" w:rsidR="00384790" w:rsidRDefault="002C5EC0" w:rsidP="00384790">
      <w:pPr>
        <w:pStyle w:val="a8"/>
        <w:ind w:firstLine="420"/>
      </w:pPr>
      <w:r>
        <w:rPr>
          <w:rFonts w:hint="eastAsia"/>
        </w:rPr>
        <w:t>三</w:t>
      </w:r>
      <w:r>
        <w:t>、</w:t>
      </w:r>
      <w:r w:rsidR="00384790">
        <w:rPr>
          <w:rFonts w:hint="eastAsia"/>
        </w:rPr>
        <w:t>网页加密算法的设计为了保护网页，我们设计了网页</w:t>
      </w:r>
    </w:p>
    <w:p w14:paraId="2597A654" w14:textId="77777777" w:rsidR="00384790" w:rsidRDefault="00384790" w:rsidP="00384790">
      <w:pPr>
        <w:pStyle w:val="a8"/>
        <w:ind w:firstLine="420"/>
      </w:pPr>
      <w:r>
        <w:rPr>
          <w:rFonts w:hint="eastAsia"/>
        </w:rPr>
        <w:t>基于多态</w:t>
      </w:r>
      <w:r>
        <w:rPr>
          <w:rFonts w:hint="eastAsia"/>
        </w:rPr>
        <w:t>Javascript</w:t>
      </w:r>
      <w:r>
        <w:rPr>
          <w:rFonts w:hint="eastAsia"/>
        </w:rPr>
        <w:t>算法的网页加密。</w:t>
      </w:r>
    </w:p>
    <w:p w14:paraId="45D4A5EE" w14:textId="77777777" w:rsidR="00384790" w:rsidRDefault="00384790" w:rsidP="00384790">
      <w:pPr>
        <w:pStyle w:val="a8"/>
        <w:ind w:firstLine="420"/>
      </w:pPr>
      <w:r>
        <w:rPr>
          <w:rFonts w:hint="eastAsia"/>
        </w:rPr>
        <w:t>根据我们的设计，显示加密网页的方式是：</w:t>
      </w:r>
    </w:p>
    <w:p w14:paraId="09EE64E5" w14:textId="77777777" w:rsidR="00384790" w:rsidRDefault="00384790" w:rsidP="00384790">
      <w:pPr>
        <w:pStyle w:val="a8"/>
        <w:ind w:firstLine="420"/>
      </w:pPr>
      <w:r>
        <w:rPr>
          <w:rFonts w:hint="eastAsia"/>
        </w:rPr>
        <w:t>让浏览器下载加密的</w:t>
      </w:r>
      <w:r>
        <w:rPr>
          <w:rFonts w:hint="eastAsia"/>
        </w:rPr>
        <w:t>HTML</w:t>
      </w:r>
      <w:r>
        <w:rPr>
          <w:rFonts w:hint="eastAsia"/>
        </w:rPr>
        <w:t>和</w:t>
      </w:r>
      <w:r>
        <w:rPr>
          <w:rFonts w:hint="eastAsia"/>
        </w:rPr>
        <w:t>Javascript</w:t>
      </w:r>
      <w:r>
        <w:rPr>
          <w:rFonts w:hint="eastAsia"/>
        </w:rPr>
        <w:t>代码。执行</w:t>
      </w:r>
      <w:r>
        <w:rPr>
          <w:rFonts w:hint="eastAsia"/>
        </w:rPr>
        <w:t>Javascript</w:t>
      </w:r>
      <w:r>
        <w:rPr>
          <w:rFonts w:hint="eastAsia"/>
        </w:rPr>
        <w:t>程序以解密</w:t>
      </w:r>
      <w:r>
        <w:rPr>
          <w:rFonts w:hint="eastAsia"/>
        </w:rPr>
        <w:t>HTML</w:t>
      </w:r>
      <w:r>
        <w:rPr>
          <w:rFonts w:hint="eastAsia"/>
        </w:rPr>
        <w:t>代码。然后浏览器显示网页。</w:t>
      </w:r>
    </w:p>
    <w:p w14:paraId="19A158F8" w14:textId="77777777" w:rsidR="00384790" w:rsidRDefault="00384790" w:rsidP="00384790">
      <w:pPr>
        <w:pStyle w:val="a8"/>
        <w:ind w:firstLine="420"/>
      </w:pPr>
      <w:r>
        <w:rPr>
          <w:rFonts w:hint="eastAsia"/>
        </w:rPr>
        <w:t>我们发现其他人也研究这种方式来保护网页</w:t>
      </w:r>
      <w:r>
        <w:rPr>
          <w:rFonts w:hint="eastAsia"/>
        </w:rPr>
        <w:t>[1]</w:t>
      </w:r>
      <w:r>
        <w:rPr>
          <w:rFonts w:hint="eastAsia"/>
        </w:rPr>
        <w:t>。不同之处在于我们使用随机密钥，多态</w:t>
      </w:r>
      <w:r>
        <w:rPr>
          <w:rFonts w:hint="eastAsia"/>
        </w:rPr>
        <w:t>Javascript</w:t>
      </w:r>
      <w:r>
        <w:rPr>
          <w:rFonts w:hint="eastAsia"/>
        </w:rPr>
        <w:t>代码和加密增强来提高安全性。</w:t>
      </w:r>
    </w:p>
    <w:p w14:paraId="5DDEE946" w14:textId="77777777" w:rsidR="00384790" w:rsidRDefault="00384790" w:rsidP="00384790">
      <w:pPr>
        <w:pStyle w:val="a8"/>
        <w:ind w:firstLine="420"/>
      </w:pPr>
      <w:r>
        <w:rPr>
          <w:rFonts w:hint="eastAsia"/>
        </w:rPr>
        <w:t>对于每个加密，我们使用随机密钥。加密的</w:t>
      </w:r>
      <w:r>
        <w:rPr>
          <w:rFonts w:hint="eastAsia"/>
        </w:rPr>
        <w:t>HTML</w:t>
      </w:r>
      <w:r>
        <w:rPr>
          <w:rFonts w:hint="eastAsia"/>
        </w:rPr>
        <w:t>代码具有</w:t>
      </w:r>
      <w:r>
        <w:rPr>
          <w:rFonts w:hint="eastAsia"/>
        </w:rPr>
        <w:t>Base64</w:t>
      </w:r>
      <w:r>
        <w:rPr>
          <w:rFonts w:hint="eastAsia"/>
        </w:rPr>
        <w:t>编码的格式，例如“</w:t>
      </w:r>
      <w:r>
        <w:rPr>
          <w:rFonts w:hint="eastAsia"/>
        </w:rPr>
        <w:t>flJ02RpQ9t72iATxnPMkhTBQinv4</w:t>
      </w:r>
      <w:r>
        <w:rPr>
          <w:rFonts w:hint="eastAsia"/>
        </w:rPr>
        <w:t>”。因此，破解者很难解密</w:t>
      </w:r>
      <w:r>
        <w:rPr>
          <w:rFonts w:hint="eastAsia"/>
        </w:rPr>
        <w:t>Base64</w:t>
      </w:r>
      <w:r>
        <w:rPr>
          <w:rFonts w:hint="eastAsia"/>
        </w:rPr>
        <w:t>代码。</w:t>
      </w:r>
    </w:p>
    <w:p w14:paraId="4BA811B3" w14:textId="77777777" w:rsidR="00384790" w:rsidRDefault="00384790" w:rsidP="00384790">
      <w:pPr>
        <w:pStyle w:val="a8"/>
        <w:ind w:firstLine="420"/>
      </w:pPr>
      <w:r>
        <w:rPr>
          <w:rFonts w:hint="eastAsia"/>
        </w:rPr>
        <w:t>我们设计了</w:t>
      </w:r>
      <w:r>
        <w:rPr>
          <w:rFonts w:hint="eastAsia"/>
        </w:rPr>
        <w:t>Javascript</w:t>
      </w:r>
      <w:r>
        <w:rPr>
          <w:rFonts w:hint="eastAsia"/>
        </w:rPr>
        <w:t>解密程序。而且</w:t>
      </w:r>
      <w:r>
        <w:rPr>
          <w:rFonts w:hint="eastAsia"/>
        </w:rPr>
        <w:t>Javascript</w:t>
      </w:r>
      <w:r>
        <w:rPr>
          <w:rFonts w:hint="eastAsia"/>
        </w:rPr>
        <w:t>源代码也需要保护。我们写了另一篇论文，介绍了</w:t>
      </w:r>
      <w:r>
        <w:rPr>
          <w:rFonts w:hint="eastAsia"/>
        </w:rPr>
        <w:t>Javascript</w:t>
      </w:r>
      <w:r>
        <w:rPr>
          <w:rFonts w:hint="eastAsia"/>
        </w:rPr>
        <w:t>代码保护的多态算法</w:t>
      </w:r>
      <w:r>
        <w:rPr>
          <w:rFonts w:hint="eastAsia"/>
        </w:rPr>
        <w:t>[2]</w:t>
      </w:r>
      <w:r>
        <w:rPr>
          <w:rFonts w:hint="eastAsia"/>
        </w:rPr>
        <w:t>。这个名为“</w:t>
      </w:r>
      <w:r>
        <w:rPr>
          <w:rFonts w:hint="eastAsia"/>
        </w:rPr>
        <w:t>parhelion</w:t>
      </w:r>
      <w:r>
        <w:rPr>
          <w:rFonts w:hint="eastAsia"/>
        </w:rPr>
        <w:t>”的算法来自程序代码混淆器</w:t>
      </w:r>
      <w:r w:rsidRPr="003F7E83">
        <w:rPr>
          <w:rFonts w:hint="eastAsia"/>
          <w:vertAlign w:val="superscript"/>
        </w:rPr>
        <w:t>[3] [4]</w:t>
      </w:r>
      <w:r>
        <w:rPr>
          <w:rFonts w:hint="eastAsia"/>
        </w:rPr>
        <w:t>的多态病毒</w:t>
      </w:r>
      <w:r w:rsidRPr="003F7E83">
        <w:rPr>
          <w:rFonts w:hint="eastAsia"/>
          <w:vertAlign w:val="superscript"/>
        </w:rPr>
        <w:t>[5]</w:t>
      </w:r>
      <w:r>
        <w:rPr>
          <w:rFonts w:hint="eastAsia"/>
        </w:rPr>
        <w:t>。</w:t>
      </w:r>
    </w:p>
    <w:p w14:paraId="09BBCFC1" w14:textId="77777777" w:rsidR="00384790" w:rsidRDefault="00384790" w:rsidP="00384790">
      <w:pPr>
        <w:pStyle w:val="a8"/>
        <w:ind w:firstLine="420"/>
      </w:pPr>
      <w:r>
        <w:rPr>
          <w:rFonts w:hint="eastAsia"/>
        </w:rPr>
        <w:t>用于生成多态</w:t>
      </w:r>
      <w:r>
        <w:rPr>
          <w:rFonts w:hint="eastAsia"/>
        </w:rPr>
        <w:t>Javascripts</w:t>
      </w:r>
      <w:r>
        <w:rPr>
          <w:rFonts w:hint="eastAsia"/>
        </w:rPr>
        <w:t>的“</w:t>
      </w:r>
      <w:r>
        <w:rPr>
          <w:rFonts w:hint="eastAsia"/>
        </w:rPr>
        <w:t>Parhelion</w:t>
      </w:r>
      <w:r>
        <w:rPr>
          <w:rFonts w:hint="eastAsia"/>
        </w:rPr>
        <w:t>”算法具有以下步骤。更多细节见</w:t>
      </w:r>
      <w:r>
        <w:rPr>
          <w:rFonts w:hint="eastAsia"/>
        </w:rPr>
        <w:t>[2]</w:t>
      </w:r>
      <w:r>
        <w:rPr>
          <w:rFonts w:hint="eastAsia"/>
        </w:rPr>
        <w:t>。</w:t>
      </w:r>
    </w:p>
    <w:p w14:paraId="051DDCC8" w14:textId="77777777" w:rsidR="00384790" w:rsidRDefault="00384790" w:rsidP="00384790">
      <w:pPr>
        <w:pStyle w:val="a8"/>
        <w:ind w:firstLine="420"/>
      </w:pPr>
      <w:r>
        <w:rPr>
          <w:rFonts w:hint="eastAsia"/>
        </w:rPr>
        <w:t>（</w:t>
      </w:r>
      <w:r>
        <w:rPr>
          <w:rFonts w:hint="eastAsia"/>
        </w:rPr>
        <w:t>1</w:t>
      </w:r>
      <w:r>
        <w:rPr>
          <w:rFonts w:hint="eastAsia"/>
        </w:rPr>
        <w:t>）标准化</w:t>
      </w:r>
      <w:r>
        <w:rPr>
          <w:rFonts w:hint="eastAsia"/>
        </w:rPr>
        <w:t>Javascript</w:t>
      </w:r>
      <w:r>
        <w:rPr>
          <w:rFonts w:hint="eastAsia"/>
        </w:rPr>
        <w:t>源代码。</w:t>
      </w:r>
    </w:p>
    <w:p w14:paraId="65ABAAF0" w14:textId="77777777" w:rsidR="00384790" w:rsidRDefault="00384790" w:rsidP="003F7E83">
      <w:pPr>
        <w:pStyle w:val="a8"/>
        <w:ind w:firstLine="420"/>
        <w:jc w:val="center"/>
      </w:pPr>
      <w:r>
        <w:rPr>
          <w:rFonts w:hint="eastAsia"/>
        </w:rPr>
        <w:t>S1 = f1</w:t>
      </w:r>
      <w:r>
        <w:rPr>
          <w:rFonts w:hint="eastAsia"/>
        </w:rPr>
        <w:t>（</w:t>
      </w:r>
      <w:r>
        <w:rPr>
          <w:rFonts w:hint="eastAsia"/>
        </w:rPr>
        <w:t>S0</w:t>
      </w:r>
      <w:r>
        <w:rPr>
          <w:rFonts w:hint="eastAsia"/>
        </w:rPr>
        <w:t>）</w:t>
      </w:r>
    </w:p>
    <w:p w14:paraId="05C9A191" w14:textId="77777777" w:rsidR="00384790" w:rsidRDefault="00384790" w:rsidP="00384790">
      <w:pPr>
        <w:pStyle w:val="a8"/>
        <w:ind w:firstLine="420"/>
      </w:pPr>
      <w:r>
        <w:rPr>
          <w:rFonts w:hint="eastAsia"/>
        </w:rPr>
        <w:t>（</w:t>
      </w:r>
      <w:r>
        <w:rPr>
          <w:rFonts w:hint="eastAsia"/>
        </w:rPr>
        <w:t>2</w:t>
      </w:r>
      <w:r>
        <w:rPr>
          <w:rFonts w:hint="eastAsia"/>
        </w:rPr>
        <w:t>）在</w:t>
      </w:r>
      <w:r>
        <w:rPr>
          <w:rFonts w:hint="eastAsia"/>
        </w:rPr>
        <w:t>Javascript</w:t>
      </w:r>
      <w:r>
        <w:rPr>
          <w:rFonts w:hint="eastAsia"/>
        </w:rPr>
        <w:t>源代码中添加一些假函数和变量。</w:t>
      </w:r>
    </w:p>
    <w:p w14:paraId="2347EC21" w14:textId="77777777" w:rsidR="00384790" w:rsidRDefault="00384790" w:rsidP="003F7E83">
      <w:pPr>
        <w:pStyle w:val="a8"/>
        <w:ind w:firstLine="420"/>
        <w:jc w:val="center"/>
      </w:pPr>
      <w:r>
        <w:t>S2 = S1 + C2</w:t>
      </w:r>
    </w:p>
    <w:p w14:paraId="193A6729" w14:textId="77777777" w:rsidR="00384790" w:rsidRDefault="00384790" w:rsidP="00384790">
      <w:pPr>
        <w:pStyle w:val="a8"/>
        <w:ind w:firstLine="420"/>
      </w:pPr>
      <w:r>
        <w:rPr>
          <w:rFonts w:hint="eastAsia"/>
        </w:rPr>
        <w:t>（</w:t>
      </w:r>
      <w:r>
        <w:rPr>
          <w:rFonts w:hint="eastAsia"/>
        </w:rPr>
        <w:t>3</w:t>
      </w:r>
      <w:r>
        <w:rPr>
          <w:rFonts w:hint="eastAsia"/>
        </w:rPr>
        <w:t>）随机改变所有函数的顺序和全局变量的定义。</w:t>
      </w:r>
    </w:p>
    <w:p w14:paraId="70945A12" w14:textId="77777777" w:rsidR="00384790" w:rsidRDefault="00384790" w:rsidP="00384790">
      <w:pPr>
        <w:pStyle w:val="a8"/>
        <w:ind w:firstLine="420"/>
      </w:pPr>
      <w:r>
        <w:t xml:space="preserve"> </w:t>
      </w:r>
    </w:p>
    <w:p w14:paraId="06505E00" w14:textId="77777777" w:rsidR="00384790" w:rsidRDefault="00384790" w:rsidP="00384790">
      <w:pPr>
        <w:pStyle w:val="a8"/>
        <w:ind w:firstLine="420"/>
      </w:pPr>
    </w:p>
    <w:p w14:paraId="5432EA69" w14:textId="77777777" w:rsidR="00384790" w:rsidRDefault="00384790" w:rsidP="003F7E83">
      <w:pPr>
        <w:pStyle w:val="a8"/>
        <w:ind w:firstLine="420"/>
        <w:jc w:val="center"/>
      </w:pPr>
      <w:r>
        <w:rPr>
          <w:rFonts w:hint="eastAsia"/>
        </w:rPr>
        <w:t>S3 = f3</w:t>
      </w:r>
      <w:r>
        <w:rPr>
          <w:rFonts w:hint="eastAsia"/>
        </w:rPr>
        <w:t>（</w:t>
      </w:r>
      <w:r>
        <w:rPr>
          <w:rFonts w:hint="eastAsia"/>
        </w:rPr>
        <w:t>S2</w:t>
      </w:r>
      <w:r>
        <w:rPr>
          <w:rFonts w:hint="eastAsia"/>
        </w:rPr>
        <w:t>，</w:t>
      </w:r>
      <w:r>
        <w:rPr>
          <w:rFonts w:hint="eastAsia"/>
        </w:rPr>
        <w:t>V3</w:t>
      </w:r>
      <w:r>
        <w:rPr>
          <w:rFonts w:hint="eastAsia"/>
        </w:rPr>
        <w:t>）</w:t>
      </w:r>
    </w:p>
    <w:p w14:paraId="405791C4" w14:textId="77777777" w:rsidR="00384790" w:rsidRDefault="00384790" w:rsidP="00384790">
      <w:pPr>
        <w:pStyle w:val="a8"/>
        <w:ind w:firstLine="420"/>
      </w:pPr>
      <w:r>
        <w:rPr>
          <w:rFonts w:hint="eastAsia"/>
        </w:rPr>
        <w:t>（</w:t>
      </w:r>
      <w:r>
        <w:rPr>
          <w:rFonts w:hint="eastAsia"/>
        </w:rPr>
        <w:t>4</w:t>
      </w:r>
      <w:r>
        <w:rPr>
          <w:rFonts w:hint="eastAsia"/>
        </w:rPr>
        <w:t>）生成标准名称。</w:t>
      </w:r>
    </w:p>
    <w:p w14:paraId="7A7FDAF3" w14:textId="77777777" w:rsidR="00384790" w:rsidRDefault="00384790" w:rsidP="00384790">
      <w:pPr>
        <w:pStyle w:val="a8"/>
        <w:ind w:firstLine="420"/>
      </w:pPr>
    </w:p>
    <w:p w14:paraId="15FF98D0" w14:textId="77777777" w:rsidR="00384790" w:rsidRDefault="00384790" w:rsidP="003F7E83">
      <w:pPr>
        <w:pStyle w:val="a8"/>
        <w:ind w:firstLine="420"/>
        <w:jc w:val="center"/>
      </w:pPr>
      <w:r>
        <w:t>C4 = A0 + Ai</w:t>
      </w:r>
    </w:p>
    <w:p w14:paraId="099612D9" w14:textId="77777777" w:rsidR="00384790" w:rsidRDefault="00384790" w:rsidP="00384790">
      <w:pPr>
        <w:pStyle w:val="a8"/>
        <w:ind w:firstLine="420"/>
      </w:pPr>
      <w:r>
        <w:rPr>
          <w:rFonts w:hint="eastAsia"/>
        </w:rPr>
        <w:t>（</w:t>
      </w:r>
      <w:r>
        <w:rPr>
          <w:rFonts w:hint="eastAsia"/>
        </w:rPr>
        <w:t>A0 {O</w:t>
      </w:r>
      <w:r>
        <w:rPr>
          <w:rFonts w:hint="eastAsia"/>
        </w:rPr>
        <w:t>，</w:t>
      </w:r>
      <w:r>
        <w:rPr>
          <w:rFonts w:hint="eastAsia"/>
        </w:rPr>
        <w:t>l}</w:t>
      </w:r>
      <w:r>
        <w:rPr>
          <w:rFonts w:hint="eastAsia"/>
        </w:rPr>
        <w:t>，</w:t>
      </w:r>
      <w:r>
        <w:rPr>
          <w:rFonts w:hint="eastAsia"/>
        </w:rPr>
        <w:t>Ai {O</w:t>
      </w:r>
      <w:r>
        <w:rPr>
          <w:rFonts w:hint="eastAsia"/>
        </w:rPr>
        <w:t>，</w:t>
      </w:r>
      <w:r>
        <w:rPr>
          <w:rFonts w:hint="eastAsia"/>
        </w:rPr>
        <w:t>l</w:t>
      </w:r>
      <w:r>
        <w:rPr>
          <w:rFonts w:hint="eastAsia"/>
        </w:rPr>
        <w:t>，</w:t>
      </w:r>
      <w:r>
        <w:rPr>
          <w:rFonts w:hint="eastAsia"/>
        </w:rPr>
        <w:t>0,1}</w:t>
      </w:r>
      <w:r>
        <w:rPr>
          <w:rFonts w:hint="eastAsia"/>
        </w:rPr>
        <w:t>，</w:t>
      </w:r>
      <w:r>
        <w:rPr>
          <w:rFonts w:hint="eastAsia"/>
        </w:rPr>
        <w:t>i = 1,2</w:t>
      </w:r>
      <w:r>
        <w:rPr>
          <w:rFonts w:hint="eastAsia"/>
        </w:rPr>
        <w:t>，</w:t>
      </w:r>
      <w:r>
        <w:rPr>
          <w:rFonts w:hint="eastAsia"/>
        </w:rPr>
        <w:t>...</w:t>
      </w:r>
      <w:r>
        <w:rPr>
          <w:rFonts w:hint="eastAsia"/>
        </w:rPr>
        <w:t>，</w:t>
      </w:r>
      <w:r>
        <w:rPr>
          <w:rFonts w:hint="eastAsia"/>
        </w:rPr>
        <w:t>n-1</w:t>
      </w:r>
      <w:r>
        <w:rPr>
          <w:rFonts w:hint="eastAsia"/>
        </w:rPr>
        <w:t>）</w:t>
      </w:r>
    </w:p>
    <w:p w14:paraId="5D5DB38C" w14:textId="77777777" w:rsidR="00384790" w:rsidRDefault="00384790" w:rsidP="00384790">
      <w:pPr>
        <w:pStyle w:val="a8"/>
        <w:ind w:firstLine="420"/>
      </w:pPr>
      <w:r>
        <w:rPr>
          <w:rFonts w:hint="eastAsia"/>
        </w:rPr>
        <w:t>（</w:t>
      </w:r>
      <w:r>
        <w:rPr>
          <w:rFonts w:hint="eastAsia"/>
        </w:rPr>
        <w:t>5</w:t>
      </w:r>
      <w:r>
        <w:rPr>
          <w:rFonts w:hint="eastAsia"/>
        </w:rPr>
        <w:t>）为函数和变量生成其他名称。</w:t>
      </w:r>
    </w:p>
    <w:p w14:paraId="6EBDDBD9" w14:textId="77777777" w:rsidR="00384790" w:rsidRDefault="00384790" w:rsidP="003F7E83">
      <w:pPr>
        <w:pStyle w:val="a8"/>
        <w:ind w:firstLine="420"/>
        <w:jc w:val="center"/>
      </w:pPr>
      <w:r>
        <w:rPr>
          <w:rFonts w:hint="eastAsia"/>
        </w:rPr>
        <w:t>V5 = f5</w:t>
      </w:r>
      <w:r>
        <w:rPr>
          <w:rFonts w:hint="eastAsia"/>
        </w:rPr>
        <w:t>（</w:t>
      </w:r>
      <w:r>
        <w:rPr>
          <w:rFonts w:hint="eastAsia"/>
        </w:rPr>
        <w:t>C4</w:t>
      </w:r>
      <w:r>
        <w:rPr>
          <w:rFonts w:hint="eastAsia"/>
        </w:rPr>
        <w:t>，</w:t>
      </w:r>
      <w:r>
        <w:rPr>
          <w:rFonts w:hint="eastAsia"/>
        </w:rPr>
        <w:t>U4</w:t>
      </w:r>
      <w:r>
        <w:rPr>
          <w:rFonts w:hint="eastAsia"/>
        </w:rPr>
        <w:t>）</w:t>
      </w:r>
    </w:p>
    <w:p w14:paraId="34FEF29D" w14:textId="77777777" w:rsidR="003F7E83" w:rsidRDefault="00384790" w:rsidP="00384790">
      <w:pPr>
        <w:pStyle w:val="a8"/>
        <w:ind w:firstLine="420"/>
      </w:pPr>
      <w:r>
        <w:rPr>
          <w:rFonts w:hint="eastAsia"/>
        </w:rPr>
        <w:t>U4 = &lt;N1</w:t>
      </w:r>
      <w:r>
        <w:rPr>
          <w:rFonts w:hint="eastAsia"/>
        </w:rPr>
        <w:t>，</w:t>
      </w:r>
      <w:r>
        <w:rPr>
          <w:rFonts w:hint="eastAsia"/>
        </w:rPr>
        <w:t>N2</w:t>
      </w:r>
      <w:r>
        <w:rPr>
          <w:rFonts w:hint="eastAsia"/>
        </w:rPr>
        <w:t>，</w:t>
      </w:r>
      <w:r>
        <w:rPr>
          <w:rFonts w:hint="eastAsia"/>
        </w:rPr>
        <w:t>...</w:t>
      </w:r>
      <w:r>
        <w:rPr>
          <w:rFonts w:hint="eastAsia"/>
        </w:rPr>
        <w:t>，</w:t>
      </w:r>
      <w:r>
        <w:rPr>
          <w:rFonts w:hint="eastAsia"/>
        </w:rPr>
        <w:t>Nx&gt;</w:t>
      </w:r>
      <w:r>
        <w:rPr>
          <w:rFonts w:hint="eastAsia"/>
        </w:rPr>
        <w:t>（</w:t>
      </w:r>
      <w:r>
        <w:rPr>
          <w:rFonts w:hint="eastAsia"/>
        </w:rPr>
        <w:t>Ni = 1,2</w:t>
      </w:r>
      <w:r>
        <w:rPr>
          <w:rFonts w:hint="eastAsia"/>
        </w:rPr>
        <w:t>，</w:t>
      </w:r>
      <w:r>
        <w:rPr>
          <w:rFonts w:hint="eastAsia"/>
        </w:rPr>
        <w:t>...</w:t>
      </w:r>
      <w:r>
        <w:rPr>
          <w:rFonts w:hint="eastAsia"/>
        </w:rPr>
        <w:t>，</w:t>
      </w:r>
      <w:r>
        <w:rPr>
          <w:rFonts w:hint="eastAsia"/>
        </w:rPr>
        <w:t>n-1; i = 1,2</w:t>
      </w:r>
      <w:r>
        <w:rPr>
          <w:rFonts w:hint="eastAsia"/>
        </w:rPr>
        <w:t>，</w:t>
      </w:r>
      <w:r>
        <w:rPr>
          <w:rFonts w:hint="eastAsia"/>
        </w:rPr>
        <w:t>...</w:t>
      </w:r>
      <w:r>
        <w:rPr>
          <w:rFonts w:hint="eastAsia"/>
        </w:rPr>
        <w:t>，</w:t>
      </w:r>
      <w:r>
        <w:rPr>
          <w:rFonts w:hint="eastAsia"/>
        </w:rPr>
        <w:t>x</w:t>
      </w:r>
      <w:r>
        <w:rPr>
          <w:rFonts w:hint="eastAsia"/>
        </w:rPr>
        <w:t>）</w:t>
      </w:r>
    </w:p>
    <w:p w14:paraId="04A7F372" w14:textId="33AE4914" w:rsidR="00384790" w:rsidRDefault="00384790" w:rsidP="00384790">
      <w:pPr>
        <w:pStyle w:val="a8"/>
        <w:ind w:firstLine="420"/>
      </w:pPr>
      <w:r>
        <w:rPr>
          <w:rFonts w:hint="eastAsia"/>
        </w:rPr>
        <w:t>（</w:t>
      </w:r>
      <w:r>
        <w:rPr>
          <w:rFonts w:hint="eastAsia"/>
        </w:rPr>
        <w:t>6</w:t>
      </w:r>
      <w:r>
        <w:rPr>
          <w:rFonts w:hint="eastAsia"/>
        </w:rPr>
        <w:t>）替换代码中的所有名称。</w:t>
      </w:r>
    </w:p>
    <w:p w14:paraId="3A330733" w14:textId="77777777" w:rsidR="00384790" w:rsidRDefault="00384790" w:rsidP="003F7E83">
      <w:pPr>
        <w:pStyle w:val="a8"/>
        <w:ind w:firstLine="420"/>
        <w:jc w:val="center"/>
      </w:pPr>
      <w:r>
        <w:rPr>
          <w:rFonts w:hint="eastAsia"/>
        </w:rPr>
        <w:t>S6 = f6</w:t>
      </w:r>
      <w:r>
        <w:rPr>
          <w:rFonts w:hint="eastAsia"/>
        </w:rPr>
        <w:t>（</w:t>
      </w:r>
      <w:r>
        <w:rPr>
          <w:rFonts w:hint="eastAsia"/>
        </w:rPr>
        <w:t>S3</w:t>
      </w:r>
      <w:r>
        <w:rPr>
          <w:rFonts w:hint="eastAsia"/>
        </w:rPr>
        <w:t>，</w:t>
      </w:r>
      <w:r>
        <w:rPr>
          <w:rFonts w:hint="eastAsia"/>
        </w:rPr>
        <w:t>V0</w:t>
      </w:r>
      <w:r>
        <w:rPr>
          <w:rFonts w:hint="eastAsia"/>
        </w:rPr>
        <w:t>，</w:t>
      </w:r>
      <w:r>
        <w:rPr>
          <w:rFonts w:hint="eastAsia"/>
        </w:rPr>
        <w:t>V5</w:t>
      </w:r>
      <w:r>
        <w:rPr>
          <w:rFonts w:hint="eastAsia"/>
        </w:rPr>
        <w:t>）</w:t>
      </w:r>
    </w:p>
    <w:p w14:paraId="52A7FE80" w14:textId="77777777" w:rsidR="00384790" w:rsidRDefault="00384790" w:rsidP="00384790">
      <w:pPr>
        <w:pStyle w:val="a8"/>
        <w:ind w:firstLine="420"/>
      </w:pPr>
      <w:r>
        <w:rPr>
          <w:rFonts w:hint="eastAsia"/>
        </w:rPr>
        <w:t>V0 = &lt;P1</w:t>
      </w:r>
      <w:r>
        <w:rPr>
          <w:rFonts w:hint="eastAsia"/>
        </w:rPr>
        <w:t>，</w:t>
      </w:r>
      <w:r>
        <w:rPr>
          <w:rFonts w:hint="eastAsia"/>
        </w:rPr>
        <w:t>P2</w:t>
      </w:r>
      <w:r>
        <w:rPr>
          <w:rFonts w:hint="eastAsia"/>
        </w:rPr>
        <w:t>，</w:t>
      </w:r>
      <w:r>
        <w:rPr>
          <w:rFonts w:hint="eastAsia"/>
        </w:rPr>
        <w:t>...</w:t>
      </w:r>
      <w:r>
        <w:rPr>
          <w:rFonts w:hint="eastAsia"/>
        </w:rPr>
        <w:t>，</w:t>
      </w:r>
      <w:r>
        <w:rPr>
          <w:rFonts w:hint="eastAsia"/>
        </w:rPr>
        <w:t>Pm&gt;</w:t>
      </w:r>
      <w:r>
        <w:rPr>
          <w:rFonts w:hint="eastAsia"/>
        </w:rPr>
        <w:t>，</w:t>
      </w:r>
      <w:r>
        <w:rPr>
          <w:rFonts w:hint="eastAsia"/>
        </w:rPr>
        <w:t>V5 = &lt;Q1</w:t>
      </w:r>
      <w:r>
        <w:rPr>
          <w:rFonts w:hint="eastAsia"/>
        </w:rPr>
        <w:t>，</w:t>
      </w:r>
      <w:r>
        <w:rPr>
          <w:rFonts w:hint="eastAsia"/>
        </w:rPr>
        <w:t>Q2</w:t>
      </w:r>
      <w:r>
        <w:rPr>
          <w:rFonts w:hint="eastAsia"/>
        </w:rPr>
        <w:t>，</w:t>
      </w:r>
      <w:r>
        <w:rPr>
          <w:rFonts w:hint="eastAsia"/>
        </w:rPr>
        <w:t>...</w:t>
      </w:r>
      <w:r>
        <w:rPr>
          <w:rFonts w:hint="eastAsia"/>
        </w:rPr>
        <w:t>，</w:t>
      </w:r>
      <w:r>
        <w:rPr>
          <w:rFonts w:hint="eastAsia"/>
        </w:rPr>
        <w:t>Qm&gt;</w:t>
      </w:r>
      <w:r>
        <w:rPr>
          <w:rFonts w:hint="eastAsia"/>
        </w:rPr>
        <w:t>“</w:t>
      </w:r>
      <w:r>
        <w:rPr>
          <w:rFonts w:hint="eastAsia"/>
        </w:rPr>
        <w:t>Parhelion</w:t>
      </w:r>
      <w:r>
        <w:rPr>
          <w:rFonts w:hint="eastAsia"/>
        </w:rPr>
        <w:t>”算法确保安全性</w:t>
      </w:r>
    </w:p>
    <w:p w14:paraId="11DB5F93" w14:textId="77777777" w:rsidR="00384790" w:rsidRDefault="00384790" w:rsidP="00384790">
      <w:pPr>
        <w:pStyle w:val="a8"/>
        <w:ind w:firstLine="420"/>
      </w:pPr>
      <w:r>
        <w:rPr>
          <w:rFonts w:hint="eastAsia"/>
        </w:rPr>
        <w:t>Javascript</w:t>
      </w:r>
      <w:r>
        <w:rPr>
          <w:rFonts w:hint="eastAsia"/>
        </w:rPr>
        <w:t>代码。然后我们可以专注于</w:t>
      </w:r>
      <w:r>
        <w:rPr>
          <w:rFonts w:hint="eastAsia"/>
        </w:rPr>
        <w:t>HTML</w:t>
      </w:r>
      <w:r>
        <w:rPr>
          <w:rFonts w:hint="eastAsia"/>
        </w:rPr>
        <w:t>代码加密的算法。</w:t>
      </w:r>
    </w:p>
    <w:p w14:paraId="27EE5389" w14:textId="77777777" w:rsidR="00384790" w:rsidRDefault="00384790" w:rsidP="00384790">
      <w:pPr>
        <w:pStyle w:val="a8"/>
        <w:ind w:firstLine="420"/>
      </w:pPr>
      <w:r>
        <w:rPr>
          <w:rFonts w:hint="eastAsia"/>
        </w:rPr>
        <w:t>本文仅讨论使用单个密钥加密</w:t>
      </w:r>
      <w:r>
        <w:rPr>
          <w:rFonts w:hint="eastAsia"/>
        </w:rPr>
        <w:t>HTML</w:t>
      </w:r>
      <w:r>
        <w:rPr>
          <w:rFonts w:hint="eastAsia"/>
        </w:rPr>
        <w:t>代码。如果需要，我们还可以将此加密适用于公</w:t>
      </w:r>
      <w:proofErr w:type="gramStart"/>
      <w:r>
        <w:rPr>
          <w:rFonts w:hint="eastAsia"/>
        </w:rPr>
        <w:t>钥</w:t>
      </w:r>
      <w:proofErr w:type="gramEnd"/>
      <w:r>
        <w:rPr>
          <w:rFonts w:hint="eastAsia"/>
        </w:rPr>
        <w:t>系统。我们忽略了关键管理的讨论。</w:t>
      </w:r>
    </w:p>
    <w:p w14:paraId="7D076D08" w14:textId="77777777" w:rsidR="00384790" w:rsidRDefault="00384790" w:rsidP="00384790">
      <w:pPr>
        <w:pStyle w:val="a8"/>
        <w:ind w:firstLine="420"/>
      </w:pPr>
      <w:r>
        <w:rPr>
          <w:rFonts w:hint="eastAsia"/>
        </w:rPr>
        <w:t>使用诸如</w:t>
      </w:r>
      <w:r>
        <w:rPr>
          <w:rFonts w:hint="eastAsia"/>
        </w:rPr>
        <w:t>DES</w:t>
      </w:r>
      <w:r>
        <w:rPr>
          <w:rFonts w:hint="eastAsia"/>
        </w:rPr>
        <w:t>或</w:t>
      </w:r>
      <w:r>
        <w:rPr>
          <w:rFonts w:hint="eastAsia"/>
        </w:rPr>
        <w:t>AES</w:t>
      </w:r>
      <w:r>
        <w:rPr>
          <w:rFonts w:hint="eastAsia"/>
        </w:rPr>
        <w:t>的标准算法来加密</w:t>
      </w:r>
      <w:r>
        <w:rPr>
          <w:rFonts w:hint="eastAsia"/>
        </w:rPr>
        <w:t>HTML</w:t>
      </w:r>
      <w:r>
        <w:rPr>
          <w:rFonts w:hint="eastAsia"/>
        </w:rPr>
        <w:t>代码是可行的。尝试使用名为“</w:t>
      </w:r>
      <w:r>
        <w:rPr>
          <w:rFonts w:hint="eastAsia"/>
        </w:rPr>
        <w:t>Athena</w:t>
      </w:r>
      <w:r>
        <w:rPr>
          <w:rFonts w:hint="eastAsia"/>
        </w:rPr>
        <w:t>”的自己的算法也很有意义。我们可能会进行一些改进以提高安全性。</w:t>
      </w:r>
    </w:p>
    <w:p w14:paraId="20EEC9F0" w14:textId="77777777" w:rsidR="00384790" w:rsidRDefault="00384790" w:rsidP="00384790">
      <w:pPr>
        <w:pStyle w:val="a8"/>
        <w:ind w:firstLine="420"/>
      </w:pPr>
    </w:p>
    <w:p w14:paraId="03C5C3BF" w14:textId="2F5D80A0" w:rsidR="00384790" w:rsidRDefault="00384790" w:rsidP="00384790">
      <w:pPr>
        <w:pStyle w:val="a8"/>
        <w:ind w:firstLine="420"/>
      </w:pPr>
      <w:r>
        <w:rPr>
          <w:rFonts w:hint="eastAsia"/>
        </w:rPr>
        <w:t>IV</w:t>
      </w:r>
      <w:r w:rsidR="003F7E83">
        <w:rPr>
          <w:rFonts w:hint="eastAsia"/>
        </w:rPr>
        <w:t>.</w:t>
      </w:r>
      <w:r w:rsidR="003F7E83">
        <w:rPr>
          <w:rFonts w:hint="eastAsia"/>
        </w:rPr>
        <w:t>增</w:t>
      </w:r>
      <w:r>
        <w:rPr>
          <w:rFonts w:hint="eastAsia"/>
        </w:rPr>
        <w:t>强</w:t>
      </w:r>
    </w:p>
    <w:p w14:paraId="54F33BC5" w14:textId="77777777" w:rsidR="00384790" w:rsidRDefault="00384790" w:rsidP="00384790">
      <w:pPr>
        <w:pStyle w:val="a8"/>
        <w:ind w:firstLine="420"/>
      </w:pPr>
    </w:p>
    <w:p w14:paraId="1248D60D" w14:textId="77777777" w:rsidR="00384790" w:rsidRDefault="00384790" w:rsidP="00384790">
      <w:pPr>
        <w:pStyle w:val="a8"/>
        <w:ind w:firstLine="420"/>
      </w:pPr>
      <w:r>
        <w:rPr>
          <w:rFonts w:hint="eastAsia"/>
        </w:rPr>
        <w:t>在我们的设计中，</w:t>
      </w:r>
      <w:r>
        <w:rPr>
          <w:rFonts w:hint="eastAsia"/>
        </w:rPr>
        <w:t>HTML</w:t>
      </w:r>
      <w:r>
        <w:rPr>
          <w:rFonts w:hint="eastAsia"/>
        </w:rPr>
        <w:t>代码由</w:t>
      </w:r>
      <w:r>
        <w:rPr>
          <w:rFonts w:hint="eastAsia"/>
        </w:rPr>
        <w:t>C / C ++</w:t>
      </w:r>
      <w:r>
        <w:rPr>
          <w:rFonts w:hint="eastAsia"/>
        </w:rPr>
        <w:t>或</w:t>
      </w:r>
      <w:r>
        <w:rPr>
          <w:rFonts w:hint="eastAsia"/>
        </w:rPr>
        <w:t>Java</w:t>
      </w:r>
      <w:r>
        <w:rPr>
          <w:rFonts w:hint="eastAsia"/>
        </w:rPr>
        <w:t>程序加密，并由</w:t>
      </w:r>
      <w:r>
        <w:rPr>
          <w:rFonts w:hint="eastAsia"/>
        </w:rPr>
        <w:t>Javascripts</w:t>
      </w:r>
      <w:r>
        <w:rPr>
          <w:rFonts w:hint="eastAsia"/>
        </w:rPr>
        <w:t>解密。在第</w:t>
      </w:r>
      <w:r>
        <w:rPr>
          <w:rFonts w:hint="eastAsia"/>
        </w:rPr>
        <w:t>2</w:t>
      </w:r>
      <w:r>
        <w:rPr>
          <w:rFonts w:hint="eastAsia"/>
        </w:rPr>
        <w:t>节中，我们讨论了网页保护的难度。在“</w:t>
      </w:r>
      <w:r>
        <w:rPr>
          <w:rFonts w:hint="eastAsia"/>
        </w:rPr>
        <w:t>Athena</w:t>
      </w:r>
      <w:r>
        <w:rPr>
          <w:rFonts w:hint="eastAsia"/>
        </w:rPr>
        <w:t>”算法的设计中，我们考虑了防御攻击的方法。</w:t>
      </w:r>
    </w:p>
    <w:p w14:paraId="0F487044" w14:textId="77777777" w:rsidR="00384790" w:rsidRDefault="00384790" w:rsidP="00384790">
      <w:pPr>
        <w:pStyle w:val="a8"/>
        <w:ind w:firstLine="420"/>
      </w:pPr>
      <w:r>
        <w:rPr>
          <w:rFonts w:hint="eastAsia"/>
        </w:rPr>
        <w:t>（</w:t>
      </w:r>
      <w:r>
        <w:rPr>
          <w:rFonts w:hint="eastAsia"/>
        </w:rPr>
        <w:t>1</w:t>
      </w:r>
      <w:r>
        <w:rPr>
          <w:rFonts w:hint="eastAsia"/>
        </w:rPr>
        <w:t>）压缩。</w:t>
      </w:r>
    </w:p>
    <w:p w14:paraId="69079560" w14:textId="77777777" w:rsidR="00384790" w:rsidRDefault="00384790" w:rsidP="00384790">
      <w:pPr>
        <w:pStyle w:val="a8"/>
        <w:ind w:firstLine="420"/>
      </w:pPr>
      <w:r>
        <w:rPr>
          <w:rFonts w:hint="eastAsia"/>
        </w:rPr>
        <w:t>压缩</w:t>
      </w:r>
      <w:r>
        <w:rPr>
          <w:rFonts w:hint="eastAsia"/>
        </w:rPr>
        <w:t>HTML</w:t>
      </w:r>
      <w:r>
        <w:rPr>
          <w:rFonts w:hint="eastAsia"/>
        </w:rPr>
        <w:t>代码可以减少数据冗余并破坏原始代码长度，因此破解将更加困难。我们使用</w:t>
      </w:r>
      <w:r>
        <w:rPr>
          <w:rFonts w:hint="eastAsia"/>
        </w:rPr>
        <w:t>LZSS</w:t>
      </w:r>
      <w:r>
        <w:rPr>
          <w:rFonts w:hint="eastAsia"/>
        </w:rPr>
        <w:t>算法</w:t>
      </w:r>
      <w:r>
        <w:rPr>
          <w:rFonts w:hint="eastAsia"/>
        </w:rPr>
        <w:t>[6]</w:t>
      </w:r>
      <w:r>
        <w:rPr>
          <w:rFonts w:hint="eastAsia"/>
        </w:rPr>
        <w:t>来压缩</w:t>
      </w:r>
      <w:r>
        <w:rPr>
          <w:rFonts w:hint="eastAsia"/>
        </w:rPr>
        <w:t>HTML</w:t>
      </w:r>
      <w:r>
        <w:rPr>
          <w:rFonts w:hint="eastAsia"/>
        </w:rPr>
        <w:t>代码。</w:t>
      </w:r>
    </w:p>
    <w:p w14:paraId="62FA7850" w14:textId="77777777" w:rsidR="00384790" w:rsidRDefault="00384790" w:rsidP="00384790">
      <w:pPr>
        <w:pStyle w:val="a8"/>
        <w:ind w:firstLine="420"/>
      </w:pPr>
      <w:r>
        <w:rPr>
          <w:rFonts w:hint="eastAsia"/>
        </w:rPr>
        <w:t>增强（</w:t>
      </w:r>
      <w:r>
        <w:rPr>
          <w:rFonts w:hint="eastAsia"/>
        </w:rPr>
        <w:t>1</w:t>
      </w:r>
      <w:r>
        <w:rPr>
          <w:rFonts w:hint="eastAsia"/>
        </w:rPr>
        <w:t>）的公式是：</w:t>
      </w:r>
    </w:p>
    <w:p w14:paraId="3DE6793E" w14:textId="77777777" w:rsidR="00384790" w:rsidRDefault="00384790" w:rsidP="003F7E83">
      <w:pPr>
        <w:pStyle w:val="a8"/>
        <w:ind w:firstLine="420"/>
        <w:jc w:val="center"/>
      </w:pPr>
      <w:r>
        <w:rPr>
          <w:rFonts w:hint="eastAsia"/>
        </w:rPr>
        <w:t>B1 = g1</w:t>
      </w:r>
      <w:r>
        <w:rPr>
          <w:rFonts w:hint="eastAsia"/>
        </w:rPr>
        <w:t>（</w:t>
      </w:r>
      <w:r>
        <w:rPr>
          <w:rFonts w:hint="eastAsia"/>
        </w:rPr>
        <w:t>H0</w:t>
      </w:r>
      <w:r>
        <w:rPr>
          <w:rFonts w:hint="eastAsia"/>
        </w:rPr>
        <w:t>）</w:t>
      </w:r>
    </w:p>
    <w:p w14:paraId="4DC613BE" w14:textId="77777777" w:rsidR="00384790" w:rsidRDefault="00384790" w:rsidP="00384790">
      <w:pPr>
        <w:pStyle w:val="a8"/>
        <w:ind w:firstLine="420"/>
      </w:pPr>
      <w:r>
        <w:rPr>
          <w:rFonts w:hint="eastAsia"/>
        </w:rPr>
        <w:t>H0</w:t>
      </w:r>
      <w:r>
        <w:rPr>
          <w:rFonts w:hint="eastAsia"/>
        </w:rPr>
        <w:t>是原始的</w:t>
      </w:r>
      <w:r>
        <w:rPr>
          <w:rFonts w:hint="eastAsia"/>
        </w:rPr>
        <w:t>HTML</w:t>
      </w:r>
      <w:r>
        <w:rPr>
          <w:rFonts w:hint="eastAsia"/>
        </w:rPr>
        <w:t>代码字符串。</w:t>
      </w:r>
      <w:r>
        <w:rPr>
          <w:rFonts w:hint="eastAsia"/>
        </w:rPr>
        <w:t xml:space="preserve"> g1</w:t>
      </w:r>
      <w:r>
        <w:rPr>
          <w:rFonts w:hint="eastAsia"/>
        </w:rPr>
        <w:t>是压缩功能。</w:t>
      </w:r>
    </w:p>
    <w:p w14:paraId="42F04028" w14:textId="77777777" w:rsidR="00384790" w:rsidRDefault="00384790" w:rsidP="00384790">
      <w:pPr>
        <w:pStyle w:val="a8"/>
        <w:ind w:firstLine="420"/>
      </w:pPr>
      <w:r>
        <w:rPr>
          <w:rFonts w:hint="eastAsia"/>
        </w:rPr>
        <w:t>（</w:t>
      </w:r>
      <w:r>
        <w:rPr>
          <w:rFonts w:hint="eastAsia"/>
        </w:rPr>
        <w:t>2</w:t>
      </w:r>
      <w:r>
        <w:rPr>
          <w:rFonts w:hint="eastAsia"/>
        </w:rPr>
        <w:t>）检查数字。</w:t>
      </w:r>
    </w:p>
    <w:p w14:paraId="15DA1A19" w14:textId="77777777" w:rsidR="00384790" w:rsidRDefault="00384790" w:rsidP="00384790">
      <w:pPr>
        <w:pStyle w:val="a8"/>
        <w:ind w:firstLine="420"/>
      </w:pPr>
      <w:r>
        <w:rPr>
          <w:rFonts w:hint="eastAsia"/>
        </w:rPr>
        <w:t>将校验位附加到二进制代码是防止复制和伪造攻击的有效方法。二进制代码和校验位都是加密的，因此破解者在获得解密代码之前无法生成正确的校验位。如果破解者盲目修改加密代码，则校验位数将不正确，</w:t>
      </w:r>
      <w:r>
        <w:rPr>
          <w:rFonts w:hint="eastAsia"/>
        </w:rPr>
        <w:t>Javascript</w:t>
      </w:r>
      <w:r>
        <w:rPr>
          <w:rFonts w:hint="eastAsia"/>
        </w:rPr>
        <w:t>解密程序将停止工作。</w:t>
      </w:r>
    </w:p>
    <w:p w14:paraId="6B27E335" w14:textId="77777777" w:rsidR="00384790" w:rsidRDefault="00384790" w:rsidP="00384790">
      <w:pPr>
        <w:pStyle w:val="a8"/>
        <w:ind w:firstLine="420"/>
      </w:pPr>
      <w:r>
        <w:rPr>
          <w:rFonts w:hint="eastAsia"/>
        </w:rPr>
        <w:t>我们还将网页</w:t>
      </w:r>
      <w:r>
        <w:rPr>
          <w:rFonts w:hint="eastAsia"/>
        </w:rPr>
        <w:t>URL</w:t>
      </w:r>
      <w:r>
        <w:rPr>
          <w:rFonts w:hint="eastAsia"/>
        </w:rPr>
        <w:t>（统一资源定位符）的哈希值放入校验位。因此，将网页复制到另一个</w:t>
      </w:r>
      <w:r>
        <w:rPr>
          <w:rFonts w:hint="eastAsia"/>
        </w:rPr>
        <w:t>URL</w:t>
      </w:r>
      <w:r>
        <w:rPr>
          <w:rFonts w:hint="eastAsia"/>
        </w:rPr>
        <w:t>将获得无效的网页。</w:t>
      </w:r>
    </w:p>
    <w:p w14:paraId="744455F2" w14:textId="77777777" w:rsidR="00384790" w:rsidRDefault="00384790" w:rsidP="00384790">
      <w:pPr>
        <w:pStyle w:val="a8"/>
        <w:ind w:firstLine="420"/>
      </w:pPr>
      <w:r>
        <w:rPr>
          <w:rFonts w:hint="eastAsia"/>
        </w:rPr>
        <w:t>增强（</w:t>
      </w:r>
      <w:r>
        <w:rPr>
          <w:rFonts w:hint="eastAsia"/>
        </w:rPr>
        <w:t>2</w:t>
      </w:r>
      <w:r>
        <w:rPr>
          <w:rFonts w:hint="eastAsia"/>
        </w:rPr>
        <w:t>）的公式是：</w:t>
      </w:r>
    </w:p>
    <w:p w14:paraId="7CA2221E" w14:textId="77777777" w:rsidR="00384790" w:rsidRDefault="00384790" w:rsidP="00384790">
      <w:pPr>
        <w:pStyle w:val="a8"/>
        <w:ind w:firstLine="420"/>
      </w:pPr>
      <w:r>
        <w:rPr>
          <w:rFonts w:hint="eastAsia"/>
        </w:rPr>
        <w:t>B2 = B1 + g2</w:t>
      </w:r>
      <w:r>
        <w:rPr>
          <w:rFonts w:hint="eastAsia"/>
        </w:rPr>
        <w:t>（</w:t>
      </w:r>
      <w:r>
        <w:rPr>
          <w:rFonts w:hint="eastAsia"/>
        </w:rPr>
        <w:t>B1 + U</w:t>
      </w:r>
      <w:r>
        <w:rPr>
          <w:rFonts w:hint="eastAsia"/>
        </w:rPr>
        <w:t>）</w:t>
      </w:r>
    </w:p>
    <w:p w14:paraId="7303C6D1" w14:textId="77777777" w:rsidR="00384790" w:rsidRDefault="00384790" w:rsidP="00384790">
      <w:pPr>
        <w:pStyle w:val="a8"/>
        <w:ind w:firstLine="420"/>
      </w:pPr>
      <w:r>
        <w:rPr>
          <w:rFonts w:hint="eastAsia"/>
        </w:rPr>
        <w:t>g2</w:t>
      </w:r>
      <w:r>
        <w:rPr>
          <w:rFonts w:hint="eastAsia"/>
        </w:rPr>
        <w:t>是生成校验位的哈希函数。</w:t>
      </w:r>
      <w:r>
        <w:rPr>
          <w:rFonts w:hint="eastAsia"/>
        </w:rPr>
        <w:t xml:space="preserve"> U</w:t>
      </w:r>
      <w:r>
        <w:rPr>
          <w:rFonts w:hint="eastAsia"/>
        </w:rPr>
        <w:t>是网页网址。</w:t>
      </w:r>
    </w:p>
    <w:p w14:paraId="72EF2BBF" w14:textId="77777777" w:rsidR="00384790" w:rsidRDefault="00384790" w:rsidP="00384790">
      <w:pPr>
        <w:pStyle w:val="a8"/>
        <w:ind w:firstLine="420"/>
      </w:pPr>
      <w:r>
        <w:rPr>
          <w:rFonts w:hint="eastAsia"/>
        </w:rPr>
        <w:t>（</w:t>
      </w:r>
      <w:r>
        <w:rPr>
          <w:rFonts w:hint="eastAsia"/>
        </w:rPr>
        <w:t>3</w:t>
      </w:r>
      <w:r>
        <w:rPr>
          <w:rFonts w:hint="eastAsia"/>
        </w:rPr>
        <w:t>）排列。</w:t>
      </w:r>
    </w:p>
    <w:p w14:paraId="5C6E26E9" w14:textId="77777777" w:rsidR="00384790" w:rsidRDefault="00384790" w:rsidP="00384790">
      <w:pPr>
        <w:pStyle w:val="a8"/>
        <w:ind w:firstLine="420"/>
      </w:pPr>
      <w:r>
        <w:rPr>
          <w:rFonts w:hint="eastAsia"/>
        </w:rPr>
        <w:t>在离散数学中，置换是函数</w:t>
      </w:r>
      <w:r>
        <w:rPr>
          <w:rFonts w:hint="eastAsia"/>
        </w:rPr>
        <w:t>f</w:t>
      </w:r>
      <w:r>
        <w:rPr>
          <w:rFonts w:hint="eastAsia"/>
        </w:rPr>
        <w:t>：</w:t>
      </w:r>
      <w:r>
        <w:rPr>
          <w:rFonts w:hint="eastAsia"/>
        </w:rPr>
        <w:t>X X. X</w:t>
      </w:r>
      <w:r>
        <w:rPr>
          <w:rFonts w:hint="eastAsia"/>
        </w:rPr>
        <w:t>是一组。核心加密可以被视为置换组中的操作。此操作可以将二进制字符串更改为另一个字符串。在单一密钥系统中，排列是熟悉的。</w:t>
      </w:r>
    </w:p>
    <w:p w14:paraId="08D7A179" w14:textId="77777777" w:rsidR="00384790" w:rsidRDefault="00384790" w:rsidP="00384790">
      <w:pPr>
        <w:pStyle w:val="a8"/>
        <w:ind w:firstLine="420"/>
      </w:pPr>
      <w:r>
        <w:rPr>
          <w:rFonts w:hint="eastAsia"/>
        </w:rPr>
        <w:t>增强（</w:t>
      </w:r>
      <w:r>
        <w:rPr>
          <w:rFonts w:hint="eastAsia"/>
        </w:rPr>
        <w:t>3</w:t>
      </w:r>
      <w:r>
        <w:rPr>
          <w:rFonts w:hint="eastAsia"/>
        </w:rPr>
        <w:t>）的公式是：</w:t>
      </w:r>
    </w:p>
    <w:p w14:paraId="535A56DA" w14:textId="77777777" w:rsidR="00384790" w:rsidRDefault="00384790" w:rsidP="003F7E83">
      <w:pPr>
        <w:pStyle w:val="a8"/>
        <w:ind w:firstLine="420"/>
        <w:jc w:val="center"/>
      </w:pPr>
      <w:r>
        <w:rPr>
          <w:rFonts w:hint="eastAsia"/>
        </w:rPr>
        <w:t>B3 = g3</w:t>
      </w:r>
      <w:r>
        <w:rPr>
          <w:rFonts w:hint="eastAsia"/>
        </w:rPr>
        <w:t>（</w:t>
      </w:r>
      <w:r>
        <w:rPr>
          <w:rFonts w:hint="eastAsia"/>
        </w:rPr>
        <w:t>B2</w:t>
      </w:r>
      <w:r>
        <w:rPr>
          <w:rFonts w:hint="eastAsia"/>
        </w:rPr>
        <w:t>，</w:t>
      </w:r>
      <w:r>
        <w:rPr>
          <w:rFonts w:hint="eastAsia"/>
        </w:rPr>
        <w:t>K</w:t>
      </w:r>
      <w:r>
        <w:rPr>
          <w:rFonts w:hint="eastAsia"/>
        </w:rPr>
        <w:t>）</w:t>
      </w:r>
    </w:p>
    <w:p w14:paraId="4BC2D65E" w14:textId="77777777" w:rsidR="00384790" w:rsidRDefault="00384790" w:rsidP="00384790">
      <w:pPr>
        <w:pStyle w:val="a8"/>
        <w:ind w:firstLine="420"/>
      </w:pPr>
      <w:r>
        <w:rPr>
          <w:rFonts w:hint="eastAsia"/>
        </w:rPr>
        <w:t>g3</w:t>
      </w:r>
      <w:r>
        <w:rPr>
          <w:rFonts w:hint="eastAsia"/>
        </w:rPr>
        <w:t>是置换的功能。</w:t>
      </w:r>
      <w:r>
        <w:rPr>
          <w:rFonts w:hint="eastAsia"/>
        </w:rPr>
        <w:t xml:space="preserve"> K</w:t>
      </w:r>
      <w:r>
        <w:rPr>
          <w:rFonts w:hint="eastAsia"/>
        </w:rPr>
        <w:t>是随机密钥。</w:t>
      </w:r>
    </w:p>
    <w:p w14:paraId="0CA6A094" w14:textId="77777777" w:rsidR="00384790" w:rsidRDefault="00384790" w:rsidP="00384790">
      <w:pPr>
        <w:pStyle w:val="a8"/>
        <w:ind w:firstLine="420"/>
      </w:pPr>
      <w:r>
        <w:rPr>
          <w:rFonts w:hint="eastAsia"/>
        </w:rPr>
        <w:t>（</w:t>
      </w:r>
      <w:r>
        <w:rPr>
          <w:rFonts w:hint="eastAsia"/>
        </w:rPr>
        <w:t>4</w:t>
      </w:r>
      <w:r>
        <w:rPr>
          <w:rFonts w:hint="eastAsia"/>
        </w:rPr>
        <w:t>）</w:t>
      </w:r>
      <w:r>
        <w:rPr>
          <w:rFonts w:hint="eastAsia"/>
        </w:rPr>
        <w:t>Base64</w:t>
      </w:r>
      <w:r>
        <w:rPr>
          <w:rFonts w:hint="eastAsia"/>
        </w:rPr>
        <w:t>代码。</w:t>
      </w:r>
    </w:p>
    <w:p w14:paraId="6F6B0BBB" w14:textId="77777777" w:rsidR="00384790" w:rsidRDefault="00384790" w:rsidP="00384790">
      <w:pPr>
        <w:pStyle w:val="a8"/>
        <w:ind w:firstLine="420"/>
      </w:pPr>
      <w:r>
        <w:rPr>
          <w:rFonts w:hint="eastAsia"/>
        </w:rPr>
        <w:t>在加密增强（</w:t>
      </w:r>
      <w:r>
        <w:rPr>
          <w:rFonts w:hint="eastAsia"/>
        </w:rPr>
        <w:t>1</w:t>
      </w:r>
      <w:r>
        <w:rPr>
          <w:rFonts w:hint="eastAsia"/>
        </w:rPr>
        <w:t>）到（</w:t>
      </w:r>
      <w:r>
        <w:rPr>
          <w:rFonts w:hint="eastAsia"/>
        </w:rPr>
        <w:t>3</w:t>
      </w:r>
      <w:r>
        <w:rPr>
          <w:rFonts w:hint="eastAsia"/>
        </w:rPr>
        <w:t>）之后，</w:t>
      </w:r>
      <w:r>
        <w:rPr>
          <w:rFonts w:hint="eastAsia"/>
        </w:rPr>
        <w:t>HTML</w:t>
      </w:r>
      <w:r>
        <w:rPr>
          <w:rFonts w:hint="eastAsia"/>
        </w:rPr>
        <w:t>源代码被改变为二进制数据。然后我们将它们更改为</w:t>
      </w:r>
      <w:r>
        <w:rPr>
          <w:rFonts w:hint="eastAsia"/>
        </w:rPr>
        <w:t>Base64</w:t>
      </w:r>
      <w:r>
        <w:rPr>
          <w:rFonts w:hint="eastAsia"/>
        </w:rPr>
        <w:t>代码，以便</w:t>
      </w:r>
      <w:r>
        <w:rPr>
          <w:rFonts w:hint="eastAsia"/>
        </w:rPr>
        <w:t>Javascripts</w:t>
      </w:r>
      <w:r>
        <w:rPr>
          <w:rFonts w:hint="eastAsia"/>
        </w:rPr>
        <w:t>可以识别它们。因此加密的网页主要由</w:t>
      </w:r>
      <w:r>
        <w:rPr>
          <w:rFonts w:hint="eastAsia"/>
        </w:rPr>
        <w:t>Base64</w:t>
      </w:r>
      <w:r>
        <w:rPr>
          <w:rFonts w:hint="eastAsia"/>
        </w:rPr>
        <w:t>代码组成。</w:t>
      </w:r>
    </w:p>
    <w:p w14:paraId="78ADE716" w14:textId="77777777" w:rsidR="00384790" w:rsidRDefault="00384790" w:rsidP="00384790">
      <w:pPr>
        <w:pStyle w:val="a8"/>
        <w:ind w:firstLine="420"/>
      </w:pPr>
      <w:r>
        <w:rPr>
          <w:rFonts w:hint="eastAsia"/>
        </w:rPr>
        <w:t>增强（</w:t>
      </w:r>
      <w:r>
        <w:rPr>
          <w:rFonts w:hint="eastAsia"/>
        </w:rPr>
        <w:t>4</w:t>
      </w:r>
      <w:r>
        <w:rPr>
          <w:rFonts w:hint="eastAsia"/>
        </w:rPr>
        <w:t>）的公式是：</w:t>
      </w:r>
    </w:p>
    <w:p w14:paraId="42873565" w14:textId="77777777" w:rsidR="00384790" w:rsidRDefault="00384790" w:rsidP="003F7E83">
      <w:pPr>
        <w:pStyle w:val="a8"/>
        <w:ind w:firstLine="420"/>
        <w:jc w:val="center"/>
      </w:pPr>
      <w:r>
        <w:rPr>
          <w:rFonts w:hint="eastAsia"/>
        </w:rPr>
        <w:t>B4 = g4</w:t>
      </w:r>
      <w:r>
        <w:rPr>
          <w:rFonts w:hint="eastAsia"/>
        </w:rPr>
        <w:t>（</w:t>
      </w:r>
      <w:r>
        <w:rPr>
          <w:rFonts w:hint="eastAsia"/>
        </w:rPr>
        <w:t>B3</w:t>
      </w:r>
      <w:r>
        <w:rPr>
          <w:rFonts w:hint="eastAsia"/>
        </w:rPr>
        <w:t>）</w:t>
      </w:r>
    </w:p>
    <w:p w14:paraId="58184E03" w14:textId="77777777" w:rsidR="00384790" w:rsidRDefault="00384790" w:rsidP="00384790">
      <w:pPr>
        <w:pStyle w:val="a8"/>
        <w:ind w:firstLine="420"/>
      </w:pPr>
      <w:r>
        <w:rPr>
          <w:rFonts w:hint="eastAsia"/>
        </w:rPr>
        <w:t>g4</w:t>
      </w:r>
      <w:r>
        <w:rPr>
          <w:rFonts w:hint="eastAsia"/>
        </w:rPr>
        <w:t>是</w:t>
      </w:r>
      <w:r>
        <w:rPr>
          <w:rFonts w:hint="eastAsia"/>
        </w:rPr>
        <w:t>Base64</w:t>
      </w:r>
      <w:r>
        <w:rPr>
          <w:rFonts w:hint="eastAsia"/>
        </w:rPr>
        <w:t>编码的功能。</w:t>
      </w:r>
    </w:p>
    <w:p w14:paraId="3775BFA1" w14:textId="77777777" w:rsidR="00384790" w:rsidRDefault="00384790" w:rsidP="00384790">
      <w:pPr>
        <w:pStyle w:val="a8"/>
        <w:ind w:firstLine="420"/>
      </w:pPr>
      <w:r>
        <w:rPr>
          <w:rFonts w:hint="eastAsia"/>
        </w:rPr>
        <w:t>在第</w:t>
      </w:r>
      <w:r>
        <w:rPr>
          <w:rFonts w:hint="eastAsia"/>
        </w:rPr>
        <w:t>3</w:t>
      </w:r>
      <w:r>
        <w:rPr>
          <w:rFonts w:hint="eastAsia"/>
        </w:rPr>
        <w:t>节中，“</w:t>
      </w:r>
      <w:r>
        <w:rPr>
          <w:rFonts w:hint="eastAsia"/>
        </w:rPr>
        <w:t>Parhelion</w:t>
      </w:r>
      <w:r>
        <w:rPr>
          <w:rFonts w:hint="eastAsia"/>
        </w:rPr>
        <w:t>”算法生成多态</w:t>
      </w:r>
      <w:r>
        <w:rPr>
          <w:rFonts w:hint="eastAsia"/>
        </w:rPr>
        <w:t>Javascript</w:t>
      </w:r>
      <w:r>
        <w:rPr>
          <w:rFonts w:hint="eastAsia"/>
        </w:rPr>
        <w:t>代码</w:t>
      </w:r>
      <w:r>
        <w:rPr>
          <w:rFonts w:hint="eastAsia"/>
        </w:rPr>
        <w:t>S6</w:t>
      </w:r>
      <w:r>
        <w:rPr>
          <w:rFonts w:hint="eastAsia"/>
        </w:rPr>
        <w:t>。在本节中，“</w:t>
      </w:r>
      <w:r>
        <w:rPr>
          <w:rFonts w:hint="eastAsia"/>
        </w:rPr>
        <w:t>Athena</w:t>
      </w:r>
      <w:r>
        <w:rPr>
          <w:rFonts w:hint="eastAsia"/>
        </w:rPr>
        <w:t>”算法生成加密的</w:t>
      </w:r>
      <w:r>
        <w:rPr>
          <w:rFonts w:hint="eastAsia"/>
        </w:rPr>
        <w:t>HTML</w:t>
      </w:r>
      <w:r>
        <w:rPr>
          <w:rFonts w:hint="eastAsia"/>
        </w:rPr>
        <w:t>代码</w:t>
      </w:r>
      <w:r>
        <w:rPr>
          <w:rFonts w:hint="eastAsia"/>
        </w:rPr>
        <w:t>B4</w:t>
      </w:r>
      <w:r>
        <w:rPr>
          <w:rFonts w:hint="eastAsia"/>
        </w:rPr>
        <w:t>。完成完整的网页加密。</w:t>
      </w:r>
    </w:p>
    <w:p w14:paraId="3B45449A" w14:textId="77777777" w:rsidR="00384790" w:rsidRDefault="00384790" w:rsidP="00384790">
      <w:pPr>
        <w:pStyle w:val="a8"/>
        <w:ind w:firstLine="420"/>
      </w:pPr>
    </w:p>
    <w:p w14:paraId="6B659BDD" w14:textId="77777777" w:rsidR="00384790" w:rsidRDefault="00384790" w:rsidP="00384790">
      <w:pPr>
        <w:pStyle w:val="a8"/>
        <w:ind w:firstLine="420"/>
      </w:pPr>
      <w:r>
        <w:rPr>
          <w:rFonts w:hint="eastAsia"/>
        </w:rPr>
        <w:t>另一方面，两个演示网页的</w:t>
      </w:r>
      <w:r>
        <w:rPr>
          <w:rFonts w:hint="eastAsia"/>
        </w:rPr>
        <w:t>HTML</w:t>
      </w:r>
      <w:r>
        <w:rPr>
          <w:rFonts w:hint="eastAsia"/>
        </w:rPr>
        <w:t>代码被破解了</w:t>
      </w:r>
      <w:r>
        <w:rPr>
          <w:rFonts w:hint="eastAsia"/>
        </w:rPr>
        <w:t>5</w:t>
      </w:r>
      <w:r>
        <w:rPr>
          <w:rFonts w:hint="eastAsia"/>
        </w:rPr>
        <w:t>次。但这不是因为“</w:t>
      </w:r>
      <w:r>
        <w:rPr>
          <w:rFonts w:hint="eastAsia"/>
        </w:rPr>
        <w:t>Athena</w:t>
      </w:r>
      <w:r>
        <w:rPr>
          <w:rFonts w:hint="eastAsia"/>
        </w:rPr>
        <w:t>”加密算法很弱。原因是解密</w:t>
      </w:r>
      <w:r>
        <w:rPr>
          <w:rFonts w:hint="eastAsia"/>
        </w:rPr>
        <w:t>Javascript</w:t>
      </w:r>
      <w:r>
        <w:rPr>
          <w:rFonts w:hint="eastAsia"/>
        </w:rPr>
        <w:t>程序不够强大。每次演示网页破解时，我们都会在以后升级</w:t>
      </w:r>
      <w:r>
        <w:rPr>
          <w:rFonts w:hint="eastAsia"/>
        </w:rPr>
        <w:t>Javascript</w:t>
      </w:r>
      <w:r>
        <w:rPr>
          <w:rFonts w:hint="eastAsia"/>
        </w:rPr>
        <w:t>程序。</w:t>
      </w:r>
    </w:p>
    <w:p w14:paraId="341957E9" w14:textId="77777777" w:rsidR="00384790" w:rsidRDefault="00384790" w:rsidP="00384790">
      <w:pPr>
        <w:pStyle w:val="a8"/>
        <w:ind w:firstLine="420"/>
      </w:pPr>
      <w:r>
        <w:rPr>
          <w:rFonts w:hint="eastAsia"/>
        </w:rPr>
        <w:t>最近我们发现一些强大的</w:t>
      </w:r>
      <w:r>
        <w:rPr>
          <w:rFonts w:hint="eastAsia"/>
        </w:rPr>
        <w:t>Javascript</w:t>
      </w:r>
      <w:r>
        <w:rPr>
          <w:rFonts w:hint="eastAsia"/>
        </w:rPr>
        <w:t>调试器可以直接获取</w:t>
      </w:r>
      <w:r>
        <w:rPr>
          <w:rFonts w:hint="eastAsia"/>
        </w:rPr>
        <w:t>HTML</w:t>
      </w:r>
      <w:r>
        <w:rPr>
          <w:rFonts w:hint="eastAsia"/>
        </w:rPr>
        <w:t>内容。但我们有新的想法来处理它。我们将再次升级该计划。</w:t>
      </w:r>
    </w:p>
    <w:p w14:paraId="72CA820D" w14:textId="77777777" w:rsidR="00345C52" w:rsidRDefault="00345C52" w:rsidP="00345C52">
      <w:pPr>
        <w:pStyle w:val="a8"/>
        <w:ind w:firstLine="420"/>
      </w:pPr>
      <w:r>
        <w:rPr>
          <w:rFonts w:hint="eastAsia"/>
        </w:rPr>
        <w:t>V.SHAREWARE</w:t>
      </w:r>
      <w:r>
        <w:rPr>
          <w:rFonts w:hint="eastAsia"/>
        </w:rPr>
        <w:t>和实验结果</w:t>
      </w:r>
    </w:p>
    <w:p w14:paraId="5DEC24D5" w14:textId="77777777" w:rsidR="00345C52" w:rsidRDefault="00345C52" w:rsidP="00345C52">
      <w:pPr>
        <w:pStyle w:val="a8"/>
        <w:ind w:firstLine="420"/>
      </w:pPr>
      <w:r>
        <w:rPr>
          <w:rFonts w:hint="eastAsia"/>
        </w:rPr>
        <w:t> </w:t>
      </w:r>
    </w:p>
    <w:p w14:paraId="474DF6BD" w14:textId="77777777" w:rsidR="00345C52" w:rsidRDefault="00345C52" w:rsidP="00345C52">
      <w:pPr>
        <w:pStyle w:val="a8"/>
        <w:ind w:firstLine="420"/>
      </w:pPr>
    </w:p>
    <w:p w14:paraId="14FF9810" w14:textId="77777777" w:rsidR="00345C52" w:rsidRDefault="00345C52" w:rsidP="00345C52">
      <w:pPr>
        <w:pStyle w:val="a8"/>
        <w:ind w:firstLine="420"/>
      </w:pPr>
      <w:r>
        <w:rPr>
          <w:rFonts w:hint="eastAsia"/>
        </w:rPr>
        <w:t>基于“</w:t>
      </w:r>
      <w:r>
        <w:rPr>
          <w:rFonts w:hint="eastAsia"/>
        </w:rPr>
        <w:t>parhelion</w:t>
      </w:r>
      <w:r>
        <w:rPr>
          <w:rFonts w:hint="eastAsia"/>
        </w:rPr>
        <w:t>”和“</w:t>
      </w:r>
      <w:r>
        <w:rPr>
          <w:rFonts w:hint="eastAsia"/>
        </w:rPr>
        <w:t>Athena</w:t>
      </w:r>
      <w:r>
        <w:rPr>
          <w:rFonts w:hint="eastAsia"/>
        </w:rPr>
        <w:t>”算法，我们使用</w:t>
      </w:r>
      <w:r>
        <w:rPr>
          <w:rFonts w:hint="eastAsia"/>
        </w:rPr>
        <w:t>C / C ++</w:t>
      </w:r>
      <w:r>
        <w:rPr>
          <w:rFonts w:hint="eastAsia"/>
        </w:rPr>
        <w:t>语言开发网页加密共享软件“</w:t>
      </w:r>
      <w:r>
        <w:rPr>
          <w:rFonts w:hint="eastAsia"/>
        </w:rPr>
        <w:t>Athena WebLock</w:t>
      </w:r>
      <w:r>
        <w:rPr>
          <w:rFonts w:hint="eastAsia"/>
        </w:rPr>
        <w:t>”。简体中文版可以在以下网页下载：</w:t>
      </w:r>
    </w:p>
    <w:p w14:paraId="2C796AC4" w14:textId="77777777" w:rsidR="00345C52" w:rsidRDefault="00345C52" w:rsidP="00345C52">
      <w:pPr>
        <w:pStyle w:val="a8"/>
        <w:ind w:firstLine="420"/>
      </w:pPr>
      <w:r>
        <w:rPr>
          <w:rFonts w:hint="eastAsia"/>
        </w:rPr>
        <w:t>http://www.28x28.com/index.php?id=soft_000000002</w:t>
      </w:r>
      <w:r>
        <w:rPr>
          <w:rFonts w:hint="eastAsia"/>
        </w:rPr>
        <w:t>有两个加密的演示网页：</w:t>
      </w:r>
    </w:p>
    <w:p w14:paraId="4901A995" w14:textId="77777777" w:rsidR="00345C52" w:rsidRDefault="00345C52" w:rsidP="00345C52">
      <w:pPr>
        <w:pStyle w:val="a8"/>
        <w:ind w:firstLine="420"/>
      </w:pPr>
      <w:r>
        <w:t>http://www.28x28.com/doc/demo1.html</w:t>
      </w:r>
    </w:p>
    <w:p w14:paraId="5FD3A4CD" w14:textId="77777777" w:rsidR="00345C52" w:rsidRDefault="00345C52" w:rsidP="00345C52">
      <w:pPr>
        <w:pStyle w:val="a8"/>
        <w:ind w:firstLine="420"/>
      </w:pPr>
      <w:r>
        <w:t>http://www.28x28.com/doc/demo2.html</w:t>
      </w:r>
    </w:p>
    <w:p w14:paraId="556626FC" w14:textId="77777777" w:rsidR="00345C52" w:rsidRDefault="00345C52" w:rsidP="00345C52">
      <w:pPr>
        <w:pStyle w:val="a8"/>
        <w:ind w:firstLine="420"/>
      </w:pPr>
      <w:r>
        <w:rPr>
          <w:rFonts w:hint="eastAsia"/>
        </w:rPr>
        <w:t>在“</w:t>
      </w:r>
      <w:r>
        <w:rPr>
          <w:rFonts w:hint="eastAsia"/>
        </w:rPr>
        <w:t>Athena WebLock</w:t>
      </w:r>
      <w:r>
        <w:rPr>
          <w:rFonts w:hint="eastAsia"/>
        </w:rPr>
        <w:t>”中，“</w:t>
      </w:r>
      <w:r>
        <w:rPr>
          <w:rFonts w:hint="eastAsia"/>
        </w:rPr>
        <w:t>Parhelion</w:t>
      </w:r>
      <w:r>
        <w:rPr>
          <w:rFonts w:hint="eastAsia"/>
        </w:rPr>
        <w:t>”算法保护网页中的</w:t>
      </w:r>
      <w:r>
        <w:rPr>
          <w:rFonts w:hint="eastAsia"/>
        </w:rPr>
        <w:t>Javascript</w:t>
      </w:r>
      <w:r>
        <w:rPr>
          <w:rFonts w:hint="eastAsia"/>
        </w:rPr>
        <w:t>代码，“</w:t>
      </w:r>
      <w:r>
        <w:rPr>
          <w:rFonts w:hint="eastAsia"/>
        </w:rPr>
        <w:t>Athena</w:t>
      </w:r>
      <w:r>
        <w:rPr>
          <w:rFonts w:hint="eastAsia"/>
        </w:rPr>
        <w:t>”算法保护</w:t>
      </w:r>
      <w:r>
        <w:rPr>
          <w:rFonts w:hint="eastAsia"/>
        </w:rPr>
        <w:t>HTML</w:t>
      </w:r>
      <w:r>
        <w:rPr>
          <w:rFonts w:hint="eastAsia"/>
        </w:rPr>
        <w:t>代码。图</w:t>
      </w:r>
      <w:r>
        <w:rPr>
          <w:rFonts w:hint="eastAsia"/>
        </w:rPr>
        <w:t>1</w:t>
      </w:r>
      <w:r>
        <w:rPr>
          <w:rFonts w:hint="eastAsia"/>
        </w:rPr>
        <w:t>显示了部分加密的</w:t>
      </w:r>
      <w:r>
        <w:rPr>
          <w:rFonts w:hint="eastAsia"/>
        </w:rPr>
        <w:t>HTML</w:t>
      </w:r>
      <w:r>
        <w:rPr>
          <w:rFonts w:hint="eastAsia"/>
        </w:rPr>
        <w:t>代码。图</w:t>
      </w:r>
      <w:r>
        <w:rPr>
          <w:rFonts w:hint="eastAsia"/>
        </w:rPr>
        <w:t>2</w:t>
      </w:r>
      <w:r>
        <w:rPr>
          <w:rFonts w:hint="eastAsia"/>
        </w:rPr>
        <w:t>显示了原始源</w:t>
      </w:r>
      <w:r>
        <w:rPr>
          <w:rFonts w:hint="eastAsia"/>
        </w:rPr>
        <w:t>HTML</w:t>
      </w:r>
      <w:r>
        <w:rPr>
          <w:rFonts w:hint="eastAsia"/>
        </w:rPr>
        <w:t>代码的一部分。我们可以看到代码彻底改变了。</w:t>
      </w:r>
    </w:p>
    <w:p w14:paraId="4AF27B92" w14:textId="77777777" w:rsidR="00345C52" w:rsidRDefault="00345C52" w:rsidP="00345C52">
      <w:pPr>
        <w:pStyle w:val="a8"/>
        <w:ind w:firstLine="420"/>
      </w:pPr>
      <w:r>
        <w:rPr>
          <w:rFonts w:hint="eastAsia"/>
        </w:rPr>
        <w:t>我们从一些</w:t>
      </w:r>
      <w:r>
        <w:rPr>
          <w:rFonts w:hint="eastAsia"/>
        </w:rPr>
        <w:t>hompages</w:t>
      </w:r>
      <w:r>
        <w:rPr>
          <w:rFonts w:hint="eastAsia"/>
        </w:rPr>
        <w:t>中获取</w:t>
      </w:r>
      <w:r>
        <w:rPr>
          <w:rFonts w:hint="eastAsia"/>
        </w:rPr>
        <w:t>HTML</w:t>
      </w:r>
      <w:r>
        <w:rPr>
          <w:rFonts w:hint="eastAsia"/>
        </w:rPr>
        <w:t>文件来进行加密实验。标签。图</w:t>
      </w:r>
      <w:r>
        <w:rPr>
          <w:rFonts w:hint="eastAsia"/>
        </w:rPr>
        <w:t>1</w:t>
      </w:r>
      <w:r>
        <w:rPr>
          <w:rFonts w:hint="eastAsia"/>
        </w:rPr>
        <w:t>和图</w:t>
      </w:r>
      <w:r>
        <w:rPr>
          <w:rFonts w:hint="eastAsia"/>
        </w:rPr>
        <w:t>3</w:t>
      </w:r>
      <w:r>
        <w:rPr>
          <w:rFonts w:hint="eastAsia"/>
        </w:rPr>
        <w:t>显示了加密前后的</w:t>
      </w:r>
      <w:r>
        <w:rPr>
          <w:rFonts w:hint="eastAsia"/>
        </w:rPr>
        <w:t>HTML</w:t>
      </w:r>
      <w:r>
        <w:rPr>
          <w:rFonts w:hint="eastAsia"/>
        </w:rPr>
        <w:t>文件大小变化。结果表明，“</w:t>
      </w:r>
      <w:r>
        <w:rPr>
          <w:rFonts w:hint="eastAsia"/>
        </w:rPr>
        <w:t>Athena</w:t>
      </w:r>
      <w:r>
        <w:rPr>
          <w:rFonts w:hint="eastAsia"/>
        </w:rPr>
        <w:t>”算法带来了约</w:t>
      </w:r>
      <w:r>
        <w:rPr>
          <w:rFonts w:hint="eastAsia"/>
        </w:rPr>
        <w:t>50</w:t>
      </w:r>
      <w:r>
        <w:rPr>
          <w:rFonts w:hint="eastAsia"/>
        </w:rPr>
        <w:t>％的压缩比。压缩使加密更强大。</w:t>
      </w:r>
    </w:p>
    <w:p w14:paraId="361D2C4E" w14:textId="537B6AB4" w:rsidR="00345C52" w:rsidRDefault="00345C52" w:rsidP="00345C52">
      <w:pPr>
        <w:pStyle w:val="a8"/>
        <w:ind w:firstLine="420"/>
      </w:pPr>
      <w:r>
        <w:rPr>
          <w:rFonts w:hint="eastAsia"/>
        </w:rPr>
        <w:t>“</w:t>
      </w:r>
      <w:r>
        <w:rPr>
          <w:rFonts w:hint="eastAsia"/>
        </w:rPr>
        <w:t>Athena WebLock</w:t>
      </w:r>
      <w:r>
        <w:rPr>
          <w:rFonts w:hint="eastAsia"/>
        </w:rPr>
        <w:t>”的下载量接近</w:t>
      </w:r>
      <w:r>
        <w:rPr>
          <w:rFonts w:hint="eastAsia"/>
        </w:rPr>
        <w:t>36,000</w:t>
      </w:r>
      <w:r>
        <w:rPr>
          <w:rFonts w:hint="eastAsia"/>
        </w:rPr>
        <w:t>次。这两个演示网页已经在网站上存在了两年多。没有人声明加密的</w:t>
      </w:r>
      <w:r>
        <w:rPr>
          <w:rFonts w:hint="eastAsia"/>
        </w:rPr>
        <w:t>Javascript</w:t>
      </w:r>
      <w:r>
        <w:rPr>
          <w:rFonts w:hint="eastAsia"/>
        </w:rPr>
        <w:t>代码已被破解。这意味着“</w:t>
      </w:r>
      <w:r>
        <w:rPr>
          <w:rFonts w:hint="eastAsia"/>
        </w:rPr>
        <w:t>Parhelion</w:t>
      </w:r>
      <w:r>
        <w:rPr>
          <w:rFonts w:hint="eastAsia"/>
        </w:rPr>
        <w:t>”算法并未被证明是不安全的</w:t>
      </w:r>
    </w:p>
    <w:p w14:paraId="75F133E2" w14:textId="77777777" w:rsidR="00345C52" w:rsidRDefault="00345C52" w:rsidP="00345C52">
      <w:pPr>
        <w:pStyle w:val="a8"/>
        <w:ind w:firstLine="420"/>
      </w:pPr>
      <w:r>
        <w:rPr>
          <w:rFonts w:hint="eastAsia"/>
        </w:rPr>
        <w:t>另一方面，两个演示网页的</w:t>
      </w:r>
      <w:r>
        <w:rPr>
          <w:rFonts w:hint="eastAsia"/>
        </w:rPr>
        <w:t>HTML</w:t>
      </w:r>
      <w:r>
        <w:rPr>
          <w:rFonts w:hint="eastAsia"/>
        </w:rPr>
        <w:t>代码被破解了</w:t>
      </w:r>
      <w:r>
        <w:rPr>
          <w:rFonts w:hint="eastAsia"/>
        </w:rPr>
        <w:t>5</w:t>
      </w:r>
      <w:r>
        <w:rPr>
          <w:rFonts w:hint="eastAsia"/>
        </w:rPr>
        <w:t>次。</w:t>
      </w:r>
      <w:r>
        <w:rPr>
          <w:rFonts w:hint="eastAsia"/>
        </w:rPr>
        <w:t xml:space="preserve"> </w:t>
      </w:r>
      <w:r>
        <w:rPr>
          <w:rFonts w:hint="eastAsia"/>
        </w:rPr>
        <w:t>但这不是因为“</w:t>
      </w:r>
      <w:r>
        <w:rPr>
          <w:rFonts w:hint="eastAsia"/>
        </w:rPr>
        <w:t>Athena</w:t>
      </w:r>
      <w:r>
        <w:rPr>
          <w:rFonts w:hint="eastAsia"/>
        </w:rPr>
        <w:t>”加密算法很弱。</w:t>
      </w:r>
      <w:r>
        <w:rPr>
          <w:rFonts w:hint="eastAsia"/>
        </w:rPr>
        <w:t xml:space="preserve"> </w:t>
      </w:r>
      <w:r>
        <w:rPr>
          <w:rFonts w:hint="eastAsia"/>
        </w:rPr>
        <w:t>原因是解密</w:t>
      </w:r>
      <w:r>
        <w:rPr>
          <w:rFonts w:hint="eastAsia"/>
        </w:rPr>
        <w:t>Javascript</w:t>
      </w:r>
      <w:r>
        <w:rPr>
          <w:rFonts w:hint="eastAsia"/>
        </w:rPr>
        <w:t>程序不够强大。</w:t>
      </w:r>
      <w:r>
        <w:rPr>
          <w:rFonts w:hint="eastAsia"/>
        </w:rPr>
        <w:t xml:space="preserve"> </w:t>
      </w:r>
      <w:r>
        <w:rPr>
          <w:rFonts w:hint="eastAsia"/>
        </w:rPr>
        <w:t>每次演示网页破解时，我们都会在以后升级</w:t>
      </w:r>
      <w:r>
        <w:rPr>
          <w:rFonts w:hint="eastAsia"/>
        </w:rPr>
        <w:t>Javascript</w:t>
      </w:r>
      <w:r>
        <w:rPr>
          <w:rFonts w:hint="eastAsia"/>
        </w:rPr>
        <w:t>程序。</w:t>
      </w:r>
    </w:p>
    <w:p w14:paraId="40B94CFD" w14:textId="27C54DFC" w:rsidR="00345C52" w:rsidRDefault="00345C52" w:rsidP="00345C52">
      <w:pPr>
        <w:pStyle w:val="a8"/>
        <w:ind w:firstLine="420"/>
      </w:pPr>
      <w:r>
        <w:rPr>
          <w:rFonts w:hint="eastAsia"/>
        </w:rPr>
        <w:t>最近我们发现一些强大的</w:t>
      </w:r>
      <w:r>
        <w:rPr>
          <w:rFonts w:hint="eastAsia"/>
        </w:rPr>
        <w:t>Javascript</w:t>
      </w:r>
      <w:r>
        <w:rPr>
          <w:rFonts w:hint="eastAsia"/>
        </w:rPr>
        <w:t>调试器可以直接获取</w:t>
      </w:r>
      <w:r>
        <w:rPr>
          <w:rFonts w:hint="eastAsia"/>
        </w:rPr>
        <w:t>HTML</w:t>
      </w:r>
      <w:r>
        <w:rPr>
          <w:rFonts w:hint="eastAsia"/>
        </w:rPr>
        <w:t>内容。</w:t>
      </w:r>
      <w:r>
        <w:rPr>
          <w:rFonts w:hint="eastAsia"/>
        </w:rPr>
        <w:t xml:space="preserve"> </w:t>
      </w:r>
      <w:r>
        <w:rPr>
          <w:rFonts w:hint="eastAsia"/>
        </w:rPr>
        <w:t>但我们有新的想法来处理它。</w:t>
      </w:r>
      <w:r>
        <w:rPr>
          <w:rFonts w:hint="eastAsia"/>
        </w:rPr>
        <w:t xml:space="preserve"> </w:t>
      </w:r>
      <w:r>
        <w:rPr>
          <w:rFonts w:hint="eastAsia"/>
        </w:rPr>
        <w:t>我们将再次升级该计划。</w:t>
      </w:r>
    </w:p>
    <w:p w14:paraId="66DA1339" w14:textId="12C1A931" w:rsidR="00455AFA" w:rsidRDefault="00455AFA" w:rsidP="00455AFA">
      <w:pPr>
        <w:pStyle w:val="a8"/>
        <w:ind w:firstLineChars="0" w:firstLine="0"/>
      </w:pPr>
      <w:r>
        <w:rPr>
          <w:rFonts w:hint="eastAsia"/>
          <w:noProof/>
        </w:rPr>
        <w:drawing>
          <wp:inline distT="0" distB="0" distL="0" distR="0" wp14:anchorId="2A846BB5" wp14:editId="5FAD3827">
            <wp:extent cx="2587625" cy="2046605"/>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01.png"/>
                    <pic:cNvPicPr/>
                  </pic:nvPicPr>
                  <pic:blipFill>
                    <a:blip r:embed="rId51">
                      <a:extLst>
                        <a:ext uri="{28A0092B-C50C-407E-A947-70E740481C1C}">
                          <a14:useLocalDpi xmlns:a14="http://schemas.microsoft.com/office/drawing/2010/main" val="0"/>
                        </a:ext>
                      </a:extLst>
                    </a:blip>
                    <a:stretch>
                      <a:fillRect/>
                    </a:stretch>
                  </pic:blipFill>
                  <pic:spPr>
                    <a:xfrm>
                      <a:off x="0" y="0"/>
                      <a:ext cx="2587625" cy="2046605"/>
                    </a:xfrm>
                    <a:prstGeom prst="rect">
                      <a:avLst/>
                    </a:prstGeom>
                  </pic:spPr>
                </pic:pic>
              </a:graphicData>
            </a:graphic>
          </wp:inline>
        </w:drawing>
      </w:r>
    </w:p>
    <w:p w14:paraId="62C1934D" w14:textId="77777777" w:rsidR="005973EB" w:rsidRDefault="005973EB" w:rsidP="005973EB">
      <w:pPr>
        <w:pStyle w:val="a8"/>
        <w:ind w:firstLine="420"/>
      </w:pPr>
      <w:r>
        <w:rPr>
          <w:rFonts w:hint="eastAsia"/>
        </w:rPr>
        <w:t>图</w:t>
      </w:r>
      <w:r>
        <w:rPr>
          <w:rFonts w:hint="eastAsia"/>
        </w:rPr>
        <w:t>1.</w:t>
      </w:r>
      <w:r>
        <w:rPr>
          <w:rFonts w:hint="eastAsia"/>
        </w:rPr>
        <w:t>加密的</w:t>
      </w:r>
      <w:r>
        <w:rPr>
          <w:rFonts w:hint="eastAsia"/>
        </w:rPr>
        <w:t>HTML</w:t>
      </w:r>
      <w:r>
        <w:rPr>
          <w:rFonts w:hint="eastAsia"/>
        </w:rPr>
        <w:t>代码示例</w:t>
      </w:r>
    </w:p>
    <w:p w14:paraId="13501972" w14:textId="77777777" w:rsidR="00455AFA" w:rsidRDefault="00455AFA" w:rsidP="00455AFA">
      <w:pPr>
        <w:pStyle w:val="a8"/>
        <w:ind w:firstLineChars="0" w:firstLine="0"/>
      </w:pPr>
    </w:p>
    <w:p w14:paraId="02ECE5C3" w14:textId="3D9D8769" w:rsidR="00455AFA" w:rsidRDefault="00455AFA" w:rsidP="00455AFA">
      <w:pPr>
        <w:pStyle w:val="a8"/>
        <w:ind w:firstLineChars="0" w:firstLine="0"/>
        <w:jc w:val="center"/>
      </w:pPr>
      <w:r>
        <w:rPr>
          <w:rFonts w:hint="eastAsia"/>
          <w:noProof/>
        </w:rPr>
        <w:drawing>
          <wp:inline distT="0" distB="0" distL="0" distR="0" wp14:anchorId="5F60AD58" wp14:editId="6227F051">
            <wp:extent cx="2587625" cy="2070100"/>
            <wp:effectExtent l="0" t="0" r="3175"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02.png"/>
                    <pic:cNvPicPr/>
                  </pic:nvPicPr>
                  <pic:blipFill>
                    <a:blip r:embed="rId52">
                      <a:extLst>
                        <a:ext uri="{28A0092B-C50C-407E-A947-70E740481C1C}">
                          <a14:useLocalDpi xmlns:a14="http://schemas.microsoft.com/office/drawing/2010/main" val="0"/>
                        </a:ext>
                      </a:extLst>
                    </a:blip>
                    <a:stretch>
                      <a:fillRect/>
                    </a:stretch>
                  </pic:blipFill>
                  <pic:spPr>
                    <a:xfrm>
                      <a:off x="0" y="0"/>
                      <a:ext cx="2587625" cy="2070100"/>
                    </a:xfrm>
                    <a:prstGeom prst="rect">
                      <a:avLst/>
                    </a:prstGeom>
                  </pic:spPr>
                </pic:pic>
              </a:graphicData>
            </a:graphic>
          </wp:inline>
        </w:drawing>
      </w:r>
    </w:p>
    <w:p w14:paraId="3442C7F5" w14:textId="77777777" w:rsidR="005973EB" w:rsidRDefault="005973EB" w:rsidP="005973EB">
      <w:pPr>
        <w:pStyle w:val="a8"/>
        <w:ind w:firstLine="420"/>
      </w:pPr>
      <w:r>
        <w:rPr>
          <w:rFonts w:hint="eastAsia"/>
        </w:rPr>
        <w:t>图</w:t>
      </w:r>
      <w:r>
        <w:rPr>
          <w:rFonts w:hint="eastAsia"/>
        </w:rPr>
        <w:t>2.</w:t>
      </w:r>
      <w:r>
        <w:rPr>
          <w:rFonts w:hint="eastAsia"/>
        </w:rPr>
        <w:t>原始</w:t>
      </w:r>
      <w:r>
        <w:rPr>
          <w:rFonts w:hint="eastAsia"/>
        </w:rPr>
        <w:t>HTML</w:t>
      </w:r>
      <w:r>
        <w:rPr>
          <w:rFonts w:hint="eastAsia"/>
        </w:rPr>
        <w:t>代码示例</w:t>
      </w:r>
    </w:p>
    <w:p w14:paraId="313B2DDE" w14:textId="77777777" w:rsidR="00455AFA" w:rsidRDefault="00455AFA" w:rsidP="00455AFA">
      <w:pPr>
        <w:pStyle w:val="a8"/>
        <w:ind w:firstLineChars="0" w:firstLine="0"/>
      </w:pPr>
    </w:p>
    <w:p w14:paraId="465B5A57" w14:textId="77777777" w:rsidR="00455AFA" w:rsidRDefault="00455AFA" w:rsidP="00455AFA">
      <w:pPr>
        <w:pStyle w:val="a8"/>
        <w:ind w:firstLineChars="0" w:firstLine="0"/>
        <w:jc w:val="center"/>
      </w:pPr>
    </w:p>
    <w:p w14:paraId="00FDCE83" w14:textId="77777777" w:rsidR="005973EB" w:rsidRDefault="005973EB" w:rsidP="005973EB">
      <w:pPr>
        <w:pStyle w:val="a8"/>
        <w:ind w:firstLine="420"/>
      </w:pPr>
    </w:p>
    <w:p w14:paraId="23E8162A" w14:textId="77777777" w:rsidR="005973EB" w:rsidRDefault="005973EB" w:rsidP="005973EB">
      <w:pPr>
        <w:pStyle w:val="a8"/>
        <w:ind w:firstLine="420"/>
      </w:pPr>
    </w:p>
    <w:p w14:paraId="19A700EF" w14:textId="77777777" w:rsidR="005973EB" w:rsidRDefault="005973EB" w:rsidP="005973EB">
      <w:pPr>
        <w:pStyle w:val="a8"/>
        <w:ind w:firstLine="420"/>
      </w:pPr>
      <w:r>
        <w:rPr>
          <w:rFonts w:hint="eastAsia"/>
        </w:rPr>
        <w:t>表</w:t>
      </w:r>
      <w:r>
        <w:rPr>
          <w:rFonts w:hint="eastAsia"/>
        </w:rPr>
        <w:t>1. HTML</w:t>
      </w:r>
      <w:r>
        <w:rPr>
          <w:rFonts w:hint="eastAsia"/>
        </w:rPr>
        <w:t>文件大小（</w:t>
      </w:r>
      <w:r>
        <w:rPr>
          <w:rFonts w:hint="eastAsia"/>
        </w:rPr>
        <w:t>BYTES</w:t>
      </w:r>
      <w:r>
        <w:rPr>
          <w:rFonts w:hint="eastAsia"/>
        </w:rPr>
        <w:t>）</w:t>
      </w:r>
    </w:p>
    <w:p w14:paraId="32CF6DEA" w14:textId="6F9C1C0F" w:rsidR="00455AFA" w:rsidRDefault="00455AFA" w:rsidP="00455AFA">
      <w:pPr>
        <w:pStyle w:val="a8"/>
        <w:ind w:firstLineChars="0" w:firstLine="0"/>
        <w:jc w:val="center"/>
      </w:pPr>
      <w:r>
        <w:rPr>
          <w:rFonts w:hint="eastAsia"/>
          <w:noProof/>
        </w:rPr>
        <w:drawing>
          <wp:inline distT="0" distB="0" distL="0" distR="0" wp14:anchorId="52ED5E9D" wp14:editId="4CD35109">
            <wp:extent cx="2587625" cy="93408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5table1.png"/>
                    <pic:cNvPicPr/>
                  </pic:nvPicPr>
                  <pic:blipFill>
                    <a:blip r:embed="rId53">
                      <a:extLst>
                        <a:ext uri="{28A0092B-C50C-407E-A947-70E740481C1C}">
                          <a14:useLocalDpi xmlns:a14="http://schemas.microsoft.com/office/drawing/2010/main" val="0"/>
                        </a:ext>
                      </a:extLst>
                    </a:blip>
                    <a:stretch>
                      <a:fillRect/>
                    </a:stretch>
                  </pic:blipFill>
                  <pic:spPr>
                    <a:xfrm>
                      <a:off x="0" y="0"/>
                      <a:ext cx="2587625" cy="934085"/>
                    </a:xfrm>
                    <a:prstGeom prst="rect">
                      <a:avLst/>
                    </a:prstGeom>
                  </pic:spPr>
                </pic:pic>
              </a:graphicData>
            </a:graphic>
          </wp:inline>
        </w:drawing>
      </w:r>
    </w:p>
    <w:p w14:paraId="61D8A042" w14:textId="77777777" w:rsidR="00455AFA" w:rsidRDefault="00455AFA" w:rsidP="00455AFA">
      <w:pPr>
        <w:pStyle w:val="a8"/>
        <w:ind w:firstLineChars="0" w:firstLine="0"/>
      </w:pPr>
    </w:p>
    <w:p w14:paraId="695BF871" w14:textId="77777777" w:rsidR="00455AFA" w:rsidRDefault="00455AFA" w:rsidP="00455AFA">
      <w:pPr>
        <w:pStyle w:val="a8"/>
        <w:ind w:firstLineChars="0" w:firstLine="0"/>
      </w:pPr>
    </w:p>
    <w:p w14:paraId="0857047C" w14:textId="60D5EDF4" w:rsidR="00455AFA" w:rsidRDefault="00455AFA" w:rsidP="00455AFA">
      <w:pPr>
        <w:pStyle w:val="a8"/>
        <w:ind w:firstLineChars="0" w:firstLine="0"/>
      </w:pPr>
      <w:r>
        <w:rPr>
          <w:rFonts w:hint="eastAsia"/>
          <w:noProof/>
        </w:rPr>
        <w:drawing>
          <wp:inline distT="0" distB="0" distL="0" distR="0" wp14:anchorId="0A16905F" wp14:editId="148CD696">
            <wp:extent cx="2587625" cy="2042795"/>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503.png"/>
                    <pic:cNvPicPr/>
                  </pic:nvPicPr>
                  <pic:blipFill>
                    <a:blip r:embed="rId54">
                      <a:extLst>
                        <a:ext uri="{28A0092B-C50C-407E-A947-70E740481C1C}">
                          <a14:useLocalDpi xmlns:a14="http://schemas.microsoft.com/office/drawing/2010/main" val="0"/>
                        </a:ext>
                      </a:extLst>
                    </a:blip>
                    <a:stretch>
                      <a:fillRect/>
                    </a:stretch>
                  </pic:blipFill>
                  <pic:spPr>
                    <a:xfrm>
                      <a:off x="0" y="0"/>
                      <a:ext cx="2587625" cy="2042795"/>
                    </a:xfrm>
                    <a:prstGeom prst="rect">
                      <a:avLst/>
                    </a:prstGeom>
                  </pic:spPr>
                </pic:pic>
              </a:graphicData>
            </a:graphic>
          </wp:inline>
        </w:drawing>
      </w:r>
    </w:p>
    <w:p w14:paraId="574D83BA" w14:textId="5A5146B6" w:rsidR="00345C52" w:rsidRPr="00345C52" w:rsidRDefault="005973EB" w:rsidP="005973EB">
      <w:pPr>
        <w:pStyle w:val="a8"/>
        <w:ind w:firstLine="420"/>
      </w:pPr>
      <w:r>
        <w:rPr>
          <w:rFonts w:hint="eastAsia"/>
        </w:rPr>
        <w:t> </w:t>
      </w:r>
      <w:r w:rsidR="009F3254" w:rsidRPr="009F3254">
        <w:rPr>
          <w:rFonts w:hint="eastAsia"/>
        </w:rPr>
        <w:t>图</w:t>
      </w:r>
      <w:r w:rsidR="009F3254" w:rsidRPr="009F3254">
        <w:rPr>
          <w:rFonts w:hint="eastAsia"/>
        </w:rPr>
        <w:t>3. HTML</w:t>
      </w:r>
      <w:r w:rsidR="009F3254" w:rsidRPr="009F3254">
        <w:rPr>
          <w:rFonts w:hint="eastAsia"/>
        </w:rPr>
        <w:t>文件大小更改</w:t>
      </w:r>
    </w:p>
    <w:p w14:paraId="53C365D7" w14:textId="0A8D810C" w:rsidR="00345C52" w:rsidRDefault="00345C52" w:rsidP="00384790">
      <w:pPr>
        <w:pStyle w:val="a8"/>
        <w:ind w:firstLine="420"/>
      </w:pPr>
      <w:r>
        <w:rPr>
          <w:rFonts w:hint="eastAsia"/>
        </w:rPr>
        <w:t>六</w:t>
      </w:r>
      <w:r>
        <w:t>、</w:t>
      </w:r>
      <w:r>
        <w:rPr>
          <w:rFonts w:hint="eastAsia"/>
        </w:rPr>
        <w:t>结论</w:t>
      </w:r>
    </w:p>
    <w:p w14:paraId="4B4E4B67" w14:textId="0A26B8D5" w:rsidR="00384790" w:rsidRDefault="00384790" w:rsidP="00384790">
      <w:pPr>
        <w:pStyle w:val="a8"/>
        <w:ind w:firstLine="420"/>
      </w:pPr>
      <w:r>
        <w:rPr>
          <w:rFonts w:hint="eastAsia"/>
        </w:rPr>
        <w:t>网页加密很有价值，但实际上保持安全并不容易。</w:t>
      </w:r>
      <w:r>
        <w:rPr>
          <w:rFonts w:hint="eastAsia"/>
        </w:rPr>
        <w:t xml:space="preserve"> </w:t>
      </w:r>
      <w:r>
        <w:rPr>
          <w:rFonts w:hint="eastAsia"/>
        </w:rPr>
        <w:t>保护网页的问题是所有</w:t>
      </w:r>
      <w:r>
        <w:rPr>
          <w:rFonts w:hint="eastAsia"/>
        </w:rPr>
        <w:t>HTML</w:t>
      </w:r>
      <w:r>
        <w:rPr>
          <w:rFonts w:hint="eastAsia"/>
        </w:rPr>
        <w:t>和</w:t>
      </w:r>
      <w:r>
        <w:rPr>
          <w:rFonts w:hint="eastAsia"/>
        </w:rPr>
        <w:t>Javascript</w:t>
      </w:r>
      <w:r>
        <w:rPr>
          <w:rFonts w:hint="eastAsia"/>
        </w:rPr>
        <w:t>代码都必须下载到浏览器中，因此浏览器有机会破解。</w:t>
      </w:r>
    </w:p>
    <w:p w14:paraId="15AF8C62" w14:textId="77777777" w:rsidR="00384790" w:rsidRDefault="00384790" w:rsidP="00384790">
      <w:pPr>
        <w:pStyle w:val="a8"/>
        <w:ind w:firstLine="420"/>
      </w:pPr>
      <w:r>
        <w:rPr>
          <w:rFonts w:hint="eastAsia"/>
        </w:rPr>
        <w:t>本文提供了一种解决这个问题的方法。</w:t>
      </w:r>
      <w:r>
        <w:rPr>
          <w:rFonts w:hint="eastAsia"/>
        </w:rPr>
        <w:t xml:space="preserve"> </w:t>
      </w:r>
      <w:r>
        <w:rPr>
          <w:rFonts w:hint="eastAsia"/>
        </w:rPr>
        <w:t>“</w:t>
      </w:r>
      <w:r>
        <w:rPr>
          <w:rFonts w:hint="eastAsia"/>
        </w:rPr>
        <w:t>Athena</w:t>
      </w:r>
      <w:r>
        <w:rPr>
          <w:rFonts w:hint="eastAsia"/>
        </w:rPr>
        <w:t>”算法可以加密</w:t>
      </w:r>
      <w:r>
        <w:rPr>
          <w:rFonts w:hint="eastAsia"/>
        </w:rPr>
        <w:t>HTML</w:t>
      </w:r>
      <w:r>
        <w:rPr>
          <w:rFonts w:hint="eastAsia"/>
        </w:rPr>
        <w:t>代码，“</w:t>
      </w:r>
      <w:r>
        <w:rPr>
          <w:rFonts w:hint="eastAsia"/>
        </w:rPr>
        <w:t>parhelion</w:t>
      </w:r>
      <w:r>
        <w:rPr>
          <w:rFonts w:hint="eastAsia"/>
        </w:rPr>
        <w:t>”算法可以保护</w:t>
      </w:r>
      <w:r>
        <w:rPr>
          <w:rFonts w:hint="eastAsia"/>
        </w:rPr>
        <w:t>Javascript</w:t>
      </w:r>
      <w:r>
        <w:rPr>
          <w:rFonts w:hint="eastAsia"/>
        </w:rPr>
        <w:t>解密程序。</w:t>
      </w:r>
      <w:r>
        <w:rPr>
          <w:rFonts w:hint="eastAsia"/>
        </w:rPr>
        <w:t xml:space="preserve"> </w:t>
      </w:r>
      <w:r>
        <w:rPr>
          <w:rFonts w:hint="eastAsia"/>
        </w:rPr>
        <w:t>这两种算法相互配合以保持网页安全。</w:t>
      </w:r>
    </w:p>
    <w:p w14:paraId="0AA9368A" w14:textId="77777777" w:rsidR="00384790" w:rsidRDefault="00384790" w:rsidP="00384790">
      <w:pPr>
        <w:pStyle w:val="a8"/>
        <w:ind w:firstLine="420"/>
      </w:pPr>
      <w:r>
        <w:rPr>
          <w:rFonts w:hint="eastAsia"/>
        </w:rPr>
        <w:t>在实践中，开发了共享软件“</w:t>
      </w:r>
      <w:r>
        <w:rPr>
          <w:rFonts w:hint="eastAsia"/>
        </w:rPr>
        <w:t>Athena WebLock</w:t>
      </w:r>
      <w:r>
        <w:rPr>
          <w:rFonts w:hint="eastAsia"/>
        </w:rPr>
        <w:t>”。</w:t>
      </w:r>
      <w:r>
        <w:rPr>
          <w:rFonts w:hint="eastAsia"/>
        </w:rPr>
        <w:t xml:space="preserve"> </w:t>
      </w:r>
      <w:r>
        <w:rPr>
          <w:rFonts w:hint="eastAsia"/>
        </w:rPr>
        <w:t>实验结果表明，在大多数情况下，此加密可以保护网页。</w:t>
      </w:r>
    </w:p>
    <w:p w14:paraId="189E02AF" w14:textId="77777777" w:rsidR="00384790" w:rsidRDefault="00384790" w:rsidP="00384790">
      <w:pPr>
        <w:pStyle w:val="a8"/>
        <w:ind w:firstLine="420"/>
      </w:pPr>
      <w:r>
        <w:rPr>
          <w:rFonts w:hint="eastAsia"/>
        </w:rPr>
        <w:t>此外，我们有想法升级</w:t>
      </w:r>
      <w:r>
        <w:rPr>
          <w:rFonts w:hint="eastAsia"/>
        </w:rPr>
        <w:t>Javascript</w:t>
      </w:r>
      <w:r>
        <w:rPr>
          <w:rFonts w:hint="eastAsia"/>
        </w:rPr>
        <w:t>程序以防止</w:t>
      </w:r>
      <w:r>
        <w:rPr>
          <w:rFonts w:hint="eastAsia"/>
        </w:rPr>
        <w:t>Javascript</w:t>
      </w:r>
      <w:r>
        <w:rPr>
          <w:rFonts w:hint="eastAsia"/>
        </w:rPr>
        <w:t>调试器。</w:t>
      </w:r>
      <w:r>
        <w:rPr>
          <w:rFonts w:hint="eastAsia"/>
        </w:rPr>
        <w:t xml:space="preserve"> </w:t>
      </w:r>
      <w:r>
        <w:rPr>
          <w:rFonts w:hint="eastAsia"/>
        </w:rPr>
        <w:t>调试器无法获得完整的网页。</w:t>
      </w:r>
      <w:r>
        <w:rPr>
          <w:rFonts w:hint="eastAsia"/>
        </w:rPr>
        <w:t xml:space="preserve"> </w:t>
      </w:r>
      <w:r>
        <w:rPr>
          <w:rFonts w:hint="eastAsia"/>
        </w:rPr>
        <w:t>这是我们未来的工作。</w:t>
      </w:r>
    </w:p>
    <w:p w14:paraId="00D9B00C" w14:textId="77777777" w:rsidR="00384790" w:rsidRDefault="00384790" w:rsidP="00384790">
      <w:pPr>
        <w:pStyle w:val="a8"/>
        <w:ind w:firstLine="420"/>
      </w:pPr>
      <w:r>
        <w:rPr>
          <w:rFonts w:hint="eastAsia"/>
        </w:rPr>
        <w:t>参考文献</w:t>
      </w:r>
    </w:p>
    <w:p w14:paraId="3A435FE0" w14:textId="77777777" w:rsidR="00384790" w:rsidRDefault="00384790" w:rsidP="00384790">
      <w:pPr>
        <w:pStyle w:val="a8"/>
        <w:ind w:firstLine="420"/>
      </w:pPr>
    </w:p>
    <w:p w14:paraId="45C1F1F6" w14:textId="77777777" w:rsidR="00384790" w:rsidRDefault="00384790" w:rsidP="00384790">
      <w:pPr>
        <w:pStyle w:val="a8"/>
        <w:ind w:firstLine="420"/>
      </w:pPr>
      <w:r>
        <w:t>[1] Moser, and Marvin, “Method, system, and apparatus for encrypting a web browser script”, EI village, http://www.engineeringvillage2.org.cn/, 7 Nov 2002.</w:t>
      </w:r>
    </w:p>
    <w:p w14:paraId="3C6C4AA7" w14:textId="77777777" w:rsidR="00384790" w:rsidRDefault="00384790" w:rsidP="00384790">
      <w:pPr>
        <w:pStyle w:val="a8"/>
        <w:ind w:firstLine="420"/>
      </w:pPr>
    </w:p>
    <w:p w14:paraId="2178ABCE" w14:textId="77777777" w:rsidR="00384790" w:rsidRDefault="00384790" w:rsidP="00384790">
      <w:pPr>
        <w:pStyle w:val="a8"/>
        <w:ind w:firstLine="420"/>
      </w:pPr>
      <w:r>
        <w:t>[2] Qin Jiancheng, Bai Zhongying, and Bai Yuan, “Polymorphic Algorithm of JavaScript Code Protection”, ISCSCT '08, International Symposium on Volume 1, 22 Dec 2008, pp: 451 – 454.</w:t>
      </w:r>
    </w:p>
    <w:p w14:paraId="2D63CE16" w14:textId="77777777" w:rsidR="00384790" w:rsidRDefault="00384790" w:rsidP="00384790">
      <w:pPr>
        <w:pStyle w:val="a8"/>
        <w:ind w:firstLine="420"/>
      </w:pPr>
    </w:p>
    <w:p w14:paraId="68E5EA12" w14:textId="77777777" w:rsidR="00384790" w:rsidRDefault="00384790" w:rsidP="00384790">
      <w:pPr>
        <w:pStyle w:val="a8"/>
        <w:ind w:firstLine="420"/>
      </w:pPr>
      <w:r>
        <w:t xml:space="preserve">[3] Nomair A. Naeem, Michael Batchelder, and Laurie Hendren, “Metrics for Measuring the Effectiveness of Decompilers and </w:t>
      </w:r>
      <w:proofErr w:type="gramStart"/>
      <w:r>
        <w:t>Obfuscators ”</w:t>
      </w:r>
      <w:proofErr w:type="gramEnd"/>
      <w:r>
        <w:t>, ICPC’07, 26-29 June 2007, pp: 253 – 258.</w:t>
      </w:r>
    </w:p>
    <w:p w14:paraId="5751AAB3" w14:textId="77777777" w:rsidR="00384790" w:rsidRDefault="00384790" w:rsidP="00384790">
      <w:pPr>
        <w:pStyle w:val="a8"/>
        <w:ind w:firstLine="420"/>
      </w:pPr>
    </w:p>
    <w:p w14:paraId="730E8006" w14:textId="77777777" w:rsidR="00384790" w:rsidRDefault="00384790" w:rsidP="00384790">
      <w:pPr>
        <w:pStyle w:val="a8"/>
        <w:ind w:firstLine="420"/>
      </w:pPr>
      <w:r>
        <w:t xml:space="preserve">[4] T.W. Hou, H.Y. Chen, and M.H. Tsai, “Three control flow obfuscation methods for Java software”, IEE Proceedings, April 2006, Vol. 153, </w:t>
      </w:r>
      <w:proofErr w:type="gramStart"/>
      <w:r>
        <w:t>pp</w:t>
      </w:r>
      <w:proofErr w:type="gramEnd"/>
      <w:r>
        <w:t>: 80 – 86.</w:t>
      </w:r>
    </w:p>
    <w:p w14:paraId="0E524EB5" w14:textId="77777777" w:rsidR="00384790" w:rsidRDefault="00384790" w:rsidP="00384790">
      <w:pPr>
        <w:pStyle w:val="a8"/>
        <w:ind w:firstLine="420"/>
      </w:pPr>
    </w:p>
    <w:p w14:paraId="675539B6" w14:textId="1853743E" w:rsidR="00384790" w:rsidRDefault="00384790" w:rsidP="00384790">
      <w:pPr>
        <w:pStyle w:val="a8"/>
        <w:ind w:firstLineChars="0" w:firstLine="0"/>
      </w:pPr>
      <w:r>
        <w:t>[5] John A. Adam, “Threats and countermeasures”, IEEE Press, 445 Hoes Lane PO Box 1331 Piscataway, NJ USA. 1992, pp: 21 – 28. [6] James A. Storer, and Thomas G. Szymanski, “Data compression via textual substitution”, Journal of the ACM (JACM), Oct 1982, Vol. 29, Issue</w:t>
      </w:r>
      <w:r>
        <w:rPr>
          <w:rFonts w:hint="eastAsia"/>
        </w:rPr>
        <w:t xml:space="preserve"> 4.</w:t>
      </w:r>
    </w:p>
    <w:p w14:paraId="4B93F5B3" w14:textId="77777777" w:rsidR="00384790" w:rsidRDefault="00384790" w:rsidP="001647A8">
      <w:pPr>
        <w:pStyle w:val="a8"/>
        <w:ind w:firstLineChars="0" w:firstLine="0"/>
      </w:pPr>
    </w:p>
    <w:p w14:paraId="6EE19EAC" w14:textId="305E9143" w:rsidR="00384790" w:rsidRDefault="00384790">
      <w:pPr>
        <w:ind w:firstLine="480"/>
        <w:rPr>
          <w:rFonts w:eastAsia="宋体" w:cs="Times New Roman"/>
          <w:sz w:val="21"/>
          <w:szCs w:val="24"/>
        </w:rPr>
      </w:pPr>
      <w:r>
        <w:br w:type="page"/>
      </w:r>
    </w:p>
    <w:p w14:paraId="56FAD6C2" w14:textId="77777777" w:rsidR="00384790" w:rsidRDefault="00384790" w:rsidP="001647A8">
      <w:pPr>
        <w:pStyle w:val="a8"/>
        <w:ind w:firstLineChars="0" w:firstLine="0"/>
        <w:sectPr w:rsidR="00384790" w:rsidSect="00384790">
          <w:type w:val="continuous"/>
          <w:pgSz w:w="10431" w:h="14740"/>
          <w:pgMar w:top="1276" w:right="1020" w:bottom="1276" w:left="1020" w:header="851" w:footer="850" w:gutter="0"/>
          <w:pgNumType w:fmt="numberInDash"/>
          <w:cols w:num="2" w:space="241"/>
          <w:docGrid w:type="lines" w:linePitch="312"/>
        </w:sectPr>
      </w:pPr>
    </w:p>
    <w:p w14:paraId="36F77D06" w14:textId="7F677B25" w:rsidR="00384790" w:rsidRDefault="00384790" w:rsidP="00384790">
      <w:pPr>
        <w:pStyle w:val="a8"/>
        <w:ind w:firstLineChars="0" w:firstLine="0"/>
        <w:jc w:val="center"/>
      </w:pPr>
      <w:r>
        <w:rPr>
          <w:rFonts w:eastAsia="Times New Roman"/>
          <w:b/>
          <w:bCs/>
          <w:color w:val="000000"/>
          <w:spacing w:val="-4"/>
          <w:w w:val="103"/>
          <w:kern w:val="0"/>
          <w:sz w:val="28"/>
        </w:rPr>
        <w:t>Polymorphic</w:t>
      </w:r>
      <w:r>
        <w:rPr>
          <w:rFonts w:eastAsia="Times New Roman"/>
          <w:b/>
          <w:bCs/>
          <w:color w:val="000000"/>
          <w:w w:val="98"/>
          <w:kern w:val="0"/>
          <w:sz w:val="28"/>
        </w:rPr>
        <w:t xml:space="preserve"> </w:t>
      </w:r>
      <w:r>
        <w:rPr>
          <w:rFonts w:eastAsia="Times New Roman"/>
          <w:b/>
          <w:bCs/>
          <w:color w:val="000000"/>
          <w:spacing w:val="4"/>
          <w:w w:val="97"/>
          <w:kern w:val="0"/>
          <w:sz w:val="28"/>
        </w:rPr>
        <w:t>Algorithm</w:t>
      </w:r>
      <w:r>
        <w:rPr>
          <w:rFonts w:eastAsia="Times New Roman"/>
          <w:b/>
          <w:bCs/>
          <w:color w:val="000000"/>
          <w:w w:val="89"/>
          <w:kern w:val="0"/>
          <w:sz w:val="28"/>
        </w:rPr>
        <w:t xml:space="preserve"> </w:t>
      </w:r>
      <w:r>
        <w:rPr>
          <w:rFonts w:eastAsia="Times New Roman"/>
          <w:b/>
          <w:bCs/>
          <w:color w:val="000000"/>
          <w:spacing w:val="-4"/>
          <w:w w:val="104"/>
          <w:kern w:val="0"/>
          <w:sz w:val="28"/>
        </w:rPr>
        <w:t>of</w:t>
      </w:r>
      <w:r>
        <w:rPr>
          <w:rFonts w:eastAsia="Times New Roman"/>
          <w:b/>
          <w:bCs/>
          <w:color w:val="000000"/>
          <w:w w:val="98"/>
          <w:kern w:val="0"/>
          <w:sz w:val="28"/>
        </w:rPr>
        <w:t xml:space="preserve"> </w:t>
      </w:r>
      <w:r>
        <w:rPr>
          <w:rFonts w:eastAsia="Times New Roman"/>
          <w:b/>
          <w:bCs/>
          <w:color w:val="000000"/>
          <w:spacing w:val="5"/>
          <w:w w:val="96"/>
          <w:kern w:val="0"/>
          <w:sz w:val="28"/>
        </w:rPr>
        <w:t>JavaScript</w:t>
      </w:r>
      <w:r>
        <w:rPr>
          <w:rFonts w:eastAsia="Times New Roman"/>
          <w:b/>
          <w:bCs/>
          <w:color w:val="000000"/>
          <w:w w:val="93"/>
          <w:kern w:val="0"/>
          <w:sz w:val="28"/>
        </w:rPr>
        <w:t xml:space="preserve"> </w:t>
      </w:r>
      <w:r>
        <w:rPr>
          <w:rFonts w:eastAsia="Times New Roman"/>
          <w:b/>
          <w:bCs/>
          <w:color w:val="000000"/>
          <w:kern w:val="0"/>
          <w:sz w:val="28"/>
        </w:rPr>
        <w:t xml:space="preserve">Code </w:t>
      </w:r>
      <w:r>
        <w:rPr>
          <w:rFonts w:eastAsia="Times New Roman"/>
          <w:b/>
          <w:bCs/>
          <w:color w:val="000000"/>
          <w:spacing w:val="-2"/>
          <w:w w:val="102"/>
          <w:kern w:val="0"/>
          <w:sz w:val="28"/>
        </w:rPr>
        <w:t>Protection</w:t>
      </w:r>
    </w:p>
    <w:p w14:paraId="1BB93B68" w14:textId="77777777" w:rsidR="00384790" w:rsidRDefault="00384790" w:rsidP="001647A8">
      <w:pPr>
        <w:pStyle w:val="a8"/>
        <w:ind w:firstLineChars="0" w:firstLine="0"/>
      </w:pPr>
    </w:p>
    <w:p w14:paraId="1297B122" w14:textId="77777777" w:rsidR="00384790" w:rsidRDefault="00384790" w:rsidP="001647A8">
      <w:pPr>
        <w:pStyle w:val="a8"/>
        <w:ind w:firstLineChars="0" w:firstLine="0"/>
        <w:sectPr w:rsidR="00384790" w:rsidSect="00384790">
          <w:type w:val="continuous"/>
          <w:pgSz w:w="10431" w:h="14740"/>
          <w:pgMar w:top="1276" w:right="1020" w:bottom="1276" w:left="1020" w:header="851" w:footer="850" w:gutter="0"/>
          <w:pgNumType w:fmt="numberInDash"/>
          <w:cols w:space="241"/>
          <w:docGrid w:type="lines" w:linePitch="312"/>
        </w:sectPr>
      </w:pPr>
    </w:p>
    <w:p w14:paraId="6EF627DF" w14:textId="77777777" w:rsidR="003F7E83" w:rsidRDefault="003F7E83" w:rsidP="00384790">
      <w:pPr>
        <w:pStyle w:val="a8"/>
        <w:ind w:firstLine="420"/>
      </w:pPr>
    </w:p>
    <w:p w14:paraId="74649982" w14:textId="77777777" w:rsidR="003F7E83" w:rsidRDefault="003F7E83" w:rsidP="00384790">
      <w:pPr>
        <w:pStyle w:val="a8"/>
        <w:ind w:firstLine="420"/>
      </w:pPr>
    </w:p>
    <w:p w14:paraId="52620809" w14:textId="77777777" w:rsidR="003F7E83" w:rsidRDefault="003F7E83" w:rsidP="00384790">
      <w:pPr>
        <w:pStyle w:val="a8"/>
        <w:ind w:firstLine="420"/>
      </w:pPr>
    </w:p>
    <w:p w14:paraId="143B355C" w14:textId="77777777" w:rsidR="003F7E83" w:rsidRDefault="003F7E83" w:rsidP="003C0F2E">
      <w:pPr>
        <w:pStyle w:val="a8"/>
        <w:ind w:firstLine="420"/>
        <w:jc w:val="center"/>
      </w:pPr>
      <w:r>
        <w:t>Jiancheng Qin</w:t>
      </w:r>
    </w:p>
    <w:p w14:paraId="2789EF95" w14:textId="3E7AD0EE" w:rsidR="00384790" w:rsidRDefault="00384790" w:rsidP="003C0F2E">
      <w:pPr>
        <w:pStyle w:val="a8"/>
        <w:ind w:firstLineChars="0" w:firstLine="0"/>
        <w:jc w:val="center"/>
      </w:pPr>
      <w:r>
        <w:t>Beijing University of Posts and Telecommunications</w:t>
      </w:r>
    </w:p>
    <w:p w14:paraId="71B8F880" w14:textId="77777777" w:rsidR="00384790" w:rsidRDefault="00384790" w:rsidP="003C0F2E">
      <w:pPr>
        <w:pStyle w:val="a8"/>
        <w:ind w:firstLine="420"/>
        <w:jc w:val="center"/>
      </w:pPr>
      <w:proofErr w:type="gramStart"/>
      <w:r>
        <w:t>Beijing ,</w:t>
      </w:r>
      <w:proofErr w:type="gramEnd"/>
      <w:r>
        <w:t xml:space="preserve"> China</w:t>
      </w:r>
    </w:p>
    <w:p w14:paraId="60222A61" w14:textId="77777777" w:rsidR="00384790" w:rsidRDefault="00384790" w:rsidP="003C0F2E">
      <w:pPr>
        <w:pStyle w:val="a8"/>
        <w:ind w:firstLine="420"/>
        <w:jc w:val="center"/>
      </w:pPr>
      <w:r>
        <w:t>dragon_2k@21cn.com</w:t>
      </w:r>
    </w:p>
    <w:p w14:paraId="19C0AA06" w14:textId="1D294DBE" w:rsidR="00384790" w:rsidRDefault="000A7C68" w:rsidP="003C0F2E">
      <w:pPr>
        <w:pStyle w:val="a8"/>
        <w:ind w:firstLine="420"/>
        <w:jc w:val="center"/>
      </w:pPr>
      <w:hyperlink r:id="rId55" w:history="1">
        <w:r w:rsidR="003F7E83" w:rsidRPr="00FE54A6">
          <w:rPr>
            <w:rStyle w:val="ac"/>
          </w:rPr>
          <w:t>master@28x28.com</w:t>
        </w:r>
      </w:hyperlink>
    </w:p>
    <w:p w14:paraId="699A358E" w14:textId="77777777" w:rsidR="003F7E83" w:rsidRDefault="003F7E83" w:rsidP="00384790">
      <w:pPr>
        <w:pStyle w:val="a8"/>
        <w:ind w:firstLine="420"/>
      </w:pPr>
    </w:p>
    <w:p w14:paraId="20D103E9" w14:textId="77777777" w:rsidR="003C0F2E" w:rsidRDefault="003C0F2E" w:rsidP="00384790">
      <w:pPr>
        <w:pStyle w:val="a8"/>
        <w:ind w:firstLine="420"/>
      </w:pPr>
    </w:p>
    <w:p w14:paraId="0F477968" w14:textId="77777777" w:rsidR="00384790" w:rsidRDefault="00384790" w:rsidP="00384790">
      <w:pPr>
        <w:pStyle w:val="a8"/>
        <w:ind w:firstLine="420"/>
      </w:pPr>
    </w:p>
    <w:p w14:paraId="44093A5C" w14:textId="77777777" w:rsidR="00384790" w:rsidRDefault="00384790" w:rsidP="00384790">
      <w:pPr>
        <w:pStyle w:val="a8"/>
        <w:ind w:firstLine="420"/>
      </w:pPr>
      <w:r>
        <w:t>Abstract —</w:t>
      </w:r>
      <w:proofErr w:type="gramStart"/>
      <w:r>
        <w:t>As</w:t>
      </w:r>
      <w:proofErr w:type="gramEnd"/>
      <w:r>
        <w:t xml:space="preserve"> a common language in the websites, Javascript helps to make various dynamic webpages. But it’s more difficult to protect Javascript source codes than to protect Java or C/C++ programs, because Javascript codes can’t be compiled into byte or binary codes. This paper discusses the obfuscation method to protect source codes of script languages like Javascript, and provides </w:t>
      </w:r>
      <w:proofErr w:type="gramStart"/>
      <w:r>
        <w:t>a</w:t>
      </w:r>
      <w:proofErr w:type="gramEnd"/>
      <w:r>
        <w:t xml:space="preserve"> algorithm by using the reference design of the polymorphic viruses to make the random encryption. This algorithm named “parhelion” has been applied to a set of software of webpage encryption, and a web-based information security system. The paper also gives the examples to show the effect of the protection.</w:t>
      </w:r>
    </w:p>
    <w:p w14:paraId="3110C260" w14:textId="77777777" w:rsidR="00384790" w:rsidRDefault="00384790" w:rsidP="00384790">
      <w:pPr>
        <w:pStyle w:val="a8"/>
        <w:ind w:firstLine="420"/>
      </w:pPr>
    </w:p>
    <w:p w14:paraId="6AFDA661" w14:textId="77777777" w:rsidR="00384790" w:rsidRDefault="00384790" w:rsidP="00384790">
      <w:pPr>
        <w:pStyle w:val="a8"/>
        <w:ind w:firstLine="420"/>
      </w:pPr>
      <w:r>
        <w:t>Keywords-Javascript obfuscators; source code protection; polymorphic viruses</w:t>
      </w:r>
    </w:p>
    <w:p w14:paraId="1FE4B859" w14:textId="77777777" w:rsidR="00384790" w:rsidRDefault="00384790" w:rsidP="00384790">
      <w:pPr>
        <w:pStyle w:val="a8"/>
        <w:ind w:firstLine="420"/>
      </w:pPr>
    </w:p>
    <w:p w14:paraId="2480F165" w14:textId="77777777" w:rsidR="00384790" w:rsidRDefault="00384790" w:rsidP="00384790">
      <w:pPr>
        <w:pStyle w:val="a8"/>
        <w:ind w:firstLine="420"/>
      </w:pPr>
      <w:r>
        <w:t>I. INTRODUCTION</w:t>
      </w:r>
    </w:p>
    <w:p w14:paraId="538519CF" w14:textId="77777777" w:rsidR="003C0F2E" w:rsidRDefault="003C0F2E" w:rsidP="003C0F2E">
      <w:pPr>
        <w:pStyle w:val="a8"/>
        <w:ind w:firstLineChars="0" w:firstLine="0"/>
      </w:pPr>
    </w:p>
    <w:p w14:paraId="343BF8FC" w14:textId="77777777" w:rsidR="003C0F2E" w:rsidRDefault="003C0F2E" w:rsidP="003C0F2E">
      <w:pPr>
        <w:pStyle w:val="a8"/>
        <w:ind w:firstLineChars="0" w:firstLine="0"/>
      </w:pPr>
    </w:p>
    <w:p w14:paraId="7BCBACC4" w14:textId="77777777" w:rsidR="003C0F2E" w:rsidRDefault="003C0F2E" w:rsidP="003C0F2E">
      <w:pPr>
        <w:pStyle w:val="a8"/>
        <w:ind w:firstLineChars="0" w:firstLine="0"/>
      </w:pPr>
    </w:p>
    <w:p w14:paraId="27EB7D41" w14:textId="77777777" w:rsidR="003C0F2E" w:rsidRDefault="003C0F2E" w:rsidP="003C0F2E">
      <w:pPr>
        <w:autoSpaceDE w:val="0"/>
        <w:autoSpaceDN w:val="0"/>
        <w:spacing w:line="835" w:lineRule="exact"/>
        <w:ind w:firstLine="480"/>
      </w:pPr>
    </w:p>
    <w:p w14:paraId="1030F717" w14:textId="77777777" w:rsidR="003C0F2E" w:rsidRDefault="003C0F2E" w:rsidP="003C0F2E">
      <w:pPr>
        <w:autoSpaceDE w:val="0"/>
        <w:autoSpaceDN w:val="0"/>
        <w:spacing w:line="244" w:lineRule="exact"/>
        <w:ind w:left="1609" w:firstLine="438"/>
      </w:pPr>
      <w:r>
        <w:rPr>
          <w:rFonts w:eastAsia="Times New Roman" w:cs="Times New Roman"/>
          <w:bCs/>
          <w:color w:val="000000"/>
          <w:spacing w:val="3"/>
          <w:w w:val="97"/>
          <w:kern w:val="0"/>
          <w:sz w:val="22"/>
        </w:rPr>
        <w:t>Zhongying</w:t>
      </w:r>
      <w:r>
        <w:rPr>
          <w:rFonts w:eastAsia="Times New Roman" w:cs="Times New Roman"/>
          <w:bCs/>
          <w:color w:val="000000"/>
          <w:w w:val="92"/>
          <w:kern w:val="0"/>
          <w:sz w:val="22"/>
        </w:rPr>
        <w:t xml:space="preserve"> </w:t>
      </w:r>
      <w:r>
        <w:rPr>
          <w:rFonts w:eastAsia="Times New Roman" w:cs="Times New Roman"/>
          <w:bCs/>
          <w:color w:val="000000"/>
          <w:w w:val="101"/>
          <w:kern w:val="0"/>
          <w:sz w:val="22"/>
        </w:rPr>
        <w:t>Bai</w:t>
      </w:r>
    </w:p>
    <w:p w14:paraId="4183E3FA" w14:textId="77777777" w:rsidR="003C0F2E" w:rsidRDefault="003C0F2E" w:rsidP="003C0F2E">
      <w:pPr>
        <w:autoSpaceDE w:val="0"/>
        <w:autoSpaceDN w:val="0"/>
        <w:spacing w:line="49" w:lineRule="exact"/>
        <w:ind w:firstLine="480"/>
      </w:pPr>
    </w:p>
    <w:p w14:paraId="7BCDD79E" w14:textId="77777777" w:rsidR="003C0F2E" w:rsidRDefault="003C0F2E" w:rsidP="003C0F2E">
      <w:pPr>
        <w:autoSpaceDE w:val="0"/>
        <w:autoSpaceDN w:val="0"/>
        <w:spacing w:line="220" w:lineRule="exact"/>
        <w:ind w:left="152" w:firstLine="383"/>
        <w:jc w:val="center"/>
      </w:pPr>
      <w:r>
        <w:rPr>
          <w:rFonts w:eastAsia="Times New Roman" w:cs="Times New Roman"/>
          <w:bCs/>
          <w:color w:val="000000"/>
          <w:spacing w:val="-3"/>
          <w:w w:val="104"/>
          <w:kern w:val="0"/>
          <w:sz w:val="19"/>
        </w:rPr>
        <w:t>Beijing</w:t>
      </w:r>
      <w:r>
        <w:rPr>
          <w:rFonts w:eastAsia="Times New Roman" w:cs="Times New Roman"/>
          <w:bCs/>
          <w:color w:val="000000"/>
          <w:w w:val="97"/>
          <w:kern w:val="0"/>
          <w:sz w:val="19"/>
        </w:rPr>
        <w:t xml:space="preserve"> </w:t>
      </w:r>
      <w:r>
        <w:rPr>
          <w:rFonts w:eastAsia="Times New Roman" w:cs="Times New Roman"/>
          <w:bCs/>
          <w:color w:val="000000"/>
          <w:kern w:val="0"/>
          <w:sz w:val="19"/>
        </w:rPr>
        <w:t>University</w:t>
      </w:r>
      <w:r>
        <w:rPr>
          <w:rFonts w:eastAsia="Times New Roman" w:cs="Times New Roman"/>
          <w:bCs/>
          <w:color w:val="000000"/>
          <w:w w:val="99"/>
          <w:kern w:val="0"/>
          <w:sz w:val="19"/>
        </w:rPr>
        <w:t xml:space="preserve"> </w:t>
      </w:r>
      <w:r>
        <w:rPr>
          <w:rFonts w:eastAsia="Times New Roman" w:cs="Times New Roman"/>
          <w:bCs/>
          <w:color w:val="000000"/>
          <w:kern w:val="0"/>
          <w:sz w:val="19"/>
        </w:rPr>
        <w:t>of</w:t>
      </w:r>
      <w:r>
        <w:rPr>
          <w:rFonts w:eastAsia="Times New Roman" w:cs="Times New Roman"/>
          <w:bCs/>
          <w:color w:val="000000"/>
          <w:w w:val="97"/>
          <w:kern w:val="0"/>
          <w:sz w:val="19"/>
        </w:rPr>
        <w:t xml:space="preserve"> </w:t>
      </w:r>
      <w:r>
        <w:rPr>
          <w:rFonts w:eastAsia="Times New Roman" w:cs="Times New Roman"/>
          <w:bCs/>
          <w:color w:val="000000"/>
          <w:spacing w:val="-3"/>
          <w:w w:val="104"/>
          <w:kern w:val="0"/>
          <w:sz w:val="19"/>
        </w:rPr>
        <w:t>Posts</w:t>
      </w:r>
      <w:r>
        <w:rPr>
          <w:rFonts w:eastAsia="Times New Roman" w:cs="Times New Roman"/>
          <w:bCs/>
          <w:color w:val="000000"/>
          <w:w w:val="98"/>
          <w:kern w:val="0"/>
          <w:sz w:val="19"/>
        </w:rPr>
        <w:t xml:space="preserve"> </w:t>
      </w:r>
      <w:r>
        <w:rPr>
          <w:rFonts w:eastAsia="Times New Roman" w:cs="Times New Roman"/>
          <w:bCs/>
          <w:color w:val="000000"/>
          <w:spacing w:val="-4"/>
          <w:w w:val="105"/>
          <w:kern w:val="0"/>
          <w:sz w:val="19"/>
        </w:rPr>
        <w:t>and</w:t>
      </w:r>
      <w:r>
        <w:rPr>
          <w:rFonts w:eastAsia="Times New Roman" w:cs="Times New Roman"/>
          <w:bCs/>
          <w:color w:val="000000"/>
          <w:w w:val="95"/>
          <w:kern w:val="0"/>
          <w:sz w:val="19"/>
        </w:rPr>
        <w:t xml:space="preserve"> </w:t>
      </w:r>
      <w:r>
        <w:rPr>
          <w:rFonts w:eastAsia="Times New Roman" w:cs="Times New Roman"/>
          <w:bCs/>
          <w:color w:val="000000"/>
          <w:kern w:val="0"/>
          <w:sz w:val="19"/>
        </w:rPr>
        <w:t>Telecommunications</w:t>
      </w:r>
    </w:p>
    <w:p w14:paraId="22D5B486" w14:textId="77777777" w:rsidR="003C0F2E" w:rsidRDefault="003C0F2E" w:rsidP="003C0F2E">
      <w:pPr>
        <w:autoSpaceDE w:val="0"/>
        <w:autoSpaceDN w:val="0"/>
        <w:spacing w:before="10" w:line="221" w:lineRule="exact"/>
        <w:ind w:left="1664" w:firstLine="380"/>
      </w:pPr>
      <w:proofErr w:type="gramStart"/>
      <w:r>
        <w:rPr>
          <w:rFonts w:eastAsia="Times New Roman" w:cs="Times New Roman"/>
          <w:bCs/>
          <w:color w:val="000000"/>
          <w:kern w:val="0"/>
          <w:sz w:val="19"/>
        </w:rPr>
        <w:t>Beijing</w:t>
      </w:r>
      <w:r>
        <w:rPr>
          <w:rFonts w:eastAsia="Times New Roman" w:cs="Times New Roman"/>
          <w:bCs/>
          <w:color w:val="000000"/>
          <w:w w:val="99"/>
          <w:kern w:val="0"/>
          <w:sz w:val="19"/>
        </w:rPr>
        <w:t xml:space="preserve"> </w:t>
      </w:r>
      <w:r>
        <w:rPr>
          <w:rFonts w:eastAsia="Times New Roman" w:cs="Times New Roman"/>
          <w:bCs/>
          <w:color w:val="000000"/>
          <w:kern w:val="0"/>
          <w:sz w:val="19"/>
        </w:rPr>
        <w:t>,</w:t>
      </w:r>
      <w:proofErr w:type="gramEnd"/>
      <w:r>
        <w:rPr>
          <w:rFonts w:eastAsia="Times New Roman" w:cs="Times New Roman"/>
          <w:bCs/>
          <w:color w:val="000000"/>
          <w:w w:val="99"/>
          <w:kern w:val="0"/>
          <w:sz w:val="19"/>
        </w:rPr>
        <w:t xml:space="preserve"> </w:t>
      </w:r>
      <w:r>
        <w:rPr>
          <w:rFonts w:eastAsia="Times New Roman" w:cs="Times New Roman"/>
          <w:bCs/>
          <w:color w:val="000000"/>
          <w:kern w:val="0"/>
          <w:sz w:val="19"/>
        </w:rPr>
        <w:t>China</w:t>
      </w:r>
    </w:p>
    <w:p w14:paraId="7B7B3059" w14:textId="77777777" w:rsidR="003C0F2E" w:rsidRDefault="003C0F2E" w:rsidP="003C0F2E">
      <w:pPr>
        <w:autoSpaceDE w:val="0"/>
        <w:autoSpaceDN w:val="0"/>
        <w:spacing w:line="240" w:lineRule="exact"/>
        <w:ind w:firstLine="480"/>
      </w:pPr>
    </w:p>
    <w:p w14:paraId="3FFAC4F6" w14:textId="77777777" w:rsidR="003C0F2E" w:rsidRDefault="003C0F2E" w:rsidP="003C0F2E">
      <w:pPr>
        <w:autoSpaceDE w:val="0"/>
        <w:autoSpaceDN w:val="0"/>
        <w:spacing w:line="220" w:lineRule="exact"/>
        <w:ind w:firstLine="380"/>
        <w:jc w:val="center"/>
      </w:pPr>
      <w:r>
        <w:rPr>
          <w:rFonts w:eastAsia="Times New Roman" w:cs="Times New Roman"/>
          <w:bCs/>
          <w:color w:val="000000"/>
          <w:kern w:val="0"/>
          <w:sz w:val="19"/>
        </w:rPr>
        <w:t>Yuan</w:t>
      </w:r>
      <w:r>
        <w:rPr>
          <w:rFonts w:eastAsia="Times New Roman" w:cs="Times New Roman"/>
          <w:bCs/>
          <w:color w:val="000000"/>
          <w:w w:val="98"/>
          <w:kern w:val="0"/>
          <w:sz w:val="19"/>
        </w:rPr>
        <w:t xml:space="preserve"> </w:t>
      </w:r>
      <w:r>
        <w:rPr>
          <w:rFonts w:eastAsia="Times New Roman" w:cs="Times New Roman"/>
          <w:bCs/>
          <w:color w:val="000000"/>
          <w:kern w:val="0"/>
          <w:sz w:val="19"/>
        </w:rPr>
        <w:t>Bai</w:t>
      </w:r>
    </w:p>
    <w:p w14:paraId="1262EA4F" w14:textId="77777777" w:rsidR="003C0F2E" w:rsidRDefault="003C0F2E" w:rsidP="003C0F2E">
      <w:pPr>
        <w:autoSpaceDE w:val="0"/>
        <w:autoSpaceDN w:val="0"/>
        <w:spacing w:before="8" w:line="220" w:lineRule="exact"/>
        <w:ind w:left="152" w:firstLine="383"/>
        <w:jc w:val="center"/>
      </w:pPr>
      <w:r>
        <w:rPr>
          <w:rFonts w:eastAsia="Times New Roman" w:cs="Times New Roman"/>
          <w:bCs/>
          <w:color w:val="000000"/>
          <w:spacing w:val="-3"/>
          <w:w w:val="104"/>
          <w:kern w:val="0"/>
          <w:sz w:val="19"/>
        </w:rPr>
        <w:t>Beijing</w:t>
      </w:r>
      <w:r>
        <w:rPr>
          <w:rFonts w:eastAsia="Times New Roman" w:cs="Times New Roman"/>
          <w:bCs/>
          <w:color w:val="000000"/>
          <w:w w:val="97"/>
          <w:kern w:val="0"/>
          <w:sz w:val="19"/>
        </w:rPr>
        <w:t xml:space="preserve"> </w:t>
      </w:r>
      <w:r>
        <w:rPr>
          <w:rFonts w:eastAsia="Times New Roman" w:cs="Times New Roman"/>
          <w:bCs/>
          <w:color w:val="000000"/>
          <w:kern w:val="0"/>
          <w:sz w:val="19"/>
        </w:rPr>
        <w:t>University</w:t>
      </w:r>
      <w:r>
        <w:rPr>
          <w:rFonts w:eastAsia="Times New Roman" w:cs="Times New Roman"/>
          <w:bCs/>
          <w:color w:val="000000"/>
          <w:w w:val="99"/>
          <w:kern w:val="0"/>
          <w:sz w:val="19"/>
        </w:rPr>
        <w:t xml:space="preserve"> </w:t>
      </w:r>
      <w:r>
        <w:rPr>
          <w:rFonts w:eastAsia="Times New Roman" w:cs="Times New Roman"/>
          <w:bCs/>
          <w:color w:val="000000"/>
          <w:kern w:val="0"/>
          <w:sz w:val="19"/>
        </w:rPr>
        <w:t>of</w:t>
      </w:r>
      <w:r>
        <w:rPr>
          <w:rFonts w:eastAsia="Times New Roman" w:cs="Times New Roman"/>
          <w:bCs/>
          <w:color w:val="000000"/>
          <w:w w:val="97"/>
          <w:kern w:val="0"/>
          <w:sz w:val="19"/>
        </w:rPr>
        <w:t xml:space="preserve"> </w:t>
      </w:r>
      <w:r>
        <w:rPr>
          <w:rFonts w:eastAsia="Times New Roman" w:cs="Times New Roman"/>
          <w:bCs/>
          <w:color w:val="000000"/>
          <w:spacing w:val="-3"/>
          <w:w w:val="104"/>
          <w:kern w:val="0"/>
          <w:sz w:val="19"/>
        </w:rPr>
        <w:t>Posts</w:t>
      </w:r>
      <w:r>
        <w:rPr>
          <w:rFonts w:eastAsia="Times New Roman" w:cs="Times New Roman"/>
          <w:bCs/>
          <w:color w:val="000000"/>
          <w:w w:val="98"/>
          <w:kern w:val="0"/>
          <w:sz w:val="19"/>
        </w:rPr>
        <w:t xml:space="preserve"> </w:t>
      </w:r>
      <w:r>
        <w:rPr>
          <w:rFonts w:eastAsia="Times New Roman" w:cs="Times New Roman"/>
          <w:bCs/>
          <w:color w:val="000000"/>
          <w:spacing w:val="-4"/>
          <w:w w:val="105"/>
          <w:kern w:val="0"/>
          <w:sz w:val="19"/>
        </w:rPr>
        <w:t>and</w:t>
      </w:r>
      <w:r>
        <w:rPr>
          <w:rFonts w:eastAsia="Times New Roman" w:cs="Times New Roman"/>
          <w:bCs/>
          <w:color w:val="000000"/>
          <w:w w:val="95"/>
          <w:kern w:val="0"/>
          <w:sz w:val="19"/>
        </w:rPr>
        <w:t xml:space="preserve"> </w:t>
      </w:r>
      <w:r>
        <w:rPr>
          <w:rFonts w:eastAsia="Times New Roman" w:cs="Times New Roman"/>
          <w:bCs/>
          <w:color w:val="000000"/>
          <w:kern w:val="0"/>
          <w:sz w:val="19"/>
        </w:rPr>
        <w:t>Telecommunications</w:t>
      </w:r>
    </w:p>
    <w:p w14:paraId="77C3A379" w14:textId="77777777" w:rsidR="003C0F2E" w:rsidRDefault="003C0F2E" w:rsidP="003C0F2E">
      <w:pPr>
        <w:autoSpaceDE w:val="0"/>
        <w:autoSpaceDN w:val="0"/>
        <w:spacing w:before="10" w:line="221" w:lineRule="exact"/>
        <w:ind w:firstLine="380"/>
        <w:jc w:val="center"/>
      </w:pPr>
      <w:proofErr w:type="gramStart"/>
      <w:r>
        <w:rPr>
          <w:rFonts w:eastAsia="Times New Roman" w:cs="Times New Roman"/>
          <w:bCs/>
          <w:color w:val="000000"/>
          <w:kern w:val="0"/>
          <w:sz w:val="19"/>
        </w:rPr>
        <w:t>Beijing</w:t>
      </w:r>
      <w:r>
        <w:rPr>
          <w:rFonts w:eastAsia="Times New Roman" w:cs="Times New Roman"/>
          <w:bCs/>
          <w:color w:val="000000"/>
          <w:w w:val="99"/>
          <w:kern w:val="0"/>
          <w:sz w:val="19"/>
        </w:rPr>
        <w:t xml:space="preserve"> </w:t>
      </w:r>
      <w:r>
        <w:rPr>
          <w:rFonts w:eastAsia="Times New Roman" w:cs="Times New Roman"/>
          <w:bCs/>
          <w:color w:val="000000"/>
          <w:kern w:val="0"/>
          <w:sz w:val="19"/>
        </w:rPr>
        <w:t>,</w:t>
      </w:r>
      <w:proofErr w:type="gramEnd"/>
      <w:r>
        <w:rPr>
          <w:rFonts w:eastAsia="Times New Roman" w:cs="Times New Roman"/>
          <w:bCs/>
          <w:color w:val="000000"/>
          <w:w w:val="99"/>
          <w:kern w:val="0"/>
          <w:sz w:val="19"/>
        </w:rPr>
        <w:t xml:space="preserve"> </w:t>
      </w:r>
      <w:r>
        <w:rPr>
          <w:rFonts w:eastAsia="Times New Roman" w:cs="Times New Roman"/>
          <w:bCs/>
          <w:color w:val="000000"/>
          <w:kern w:val="0"/>
          <w:sz w:val="19"/>
        </w:rPr>
        <w:t>China</w:t>
      </w:r>
    </w:p>
    <w:p w14:paraId="276363CD" w14:textId="77777777" w:rsidR="003C0F2E" w:rsidRDefault="003C0F2E" w:rsidP="003C0F2E">
      <w:pPr>
        <w:autoSpaceDE w:val="0"/>
        <w:autoSpaceDN w:val="0"/>
        <w:spacing w:before="10" w:line="220" w:lineRule="exact"/>
        <w:ind w:firstLine="380"/>
        <w:jc w:val="center"/>
      </w:pPr>
      <w:r>
        <w:rPr>
          <w:rFonts w:eastAsia="Times New Roman" w:cs="Times New Roman"/>
          <w:bCs/>
          <w:color w:val="000000"/>
          <w:kern w:val="0"/>
          <w:sz w:val="19"/>
        </w:rPr>
        <w:t>snowbaiyuan@163.com</w:t>
      </w:r>
    </w:p>
    <w:p w14:paraId="2AF87947" w14:textId="77777777" w:rsidR="003C0F2E" w:rsidRDefault="003C0F2E" w:rsidP="003C0F2E">
      <w:pPr>
        <w:autoSpaceDE w:val="0"/>
        <w:autoSpaceDN w:val="0"/>
        <w:spacing w:line="629" w:lineRule="exact"/>
        <w:ind w:firstLine="480"/>
      </w:pPr>
    </w:p>
    <w:p w14:paraId="362575E8" w14:textId="77777777" w:rsidR="003C0F2E" w:rsidRDefault="00384790" w:rsidP="00384790">
      <w:pPr>
        <w:pStyle w:val="a8"/>
        <w:ind w:firstLine="420"/>
      </w:pPr>
      <w:r>
        <w:t xml:space="preserve">Source code protection is valuable in most situations. The source codes reveal the key ideas </w:t>
      </w:r>
    </w:p>
    <w:p w14:paraId="4362B4A9" w14:textId="56292557" w:rsidR="00384790" w:rsidRDefault="00384790" w:rsidP="003C0F2E">
      <w:pPr>
        <w:pStyle w:val="a8"/>
        <w:ind w:firstLineChars="0" w:firstLine="0"/>
      </w:pPr>
      <w:proofErr w:type="gramStart"/>
      <w:r>
        <w:t>of</w:t>
      </w:r>
      <w:proofErr w:type="gramEnd"/>
      <w:r>
        <w:t xml:space="preserve"> programs, and act as an important role in fields of software copyrights and information security.</w:t>
      </w:r>
    </w:p>
    <w:p w14:paraId="3CB986D2" w14:textId="7E97014C" w:rsidR="00384790" w:rsidRDefault="00384790" w:rsidP="00C020DA">
      <w:pPr>
        <w:pStyle w:val="a8"/>
        <w:ind w:firstLine="420"/>
      </w:pPr>
      <w:r>
        <w:t>Javascript is a common language in the websites. This script language helps to make various dynamic webpages. It’s more difficult to protect Javascript source codes than to protect Java or C/C++ programs, because Javascript source codes can’t be complied into byte or binary codes.</w:t>
      </w:r>
    </w:p>
    <w:p w14:paraId="34760573" w14:textId="77777777" w:rsidR="00384790" w:rsidRDefault="00384790" w:rsidP="00384790">
      <w:pPr>
        <w:pStyle w:val="a8"/>
        <w:ind w:firstLine="420"/>
      </w:pPr>
      <w:r>
        <w:t>This paper discusses the obfuscation method to protect source codes of script languages like Javascript, and provides a protecting algorithm by using the reference design of the polymorphic viruses to make the random encryption.</w:t>
      </w:r>
    </w:p>
    <w:p w14:paraId="2EBBDA7B" w14:textId="77777777" w:rsidR="00384790" w:rsidRDefault="00384790" w:rsidP="00384790">
      <w:pPr>
        <w:pStyle w:val="a8"/>
        <w:ind w:firstLine="420"/>
      </w:pPr>
      <w:r>
        <w:t>This algorithm named “parhelion” has been applied to a set of software of webpage encryption, and a web-based information security system. The paper also gives the examples to show the effect of the code protection.</w:t>
      </w:r>
    </w:p>
    <w:p w14:paraId="77B96205" w14:textId="77777777" w:rsidR="00384790" w:rsidRDefault="00384790" w:rsidP="00384790">
      <w:pPr>
        <w:pStyle w:val="a8"/>
        <w:ind w:firstLine="420"/>
      </w:pPr>
      <w:r>
        <w:t>The remainder of this paper is structured as follows: Section 2 points out the difficulty of Javascript source</w:t>
      </w:r>
    </w:p>
    <w:p w14:paraId="1DF242A5" w14:textId="77777777" w:rsidR="00384790" w:rsidRDefault="00384790" w:rsidP="00384790">
      <w:pPr>
        <w:pStyle w:val="a8"/>
        <w:ind w:firstLine="420"/>
      </w:pPr>
      <w:proofErr w:type="gramStart"/>
      <w:r>
        <w:t>code</w:t>
      </w:r>
      <w:proofErr w:type="gramEnd"/>
      <w:r>
        <w:t xml:space="preserve"> protection. Section 3 discusses the idea of obfuscators in manner of polymorphic viruses. Section 4 and 5 describes an encryption algorithm design. Two application examples are given in section 6. Conclusions are given in section 7.</w:t>
      </w:r>
    </w:p>
    <w:p w14:paraId="6E834F35" w14:textId="3A83ECD0" w:rsidR="00384790" w:rsidRDefault="00384790" w:rsidP="00384790">
      <w:pPr>
        <w:pStyle w:val="a8"/>
        <w:ind w:firstLine="420"/>
      </w:pPr>
      <w:r>
        <w:t xml:space="preserve"> </w:t>
      </w:r>
    </w:p>
    <w:p w14:paraId="3E828762" w14:textId="77777777" w:rsidR="00384790" w:rsidRDefault="00384790" w:rsidP="00384790">
      <w:pPr>
        <w:pStyle w:val="a8"/>
        <w:ind w:firstLine="420"/>
      </w:pPr>
      <w:r>
        <w:t xml:space="preserve">II. D IFFICULTY OF P ROTECTING J AVASCRIPT CODES </w:t>
      </w:r>
      <w:proofErr w:type="gramStart"/>
      <w:r>
        <w:t>Most</w:t>
      </w:r>
      <w:proofErr w:type="gramEnd"/>
      <w:r>
        <w:t xml:space="preserve"> programs are written in Java or C/C++ language. A</w:t>
      </w:r>
    </w:p>
    <w:p w14:paraId="3090A06E" w14:textId="77777777" w:rsidR="00384790" w:rsidRDefault="00384790" w:rsidP="00384790">
      <w:pPr>
        <w:pStyle w:val="a8"/>
        <w:ind w:firstLine="420"/>
      </w:pPr>
      <w:proofErr w:type="gramStart"/>
      <w:r>
        <w:t>well-known</w:t>
      </w:r>
      <w:proofErr w:type="gramEnd"/>
      <w:r>
        <w:t xml:space="preserve"> way to protect these source codes is compiling them into byte or binary codes. The reverse process, decompiling them into source codes, is difficult.</w:t>
      </w:r>
    </w:p>
    <w:p w14:paraId="37677008" w14:textId="77777777" w:rsidR="00384790" w:rsidRDefault="00384790" w:rsidP="00384790">
      <w:pPr>
        <w:pStyle w:val="a8"/>
        <w:ind w:firstLine="420"/>
      </w:pPr>
      <w:r>
        <w:t>Yet Javascript source codes can’t be compiled because they have to be explained and executed by the web browsers, such as Internet Explorer and Firefox. Neither binary nor byte codes can be recognized by the web browsers.</w:t>
      </w:r>
    </w:p>
    <w:p w14:paraId="1641B51B" w14:textId="77777777" w:rsidR="00384790" w:rsidRDefault="00384790" w:rsidP="00384790">
      <w:pPr>
        <w:pStyle w:val="a8"/>
        <w:ind w:firstLine="420"/>
      </w:pPr>
      <w:r>
        <w:t xml:space="preserve">All of the web server side programs, for example, ASP, PHP, </w:t>
      </w:r>
      <w:proofErr w:type="gramStart"/>
      <w:r>
        <w:t>JSP</w:t>
      </w:r>
      <w:proofErr w:type="gramEnd"/>
      <w:r>
        <w:t xml:space="preserve"> and so on, are executed in the server side. Even if they are not complied, the servers give them sufficient protection. Source codes can’t be seen by the browsers. What the browsers get are just HTML codes generated by the server side programs.</w:t>
      </w:r>
    </w:p>
    <w:p w14:paraId="71CD8A3F" w14:textId="77777777" w:rsidR="00384790" w:rsidRDefault="00384790" w:rsidP="00384790">
      <w:pPr>
        <w:pStyle w:val="a8"/>
        <w:ind w:firstLine="420"/>
      </w:pPr>
      <w:r>
        <w:t>Yet Javascript source codes have to be downloaded by the browsers, otherwise they can’t be executed. So, each browser has the chance to see Javascript source codes. That’s the difficulty of protecting Javascript codes, too.</w:t>
      </w:r>
    </w:p>
    <w:p w14:paraId="753D90FD" w14:textId="77777777" w:rsidR="00384790" w:rsidRDefault="00384790" w:rsidP="00384790">
      <w:pPr>
        <w:pStyle w:val="a8"/>
        <w:ind w:firstLine="420"/>
      </w:pPr>
    </w:p>
    <w:p w14:paraId="7A3D4FF0" w14:textId="62FC0D3F" w:rsidR="00384790" w:rsidRDefault="00384790" w:rsidP="00384790">
      <w:pPr>
        <w:pStyle w:val="a8"/>
        <w:ind w:firstLine="420"/>
      </w:pPr>
      <w:r>
        <w:t>III. OBFUSCATORS AND P OLYMORPHIC V IRUSES Javascript programs are valuable applications, too. The</w:t>
      </w:r>
      <w:r w:rsidR="0013101A">
        <w:t xml:space="preserve"> </w:t>
      </w:r>
      <w:r>
        <w:t>source codes need some protection in any possible way. Encryption is considerable, which can translate the original source codes into another ones.</w:t>
      </w:r>
    </w:p>
    <w:p w14:paraId="1D309723" w14:textId="77777777" w:rsidR="00384790" w:rsidRDefault="00384790" w:rsidP="00384790">
      <w:pPr>
        <w:pStyle w:val="a8"/>
        <w:ind w:firstLine="420"/>
      </w:pPr>
      <w:r>
        <w:t>The encrypted codes are also in the form of Javascript source codes, therefore they can be executed by the browsers. There is no difference between the original and new codes when the browsers execute them, but the new codes are difficult to be understood by human beings.</w:t>
      </w:r>
    </w:p>
    <w:p w14:paraId="6C22D162" w14:textId="77777777" w:rsidR="00384790" w:rsidRDefault="00384790" w:rsidP="00384790">
      <w:pPr>
        <w:pStyle w:val="a8"/>
        <w:ind w:firstLine="420"/>
      </w:pPr>
      <w:r>
        <w:t>In order to design such encryption algorithm, there are helpful references: obfuscators and polymorphic viruses.</w:t>
      </w:r>
    </w:p>
    <w:p w14:paraId="0EC79B3C" w14:textId="77777777" w:rsidR="00384790" w:rsidRDefault="00384790" w:rsidP="00384790">
      <w:pPr>
        <w:pStyle w:val="a8"/>
        <w:ind w:firstLine="420"/>
      </w:pPr>
      <w:r>
        <w:t>Obfuscators are popular in the field of Java codes protection [1</w:t>
      </w:r>
      <w:proofErr w:type="gramStart"/>
      <w:r>
        <w:t>][</w:t>
      </w:r>
      <w:proofErr w:type="gramEnd"/>
      <w:r>
        <w:t>2]. Because the decompilers can change the Java byte codes back into source codes [3], the obfuscators are useful to make this work difficult. To some extent, the obfuscators encrypt the Java codes.</w:t>
      </w:r>
    </w:p>
    <w:p w14:paraId="63D77AEE" w14:textId="450B85E3" w:rsidR="00384790" w:rsidRDefault="00384790" w:rsidP="0013101A">
      <w:pPr>
        <w:pStyle w:val="a8"/>
        <w:ind w:firstLine="420"/>
      </w:pPr>
      <w:r>
        <w:t>Although Javascript source codes can’t be compiled into binary or byte codes, a well-designed obfuscator can still change the source codes into hard-to-understand codes.</w:t>
      </w:r>
    </w:p>
    <w:p w14:paraId="5C93ED3A" w14:textId="77777777" w:rsidR="00384790" w:rsidRDefault="00384790" w:rsidP="00384790">
      <w:pPr>
        <w:pStyle w:val="a8"/>
        <w:ind w:firstLine="420"/>
      </w:pPr>
    </w:p>
    <w:p w14:paraId="3200B212" w14:textId="77777777" w:rsidR="00384790" w:rsidRDefault="00384790" w:rsidP="00384790">
      <w:pPr>
        <w:pStyle w:val="a8"/>
        <w:ind w:firstLine="420"/>
      </w:pPr>
      <w:r>
        <w:t>Polymorphic viruses have the ability of changing themselves randomly [4]. This is a self-protection characteristic. It helps the polymorphic viruses to avoid the anti-virus softwares. In some sense, the codes of polymorphic viruses are encrypted by themselves.</w:t>
      </w:r>
    </w:p>
    <w:p w14:paraId="5FBC3ADF" w14:textId="77777777" w:rsidR="00384790" w:rsidRDefault="00384790" w:rsidP="00384790">
      <w:pPr>
        <w:pStyle w:val="a8"/>
        <w:ind w:firstLine="420"/>
      </w:pPr>
      <w:r>
        <w:t>If the Javascript source codes have this ability, so that each time the browser downloads different random codes, it’s more difficult to get the original codes.</w:t>
      </w:r>
    </w:p>
    <w:p w14:paraId="532B7126" w14:textId="77777777" w:rsidR="00384790" w:rsidRDefault="00384790" w:rsidP="00384790">
      <w:pPr>
        <w:pStyle w:val="a8"/>
        <w:ind w:firstLine="420"/>
      </w:pPr>
    </w:p>
    <w:p w14:paraId="44A0AD79" w14:textId="77777777" w:rsidR="00384790" w:rsidRDefault="00384790" w:rsidP="00384790">
      <w:pPr>
        <w:pStyle w:val="a8"/>
        <w:ind w:firstLine="420"/>
      </w:pPr>
      <w:r>
        <w:t>IV. ENCRYPTION ALGORITHM DESIGN</w:t>
      </w:r>
    </w:p>
    <w:p w14:paraId="632BDFA9" w14:textId="77777777" w:rsidR="00384790" w:rsidRDefault="00384790" w:rsidP="00384790">
      <w:pPr>
        <w:pStyle w:val="a8"/>
        <w:ind w:firstLine="420"/>
      </w:pPr>
    </w:p>
    <w:p w14:paraId="25303508" w14:textId="77777777" w:rsidR="00384790" w:rsidRDefault="00384790" w:rsidP="00384790">
      <w:pPr>
        <w:pStyle w:val="a8"/>
        <w:ind w:firstLine="420"/>
      </w:pPr>
      <w:r>
        <w:t>The encryption algorithm is named “parhelion” by the paper authors. It uses the following ways to protect Javascript source codes:</w:t>
      </w:r>
    </w:p>
    <w:p w14:paraId="456F3731" w14:textId="77777777" w:rsidR="00384790" w:rsidRDefault="00384790" w:rsidP="00384790">
      <w:pPr>
        <w:pStyle w:val="a8"/>
        <w:ind w:firstLine="420"/>
      </w:pPr>
      <w:r>
        <w:t>(1) The names of functions and variables are changed into random strings. For example, the Javascript code</w:t>
      </w:r>
    </w:p>
    <w:p w14:paraId="56A530FC" w14:textId="77777777" w:rsidR="00384790" w:rsidRDefault="00384790" w:rsidP="00384790">
      <w:pPr>
        <w:pStyle w:val="a8"/>
        <w:ind w:firstLine="420"/>
      </w:pPr>
      <w:r>
        <w:rPr>
          <w:rFonts w:hint="eastAsia"/>
        </w:rPr>
        <w:t>“</w:t>
      </w:r>
      <w:r>
        <w:t>var myName,myAddress;”</w:t>
      </w:r>
    </w:p>
    <w:p w14:paraId="1A5519C0" w14:textId="77777777" w:rsidR="00384790" w:rsidRDefault="00384790" w:rsidP="00384790">
      <w:pPr>
        <w:pStyle w:val="a8"/>
        <w:ind w:firstLine="420"/>
      </w:pPr>
      <w:proofErr w:type="gramStart"/>
      <w:r>
        <w:t>may</w:t>
      </w:r>
      <w:proofErr w:type="gramEnd"/>
      <w:r>
        <w:t xml:space="preserve"> be changed into</w:t>
      </w:r>
    </w:p>
    <w:p w14:paraId="4DC9AB4C" w14:textId="77777777" w:rsidR="00384790" w:rsidRDefault="00384790" w:rsidP="00384790">
      <w:pPr>
        <w:pStyle w:val="a8"/>
        <w:ind w:firstLine="420"/>
      </w:pPr>
      <w:r>
        <w:rPr>
          <w:rFonts w:hint="eastAsia"/>
        </w:rPr>
        <w:t>“</w:t>
      </w:r>
      <w:r>
        <w:t>var ll0lllOl, ll000llO;”</w:t>
      </w:r>
    </w:p>
    <w:p w14:paraId="4CBD6690" w14:textId="77777777" w:rsidR="00384790" w:rsidRDefault="00384790" w:rsidP="00384790">
      <w:pPr>
        <w:pStyle w:val="a8"/>
        <w:ind w:firstLine="420"/>
      </w:pPr>
      <w:proofErr w:type="gramStart"/>
      <w:r>
        <w:t>so</w:t>
      </w:r>
      <w:proofErr w:type="gramEnd"/>
      <w:r>
        <w:t xml:space="preserve"> that the encrypted codes are like compiled machine language codes.</w:t>
      </w:r>
    </w:p>
    <w:p w14:paraId="191487FE" w14:textId="77777777" w:rsidR="00384790" w:rsidRDefault="00384790" w:rsidP="00384790">
      <w:pPr>
        <w:pStyle w:val="a8"/>
        <w:ind w:firstLine="420"/>
      </w:pPr>
      <w:r>
        <w:t>(2) The sequence of defining functions and variables is randomly changed. For example, the Javascript codes</w:t>
      </w:r>
    </w:p>
    <w:p w14:paraId="43B1E168" w14:textId="77777777" w:rsidR="00384790" w:rsidRDefault="00384790" w:rsidP="00384790">
      <w:pPr>
        <w:pStyle w:val="a8"/>
        <w:ind w:firstLine="420"/>
      </w:pPr>
      <w:r>
        <w:rPr>
          <w:rFonts w:hint="eastAsia"/>
        </w:rPr>
        <w:t>“</w:t>
      </w:r>
      <w:r>
        <w:t>var a; var b; function c() {…} function d() {…}”</w:t>
      </w:r>
    </w:p>
    <w:p w14:paraId="1A212D39" w14:textId="77777777" w:rsidR="00384790" w:rsidRDefault="00384790" w:rsidP="00384790">
      <w:pPr>
        <w:pStyle w:val="a8"/>
        <w:ind w:firstLine="420"/>
      </w:pPr>
      <w:proofErr w:type="gramStart"/>
      <w:r>
        <w:t>may</w:t>
      </w:r>
      <w:proofErr w:type="gramEnd"/>
      <w:r>
        <w:t xml:space="preserve"> be changed into</w:t>
      </w:r>
    </w:p>
    <w:p w14:paraId="05D0A067" w14:textId="77777777" w:rsidR="00384790" w:rsidRDefault="00384790" w:rsidP="00384790">
      <w:pPr>
        <w:pStyle w:val="a8"/>
        <w:ind w:firstLine="420"/>
      </w:pPr>
      <w:r>
        <w:rPr>
          <w:rFonts w:hint="eastAsia"/>
        </w:rPr>
        <w:t>“</w:t>
      </w:r>
      <w:r>
        <w:t>function d() {…} var b; function c() {…} var a;”</w:t>
      </w:r>
    </w:p>
    <w:p w14:paraId="2FA647D7" w14:textId="77777777" w:rsidR="00384790" w:rsidRDefault="00384790" w:rsidP="00384790">
      <w:pPr>
        <w:pStyle w:val="a8"/>
        <w:ind w:firstLine="420"/>
      </w:pPr>
      <w:proofErr w:type="gramStart"/>
      <w:r>
        <w:t>and</w:t>
      </w:r>
      <w:proofErr w:type="gramEnd"/>
      <w:r>
        <w:t xml:space="preserve"> finally into</w:t>
      </w:r>
    </w:p>
    <w:p w14:paraId="191ED455" w14:textId="77777777" w:rsidR="00384790" w:rsidRDefault="00384790" w:rsidP="00384790">
      <w:pPr>
        <w:pStyle w:val="a8"/>
        <w:ind w:firstLine="420"/>
      </w:pPr>
      <w:r>
        <w:rPr>
          <w:rFonts w:hint="eastAsia"/>
        </w:rPr>
        <w:t>“</w:t>
      </w:r>
      <w:r>
        <w:t>function Ol000llO() {…} var ll0lllOl; function Ol0lllOl() {…} var ll000llO;”</w:t>
      </w:r>
    </w:p>
    <w:p w14:paraId="4EC47075" w14:textId="77777777" w:rsidR="00384790" w:rsidRDefault="00384790" w:rsidP="00384790">
      <w:pPr>
        <w:pStyle w:val="a8"/>
        <w:ind w:firstLine="420"/>
      </w:pPr>
      <w:proofErr w:type="gramStart"/>
      <w:r>
        <w:t>so</w:t>
      </w:r>
      <w:proofErr w:type="gramEnd"/>
      <w:r>
        <w:t xml:space="preserve"> that the encrypted codes have fully different location.</w:t>
      </w:r>
    </w:p>
    <w:p w14:paraId="611B1F74" w14:textId="77777777" w:rsidR="00384790" w:rsidRDefault="00384790" w:rsidP="00384790">
      <w:pPr>
        <w:pStyle w:val="a8"/>
        <w:ind w:firstLine="420"/>
      </w:pPr>
      <w:r>
        <w:t>(3) Some special Javascript source codes are changed into encrypted strings. For example, “document.write” may be changed into “e355b6104c2019aa8e12faa1ec51e44e”, so that it’s hidden in the whole encrypted codes. When the special code is needed, decrypt the string and use the function “</w:t>
      </w:r>
      <w:proofErr w:type="gramStart"/>
      <w:r>
        <w:t>eval(</w:t>
      </w:r>
      <w:proofErr w:type="gramEnd"/>
      <w:r>
        <w:t>)” instead.</w:t>
      </w:r>
    </w:p>
    <w:p w14:paraId="68929502" w14:textId="77777777" w:rsidR="00384790" w:rsidRDefault="00384790" w:rsidP="00384790">
      <w:pPr>
        <w:pStyle w:val="a8"/>
        <w:ind w:firstLine="420"/>
      </w:pPr>
      <w:r>
        <w:t>(4) Fake functions and variables are mixed into the encrypted codes. They can puzzle the reverse engineers. They aren’t executed by the browsers indeed, so they won’t affect the correct Javascript programs.</w:t>
      </w:r>
    </w:p>
    <w:p w14:paraId="5A6B4ED5" w14:textId="77777777" w:rsidR="00384790" w:rsidRDefault="00384790" w:rsidP="00384790">
      <w:pPr>
        <w:pStyle w:val="a8"/>
        <w:ind w:firstLine="420"/>
      </w:pPr>
      <w:r>
        <w:rPr>
          <w:rFonts w:hint="eastAsia"/>
        </w:rPr>
        <w:t>“</w:t>
      </w:r>
      <w:r>
        <w:t>Parhelion” algorithm can be implemented by C/C++ or web server side programs such as ASP, PHP, JSP and so on. The main description of “parhelion” algorithm is given below:</w:t>
      </w:r>
    </w:p>
    <w:p w14:paraId="61BC2ACD" w14:textId="77777777" w:rsidR="00384790" w:rsidRDefault="00384790" w:rsidP="00384790">
      <w:pPr>
        <w:pStyle w:val="a8"/>
        <w:ind w:firstLine="420"/>
      </w:pPr>
      <w:r>
        <w:t>All names of Javascript functions and variables are changed into strings made up of characters “0”, “1”, “O” and “l”, and the first character should be “O” or “l”. The strings should be long enough. Typically, “parhelion” algorithm uses 16-character strings. Then, a name in the encrypted codes may have the appearance like “lll1OOO01l0llOl1”.</w:t>
      </w:r>
    </w:p>
    <w:p w14:paraId="0AC2EA1F" w14:textId="77777777" w:rsidR="00384790" w:rsidRDefault="00384790" w:rsidP="00384790">
      <w:pPr>
        <w:pStyle w:val="a8"/>
        <w:ind w:firstLine="420"/>
      </w:pPr>
      <w:r>
        <w:t>Furthermore, in order to make all names alike and difficult to be distinguished, “parhelion” algorithm uses a random string as the standard name, and changes its characters randomly to generate new names.</w:t>
      </w:r>
    </w:p>
    <w:p w14:paraId="729C4D19" w14:textId="77777777" w:rsidR="00384790" w:rsidRDefault="00384790" w:rsidP="00384790">
      <w:pPr>
        <w:pStyle w:val="a8"/>
        <w:ind w:firstLine="420"/>
      </w:pPr>
    </w:p>
    <w:p w14:paraId="7146ADDE" w14:textId="77777777" w:rsidR="00384790" w:rsidRDefault="00384790" w:rsidP="00384790">
      <w:pPr>
        <w:pStyle w:val="a8"/>
        <w:ind w:firstLine="420"/>
      </w:pPr>
      <w:r>
        <w:t>V. ENCRYPTION ALGORITHM DESCRIPTION</w:t>
      </w:r>
    </w:p>
    <w:p w14:paraId="3F890C2B" w14:textId="77777777" w:rsidR="00384790" w:rsidRDefault="00384790" w:rsidP="00384790">
      <w:pPr>
        <w:pStyle w:val="a8"/>
        <w:ind w:firstLine="420"/>
      </w:pPr>
    </w:p>
    <w:p w14:paraId="524630B6" w14:textId="10C5471A" w:rsidR="00384790" w:rsidRDefault="00384790" w:rsidP="00202AA7">
      <w:pPr>
        <w:pStyle w:val="a8"/>
        <w:ind w:firstLine="420"/>
      </w:pPr>
      <w:r>
        <w:t xml:space="preserve">The algorithm has the following steps: </w:t>
      </w:r>
    </w:p>
    <w:p w14:paraId="69C79AE5" w14:textId="77777777" w:rsidR="00384790" w:rsidRDefault="00384790" w:rsidP="00384790">
      <w:pPr>
        <w:pStyle w:val="a8"/>
        <w:ind w:firstLine="420"/>
      </w:pPr>
    </w:p>
    <w:p w14:paraId="298E28CC" w14:textId="77777777" w:rsidR="00384790" w:rsidRDefault="00384790" w:rsidP="00384790">
      <w:pPr>
        <w:pStyle w:val="a8"/>
        <w:ind w:firstLine="420"/>
      </w:pPr>
      <w:r>
        <w:t>(1) Standardize the Javascript source codes. Each program has one and only one entrance like the “</w:t>
      </w:r>
      <w:proofErr w:type="gramStart"/>
      <w:r>
        <w:t>main(</w:t>
      </w:r>
      <w:proofErr w:type="gramEnd"/>
      <w:r>
        <w:t>)” function in a C/C++ program. All Javascript codes, except the definition of global variables, should be inside the functions.</w:t>
      </w:r>
    </w:p>
    <w:p w14:paraId="4DBFD946" w14:textId="77777777" w:rsidR="00384790" w:rsidRDefault="00384790" w:rsidP="00384790">
      <w:pPr>
        <w:pStyle w:val="a8"/>
        <w:ind w:firstLine="420"/>
      </w:pPr>
      <w:r>
        <w:t>If there are any executable codes outside the functions, put them into a new function, and place the entrance on it.</w:t>
      </w:r>
    </w:p>
    <w:p w14:paraId="53FF30FD" w14:textId="77777777" w:rsidR="00384790" w:rsidRDefault="00384790" w:rsidP="00384790">
      <w:pPr>
        <w:pStyle w:val="a8"/>
        <w:ind w:firstLine="420"/>
      </w:pPr>
      <w:proofErr w:type="gramStart"/>
      <w:r>
        <w:t>The formulate</w:t>
      </w:r>
      <w:proofErr w:type="gramEnd"/>
      <w:r>
        <w:t xml:space="preserve"> of step (1) is:</w:t>
      </w:r>
    </w:p>
    <w:p w14:paraId="00073C98" w14:textId="77777777" w:rsidR="00384790" w:rsidRDefault="00384790" w:rsidP="00202AA7">
      <w:pPr>
        <w:pStyle w:val="a8"/>
        <w:ind w:firstLine="420"/>
        <w:jc w:val="center"/>
      </w:pPr>
      <w:r>
        <w:t>S1 = f1 (</w:t>
      </w:r>
      <w:proofErr w:type="gramStart"/>
      <w:r>
        <w:t>S0 )</w:t>
      </w:r>
      <w:proofErr w:type="gramEnd"/>
    </w:p>
    <w:p w14:paraId="30AC4F2A" w14:textId="77777777" w:rsidR="00384790" w:rsidRDefault="00384790" w:rsidP="00384790">
      <w:pPr>
        <w:pStyle w:val="a8"/>
        <w:ind w:firstLine="420"/>
      </w:pPr>
      <w:r>
        <w:t xml:space="preserve">S0 is the original source codes. </w:t>
      </w:r>
      <w:proofErr w:type="gramStart"/>
      <w:r>
        <w:t>f1</w:t>
      </w:r>
      <w:proofErr w:type="gramEnd"/>
      <w:r>
        <w:t xml:space="preserve"> is the standardizing function.</w:t>
      </w:r>
    </w:p>
    <w:p w14:paraId="5D65BDB9" w14:textId="77777777" w:rsidR="00384790" w:rsidRDefault="00384790" w:rsidP="00384790">
      <w:pPr>
        <w:pStyle w:val="a8"/>
        <w:ind w:firstLine="420"/>
      </w:pPr>
      <w:r>
        <w:t>(2) Add some fake functions and variables to the Javascript source codes. Generate some random codes in the fake functions, or copy real function codes. For example, the following codes are added:</w:t>
      </w:r>
    </w:p>
    <w:p w14:paraId="232C43EA" w14:textId="77777777" w:rsidR="00384790" w:rsidRDefault="00384790" w:rsidP="00384790">
      <w:pPr>
        <w:pStyle w:val="a8"/>
        <w:ind w:firstLine="420"/>
      </w:pPr>
      <w:r>
        <w:rPr>
          <w:rFonts w:hint="eastAsia"/>
        </w:rPr>
        <w:t>“</w:t>
      </w:r>
      <w:r>
        <w:t>var fake1,fake2; function fake3() {…}”</w:t>
      </w:r>
    </w:p>
    <w:p w14:paraId="74363C73" w14:textId="77777777" w:rsidR="00384790" w:rsidRDefault="00384790" w:rsidP="00384790">
      <w:pPr>
        <w:pStyle w:val="a8"/>
        <w:ind w:firstLine="420"/>
      </w:pPr>
      <w:proofErr w:type="gramStart"/>
      <w:r>
        <w:t>The formulate</w:t>
      </w:r>
      <w:proofErr w:type="gramEnd"/>
      <w:r>
        <w:t xml:space="preserve"> of step (2) is:</w:t>
      </w:r>
    </w:p>
    <w:p w14:paraId="5FB9FCD0" w14:textId="77777777" w:rsidR="00384790" w:rsidRDefault="00384790" w:rsidP="00202AA7">
      <w:pPr>
        <w:pStyle w:val="a8"/>
        <w:ind w:firstLine="420"/>
        <w:jc w:val="center"/>
      </w:pPr>
      <w:r>
        <w:t>S2 = S1 + C2</w:t>
      </w:r>
    </w:p>
    <w:p w14:paraId="7D24AD45" w14:textId="77777777" w:rsidR="00384790" w:rsidRDefault="00384790" w:rsidP="00384790">
      <w:pPr>
        <w:pStyle w:val="a8"/>
        <w:ind w:firstLine="420"/>
      </w:pPr>
      <w:r>
        <w:t>C2 is the random fake codes. The operator “+” is connecting two strings.</w:t>
      </w:r>
    </w:p>
    <w:p w14:paraId="03183DFC" w14:textId="77777777" w:rsidR="00384790" w:rsidRDefault="00384790" w:rsidP="00384790">
      <w:pPr>
        <w:pStyle w:val="a8"/>
        <w:ind w:firstLine="420"/>
      </w:pPr>
      <w:r>
        <w:t>(3) Change the sequence of all functions and definition of global variables randomly. Place all initialization codes at the beginning of the entrance.</w:t>
      </w:r>
    </w:p>
    <w:p w14:paraId="540EA138" w14:textId="77777777" w:rsidR="00384790" w:rsidRDefault="00384790" w:rsidP="00384790">
      <w:pPr>
        <w:pStyle w:val="a8"/>
        <w:ind w:firstLine="420"/>
      </w:pPr>
      <w:r>
        <w:t>The browsers accept random sequence definition of Javascript functions. They can execute the codes from the entrance, and follow the program flow.</w:t>
      </w:r>
    </w:p>
    <w:p w14:paraId="504BD5C9" w14:textId="77777777" w:rsidR="00384790" w:rsidRDefault="00384790" w:rsidP="00384790">
      <w:pPr>
        <w:pStyle w:val="a8"/>
        <w:ind w:firstLine="420"/>
      </w:pPr>
      <w:proofErr w:type="gramStart"/>
      <w:r>
        <w:t>The formulate</w:t>
      </w:r>
      <w:proofErr w:type="gramEnd"/>
      <w:r>
        <w:t xml:space="preserve"> of step (3) is:</w:t>
      </w:r>
    </w:p>
    <w:p w14:paraId="085554D8" w14:textId="77777777" w:rsidR="00384790" w:rsidRDefault="00384790" w:rsidP="00202AA7">
      <w:pPr>
        <w:pStyle w:val="a8"/>
        <w:ind w:firstLine="420"/>
        <w:jc w:val="center"/>
      </w:pPr>
      <w:r>
        <w:t>S3 = f3 (</w:t>
      </w:r>
      <w:proofErr w:type="gramStart"/>
      <w:r>
        <w:t>S2 ,</w:t>
      </w:r>
      <w:proofErr w:type="gramEnd"/>
      <w:r>
        <w:t xml:space="preserve"> V3)</w:t>
      </w:r>
    </w:p>
    <w:p w14:paraId="4CA48742" w14:textId="77777777" w:rsidR="00384790" w:rsidRDefault="00384790" w:rsidP="00384790">
      <w:pPr>
        <w:pStyle w:val="a8"/>
        <w:ind w:firstLine="420"/>
      </w:pPr>
      <w:proofErr w:type="gramStart"/>
      <w:r>
        <w:t>f3</w:t>
      </w:r>
      <w:proofErr w:type="gramEnd"/>
      <w:r>
        <w:t xml:space="preserve"> is the confusing function. V3 is the random sequence vector.</w:t>
      </w:r>
    </w:p>
    <w:p w14:paraId="5EE5CFEF" w14:textId="77777777" w:rsidR="00384790" w:rsidRDefault="00384790" w:rsidP="00384790">
      <w:pPr>
        <w:pStyle w:val="a8"/>
        <w:ind w:firstLine="420"/>
      </w:pPr>
      <w:r>
        <w:t xml:space="preserve">(4) Generate the standard name. </w:t>
      </w:r>
      <w:proofErr w:type="gramStart"/>
      <w:r>
        <w:t>It ’s</w:t>
      </w:r>
      <w:proofErr w:type="gramEnd"/>
      <w:r>
        <w:t xml:space="preserve"> a 16-character random string mentioned above. For example, “lll1OOO01l0llOl1” is generated.</w:t>
      </w:r>
    </w:p>
    <w:p w14:paraId="3166DF50" w14:textId="77777777" w:rsidR="00384790" w:rsidRDefault="00384790" w:rsidP="00384790">
      <w:pPr>
        <w:pStyle w:val="a8"/>
        <w:ind w:firstLine="420"/>
      </w:pPr>
      <w:proofErr w:type="gramStart"/>
      <w:r>
        <w:t>The formulate</w:t>
      </w:r>
      <w:proofErr w:type="gramEnd"/>
      <w:r>
        <w:t xml:space="preserve"> of step (4) is:</w:t>
      </w:r>
    </w:p>
    <w:p w14:paraId="5291D195" w14:textId="77777777" w:rsidR="00384790" w:rsidRDefault="00384790" w:rsidP="00202AA7">
      <w:pPr>
        <w:pStyle w:val="a8"/>
        <w:ind w:firstLine="420"/>
        <w:jc w:val="center"/>
      </w:pPr>
      <w:r>
        <w:rPr>
          <w:rFonts w:hint="eastAsia"/>
        </w:rPr>
        <w:t xml:space="preserve">C4 = A0 + </w:t>
      </w:r>
      <w:r>
        <w:rPr>
          <w:rFonts w:hint="eastAsia"/>
        </w:rPr>
        <w:t>∑</w:t>
      </w:r>
      <w:r>
        <w:rPr>
          <w:rFonts w:hint="eastAsia"/>
        </w:rPr>
        <w:t xml:space="preserve"> Ai</w:t>
      </w:r>
    </w:p>
    <w:p w14:paraId="3F2232F2" w14:textId="77777777" w:rsidR="00384790" w:rsidRDefault="00384790" w:rsidP="00384790">
      <w:pPr>
        <w:pStyle w:val="a8"/>
        <w:ind w:firstLine="420"/>
      </w:pPr>
      <w:r>
        <w:rPr>
          <w:rFonts w:hint="eastAsia"/>
        </w:rPr>
        <w:t>( A0</w:t>
      </w:r>
      <w:r>
        <w:rPr>
          <w:rFonts w:hint="eastAsia"/>
        </w:rPr>
        <w:t>∈</w:t>
      </w:r>
      <w:r>
        <w:rPr>
          <w:rFonts w:hint="eastAsia"/>
        </w:rPr>
        <w:t>{O,l}, Ai</w:t>
      </w:r>
      <w:r>
        <w:rPr>
          <w:rFonts w:hint="eastAsia"/>
        </w:rPr>
        <w:t>∈</w:t>
      </w:r>
      <w:r>
        <w:rPr>
          <w:rFonts w:hint="eastAsia"/>
        </w:rPr>
        <w:t>{O,l,0,1}, i = 1,2,</w:t>
      </w:r>
      <w:r>
        <w:rPr>
          <w:rFonts w:hint="eastAsia"/>
        </w:rPr>
        <w:t>…</w:t>
      </w:r>
      <w:r>
        <w:rPr>
          <w:rFonts w:hint="eastAsia"/>
        </w:rPr>
        <w:t>,n-1 )</w:t>
      </w:r>
    </w:p>
    <w:p w14:paraId="1E094462" w14:textId="77777777" w:rsidR="00384790" w:rsidRDefault="00384790" w:rsidP="00384790">
      <w:pPr>
        <w:pStyle w:val="a8"/>
        <w:ind w:firstLine="420"/>
      </w:pPr>
      <w:r>
        <w:rPr>
          <w:rFonts w:hint="eastAsia"/>
        </w:rPr>
        <w:t xml:space="preserve">Ai is the character of No. i. The operator </w:t>
      </w:r>
      <w:r>
        <w:rPr>
          <w:rFonts w:hint="eastAsia"/>
        </w:rPr>
        <w:t>“</w:t>
      </w:r>
      <w:r>
        <w:rPr>
          <w:rFonts w:hint="eastAsia"/>
        </w:rPr>
        <w:t>+</w:t>
      </w:r>
      <w:r>
        <w:rPr>
          <w:rFonts w:hint="eastAsia"/>
        </w:rPr>
        <w:t>”</w:t>
      </w:r>
      <w:r>
        <w:rPr>
          <w:rFonts w:hint="eastAsia"/>
        </w:rPr>
        <w:t xml:space="preserve"> and </w:t>
      </w:r>
      <w:r>
        <w:rPr>
          <w:rFonts w:hint="eastAsia"/>
        </w:rPr>
        <w:t>“∑”</w:t>
      </w:r>
      <w:r>
        <w:rPr>
          <w:rFonts w:hint="eastAsia"/>
        </w:rPr>
        <w:t xml:space="preserve"> are connecting strings. n=16.</w:t>
      </w:r>
    </w:p>
    <w:p w14:paraId="64912E9A" w14:textId="77777777" w:rsidR="00384790" w:rsidRDefault="00384790" w:rsidP="00384790">
      <w:pPr>
        <w:pStyle w:val="a8"/>
        <w:ind w:firstLine="420"/>
      </w:pPr>
      <w:r>
        <w:t>(5) Generate other names for the functions and variables. Each character in the standard name can be changed, except the first one. For example, the 2 character of the standard name is “</w:t>
      </w:r>
      <w:proofErr w:type="gramStart"/>
      <w:r>
        <w:t>l ”</w:t>
      </w:r>
      <w:proofErr w:type="gramEnd"/>
      <w:r>
        <w:t xml:space="preserve">, so it can be changed into “O”, “0” or “1”. If the </w:t>
      </w:r>
      <w:proofErr w:type="gramStart"/>
      <w:r>
        <w:t>2 ,</w:t>
      </w:r>
      <w:proofErr w:type="gramEnd"/>
      <w:r>
        <w:t xml:space="preserve"> 5 and 8 characters are changed, “lll1OOO01l0llOl1” may become “l1l11OOO1l0llOl1”. These two strings are alike.</w:t>
      </w:r>
    </w:p>
    <w:p w14:paraId="30B5C355" w14:textId="77777777" w:rsidR="00384790" w:rsidRDefault="00384790" w:rsidP="00384790">
      <w:pPr>
        <w:pStyle w:val="a8"/>
        <w:ind w:firstLine="420"/>
      </w:pPr>
      <w:r>
        <w:t>In order to generate all names of a Javascript program, from the standard name, randomly choose x characters to be changed. The value of x is between 1 and 15. It depends on the amount of all names. The maximum amount is:</w:t>
      </w:r>
    </w:p>
    <w:p w14:paraId="4813513F" w14:textId="77777777" w:rsidR="00384790" w:rsidRDefault="00384790" w:rsidP="00384790">
      <w:pPr>
        <w:pStyle w:val="a8"/>
        <w:ind w:firstLine="420"/>
      </w:pPr>
      <w:r>
        <w:t>m =3</w:t>
      </w:r>
    </w:p>
    <w:p w14:paraId="2820AEA9" w14:textId="77777777" w:rsidR="00384790" w:rsidRDefault="00384790" w:rsidP="00384790">
      <w:pPr>
        <w:pStyle w:val="a8"/>
        <w:ind w:firstLine="420"/>
      </w:pPr>
      <w:r>
        <w:t>For example, If 3 characters are changed, 27 names can be generated. If 4 characters are changed, 81 names can be generated.</w:t>
      </w:r>
    </w:p>
    <w:p w14:paraId="08D95BE5" w14:textId="77777777" w:rsidR="00384790" w:rsidRDefault="00384790" w:rsidP="00384790">
      <w:pPr>
        <w:pStyle w:val="a8"/>
        <w:ind w:firstLine="420"/>
      </w:pPr>
      <w:r>
        <w:t>Use a vector to store the generated names.</w:t>
      </w:r>
    </w:p>
    <w:p w14:paraId="15A71325" w14:textId="77777777" w:rsidR="00384790" w:rsidRDefault="00384790" w:rsidP="00384790">
      <w:pPr>
        <w:pStyle w:val="a8"/>
        <w:ind w:firstLine="420"/>
      </w:pPr>
      <w:proofErr w:type="gramStart"/>
      <w:r>
        <w:t>The formulate</w:t>
      </w:r>
      <w:proofErr w:type="gramEnd"/>
      <w:r>
        <w:t xml:space="preserve"> of step (5) is:</w:t>
      </w:r>
    </w:p>
    <w:p w14:paraId="459639B3" w14:textId="77777777" w:rsidR="00384790" w:rsidRDefault="00384790" w:rsidP="00202AA7">
      <w:pPr>
        <w:pStyle w:val="a8"/>
        <w:ind w:firstLine="420"/>
        <w:jc w:val="center"/>
      </w:pPr>
      <w:r>
        <w:t xml:space="preserve">V5 = f5 (C4, </w:t>
      </w:r>
      <w:proofErr w:type="gramStart"/>
      <w:r>
        <w:t>U4 )</w:t>
      </w:r>
      <w:proofErr w:type="gramEnd"/>
    </w:p>
    <w:p w14:paraId="2764A2DE" w14:textId="650D65E5" w:rsidR="00384790" w:rsidRDefault="00384790" w:rsidP="00384790">
      <w:pPr>
        <w:pStyle w:val="a8"/>
        <w:ind w:firstLine="420"/>
      </w:pPr>
      <w:r>
        <w:t xml:space="preserve"> U4 = &lt;N1,N2,…,Nx&gt; ( Ni =1,2,…,n-1; i=1,2,…,x )</w:t>
      </w:r>
    </w:p>
    <w:p w14:paraId="5AC8D4F8" w14:textId="77777777" w:rsidR="00384790" w:rsidRDefault="00384790" w:rsidP="00384790">
      <w:pPr>
        <w:pStyle w:val="a8"/>
        <w:ind w:firstLine="420"/>
      </w:pPr>
      <w:proofErr w:type="gramStart"/>
      <w:r>
        <w:t>f5</w:t>
      </w:r>
      <w:proofErr w:type="gramEnd"/>
      <w:r>
        <w:t xml:space="preserve"> is the function that changes C4 into a vector with m elements. Each element is a string like C4. U4 is a vector storing the selection. For example, U4=&lt;2</w:t>
      </w:r>
      <w:proofErr w:type="gramStart"/>
      <w:r>
        <w:t>,5,8</w:t>
      </w:r>
      <w:proofErr w:type="gramEnd"/>
      <w:r>
        <w:t>&gt;.</w:t>
      </w:r>
    </w:p>
    <w:p w14:paraId="659F2261" w14:textId="77777777" w:rsidR="00384790" w:rsidRDefault="00384790" w:rsidP="00384790">
      <w:pPr>
        <w:pStyle w:val="a8"/>
        <w:ind w:firstLine="420"/>
      </w:pPr>
      <w:r>
        <w:t>(6) Replace all names in the codes. Scan the codes once. When a new name appears, get a new name from the array and replace it. If the current name is met before, replace it with what it was replaced.</w:t>
      </w:r>
    </w:p>
    <w:p w14:paraId="24F6DFD9" w14:textId="77777777" w:rsidR="00384790" w:rsidRDefault="00384790" w:rsidP="00384790">
      <w:pPr>
        <w:pStyle w:val="a8"/>
        <w:ind w:firstLine="420"/>
      </w:pPr>
      <w:proofErr w:type="gramStart"/>
      <w:r>
        <w:t>The formulate</w:t>
      </w:r>
      <w:proofErr w:type="gramEnd"/>
      <w:r>
        <w:t xml:space="preserve"> of step (6) is:</w:t>
      </w:r>
    </w:p>
    <w:p w14:paraId="2DF63DEF" w14:textId="77777777" w:rsidR="00384790" w:rsidRDefault="00384790" w:rsidP="00202AA7">
      <w:pPr>
        <w:pStyle w:val="a8"/>
        <w:ind w:firstLine="420"/>
        <w:jc w:val="center"/>
      </w:pPr>
      <w:r>
        <w:t>S6 = f6 (</w:t>
      </w:r>
      <w:proofErr w:type="gramStart"/>
      <w:r>
        <w:t>S3 ,</w:t>
      </w:r>
      <w:proofErr w:type="gramEnd"/>
      <w:r>
        <w:t xml:space="preserve"> V0, V5)</w:t>
      </w:r>
    </w:p>
    <w:p w14:paraId="5AB2B2D8" w14:textId="77777777" w:rsidR="00384790" w:rsidRDefault="00384790" w:rsidP="00384790">
      <w:pPr>
        <w:pStyle w:val="a8"/>
        <w:ind w:firstLine="420"/>
      </w:pPr>
      <w:r>
        <w:t>V0 = &lt;P1</w:t>
      </w:r>
      <w:proofErr w:type="gramStart"/>
      <w:r>
        <w:t>,P2</w:t>
      </w:r>
      <w:proofErr w:type="gramEnd"/>
      <w:r>
        <w:t>,…,Pm&gt;, V5 = &lt;Q1,Q2,…,Qm&gt;</w:t>
      </w:r>
    </w:p>
    <w:p w14:paraId="1483EB14" w14:textId="77777777" w:rsidR="00384790" w:rsidRDefault="00384790" w:rsidP="00384790">
      <w:pPr>
        <w:pStyle w:val="a8"/>
        <w:ind w:firstLine="420"/>
      </w:pPr>
      <w:proofErr w:type="gramStart"/>
      <w:r>
        <w:t>f6</w:t>
      </w:r>
      <w:proofErr w:type="gramEnd"/>
      <w:r>
        <w:t xml:space="preserve"> is the string-replacing function. V0 is the vector storing original names P 1 to P m. V5 is the vector storing new names Q1 to </w:t>
      </w:r>
      <w:proofErr w:type="gramStart"/>
      <w:r>
        <w:t>Qm</w:t>
      </w:r>
      <w:proofErr w:type="gramEnd"/>
      <w:r>
        <w:t>.</w:t>
      </w:r>
    </w:p>
    <w:p w14:paraId="23DE133E" w14:textId="77777777" w:rsidR="00384790" w:rsidRDefault="00384790" w:rsidP="00384790">
      <w:pPr>
        <w:pStyle w:val="a8"/>
        <w:ind w:firstLine="420"/>
      </w:pPr>
      <w:r>
        <w:t>After using this encryption algorithm, from step (1) to (6), the Javascript source codes (S0) are changed into random ones (S6), just like the polymorphic virus codes. The difference is that polymorphic viruses are usually programmed by the assembly language, and they are in the M3 level of the computer multi-level architecture, while Javascript is a high-level language, and the encrypted codes are in the M4 level.</w:t>
      </w:r>
    </w:p>
    <w:p w14:paraId="1994F51D" w14:textId="77777777" w:rsidR="00384790" w:rsidRDefault="00384790" w:rsidP="00384790">
      <w:pPr>
        <w:pStyle w:val="a8"/>
        <w:ind w:firstLine="420"/>
      </w:pPr>
      <w:r>
        <w:t>Because this encryption algorithm only changes the appearance of Javascript source codes, and doesn’t affect their original action, the browsers can still download and execute the encrypted codes correctly.</w:t>
      </w:r>
    </w:p>
    <w:p w14:paraId="028C06DF" w14:textId="77777777" w:rsidR="00384790" w:rsidRDefault="00384790" w:rsidP="00384790">
      <w:pPr>
        <w:pStyle w:val="a8"/>
        <w:ind w:firstLine="420"/>
      </w:pPr>
      <w:r>
        <w:t>The original Javascript source codes (S0) and the encrypted codes (S6) are comparable. The string length:</w:t>
      </w:r>
    </w:p>
    <w:p w14:paraId="50F0485E" w14:textId="77777777" w:rsidR="00384790" w:rsidRDefault="00384790" w:rsidP="00384790">
      <w:pPr>
        <w:pStyle w:val="a8"/>
        <w:ind w:firstLine="420"/>
      </w:pPr>
      <w:r>
        <w:rPr>
          <w:rFonts w:hint="eastAsia"/>
        </w:rPr>
        <w:t xml:space="preserve">L(S6 ) = L(S0) + L(C2 ) + </w:t>
      </w:r>
      <w:r>
        <w:rPr>
          <w:rFonts w:hint="eastAsia"/>
        </w:rPr>
        <w:t>∑</w:t>
      </w:r>
      <w:r>
        <w:rPr>
          <w:rFonts w:hint="eastAsia"/>
        </w:rPr>
        <w:t xml:space="preserve"> Mi (L(Qi ) - L(Pi ))</w:t>
      </w:r>
    </w:p>
    <w:p w14:paraId="2D151033" w14:textId="77777777" w:rsidR="00384790" w:rsidRDefault="00384790" w:rsidP="00384790">
      <w:pPr>
        <w:pStyle w:val="a8"/>
        <w:ind w:firstLine="420"/>
      </w:pPr>
      <w:r>
        <w:rPr>
          <w:rFonts w:hint="eastAsia"/>
        </w:rPr>
        <w:t xml:space="preserve">= L(S0 ) + L(C2 ) + </w:t>
      </w:r>
      <w:r>
        <w:rPr>
          <w:rFonts w:hint="eastAsia"/>
        </w:rPr>
        <w:t>∑</w:t>
      </w:r>
      <w:r>
        <w:rPr>
          <w:rFonts w:hint="eastAsia"/>
        </w:rPr>
        <w:t xml:space="preserve"> Mi (n - L(Pi))</w:t>
      </w:r>
    </w:p>
    <w:p w14:paraId="1C1B3B0A" w14:textId="77777777" w:rsidR="00384790" w:rsidRDefault="00384790" w:rsidP="00384790">
      <w:pPr>
        <w:pStyle w:val="a8"/>
        <w:ind w:firstLine="420"/>
      </w:pPr>
      <w:proofErr w:type="gramStart"/>
      <w:r>
        <w:t>( i</w:t>
      </w:r>
      <w:proofErr w:type="gramEnd"/>
      <w:r>
        <w:t>=1,2,…,m )</w:t>
      </w:r>
    </w:p>
    <w:p w14:paraId="5BB49F2F" w14:textId="77777777" w:rsidR="00384790" w:rsidRDefault="00384790" w:rsidP="00384790">
      <w:pPr>
        <w:pStyle w:val="a8"/>
        <w:ind w:firstLine="420"/>
      </w:pPr>
      <w:r>
        <w:t>Mi is the times of each name Pi appears in S0. n=16. The program complexity:</w:t>
      </w:r>
    </w:p>
    <w:p w14:paraId="3B4BC2E3" w14:textId="77777777" w:rsidR="00384790" w:rsidRDefault="00384790" w:rsidP="00384790">
      <w:pPr>
        <w:pStyle w:val="a8"/>
        <w:ind w:firstLine="420"/>
      </w:pPr>
      <w:proofErr w:type="gramStart"/>
      <w:r>
        <w:t>O(</w:t>
      </w:r>
      <w:proofErr w:type="gramEnd"/>
      <w:r>
        <w:t>S0) = O(S6 )</w:t>
      </w:r>
    </w:p>
    <w:p w14:paraId="64805F1F" w14:textId="77777777" w:rsidR="00384790" w:rsidRDefault="00384790" w:rsidP="00384790">
      <w:pPr>
        <w:pStyle w:val="a8"/>
        <w:ind w:firstLine="420"/>
      </w:pPr>
      <w:r>
        <w:t>Because from S0 to S6, the names are replaced, the definition sequence is changed, and some fate codes are added, but the control flow is unchanged. In fact S0 and S6 are the same program with different appearance.</w:t>
      </w:r>
    </w:p>
    <w:p w14:paraId="2BCE0E3E" w14:textId="77777777" w:rsidR="00384790" w:rsidRDefault="00384790" w:rsidP="00384790">
      <w:pPr>
        <w:pStyle w:val="a8"/>
        <w:ind w:firstLine="420"/>
      </w:pPr>
    </w:p>
    <w:p w14:paraId="1B051C2B" w14:textId="77777777" w:rsidR="00384790" w:rsidRDefault="00384790" w:rsidP="00384790">
      <w:pPr>
        <w:pStyle w:val="a8"/>
        <w:ind w:firstLine="420"/>
      </w:pPr>
      <w:r>
        <w:t>VI. APPLICATION EXAMPLES</w:t>
      </w:r>
    </w:p>
    <w:p w14:paraId="2E166794" w14:textId="77777777" w:rsidR="00384790" w:rsidRDefault="00384790" w:rsidP="00384790">
      <w:pPr>
        <w:pStyle w:val="a8"/>
        <w:ind w:firstLine="420"/>
      </w:pPr>
    </w:p>
    <w:p w14:paraId="2C9056F5" w14:textId="77777777" w:rsidR="00384790" w:rsidRDefault="00384790" w:rsidP="00384790">
      <w:pPr>
        <w:pStyle w:val="a8"/>
        <w:ind w:firstLine="420"/>
      </w:pPr>
      <w:r>
        <w:rPr>
          <w:rFonts w:hint="eastAsia"/>
        </w:rPr>
        <w:t>“</w:t>
      </w:r>
      <w:r>
        <w:t>Parhelion” algorithm has been applied to the practice projects. The following are two examples carried out by the paper authors:</w:t>
      </w:r>
    </w:p>
    <w:p w14:paraId="3864C5B4" w14:textId="77777777" w:rsidR="00384790" w:rsidRDefault="00384790" w:rsidP="00384790">
      <w:pPr>
        <w:pStyle w:val="a8"/>
        <w:ind w:firstLine="420"/>
      </w:pPr>
    </w:p>
    <w:p w14:paraId="0D0155EC" w14:textId="77777777" w:rsidR="00384790" w:rsidRDefault="00384790" w:rsidP="00384790">
      <w:pPr>
        <w:pStyle w:val="a8"/>
        <w:ind w:firstLine="420"/>
      </w:pPr>
      <w:r>
        <w:t>A. “</w:t>
      </w:r>
      <w:proofErr w:type="gramStart"/>
      <w:r>
        <w:t>Athena ”</w:t>
      </w:r>
      <w:proofErr w:type="gramEnd"/>
      <w:r>
        <w:t xml:space="preserve"> WebLock</w:t>
      </w:r>
    </w:p>
    <w:p w14:paraId="0749F5CF" w14:textId="77777777" w:rsidR="00384790" w:rsidRDefault="00384790" w:rsidP="00384790">
      <w:pPr>
        <w:pStyle w:val="a8"/>
        <w:ind w:firstLine="420"/>
      </w:pPr>
    </w:p>
    <w:p w14:paraId="3B67CD15" w14:textId="77777777" w:rsidR="00384790" w:rsidRDefault="00384790" w:rsidP="00384790">
      <w:pPr>
        <w:pStyle w:val="a8"/>
        <w:ind w:firstLine="420"/>
      </w:pPr>
      <w:r>
        <w:t>This is a set of webpage encrypting software. It’s a set of shareware made by C language. It can encrypt the HTML source codes in the webpages. This software has simplified Chinese versions. It can be downloaded in the following webpage:</w:t>
      </w:r>
    </w:p>
    <w:p w14:paraId="18337207" w14:textId="77777777" w:rsidR="00384790" w:rsidRDefault="00384790" w:rsidP="00384790">
      <w:pPr>
        <w:pStyle w:val="a8"/>
        <w:ind w:firstLine="420"/>
      </w:pPr>
      <w:r>
        <w:t xml:space="preserve">http://www.28x28.com/index.php?id=soft_000000002 </w:t>
      </w:r>
      <w:proofErr w:type="gramStart"/>
      <w:r>
        <w:t>There</w:t>
      </w:r>
      <w:proofErr w:type="gramEnd"/>
      <w:r>
        <w:t xml:space="preserve"> are two encrypted demo webpages:</w:t>
      </w:r>
    </w:p>
    <w:p w14:paraId="08AA3064" w14:textId="77777777" w:rsidR="00384790" w:rsidRDefault="00384790" w:rsidP="00384790">
      <w:pPr>
        <w:pStyle w:val="a8"/>
        <w:ind w:firstLine="420"/>
      </w:pPr>
      <w:r>
        <w:t>http://www.28x28.com/doc/demo1.html</w:t>
      </w:r>
    </w:p>
    <w:p w14:paraId="040F2880" w14:textId="77777777" w:rsidR="00384790" w:rsidRDefault="00384790" w:rsidP="00384790">
      <w:pPr>
        <w:pStyle w:val="a8"/>
        <w:ind w:firstLine="420"/>
      </w:pPr>
      <w:r>
        <w:t>http://www.28x28.com/doc/demo2.html</w:t>
      </w:r>
    </w:p>
    <w:p w14:paraId="54916481" w14:textId="77777777" w:rsidR="00384790" w:rsidRDefault="00384790" w:rsidP="00384790">
      <w:pPr>
        <w:pStyle w:val="a8"/>
        <w:ind w:firstLine="420"/>
      </w:pPr>
      <w:r>
        <w:rPr>
          <w:rFonts w:hint="eastAsia"/>
        </w:rPr>
        <w:t>“</w:t>
      </w:r>
      <w:r>
        <w:t>Parhelion” algorithm in this software protects the Javascript codes in the HTML pages. Fig. 1 shows part of the encrypted Javascript codes.</w:t>
      </w:r>
    </w:p>
    <w:p w14:paraId="02CF4F99" w14:textId="77777777" w:rsidR="001A040B" w:rsidRDefault="001A040B" w:rsidP="001A040B">
      <w:pPr>
        <w:pStyle w:val="a8"/>
        <w:keepNext/>
        <w:ind w:firstLineChars="0" w:firstLine="0"/>
        <w:jc w:val="center"/>
      </w:pPr>
      <w:r>
        <w:rPr>
          <w:noProof/>
        </w:rPr>
        <w:drawing>
          <wp:inline distT="0" distB="0" distL="0" distR="0" wp14:anchorId="3D817640" wp14:editId="2AE4BEFA">
            <wp:extent cx="2587625" cy="2329815"/>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4figure1.png"/>
                    <pic:cNvPicPr/>
                  </pic:nvPicPr>
                  <pic:blipFill>
                    <a:blip r:embed="rId56">
                      <a:extLst>
                        <a:ext uri="{28A0092B-C50C-407E-A947-70E740481C1C}">
                          <a14:useLocalDpi xmlns:a14="http://schemas.microsoft.com/office/drawing/2010/main" val="0"/>
                        </a:ext>
                      </a:extLst>
                    </a:blip>
                    <a:stretch>
                      <a:fillRect/>
                    </a:stretch>
                  </pic:blipFill>
                  <pic:spPr>
                    <a:xfrm>
                      <a:off x="0" y="0"/>
                      <a:ext cx="2587625" cy="2329815"/>
                    </a:xfrm>
                    <a:prstGeom prst="rect">
                      <a:avLst/>
                    </a:prstGeom>
                  </pic:spPr>
                </pic:pic>
              </a:graphicData>
            </a:graphic>
          </wp:inline>
        </w:drawing>
      </w:r>
    </w:p>
    <w:p w14:paraId="68C996EE" w14:textId="1C949EAE" w:rsidR="00384790" w:rsidRDefault="001A040B" w:rsidP="001A040B">
      <w:pPr>
        <w:pStyle w:val="af0"/>
        <w:ind w:firstLine="400"/>
        <w:jc w:val="center"/>
      </w:pPr>
      <w:r>
        <w:t xml:space="preserve">Figure_ </w:t>
      </w:r>
      <w:r w:rsidR="00D87942">
        <w:fldChar w:fldCharType="begin"/>
      </w:r>
      <w:r w:rsidR="00D87942">
        <w:instrText xml:space="preserve"> SEQ Figure_ \* ARABIC </w:instrText>
      </w:r>
      <w:r w:rsidR="00D87942">
        <w:fldChar w:fldCharType="separate"/>
      </w:r>
      <w:r>
        <w:rPr>
          <w:noProof/>
        </w:rPr>
        <w:t>1</w:t>
      </w:r>
      <w:r w:rsidR="00D87942">
        <w:rPr>
          <w:noProof/>
        </w:rPr>
        <w:fldChar w:fldCharType="end"/>
      </w:r>
      <w:r w:rsidRPr="001A040B">
        <w:t xml:space="preserve"> Encrypted Javascript codes</w:t>
      </w:r>
      <w:r>
        <w:t xml:space="preserve"> </w:t>
      </w:r>
    </w:p>
    <w:p w14:paraId="7511FFDC" w14:textId="77777777" w:rsidR="00384790" w:rsidRDefault="00384790" w:rsidP="00384790">
      <w:pPr>
        <w:pStyle w:val="a8"/>
        <w:ind w:firstLine="420"/>
      </w:pPr>
    </w:p>
    <w:p w14:paraId="4E919547" w14:textId="77777777" w:rsidR="00384790" w:rsidRDefault="00384790" w:rsidP="00384790">
      <w:pPr>
        <w:pStyle w:val="a8"/>
        <w:ind w:firstLine="420"/>
      </w:pPr>
      <w:r>
        <w:rPr>
          <w:rFonts w:hint="eastAsia"/>
        </w:rPr>
        <w:t>“</w:t>
      </w:r>
      <w:r>
        <w:t>Athena” WebLock is downloaded over 24,000 times. Those two demo webpages have been in the website for over two years. Nobody declares the encrypted Javascript codes have been cracked.</w:t>
      </w:r>
    </w:p>
    <w:p w14:paraId="4218B676" w14:textId="77777777" w:rsidR="00384790" w:rsidRDefault="00384790" w:rsidP="00384790">
      <w:pPr>
        <w:pStyle w:val="a8"/>
        <w:ind w:firstLine="420"/>
      </w:pPr>
    </w:p>
    <w:p w14:paraId="491C9566" w14:textId="77777777" w:rsidR="00384790" w:rsidRDefault="00384790" w:rsidP="00384790">
      <w:pPr>
        <w:pStyle w:val="a8"/>
        <w:ind w:firstLine="420"/>
      </w:pPr>
      <w:r>
        <w:t>B. “Hephaestus” information system</w:t>
      </w:r>
    </w:p>
    <w:p w14:paraId="689C3D4C" w14:textId="77777777" w:rsidR="00384790" w:rsidRDefault="00384790" w:rsidP="00384790">
      <w:pPr>
        <w:pStyle w:val="a8"/>
        <w:ind w:firstLine="420"/>
      </w:pPr>
    </w:p>
    <w:p w14:paraId="4CE8853E" w14:textId="77777777" w:rsidR="00384790" w:rsidRDefault="00384790" w:rsidP="00384790">
      <w:pPr>
        <w:pStyle w:val="a8"/>
        <w:ind w:firstLine="420"/>
      </w:pPr>
      <w:r>
        <w:t>This is a web-based information system with multi-layer deep-defense architecture. This system is made by PHP, MySQL and C language. It’s a customized information system for different organizations. There is a simplified Chinese demo system:</w:t>
      </w:r>
    </w:p>
    <w:p w14:paraId="0F4C864D" w14:textId="77777777" w:rsidR="00384790" w:rsidRDefault="00384790" w:rsidP="00384790">
      <w:pPr>
        <w:pStyle w:val="a8"/>
        <w:ind w:firstLine="420"/>
      </w:pPr>
      <w:r>
        <w:t>http://edu.co.2288.org/bg/</w:t>
      </w:r>
    </w:p>
    <w:p w14:paraId="05C8E53C" w14:textId="77777777" w:rsidR="00384790" w:rsidRDefault="00384790" w:rsidP="00384790">
      <w:pPr>
        <w:pStyle w:val="a8"/>
        <w:ind w:firstLine="420"/>
      </w:pPr>
      <w:r>
        <w:rPr>
          <w:rFonts w:hint="eastAsia"/>
        </w:rPr>
        <w:t>“</w:t>
      </w:r>
      <w:r>
        <w:t>Parhelion” algorithm in this system also protects the Javascript codes. Some corporations have used this system for over 5 years, and the system has withstood over 100,000 attacks successfully.</w:t>
      </w:r>
    </w:p>
    <w:p w14:paraId="070ED730" w14:textId="77777777" w:rsidR="00384790" w:rsidRDefault="00384790" w:rsidP="00384790">
      <w:pPr>
        <w:pStyle w:val="a8"/>
        <w:ind w:firstLine="420"/>
      </w:pPr>
      <w:r>
        <w:t>Fig. 2 shows part of the PHP codes with “parhelion” algorithm, which generate random encrypted Javascript codes shown in Fig. 1.</w:t>
      </w:r>
    </w:p>
    <w:p w14:paraId="277E426A" w14:textId="77777777" w:rsidR="001A040B" w:rsidRDefault="001A040B" w:rsidP="001A040B">
      <w:pPr>
        <w:pStyle w:val="a8"/>
        <w:keepNext/>
        <w:ind w:firstLineChars="0" w:firstLine="0"/>
      </w:pPr>
      <w:r>
        <w:rPr>
          <w:rFonts w:hint="eastAsia"/>
          <w:noProof/>
        </w:rPr>
        <w:drawing>
          <wp:inline distT="0" distB="0" distL="0" distR="0" wp14:anchorId="3DE51435" wp14:editId="73FF31F1">
            <wp:extent cx="2587625" cy="1294130"/>
            <wp:effectExtent l="0" t="0" r="317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4figure2.png"/>
                    <pic:cNvPicPr/>
                  </pic:nvPicPr>
                  <pic:blipFill>
                    <a:blip r:embed="rId57">
                      <a:extLst>
                        <a:ext uri="{28A0092B-C50C-407E-A947-70E740481C1C}">
                          <a14:useLocalDpi xmlns:a14="http://schemas.microsoft.com/office/drawing/2010/main" val="0"/>
                        </a:ext>
                      </a:extLst>
                    </a:blip>
                    <a:stretch>
                      <a:fillRect/>
                    </a:stretch>
                  </pic:blipFill>
                  <pic:spPr>
                    <a:xfrm>
                      <a:off x="0" y="0"/>
                      <a:ext cx="2587625" cy="1294130"/>
                    </a:xfrm>
                    <a:prstGeom prst="rect">
                      <a:avLst/>
                    </a:prstGeom>
                  </pic:spPr>
                </pic:pic>
              </a:graphicData>
            </a:graphic>
          </wp:inline>
        </w:drawing>
      </w:r>
    </w:p>
    <w:p w14:paraId="5F61FC3D" w14:textId="6613F1C9" w:rsidR="00384790" w:rsidRDefault="001A040B" w:rsidP="001A040B">
      <w:pPr>
        <w:pStyle w:val="af0"/>
        <w:ind w:firstLine="400"/>
      </w:pPr>
      <w:r>
        <w:t xml:space="preserve">Figure_ </w:t>
      </w:r>
      <w:r w:rsidR="00D87942">
        <w:fldChar w:fldCharType="begin"/>
      </w:r>
      <w:r w:rsidR="00D87942">
        <w:instrText xml:space="preserve"> SEQ Figure_ \* ARABIC </w:instrText>
      </w:r>
      <w:r w:rsidR="00D87942">
        <w:fldChar w:fldCharType="separate"/>
      </w:r>
      <w:r>
        <w:rPr>
          <w:noProof/>
        </w:rPr>
        <w:t>2</w:t>
      </w:r>
      <w:r w:rsidR="00D87942">
        <w:rPr>
          <w:noProof/>
        </w:rPr>
        <w:fldChar w:fldCharType="end"/>
      </w:r>
      <w:r>
        <w:t xml:space="preserve"> </w:t>
      </w:r>
      <w:r w:rsidRPr="001A040B">
        <w:t>PHP “</w:t>
      </w:r>
      <w:proofErr w:type="gramStart"/>
      <w:r w:rsidRPr="001A040B">
        <w:t>parhelion ”</w:t>
      </w:r>
      <w:proofErr w:type="gramEnd"/>
      <w:r w:rsidRPr="001A040B">
        <w:t xml:space="preserve"> codes.</w:t>
      </w:r>
    </w:p>
    <w:p w14:paraId="7F3F9891" w14:textId="77777777" w:rsidR="00384790" w:rsidRDefault="00384790" w:rsidP="00384790">
      <w:pPr>
        <w:pStyle w:val="a8"/>
        <w:ind w:firstLine="420"/>
      </w:pPr>
    </w:p>
    <w:p w14:paraId="45CD01DD" w14:textId="77777777" w:rsidR="00384790" w:rsidRDefault="00384790" w:rsidP="00384790">
      <w:pPr>
        <w:pStyle w:val="a8"/>
        <w:ind w:firstLine="420"/>
      </w:pPr>
      <w:r>
        <w:t>VII. CONCLUSIONS</w:t>
      </w:r>
    </w:p>
    <w:p w14:paraId="64CD599E" w14:textId="77777777" w:rsidR="00384790" w:rsidRDefault="00384790" w:rsidP="00384790">
      <w:pPr>
        <w:pStyle w:val="a8"/>
        <w:ind w:firstLine="420"/>
      </w:pPr>
    </w:p>
    <w:p w14:paraId="34F3F68A" w14:textId="77777777" w:rsidR="00384790" w:rsidRDefault="00384790" w:rsidP="00384790">
      <w:pPr>
        <w:pStyle w:val="a8"/>
        <w:ind w:firstLine="420"/>
      </w:pPr>
      <w:r>
        <w:t>The problem of protecting Javascript source codes is that Javascript codes have to be downloaded and executed by the browsers, so they can’t be compiled into binary or byte codes. This paper gives a way to solve this problem. “Parhelion” algorithm can encrypt the Javascript source codes randomly, in manner of obfuscators and polymorphic viruses.</w:t>
      </w:r>
    </w:p>
    <w:p w14:paraId="0E45D471" w14:textId="77777777" w:rsidR="00384790" w:rsidRDefault="00384790" w:rsidP="00384790">
      <w:pPr>
        <w:pStyle w:val="a8"/>
        <w:ind w:firstLine="420"/>
      </w:pPr>
      <w:r>
        <w:t>In practice, the webpage encryption software and the web-based information system prove that “parhelion” algorithm can protect Javascript codes efficiently.</w:t>
      </w:r>
    </w:p>
    <w:p w14:paraId="6DAEF203" w14:textId="77777777" w:rsidR="00384790" w:rsidRDefault="00384790" w:rsidP="004F2A3E">
      <w:pPr>
        <w:pStyle w:val="a8"/>
        <w:ind w:firstLineChars="0" w:firstLine="0"/>
      </w:pPr>
      <w:r>
        <w:t xml:space="preserve">REFERENCES </w:t>
      </w:r>
    </w:p>
    <w:p w14:paraId="43B9907E" w14:textId="77777777" w:rsidR="00384790" w:rsidRDefault="00384790" w:rsidP="00384790">
      <w:pPr>
        <w:pStyle w:val="a8"/>
        <w:ind w:firstLine="420"/>
      </w:pPr>
      <w:r>
        <w:t xml:space="preserve">[1] Nomair A. Naeem, Michael Batchelder, and Laurie Hendren, “Metrics for Measuring the Effectiveness of Decompilers and </w:t>
      </w:r>
      <w:proofErr w:type="gramStart"/>
      <w:r>
        <w:t>Obfuscators ”</w:t>
      </w:r>
      <w:proofErr w:type="gramEnd"/>
      <w:r>
        <w:t>, Program Comprehension, 2007. ICPC’07. 15th IEEE International Conference, 26-29 June 2007, pp: 253 – 258.</w:t>
      </w:r>
    </w:p>
    <w:p w14:paraId="40E9095D" w14:textId="77777777" w:rsidR="00384790" w:rsidRDefault="00384790" w:rsidP="00384790">
      <w:pPr>
        <w:pStyle w:val="a8"/>
        <w:ind w:firstLine="420"/>
      </w:pPr>
    </w:p>
    <w:p w14:paraId="47191B96" w14:textId="77777777" w:rsidR="00384790" w:rsidRDefault="00384790" w:rsidP="00384790">
      <w:pPr>
        <w:pStyle w:val="a8"/>
        <w:ind w:firstLine="420"/>
      </w:pPr>
      <w:r>
        <w:t>[2] T.W. Hou, H.Y. Chen, and M.H. Tsai, “Three control flow obfuscation methods for Java software”, Software, IEE Proceedings, April 2006, Vol. 153, pp: 80 – 86.</w:t>
      </w:r>
    </w:p>
    <w:p w14:paraId="29442B6D" w14:textId="77777777" w:rsidR="00384790" w:rsidRDefault="00384790" w:rsidP="00384790">
      <w:pPr>
        <w:pStyle w:val="a8"/>
        <w:ind w:firstLine="420"/>
      </w:pPr>
    </w:p>
    <w:p w14:paraId="3742B796" w14:textId="77777777" w:rsidR="00384790" w:rsidRDefault="00384790" w:rsidP="00384790">
      <w:pPr>
        <w:pStyle w:val="a8"/>
        <w:ind w:firstLine="420"/>
      </w:pPr>
      <w:r>
        <w:t>[3] Nomair A. Naeem, and Laurie Hendren, “Programmer-friendly Decompiled Java”, Program Comprehension, 2006. ICPC 2006. 14th IEEE International Conference. 14-16 June 2006, pp: 327 – 336.</w:t>
      </w:r>
    </w:p>
    <w:p w14:paraId="1589B7CF" w14:textId="77777777" w:rsidR="00384790" w:rsidRDefault="00384790" w:rsidP="00384790">
      <w:pPr>
        <w:pStyle w:val="a8"/>
        <w:ind w:firstLine="420"/>
      </w:pPr>
    </w:p>
    <w:p w14:paraId="39D17718" w14:textId="5F5D2A28" w:rsidR="00384790" w:rsidRDefault="00384790" w:rsidP="00384790">
      <w:pPr>
        <w:pStyle w:val="a8"/>
        <w:ind w:firstLineChars="0" w:firstLine="0"/>
        <w:sectPr w:rsidR="00384790" w:rsidSect="00384790">
          <w:type w:val="continuous"/>
          <w:pgSz w:w="10431" w:h="14740"/>
          <w:pgMar w:top="1276" w:right="1020" w:bottom="1276" w:left="1020" w:header="851" w:footer="850" w:gutter="0"/>
          <w:pgNumType w:fmt="numberInDash"/>
          <w:cols w:num="2" w:space="241"/>
          <w:docGrid w:type="lines" w:linePitch="312"/>
        </w:sectPr>
      </w:pPr>
      <w:r>
        <w:t>[4] John A. Adam, “Threats and countermeasures”, IEEE Press, 445 Hoes Lane PO Box 1331 Piscataway, NJ USA. 1992, pp: 21 – 28</w:t>
      </w:r>
    </w:p>
    <w:p w14:paraId="4ECACC2E" w14:textId="77777777" w:rsidR="00384790" w:rsidRDefault="00384790" w:rsidP="001647A8">
      <w:pPr>
        <w:pStyle w:val="a8"/>
        <w:ind w:firstLineChars="0" w:firstLine="0"/>
      </w:pPr>
    </w:p>
    <w:p w14:paraId="4F84262C" w14:textId="7220BC14" w:rsidR="00384790" w:rsidRDefault="00384790">
      <w:pPr>
        <w:ind w:firstLine="480"/>
      </w:pPr>
      <w:r>
        <w:br w:type="page"/>
      </w:r>
    </w:p>
    <w:p w14:paraId="5F09CC5F" w14:textId="38532A3C" w:rsidR="00384790" w:rsidRPr="00384790" w:rsidRDefault="00384790" w:rsidP="00384790">
      <w:pPr>
        <w:ind w:firstLine="640"/>
        <w:jc w:val="center"/>
        <w:rPr>
          <w:rFonts w:eastAsia="宋体" w:cs="Times New Roman"/>
          <w:sz w:val="32"/>
          <w:szCs w:val="32"/>
        </w:rPr>
      </w:pPr>
      <w:r w:rsidRPr="00384790">
        <w:rPr>
          <w:rFonts w:eastAsia="宋体" w:cs="Times New Roman" w:hint="eastAsia"/>
          <w:sz w:val="32"/>
          <w:szCs w:val="32"/>
        </w:rPr>
        <w:t>JavaScript</w:t>
      </w:r>
      <w:r w:rsidRPr="00384790">
        <w:rPr>
          <w:rFonts w:eastAsia="宋体" w:cs="Times New Roman" w:hint="eastAsia"/>
          <w:sz w:val="32"/>
          <w:szCs w:val="32"/>
        </w:rPr>
        <w:t>代码保护的多态算法</w:t>
      </w:r>
    </w:p>
    <w:p w14:paraId="6CDC4745" w14:textId="77777777" w:rsidR="00384790" w:rsidRDefault="00384790" w:rsidP="001647A8">
      <w:pPr>
        <w:pStyle w:val="a8"/>
        <w:ind w:firstLineChars="0" w:firstLine="0"/>
      </w:pPr>
    </w:p>
    <w:p w14:paraId="27C23612" w14:textId="77777777" w:rsidR="00D171D9" w:rsidRDefault="00D171D9" w:rsidP="001647A8">
      <w:pPr>
        <w:pStyle w:val="a8"/>
        <w:ind w:firstLineChars="0" w:firstLine="0"/>
        <w:sectPr w:rsidR="00D171D9" w:rsidSect="00384790">
          <w:type w:val="continuous"/>
          <w:pgSz w:w="10431" w:h="14740"/>
          <w:pgMar w:top="1276" w:right="1020" w:bottom="1276" w:left="1020" w:header="851" w:footer="850" w:gutter="0"/>
          <w:pgNumType w:fmt="numberInDash"/>
          <w:cols w:space="241"/>
          <w:docGrid w:type="lines" w:linePitch="312"/>
        </w:sectPr>
      </w:pPr>
    </w:p>
    <w:p w14:paraId="68DBD19C" w14:textId="77777777" w:rsidR="00D171D9" w:rsidRDefault="00D171D9" w:rsidP="00D171D9">
      <w:pPr>
        <w:pStyle w:val="a8"/>
        <w:ind w:firstLine="420"/>
      </w:pPr>
      <w:r>
        <w:rPr>
          <w:rFonts w:hint="eastAsia"/>
        </w:rPr>
        <w:t>摘要</w:t>
      </w:r>
      <w:r>
        <w:rPr>
          <w:rFonts w:hint="eastAsia"/>
        </w:rPr>
        <w:t xml:space="preserve"> - </w:t>
      </w:r>
      <w:r>
        <w:rPr>
          <w:rFonts w:hint="eastAsia"/>
        </w:rPr>
        <w:t>作为网站的通用语言，</w:t>
      </w:r>
      <w:r>
        <w:rPr>
          <w:rFonts w:hint="eastAsia"/>
        </w:rPr>
        <w:t>Javascript</w:t>
      </w:r>
      <w:r>
        <w:rPr>
          <w:rFonts w:hint="eastAsia"/>
        </w:rPr>
        <w:t>有助于制作各种动态网页。但保护</w:t>
      </w:r>
      <w:r>
        <w:rPr>
          <w:rFonts w:hint="eastAsia"/>
        </w:rPr>
        <w:t>Javascript</w:t>
      </w:r>
      <w:r>
        <w:rPr>
          <w:rFonts w:hint="eastAsia"/>
        </w:rPr>
        <w:t>源代码比保护</w:t>
      </w:r>
      <w:r>
        <w:rPr>
          <w:rFonts w:hint="eastAsia"/>
        </w:rPr>
        <w:t>Java</w:t>
      </w:r>
      <w:r>
        <w:rPr>
          <w:rFonts w:hint="eastAsia"/>
        </w:rPr>
        <w:t>或</w:t>
      </w:r>
      <w:r>
        <w:rPr>
          <w:rFonts w:hint="eastAsia"/>
        </w:rPr>
        <w:t>C / C ++</w:t>
      </w:r>
      <w:r>
        <w:rPr>
          <w:rFonts w:hint="eastAsia"/>
        </w:rPr>
        <w:t>程序更困难，因为</w:t>
      </w:r>
      <w:r>
        <w:rPr>
          <w:rFonts w:hint="eastAsia"/>
        </w:rPr>
        <w:t>Javascript</w:t>
      </w:r>
      <w:r>
        <w:rPr>
          <w:rFonts w:hint="eastAsia"/>
        </w:rPr>
        <w:t>代码无法编译成字节或二进制代码。本文讨论了保护</w:t>
      </w:r>
      <w:r>
        <w:rPr>
          <w:rFonts w:hint="eastAsia"/>
        </w:rPr>
        <w:t>Javascript</w:t>
      </w:r>
      <w:r>
        <w:rPr>
          <w:rFonts w:hint="eastAsia"/>
        </w:rPr>
        <w:t>等脚本语言源代码的混淆方法，并利用多态病毒的参考设计进行了随机加密。这种名为“</w:t>
      </w:r>
      <w:r>
        <w:rPr>
          <w:rFonts w:hint="eastAsia"/>
        </w:rPr>
        <w:t>parhelion</w:t>
      </w:r>
      <w:r>
        <w:rPr>
          <w:rFonts w:hint="eastAsia"/>
        </w:rPr>
        <w:t>”的算法已应用于一套网页加密软件和一个基于</w:t>
      </w:r>
      <w:r>
        <w:rPr>
          <w:rFonts w:hint="eastAsia"/>
        </w:rPr>
        <w:t>Web</w:t>
      </w:r>
      <w:r>
        <w:rPr>
          <w:rFonts w:hint="eastAsia"/>
        </w:rPr>
        <w:t>的信息安全系统。本文还给出了示例来说明保护的效果。</w:t>
      </w:r>
    </w:p>
    <w:p w14:paraId="540533E0" w14:textId="77777777" w:rsidR="00D171D9" w:rsidRDefault="00D171D9" w:rsidP="00D171D9">
      <w:pPr>
        <w:pStyle w:val="a8"/>
        <w:ind w:firstLine="420"/>
      </w:pPr>
    </w:p>
    <w:p w14:paraId="66A3E8EC" w14:textId="77777777" w:rsidR="00D171D9" w:rsidRDefault="00D171D9" w:rsidP="00D171D9">
      <w:pPr>
        <w:pStyle w:val="a8"/>
        <w:ind w:firstLine="420"/>
      </w:pPr>
      <w:r>
        <w:rPr>
          <w:rFonts w:hint="eastAsia"/>
        </w:rPr>
        <w:t>关键词</w:t>
      </w:r>
      <w:r>
        <w:rPr>
          <w:rFonts w:hint="eastAsia"/>
        </w:rPr>
        <w:t xml:space="preserve"> -  Javascript</w:t>
      </w:r>
      <w:r>
        <w:rPr>
          <w:rFonts w:hint="eastAsia"/>
        </w:rPr>
        <w:t>混淆器</w:t>
      </w:r>
      <w:r>
        <w:rPr>
          <w:rFonts w:hint="eastAsia"/>
        </w:rPr>
        <w:t>;</w:t>
      </w:r>
      <w:r>
        <w:rPr>
          <w:rFonts w:hint="eastAsia"/>
        </w:rPr>
        <w:t>源代码保护</w:t>
      </w:r>
      <w:r>
        <w:rPr>
          <w:rFonts w:hint="eastAsia"/>
        </w:rPr>
        <w:t>;</w:t>
      </w:r>
      <w:r>
        <w:rPr>
          <w:rFonts w:hint="eastAsia"/>
        </w:rPr>
        <w:t>多态病毒</w:t>
      </w:r>
    </w:p>
    <w:p w14:paraId="392B89B1" w14:textId="77777777" w:rsidR="00D171D9" w:rsidRDefault="00D171D9" w:rsidP="00D171D9">
      <w:pPr>
        <w:pStyle w:val="a8"/>
        <w:ind w:firstLine="420"/>
      </w:pPr>
    </w:p>
    <w:p w14:paraId="564E0A9D" w14:textId="77777777" w:rsidR="00D171D9" w:rsidRDefault="00D171D9" w:rsidP="00D171D9">
      <w:pPr>
        <w:pStyle w:val="a8"/>
        <w:ind w:firstLine="420"/>
      </w:pPr>
      <w:proofErr w:type="gramStart"/>
      <w:r>
        <w:rPr>
          <w:rFonts w:hint="eastAsia"/>
        </w:rPr>
        <w:t>一</w:t>
      </w:r>
      <w:proofErr w:type="gramEnd"/>
      <w:r>
        <w:rPr>
          <w:rFonts w:hint="eastAsia"/>
        </w:rPr>
        <w:t>，导言</w:t>
      </w:r>
    </w:p>
    <w:p w14:paraId="0AFA1589" w14:textId="77777777" w:rsidR="00D171D9" w:rsidRDefault="00D171D9" w:rsidP="00D171D9">
      <w:pPr>
        <w:pStyle w:val="a8"/>
        <w:ind w:firstLine="420"/>
      </w:pPr>
    </w:p>
    <w:p w14:paraId="3718DCD8" w14:textId="77777777" w:rsidR="00D171D9" w:rsidRDefault="00D171D9" w:rsidP="00D171D9">
      <w:pPr>
        <w:pStyle w:val="a8"/>
        <w:ind w:firstLine="420"/>
      </w:pPr>
      <w:r>
        <w:rPr>
          <w:rFonts w:hint="eastAsia"/>
        </w:rPr>
        <w:t>在大多数情况下，源代码保护很有价值。源代码揭示了程序的关键思想，并在软件版权和信息安全领域发挥着重要作用。</w:t>
      </w:r>
    </w:p>
    <w:p w14:paraId="4FDD2D86" w14:textId="77777777" w:rsidR="00D171D9" w:rsidRDefault="00D171D9" w:rsidP="00D171D9">
      <w:pPr>
        <w:pStyle w:val="a8"/>
        <w:ind w:firstLine="420"/>
      </w:pPr>
      <w:r>
        <w:rPr>
          <w:rFonts w:hint="eastAsia"/>
        </w:rPr>
        <w:t>Javascript</w:t>
      </w:r>
      <w:r>
        <w:rPr>
          <w:rFonts w:hint="eastAsia"/>
        </w:rPr>
        <w:t>是网站中的通用语言。此脚本语言有助于制作各种动态网页。保护</w:t>
      </w:r>
      <w:r>
        <w:rPr>
          <w:rFonts w:hint="eastAsia"/>
        </w:rPr>
        <w:t>Javascript</w:t>
      </w:r>
      <w:r>
        <w:rPr>
          <w:rFonts w:hint="eastAsia"/>
        </w:rPr>
        <w:t>源代码比保护</w:t>
      </w:r>
      <w:r>
        <w:rPr>
          <w:rFonts w:hint="eastAsia"/>
        </w:rPr>
        <w:t>Java</w:t>
      </w:r>
      <w:r>
        <w:rPr>
          <w:rFonts w:hint="eastAsia"/>
        </w:rPr>
        <w:t>或</w:t>
      </w:r>
      <w:r>
        <w:rPr>
          <w:rFonts w:hint="eastAsia"/>
        </w:rPr>
        <w:t>C / C ++</w:t>
      </w:r>
      <w:r>
        <w:rPr>
          <w:rFonts w:hint="eastAsia"/>
        </w:rPr>
        <w:t>程序更困难，因为</w:t>
      </w:r>
      <w:r>
        <w:rPr>
          <w:rFonts w:hint="eastAsia"/>
        </w:rPr>
        <w:t>Javascript</w:t>
      </w:r>
      <w:r>
        <w:rPr>
          <w:rFonts w:hint="eastAsia"/>
        </w:rPr>
        <w:t>源代码无法编译成字节或二进制代码。</w:t>
      </w:r>
    </w:p>
    <w:p w14:paraId="73284C76" w14:textId="77777777" w:rsidR="00D171D9" w:rsidRDefault="00D171D9" w:rsidP="00D171D9">
      <w:pPr>
        <w:pStyle w:val="a8"/>
        <w:ind w:firstLine="420"/>
      </w:pPr>
      <w:r>
        <w:rPr>
          <w:rFonts w:hint="eastAsia"/>
        </w:rPr>
        <w:t>本文讨论了保护</w:t>
      </w:r>
      <w:r>
        <w:rPr>
          <w:rFonts w:hint="eastAsia"/>
        </w:rPr>
        <w:t>Javascript</w:t>
      </w:r>
      <w:r>
        <w:rPr>
          <w:rFonts w:hint="eastAsia"/>
        </w:rPr>
        <w:t>等脚本语言源代码的混淆方法，并利用多态病毒的参考设计进行了随机加密的保护算法。</w:t>
      </w:r>
    </w:p>
    <w:p w14:paraId="6C0A4273" w14:textId="77777777" w:rsidR="00D171D9" w:rsidRDefault="00D171D9" w:rsidP="00D171D9">
      <w:pPr>
        <w:pStyle w:val="a8"/>
        <w:ind w:firstLine="420"/>
      </w:pPr>
      <w:r>
        <w:rPr>
          <w:rFonts w:hint="eastAsia"/>
        </w:rPr>
        <w:t>这种名为“</w:t>
      </w:r>
      <w:r>
        <w:rPr>
          <w:rFonts w:hint="eastAsia"/>
        </w:rPr>
        <w:t>parhelion</w:t>
      </w:r>
      <w:r>
        <w:rPr>
          <w:rFonts w:hint="eastAsia"/>
        </w:rPr>
        <w:t>”的算法已应用于一套网页加密软件和一个基于</w:t>
      </w:r>
      <w:r>
        <w:rPr>
          <w:rFonts w:hint="eastAsia"/>
        </w:rPr>
        <w:t>Web</w:t>
      </w:r>
      <w:r>
        <w:rPr>
          <w:rFonts w:hint="eastAsia"/>
        </w:rPr>
        <w:t>的信息安全系统。本文还给出了示例来说明代码保护的效果。</w:t>
      </w:r>
    </w:p>
    <w:p w14:paraId="60A43215" w14:textId="77777777" w:rsidR="00D171D9" w:rsidRDefault="00D171D9" w:rsidP="00D171D9">
      <w:pPr>
        <w:pStyle w:val="a8"/>
        <w:ind w:firstLine="420"/>
      </w:pPr>
      <w:r>
        <w:rPr>
          <w:rFonts w:hint="eastAsia"/>
        </w:rPr>
        <w:t>本文的其余部分结构如下：第</w:t>
      </w:r>
      <w:r>
        <w:rPr>
          <w:rFonts w:hint="eastAsia"/>
        </w:rPr>
        <w:t>2</w:t>
      </w:r>
      <w:r>
        <w:rPr>
          <w:rFonts w:hint="eastAsia"/>
        </w:rPr>
        <w:t>节指出了</w:t>
      </w:r>
      <w:r>
        <w:rPr>
          <w:rFonts w:hint="eastAsia"/>
        </w:rPr>
        <w:t>Javascript</w:t>
      </w:r>
      <w:r>
        <w:rPr>
          <w:rFonts w:hint="eastAsia"/>
        </w:rPr>
        <w:t>源代码的难度</w:t>
      </w:r>
    </w:p>
    <w:p w14:paraId="344907D9" w14:textId="162236A8" w:rsidR="00D171D9" w:rsidRDefault="00D171D9" w:rsidP="00D171D9">
      <w:pPr>
        <w:pStyle w:val="a8"/>
        <w:ind w:firstLineChars="0" w:firstLine="0"/>
      </w:pPr>
      <w:r>
        <w:rPr>
          <w:rFonts w:hint="eastAsia"/>
        </w:rPr>
        <w:t>代码保护。第</w:t>
      </w:r>
      <w:r>
        <w:rPr>
          <w:rFonts w:hint="eastAsia"/>
        </w:rPr>
        <w:t>3</w:t>
      </w:r>
      <w:r>
        <w:rPr>
          <w:rFonts w:hint="eastAsia"/>
        </w:rPr>
        <w:t>节以多态病毒的方式讨论了混淆器的概念。第</w:t>
      </w:r>
      <w:r>
        <w:rPr>
          <w:rFonts w:hint="eastAsia"/>
        </w:rPr>
        <w:t>4</w:t>
      </w:r>
      <w:r>
        <w:rPr>
          <w:rFonts w:hint="eastAsia"/>
        </w:rPr>
        <w:t>节和第</w:t>
      </w:r>
      <w:r>
        <w:rPr>
          <w:rFonts w:hint="eastAsia"/>
        </w:rPr>
        <w:t>5</w:t>
      </w:r>
      <w:r>
        <w:rPr>
          <w:rFonts w:hint="eastAsia"/>
        </w:rPr>
        <w:t>节描述了加密算法设计。第</w:t>
      </w:r>
      <w:r>
        <w:rPr>
          <w:rFonts w:hint="eastAsia"/>
        </w:rPr>
        <w:t>6</w:t>
      </w:r>
      <w:r>
        <w:rPr>
          <w:rFonts w:hint="eastAsia"/>
        </w:rPr>
        <w:t>节给出了两个应用实例。第</w:t>
      </w:r>
      <w:r>
        <w:rPr>
          <w:rFonts w:hint="eastAsia"/>
        </w:rPr>
        <w:t>7</w:t>
      </w:r>
      <w:r>
        <w:rPr>
          <w:rFonts w:hint="eastAsia"/>
        </w:rPr>
        <w:t>节给出了结论</w:t>
      </w:r>
    </w:p>
    <w:p w14:paraId="573D281D" w14:textId="1695D7CF" w:rsidR="00D171D9" w:rsidRDefault="00D171D9" w:rsidP="00D171D9">
      <w:pPr>
        <w:pStyle w:val="a8"/>
        <w:ind w:firstLine="420"/>
      </w:pPr>
      <w:r>
        <w:rPr>
          <w:rFonts w:hint="eastAsia"/>
        </w:rPr>
        <w:t>II</w:t>
      </w:r>
      <w:r w:rsidR="00202AA7">
        <w:rPr>
          <w:rFonts w:hint="eastAsia"/>
        </w:rPr>
        <w:t>.</w:t>
      </w:r>
      <w:r>
        <w:rPr>
          <w:rFonts w:hint="eastAsia"/>
        </w:rPr>
        <w:t xml:space="preserve"> D</w:t>
      </w:r>
      <w:r>
        <w:rPr>
          <w:rFonts w:hint="eastAsia"/>
        </w:rPr>
        <w:t>编写</w:t>
      </w:r>
      <w:r>
        <w:rPr>
          <w:rFonts w:hint="eastAsia"/>
        </w:rPr>
        <w:t>J AVASCRIPT</w:t>
      </w:r>
      <w:r>
        <w:rPr>
          <w:rFonts w:hint="eastAsia"/>
        </w:rPr>
        <w:t>代码的问题大多数程序都是用</w:t>
      </w:r>
      <w:r>
        <w:rPr>
          <w:rFonts w:hint="eastAsia"/>
        </w:rPr>
        <w:t>Java</w:t>
      </w:r>
      <w:r>
        <w:rPr>
          <w:rFonts w:hint="eastAsia"/>
        </w:rPr>
        <w:t>或</w:t>
      </w:r>
      <w:r>
        <w:rPr>
          <w:rFonts w:hint="eastAsia"/>
        </w:rPr>
        <w:t>C / C ++</w:t>
      </w:r>
      <w:r>
        <w:rPr>
          <w:rFonts w:hint="eastAsia"/>
        </w:rPr>
        <w:t>语言编写的。一个</w:t>
      </w:r>
    </w:p>
    <w:p w14:paraId="6038B80D" w14:textId="77777777" w:rsidR="00D171D9" w:rsidRDefault="00D171D9" w:rsidP="00D171D9">
      <w:pPr>
        <w:pStyle w:val="a8"/>
        <w:ind w:firstLine="420"/>
      </w:pPr>
      <w:r>
        <w:rPr>
          <w:rFonts w:hint="eastAsia"/>
        </w:rPr>
        <w:t>众所周知的保护这些源代码的方法是将它们编译成字节或二进制代码。反向过程很难将它们反编译成源代码。</w:t>
      </w:r>
    </w:p>
    <w:p w14:paraId="7AF9C18E" w14:textId="77777777" w:rsidR="00D171D9" w:rsidRDefault="00D171D9" w:rsidP="00D171D9">
      <w:pPr>
        <w:pStyle w:val="a8"/>
        <w:ind w:firstLine="420"/>
      </w:pPr>
      <w:r>
        <w:rPr>
          <w:rFonts w:hint="eastAsia"/>
        </w:rPr>
        <w:t>然而，</w:t>
      </w:r>
      <w:r>
        <w:rPr>
          <w:rFonts w:hint="eastAsia"/>
        </w:rPr>
        <w:t>Javascript</w:t>
      </w:r>
      <w:r>
        <w:rPr>
          <w:rFonts w:hint="eastAsia"/>
        </w:rPr>
        <w:t>源代码无法编译，因为它们必须由</w:t>
      </w:r>
      <w:r>
        <w:rPr>
          <w:rFonts w:hint="eastAsia"/>
        </w:rPr>
        <w:t>Web</w:t>
      </w:r>
      <w:r>
        <w:rPr>
          <w:rFonts w:hint="eastAsia"/>
        </w:rPr>
        <w:t>浏览器（如</w:t>
      </w:r>
      <w:r>
        <w:rPr>
          <w:rFonts w:hint="eastAsia"/>
        </w:rPr>
        <w:t>Internet Explorer</w:t>
      </w:r>
      <w:r>
        <w:rPr>
          <w:rFonts w:hint="eastAsia"/>
        </w:rPr>
        <w:t>和</w:t>
      </w:r>
      <w:r>
        <w:rPr>
          <w:rFonts w:hint="eastAsia"/>
        </w:rPr>
        <w:t>Firefox</w:t>
      </w:r>
      <w:r>
        <w:rPr>
          <w:rFonts w:hint="eastAsia"/>
        </w:rPr>
        <w:t>）进行解释和执行。</w:t>
      </w:r>
      <w:r>
        <w:rPr>
          <w:rFonts w:hint="eastAsia"/>
        </w:rPr>
        <w:t xml:space="preserve"> Web</w:t>
      </w:r>
      <w:r>
        <w:rPr>
          <w:rFonts w:hint="eastAsia"/>
        </w:rPr>
        <w:t>浏览器无法识别二进制代码和字节代码。</w:t>
      </w:r>
    </w:p>
    <w:p w14:paraId="5A8367EF" w14:textId="77777777" w:rsidR="00D171D9" w:rsidRDefault="00D171D9" w:rsidP="00D171D9">
      <w:pPr>
        <w:pStyle w:val="a8"/>
        <w:ind w:firstLine="420"/>
      </w:pPr>
      <w:r>
        <w:rPr>
          <w:rFonts w:hint="eastAsia"/>
        </w:rPr>
        <w:t>所有</w:t>
      </w:r>
      <w:r>
        <w:rPr>
          <w:rFonts w:hint="eastAsia"/>
        </w:rPr>
        <w:t>Web</w:t>
      </w:r>
      <w:r>
        <w:rPr>
          <w:rFonts w:hint="eastAsia"/>
        </w:rPr>
        <w:t>服务器端程序，例如</w:t>
      </w:r>
      <w:r>
        <w:rPr>
          <w:rFonts w:hint="eastAsia"/>
        </w:rPr>
        <w:t>ASP</w:t>
      </w:r>
      <w:r>
        <w:rPr>
          <w:rFonts w:hint="eastAsia"/>
        </w:rPr>
        <w:t>，</w:t>
      </w:r>
      <w:r>
        <w:rPr>
          <w:rFonts w:hint="eastAsia"/>
        </w:rPr>
        <w:t>PHP</w:t>
      </w:r>
      <w:r>
        <w:rPr>
          <w:rFonts w:hint="eastAsia"/>
        </w:rPr>
        <w:t>，</w:t>
      </w:r>
      <w:r>
        <w:rPr>
          <w:rFonts w:hint="eastAsia"/>
        </w:rPr>
        <w:t>JSP</w:t>
      </w:r>
      <w:r>
        <w:rPr>
          <w:rFonts w:hint="eastAsia"/>
        </w:rPr>
        <w:t>等，都在服务器端执行。即使它们没有被遵守，服务器也会给予足够的保护。浏览器无法看到源代码。浏览器获得的只是服务器端程序生成的</w:t>
      </w:r>
      <w:r>
        <w:rPr>
          <w:rFonts w:hint="eastAsia"/>
        </w:rPr>
        <w:t>HTML</w:t>
      </w:r>
      <w:r>
        <w:rPr>
          <w:rFonts w:hint="eastAsia"/>
        </w:rPr>
        <w:t>代码。</w:t>
      </w:r>
    </w:p>
    <w:p w14:paraId="7E3725B2" w14:textId="77777777" w:rsidR="00D171D9" w:rsidRDefault="00D171D9" w:rsidP="00D171D9">
      <w:pPr>
        <w:pStyle w:val="a8"/>
        <w:ind w:firstLine="420"/>
      </w:pPr>
      <w:r>
        <w:rPr>
          <w:rFonts w:hint="eastAsia"/>
        </w:rPr>
        <w:t>然而，浏览器必须下载</w:t>
      </w:r>
      <w:r>
        <w:rPr>
          <w:rFonts w:hint="eastAsia"/>
        </w:rPr>
        <w:t>Javascript</w:t>
      </w:r>
      <w:r>
        <w:rPr>
          <w:rFonts w:hint="eastAsia"/>
        </w:rPr>
        <w:t>源代码，否则无法执行。因此，每个浏览器都有机会看到</w:t>
      </w:r>
      <w:r>
        <w:rPr>
          <w:rFonts w:hint="eastAsia"/>
        </w:rPr>
        <w:t>Javascript</w:t>
      </w:r>
      <w:r>
        <w:rPr>
          <w:rFonts w:hint="eastAsia"/>
        </w:rPr>
        <w:t>源代码。这也是保护</w:t>
      </w:r>
      <w:r>
        <w:rPr>
          <w:rFonts w:hint="eastAsia"/>
        </w:rPr>
        <w:t>Javascript</w:t>
      </w:r>
      <w:r>
        <w:rPr>
          <w:rFonts w:hint="eastAsia"/>
        </w:rPr>
        <w:t>代码的难度。</w:t>
      </w:r>
    </w:p>
    <w:p w14:paraId="24AE10C2" w14:textId="77777777" w:rsidR="00D171D9" w:rsidRDefault="00D171D9" w:rsidP="00D171D9">
      <w:pPr>
        <w:pStyle w:val="a8"/>
        <w:ind w:firstLine="420"/>
      </w:pPr>
    </w:p>
    <w:p w14:paraId="6B16834F" w14:textId="0BF43EEB" w:rsidR="00D171D9" w:rsidRDefault="00CF6F6F" w:rsidP="00D171D9">
      <w:pPr>
        <w:pStyle w:val="a8"/>
        <w:ind w:firstLine="420"/>
      </w:pPr>
      <w:r>
        <w:rPr>
          <w:rFonts w:hint="eastAsia"/>
        </w:rPr>
        <w:t>三</w:t>
      </w:r>
      <w:r>
        <w:t>、</w:t>
      </w:r>
      <w:r w:rsidR="00D171D9">
        <w:rPr>
          <w:rFonts w:hint="eastAsia"/>
        </w:rPr>
        <w:t xml:space="preserve"> OBFUSCATORS</w:t>
      </w:r>
      <w:r w:rsidR="00D171D9">
        <w:rPr>
          <w:rFonts w:hint="eastAsia"/>
        </w:rPr>
        <w:t>和</w:t>
      </w:r>
      <w:r w:rsidR="00D171D9">
        <w:rPr>
          <w:rFonts w:hint="eastAsia"/>
        </w:rPr>
        <w:t>P OLYMORPHIC V IRUSES Javascript</w:t>
      </w:r>
      <w:r w:rsidR="00D171D9">
        <w:rPr>
          <w:rFonts w:hint="eastAsia"/>
        </w:rPr>
        <w:t>程序也是有价值的应用程序。该源代码需要以任何可能的方式进行一些保护。加密相当可观，可以将原始源代码转换为另一种源代码。</w:t>
      </w:r>
    </w:p>
    <w:p w14:paraId="59B86D73" w14:textId="77777777" w:rsidR="00D171D9" w:rsidRDefault="00D171D9" w:rsidP="00D171D9">
      <w:pPr>
        <w:pStyle w:val="a8"/>
        <w:ind w:firstLine="420"/>
      </w:pPr>
      <w:r>
        <w:rPr>
          <w:rFonts w:hint="eastAsia"/>
        </w:rPr>
        <w:t>加密代码也是</w:t>
      </w:r>
      <w:r>
        <w:rPr>
          <w:rFonts w:hint="eastAsia"/>
        </w:rPr>
        <w:t>Javascript</w:t>
      </w:r>
      <w:r>
        <w:rPr>
          <w:rFonts w:hint="eastAsia"/>
        </w:rPr>
        <w:t>源代码的形式，因此它们可以由浏览器执行。当浏览器执行它们时，原始代码和新代码之间没有区别，但新代码很难被人类理解。</w:t>
      </w:r>
    </w:p>
    <w:p w14:paraId="134BC972" w14:textId="77777777" w:rsidR="00D171D9" w:rsidRDefault="00D171D9" w:rsidP="00D171D9">
      <w:pPr>
        <w:pStyle w:val="a8"/>
        <w:ind w:firstLine="420"/>
      </w:pPr>
      <w:r>
        <w:rPr>
          <w:rFonts w:hint="eastAsia"/>
        </w:rPr>
        <w:t>为了设计这样的加密算法，有一些有用的参考：混淆器和多态病毒。</w:t>
      </w:r>
    </w:p>
    <w:p w14:paraId="5D7BC6C5" w14:textId="77777777" w:rsidR="00D171D9" w:rsidRDefault="00D171D9" w:rsidP="00D171D9">
      <w:pPr>
        <w:pStyle w:val="a8"/>
        <w:ind w:firstLine="420"/>
      </w:pPr>
      <w:r>
        <w:rPr>
          <w:rFonts w:hint="eastAsia"/>
        </w:rPr>
        <w:t>混淆器在</w:t>
      </w:r>
      <w:r>
        <w:rPr>
          <w:rFonts w:hint="eastAsia"/>
        </w:rPr>
        <w:t>Java</w:t>
      </w:r>
      <w:r>
        <w:rPr>
          <w:rFonts w:hint="eastAsia"/>
        </w:rPr>
        <w:t>代码保护领域很流行</w:t>
      </w:r>
      <w:r w:rsidRPr="00CF6F6F">
        <w:rPr>
          <w:rFonts w:hint="eastAsia"/>
          <w:vertAlign w:val="superscript"/>
        </w:rPr>
        <w:t>[1]</w:t>
      </w:r>
      <w:r>
        <w:rPr>
          <w:rFonts w:hint="eastAsia"/>
        </w:rPr>
        <w:t xml:space="preserve"> </w:t>
      </w:r>
      <w:r w:rsidRPr="00CF6F6F">
        <w:rPr>
          <w:rFonts w:hint="eastAsia"/>
          <w:vertAlign w:val="superscript"/>
        </w:rPr>
        <w:t>[2]</w:t>
      </w:r>
      <w:r>
        <w:rPr>
          <w:rFonts w:hint="eastAsia"/>
        </w:rPr>
        <w:t>。因为反编译器可以将</w:t>
      </w:r>
      <w:r>
        <w:rPr>
          <w:rFonts w:hint="eastAsia"/>
        </w:rPr>
        <w:t>Java</w:t>
      </w:r>
      <w:r>
        <w:rPr>
          <w:rFonts w:hint="eastAsia"/>
        </w:rPr>
        <w:t>字节代码更改回源代码</w:t>
      </w:r>
      <w:r w:rsidRPr="00CF6F6F">
        <w:rPr>
          <w:rFonts w:hint="eastAsia"/>
          <w:vertAlign w:val="superscript"/>
        </w:rPr>
        <w:t>[3]</w:t>
      </w:r>
      <w:r>
        <w:rPr>
          <w:rFonts w:hint="eastAsia"/>
        </w:rPr>
        <w:t>，所以混淆器对于使这项工作变得困难很有用。在某种程度上，混淆器会加密</w:t>
      </w:r>
      <w:r>
        <w:rPr>
          <w:rFonts w:hint="eastAsia"/>
        </w:rPr>
        <w:t>Java</w:t>
      </w:r>
      <w:r>
        <w:rPr>
          <w:rFonts w:hint="eastAsia"/>
        </w:rPr>
        <w:t>代码。</w:t>
      </w:r>
    </w:p>
    <w:p w14:paraId="194CA795" w14:textId="708561C9" w:rsidR="00D171D9" w:rsidRDefault="00D171D9" w:rsidP="00D171D9">
      <w:pPr>
        <w:pStyle w:val="a8"/>
        <w:ind w:firstLineChars="0" w:firstLine="0"/>
      </w:pPr>
      <w:r>
        <w:rPr>
          <w:rFonts w:hint="eastAsia"/>
        </w:rPr>
        <w:t>虽然</w:t>
      </w:r>
      <w:r>
        <w:rPr>
          <w:rFonts w:hint="eastAsia"/>
        </w:rPr>
        <w:t>Javascript</w:t>
      </w:r>
      <w:r>
        <w:rPr>
          <w:rFonts w:hint="eastAsia"/>
        </w:rPr>
        <w:t>源代码无法编译成二进制或字节代码，但精心设计的混淆器仍然可以将源代码更改为难以理解的代码。</w:t>
      </w:r>
    </w:p>
    <w:p w14:paraId="1640207E" w14:textId="77777777" w:rsidR="00D171D9" w:rsidRDefault="00D171D9" w:rsidP="00D171D9">
      <w:pPr>
        <w:pStyle w:val="a8"/>
        <w:ind w:firstLine="420"/>
      </w:pPr>
      <w:r>
        <w:rPr>
          <w:rFonts w:hint="eastAsia"/>
        </w:rPr>
        <w:t>多态病毒具有随机改变自身的能力</w:t>
      </w:r>
      <w:r w:rsidRPr="00CF6F6F">
        <w:rPr>
          <w:rFonts w:hint="eastAsia"/>
          <w:vertAlign w:val="superscript"/>
        </w:rPr>
        <w:t>[4]</w:t>
      </w:r>
      <w:r>
        <w:rPr>
          <w:rFonts w:hint="eastAsia"/>
        </w:rPr>
        <w:t>。这是一种自我保护的特征。它有助于多态病毒避免使用反病毒软件。在某种意义上，多态病毒的代码本身是加密的。</w:t>
      </w:r>
    </w:p>
    <w:p w14:paraId="352B49DB" w14:textId="77777777" w:rsidR="00D171D9" w:rsidRDefault="00D171D9" w:rsidP="00D171D9">
      <w:pPr>
        <w:pStyle w:val="a8"/>
        <w:ind w:firstLine="420"/>
      </w:pPr>
      <w:r>
        <w:rPr>
          <w:rFonts w:hint="eastAsia"/>
        </w:rPr>
        <w:t>如果</w:t>
      </w:r>
      <w:r>
        <w:rPr>
          <w:rFonts w:hint="eastAsia"/>
        </w:rPr>
        <w:t>Javascript</w:t>
      </w:r>
      <w:r>
        <w:rPr>
          <w:rFonts w:hint="eastAsia"/>
        </w:rPr>
        <w:t>源代码具有此功能，那么每次浏览器下载不同的随机代码时，获取原始代码就更加困难。</w:t>
      </w:r>
    </w:p>
    <w:p w14:paraId="58BD265B" w14:textId="77777777" w:rsidR="00D171D9" w:rsidRDefault="00D171D9" w:rsidP="00D171D9">
      <w:pPr>
        <w:pStyle w:val="a8"/>
        <w:ind w:firstLine="420"/>
      </w:pPr>
    </w:p>
    <w:p w14:paraId="6B755C0E" w14:textId="77777777" w:rsidR="00D171D9" w:rsidRDefault="00D171D9" w:rsidP="00D171D9">
      <w:pPr>
        <w:pStyle w:val="a8"/>
        <w:ind w:firstLine="420"/>
      </w:pPr>
      <w:r>
        <w:rPr>
          <w:rFonts w:hint="eastAsia"/>
        </w:rPr>
        <w:t>IV</w:t>
      </w:r>
      <w:r>
        <w:rPr>
          <w:rFonts w:hint="eastAsia"/>
        </w:rPr>
        <w:t>。加密算法设计</w:t>
      </w:r>
    </w:p>
    <w:p w14:paraId="10596D9D" w14:textId="77777777" w:rsidR="00D171D9" w:rsidRDefault="00D171D9" w:rsidP="00D171D9">
      <w:pPr>
        <w:pStyle w:val="a8"/>
        <w:ind w:firstLine="420"/>
      </w:pPr>
    </w:p>
    <w:p w14:paraId="51CEE27F" w14:textId="77777777" w:rsidR="00D171D9" w:rsidRDefault="00D171D9" w:rsidP="00D171D9">
      <w:pPr>
        <w:pStyle w:val="a8"/>
        <w:ind w:firstLine="420"/>
      </w:pPr>
      <w:r>
        <w:rPr>
          <w:rFonts w:hint="eastAsia"/>
        </w:rPr>
        <w:t>加密算法被论文作者命名为“</w:t>
      </w:r>
      <w:r>
        <w:rPr>
          <w:rFonts w:hint="eastAsia"/>
        </w:rPr>
        <w:t>parhelion</w:t>
      </w:r>
      <w:r>
        <w:rPr>
          <w:rFonts w:hint="eastAsia"/>
        </w:rPr>
        <w:t>”。它使用以下方法来保护</w:t>
      </w:r>
      <w:r>
        <w:rPr>
          <w:rFonts w:hint="eastAsia"/>
        </w:rPr>
        <w:t>Javascript</w:t>
      </w:r>
      <w:r>
        <w:rPr>
          <w:rFonts w:hint="eastAsia"/>
        </w:rPr>
        <w:t>源代码：</w:t>
      </w:r>
    </w:p>
    <w:p w14:paraId="08D40066" w14:textId="77777777" w:rsidR="00D171D9" w:rsidRDefault="00D171D9" w:rsidP="00D171D9">
      <w:pPr>
        <w:pStyle w:val="a8"/>
        <w:ind w:firstLine="420"/>
      </w:pPr>
      <w:r>
        <w:rPr>
          <w:rFonts w:hint="eastAsia"/>
        </w:rPr>
        <w:t>（</w:t>
      </w:r>
      <w:r>
        <w:rPr>
          <w:rFonts w:hint="eastAsia"/>
        </w:rPr>
        <w:t>1</w:t>
      </w:r>
      <w:r>
        <w:rPr>
          <w:rFonts w:hint="eastAsia"/>
        </w:rPr>
        <w:t>）函数和变量的名称被更改为随机字符串。例如，</w:t>
      </w:r>
      <w:r>
        <w:rPr>
          <w:rFonts w:hint="eastAsia"/>
        </w:rPr>
        <w:t>Javascript</w:t>
      </w:r>
      <w:r>
        <w:rPr>
          <w:rFonts w:hint="eastAsia"/>
        </w:rPr>
        <w:t>代码</w:t>
      </w:r>
    </w:p>
    <w:p w14:paraId="48200FDD" w14:textId="77777777" w:rsidR="00D171D9" w:rsidRDefault="00D171D9" w:rsidP="00D171D9">
      <w:pPr>
        <w:pStyle w:val="a8"/>
        <w:ind w:firstLine="420"/>
      </w:pPr>
      <w:r>
        <w:rPr>
          <w:rFonts w:hint="eastAsia"/>
        </w:rPr>
        <w:t>“</w:t>
      </w:r>
      <w:r>
        <w:rPr>
          <w:rFonts w:hint="eastAsia"/>
        </w:rPr>
        <w:t>var myName</w:t>
      </w:r>
      <w:r>
        <w:rPr>
          <w:rFonts w:hint="eastAsia"/>
        </w:rPr>
        <w:t>，</w:t>
      </w:r>
      <w:r>
        <w:rPr>
          <w:rFonts w:hint="eastAsia"/>
        </w:rPr>
        <w:t>myAddress;</w:t>
      </w:r>
      <w:r>
        <w:rPr>
          <w:rFonts w:hint="eastAsia"/>
        </w:rPr>
        <w:t>”</w:t>
      </w:r>
    </w:p>
    <w:p w14:paraId="110D5DB7" w14:textId="77777777" w:rsidR="00D171D9" w:rsidRDefault="00D171D9" w:rsidP="00D171D9">
      <w:pPr>
        <w:pStyle w:val="a8"/>
        <w:ind w:firstLine="420"/>
      </w:pPr>
      <w:r>
        <w:rPr>
          <w:rFonts w:hint="eastAsia"/>
        </w:rPr>
        <w:t>可能会变成</w:t>
      </w:r>
    </w:p>
    <w:p w14:paraId="48D0F372" w14:textId="77777777" w:rsidR="00D171D9" w:rsidRDefault="00D171D9" w:rsidP="00D171D9">
      <w:pPr>
        <w:pStyle w:val="a8"/>
        <w:ind w:firstLine="420"/>
      </w:pPr>
      <w:r>
        <w:rPr>
          <w:rFonts w:hint="eastAsia"/>
        </w:rPr>
        <w:t>“</w:t>
      </w:r>
      <w:r>
        <w:rPr>
          <w:rFonts w:hint="eastAsia"/>
        </w:rPr>
        <w:t>var ll0lllOl</w:t>
      </w:r>
      <w:r>
        <w:rPr>
          <w:rFonts w:hint="eastAsia"/>
        </w:rPr>
        <w:t>，</w:t>
      </w:r>
      <w:r>
        <w:rPr>
          <w:rFonts w:hint="eastAsia"/>
        </w:rPr>
        <w:t>ll000llO;</w:t>
      </w:r>
      <w:r>
        <w:rPr>
          <w:rFonts w:hint="eastAsia"/>
        </w:rPr>
        <w:t>”</w:t>
      </w:r>
    </w:p>
    <w:p w14:paraId="13183E93" w14:textId="77777777" w:rsidR="00D171D9" w:rsidRDefault="00D171D9" w:rsidP="00D171D9">
      <w:pPr>
        <w:pStyle w:val="a8"/>
        <w:ind w:firstLine="420"/>
      </w:pPr>
      <w:r>
        <w:rPr>
          <w:rFonts w:hint="eastAsia"/>
        </w:rPr>
        <w:t>这样加密的代码就像编译的机器语言代码。</w:t>
      </w:r>
    </w:p>
    <w:p w14:paraId="24253EEF" w14:textId="77777777" w:rsidR="00D171D9" w:rsidRDefault="00D171D9" w:rsidP="00D171D9">
      <w:pPr>
        <w:pStyle w:val="a8"/>
        <w:ind w:firstLine="420"/>
      </w:pPr>
      <w:r>
        <w:rPr>
          <w:rFonts w:hint="eastAsia"/>
        </w:rPr>
        <w:t>（</w:t>
      </w:r>
      <w:r>
        <w:rPr>
          <w:rFonts w:hint="eastAsia"/>
        </w:rPr>
        <w:t>2</w:t>
      </w:r>
      <w:r>
        <w:rPr>
          <w:rFonts w:hint="eastAsia"/>
        </w:rPr>
        <w:t>）定义函数和变量的顺序是随机改变的。例如，</w:t>
      </w:r>
      <w:r>
        <w:rPr>
          <w:rFonts w:hint="eastAsia"/>
        </w:rPr>
        <w:t>Javascript</w:t>
      </w:r>
      <w:r>
        <w:rPr>
          <w:rFonts w:hint="eastAsia"/>
        </w:rPr>
        <w:t>代码</w:t>
      </w:r>
    </w:p>
    <w:p w14:paraId="43EC0CC6" w14:textId="77777777" w:rsidR="00D171D9" w:rsidRDefault="00D171D9" w:rsidP="00D171D9">
      <w:pPr>
        <w:pStyle w:val="a8"/>
        <w:ind w:firstLine="420"/>
      </w:pPr>
      <w:r>
        <w:rPr>
          <w:rFonts w:hint="eastAsia"/>
        </w:rPr>
        <w:t>“</w:t>
      </w:r>
      <w:r>
        <w:rPr>
          <w:rFonts w:hint="eastAsia"/>
        </w:rPr>
        <w:t>var a; var b; function c</w:t>
      </w:r>
      <w:r>
        <w:rPr>
          <w:rFonts w:hint="eastAsia"/>
        </w:rPr>
        <w:t>（）</w:t>
      </w:r>
      <w:r>
        <w:rPr>
          <w:rFonts w:hint="eastAsia"/>
        </w:rPr>
        <w:t>{...} function d</w:t>
      </w:r>
      <w:r>
        <w:rPr>
          <w:rFonts w:hint="eastAsia"/>
        </w:rPr>
        <w:t>（）</w:t>
      </w:r>
      <w:r>
        <w:rPr>
          <w:rFonts w:hint="eastAsia"/>
        </w:rPr>
        <w:t>{...}</w:t>
      </w:r>
      <w:r>
        <w:rPr>
          <w:rFonts w:hint="eastAsia"/>
        </w:rPr>
        <w:t>“</w:t>
      </w:r>
    </w:p>
    <w:p w14:paraId="51B2D960" w14:textId="77777777" w:rsidR="00D171D9" w:rsidRDefault="00D171D9" w:rsidP="00D171D9">
      <w:pPr>
        <w:pStyle w:val="a8"/>
        <w:ind w:firstLine="420"/>
      </w:pPr>
      <w:r>
        <w:rPr>
          <w:rFonts w:hint="eastAsia"/>
        </w:rPr>
        <w:t>可能会变成</w:t>
      </w:r>
    </w:p>
    <w:p w14:paraId="554A22B9" w14:textId="77777777" w:rsidR="00D171D9" w:rsidRDefault="00D171D9" w:rsidP="00D171D9">
      <w:pPr>
        <w:pStyle w:val="a8"/>
        <w:ind w:firstLine="420"/>
      </w:pPr>
      <w:r>
        <w:rPr>
          <w:rFonts w:hint="eastAsia"/>
        </w:rPr>
        <w:t>“</w:t>
      </w:r>
      <w:r>
        <w:rPr>
          <w:rFonts w:hint="eastAsia"/>
        </w:rPr>
        <w:t>function d</w:t>
      </w:r>
      <w:r>
        <w:rPr>
          <w:rFonts w:hint="eastAsia"/>
        </w:rPr>
        <w:t>（）</w:t>
      </w:r>
      <w:r>
        <w:rPr>
          <w:rFonts w:hint="eastAsia"/>
        </w:rPr>
        <w:t>{...} var b; function c</w:t>
      </w:r>
      <w:r>
        <w:rPr>
          <w:rFonts w:hint="eastAsia"/>
        </w:rPr>
        <w:t>（）</w:t>
      </w:r>
      <w:r>
        <w:rPr>
          <w:rFonts w:hint="eastAsia"/>
        </w:rPr>
        <w:t>{...} var a;</w:t>
      </w:r>
      <w:r>
        <w:rPr>
          <w:rFonts w:hint="eastAsia"/>
        </w:rPr>
        <w:t>“</w:t>
      </w:r>
    </w:p>
    <w:p w14:paraId="1822EDCC" w14:textId="77777777" w:rsidR="00D171D9" w:rsidRDefault="00D171D9" w:rsidP="00D171D9">
      <w:pPr>
        <w:pStyle w:val="a8"/>
        <w:ind w:firstLine="420"/>
      </w:pPr>
      <w:r>
        <w:rPr>
          <w:rFonts w:hint="eastAsia"/>
        </w:rPr>
        <w:t>最后进入</w:t>
      </w:r>
    </w:p>
    <w:p w14:paraId="0F0975BE" w14:textId="77777777" w:rsidR="00D171D9" w:rsidRDefault="00D171D9" w:rsidP="00D171D9">
      <w:pPr>
        <w:pStyle w:val="a8"/>
        <w:ind w:firstLine="420"/>
      </w:pPr>
      <w:r>
        <w:rPr>
          <w:rFonts w:hint="eastAsia"/>
        </w:rPr>
        <w:t>“</w:t>
      </w:r>
      <w:r>
        <w:rPr>
          <w:rFonts w:hint="eastAsia"/>
        </w:rPr>
        <w:t>function Ol000llO</w:t>
      </w:r>
      <w:r>
        <w:rPr>
          <w:rFonts w:hint="eastAsia"/>
        </w:rPr>
        <w:t>（）</w:t>
      </w:r>
      <w:r>
        <w:rPr>
          <w:rFonts w:hint="eastAsia"/>
        </w:rPr>
        <w:t>{...} var ll0lllOl; function Ol0lllOl</w:t>
      </w:r>
      <w:r>
        <w:rPr>
          <w:rFonts w:hint="eastAsia"/>
        </w:rPr>
        <w:t>（）</w:t>
      </w:r>
      <w:r>
        <w:rPr>
          <w:rFonts w:hint="eastAsia"/>
        </w:rPr>
        <w:t>{...} var ll000llO;</w:t>
      </w:r>
      <w:r>
        <w:rPr>
          <w:rFonts w:hint="eastAsia"/>
        </w:rPr>
        <w:t>“</w:t>
      </w:r>
    </w:p>
    <w:p w14:paraId="78F6AA33" w14:textId="77777777" w:rsidR="00D171D9" w:rsidRDefault="00D171D9" w:rsidP="00D171D9">
      <w:pPr>
        <w:pStyle w:val="a8"/>
        <w:ind w:firstLine="420"/>
      </w:pPr>
      <w:r>
        <w:rPr>
          <w:rFonts w:hint="eastAsia"/>
        </w:rPr>
        <w:t>这样加密的代码就有了完全不同的位置。</w:t>
      </w:r>
    </w:p>
    <w:p w14:paraId="29EC5EDD" w14:textId="77777777" w:rsidR="00D171D9" w:rsidRDefault="00D171D9" w:rsidP="00D171D9">
      <w:pPr>
        <w:pStyle w:val="a8"/>
        <w:ind w:firstLine="420"/>
      </w:pPr>
      <w:r>
        <w:rPr>
          <w:rFonts w:hint="eastAsia"/>
        </w:rPr>
        <w:t>（</w:t>
      </w:r>
      <w:r>
        <w:rPr>
          <w:rFonts w:hint="eastAsia"/>
        </w:rPr>
        <w:t>3</w:t>
      </w:r>
      <w:r>
        <w:rPr>
          <w:rFonts w:hint="eastAsia"/>
        </w:rPr>
        <w:t>）一些特殊的</w:t>
      </w:r>
      <w:r>
        <w:rPr>
          <w:rFonts w:hint="eastAsia"/>
        </w:rPr>
        <w:t>Javascript</w:t>
      </w:r>
      <w:r>
        <w:rPr>
          <w:rFonts w:hint="eastAsia"/>
        </w:rPr>
        <w:t>源代码被更改为加密字符串。例如，“</w:t>
      </w:r>
      <w:r>
        <w:rPr>
          <w:rFonts w:hint="eastAsia"/>
        </w:rPr>
        <w:t>document.write</w:t>
      </w:r>
      <w:r>
        <w:rPr>
          <w:rFonts w:hint="eastAsia"/>
        </w:rPr>
        <w:t>”可能会更改为“</w:t>
      </w:r>
      <w:r>
        <w:rPr>
          <w:rFonts w:hint="eastAsia"/>
        </w:rPr>
        <w:t>e355b6104c2019aa8e12faa1ec51e44e</w:t>
      </w:r>
      <w:r>
        <w:rPr>
          <w:rFonts w:hint="eastAsia"/>
        </w:rPr>
        <w:t>”，因此它隐藏在整个加密代码中。当需要特殊代码时，解密字符串并使用函数“</w:t>
      </w:r>
      <w:r>
        <w:rPr>
          <w:rFonts w:hint="eastAsia"/>
        </w:rPr>
        <w:t>eval</w:t>
      </w:r>
      <w:r>
        <w:rPr>
          <w:rFonts w:hint="eastAsia"/>
        </w:rPr>
        <w:t>（）”代替。</w:t>
      </w:r>
    </w:p>
    <w:p w14:paraId="6C001355" w14:textId="77777777" w:rsidR="00D171D9" w:rsidRDefault="00D171D9" w:rsidP="00D171D9">
      <w:pPr>
        <w:pStyle w:val="a8"/>
        <w:ind w:firstLine="420"/>
      </w:pPr>
      <w:r>
        <w:rPr>
          <w:rFonts w:hint="eastAsia"/>
        </w:rPr>
        <w:t>（</w:t>
      </w:r>
      <w:r>
        <w:rPr>
          <w:rFonts w:hint="eastAsia"/>
        </w:rPr>
        <w:t>4</w:t>
      </w:r>
      <w:r>
        <w:rPr>
          <w:rFonts w:hint="eastAsia"/>
        </w:rPr>
        <w:t>）伪函数和变量混合到加密代码中。他们可以让逆向工程</w:t>
      </w:r>
      <w:proofErr w:type="gramStart"/>
      <w:r>
        <w:rPr>
          <w:rFonts w:hint="eastAsia"/>
        </w:rPr>
        <w:t>师感到</w:t>
      </w:r>
      <w:proofErr w:type="gramEnd"/>
      <w:r>
        <w:rPr>
          <w:rFonts w:hint="eastAsia"/>
        </w:rPr>
        <w:t>困惑它们确实不是由浏览器执行的，因此它们不会影响正确的</w:t>
      </w:r>
      <w:r>
        <w:rPr>
          <w:rFonts w:hint="eastAsia"/>
        </w:rPr>
        <w:t>Javascript</w:t>
      </w:r>
      <w:r>
        <w:rPr>
          <w:rFonts w:hint="eastAsia"/>
        </w:rPr>
        <w:t>程序。</w:t>
      </w:r>
    </w:p>
    <w:p w14:paraId="59F295EB" w14:textId="77777777" w:rsidR="00D171D9" w:rsidRDefault="00D171D9" w:rsidP="00D171D9">
      <w:pPr>
        <w:pStyle w:val="a8"/>
        <w:ind w:firstLine="420"/>
      </w:pPr>
      <w:r>
        <w:rPr>
          <w:rFonts w:hint="eastAsia"/>
        </w:rPr>
        <w:t>“</w:t>
      </w:r>
      <w:r>
        <w:rPr>
          <w:rFonts w:hint="eastAsia"/>
        </w:rPr>
        <w:t>Parhelion</w:t>
      </w:r>
      <w:r>
        <w:rPr>
          <w:rFonts w:hint="eastAsia"/>
        </w:rPr>
        <w:t>”算法可以通过</w:t>
      </w:r>
      <w:r>
        <w:rPr>
          <w:rFonts w:hint="eastAsia"/>
        </w:rPr>
        <w:t>C / C ++</w:t>
      </w:r>
      <w:r>
        <w:rPr>
          <w:rFonts w:hint="eastAsia"/>
        </w:rPr>
        <w:t>或</w:t>
      </w:r>
      <w:r>
        <w:rPr>
          <w:rFonts w:hint="eastAsia"/>
        </w:rPr>
        <w:t>Web</w:t>
      </w:r>
      <w:r>
        <w:rPr>
          <w:rFonts w:hint="eastAsia"/>
        </w:rPr>
        <w:t>服务器端程序实现，如</w:t>
      </w:r>
      <w:r>
        <w:rPr>
          <w:rFonts w:hint="eastAsia"/>
        </w:rPr>
        <w:t>ASP</w:t>
      </w:r>
      <w:r>
        <w:rPr>
          <w:rFonts w:hint="eastAsia"/>
        </w:rPr>
        <w:t>，</w:t>
      </w:r>
      <w:r>
        <w:rPr>
          <w:rFonts w:hint="eastAsia"/>
        </w:rPr>
        <w:t>PHP</w:t>
      </w:r>
      <w:r>
        <w:rPr>
          <w:rFonts w:hint="eastAsia"/>
        </w:rPr>
        <w:t>，</w:t>
      </w:r>
      <w:r>
        <w:rPr>
          <w:rFonts w:hint="eastAsia"/>
        </w:rPr>
        <w:t>JSP</w:t>
      </w:r>
      <w:r>
        <w:rPr>
          <w:rFonts w:hint="eastAsia"/>
        </w:rPr>
        <w:t>等。</w:t>
      </w:r>
      <w:r>
        <w:rPr>
          <w:rFonts w:hint="eastAsia"/>
        </w:rPr>
        <w:t xml:space="preserve"> </w:t>
      </w:r>
      <w:r>
        <w:rPr>
          <w:rFonts w:hint="eastAsia"/>
        </w:rPr>
        <w:t>“</w:t>
      </w:r>
      <w:r>
        <w:rPr>
          <w:rFonts w:hint="eastAsia"/>
        </w:rPr>
        <w:t>parhelion</w:t>
      </w:r>
      <w:r>
        <w:rPr>
          <w:rFonts w:hint="eastAsia"/>
        </w:rPr>
        <w:t>”算法的主要描述如下：</w:t>
      </w:r>
    </w:p>
    <w:p w14:paraId="4A6E43E5" w14:textId="77777777" w:rsidR="00D171D9" w:rsidRDefault="00D171D9" w:rsidP="00D171D9">
      <w:pPr>
        <w:pStyle w:val="a8"/>
        <w:ind w:firstLine="420"/>
      </w:pPr>
      <w:r>
        <w:rPr>
          <w:rFonts w:hint="eastAsia"/>
        </w:rPr>
        <w:t>Javascript</w:t>
      </w:r>
      <w:r>
        <w:rPr>
          <w:rFonts w:hint="eastAsia"/>
        </w:rPr>
        <w:t>函数和变量的所有名称都被更改为由字符“</w:t>
      </w:r>
      <w:r>
        <w:rPr>
          <w:rFonts w:hint="eastAsia"/>
        </w:rPr>
        <w:t>0</w:t>
      </w:r>
      <w:r>
        <w:rPr>
          <w:rFonts w:hint="eastAsia"/>
        </w:rPr>
        <w:t>”，“</w:t>
      </w:r>
      <w:r>
        <w:rPr>
          <w:rFonts w:hint="eastAsia"/>
        </w:rPr>
        <w:t>1</w:t>
      </w:r>
      <w:r>
        <w:rPr>
          <w:rFonts w:hint="eastAsia"/>
        </w:rPr>
        <w:t>”，“</w:t>
      </w:r>
      <w:r>
        <w:rPr>
          <w:rFonts w:hint="eastAsia"/>
        </w:rPr>
        <w:t>O</w:t>
      </w:r>
      <w:r>
        <w:rPr>
          <w:rFonts w:hint="eastAsia"/>
        </w:rPr>
        <w:t>”和“</w:t>
      </w:r>
      <w:r>
        <w:rPr>
          <w:rFonts w:hint="eastAsia"/>
        </w:rPr>
        <w:t>l</w:t>
      </w:r>
      <w:r>
        <w:rPr>
          <w:rFonts w:hint="eastAsia"/>
        </w:rPr>
        <w:t>”组成的字符串，并且第一个字符应为“</w:t>
      </w:r>
      <w:r>
        <w:rPr>
          <w:rFonts w:hint="eastAsia"/>
        </w:rPr>
        <w:t>O</w:t>
      </w:r>
      <w:r>
        <w:rPr>
          <w:rFonts w:hint="eastAsia"/>
        </w:rPr>
        <w:t>”或“</w:t>
      </w:r>
      <w:r>
        <w:rPr>
          <w:rFonts w:hint="eastAsia"/>
        </w:rPr>
        <w:t>l</w:t>
      </w:r>
      <w:r>
        <w:rPr>
          <w:rFonts w:hint="eastAsia"/>
        </w:rPr>
        <w:t>”。字符串应该足够长。通常，“</w:t>
      </w:r>
      <w:r>
        <w:rPr>
          <w:rFonts w:hint="eastAsia"/>
        </w:rPr>
        <w:t>parhelion</w:t>
      </w:r>
      <w:r>
        <w:rPr>
          <w:rFonts w:hint="eastAsia"/>
        </w:rPr>
        <w:t>”算法使用</w:t>
      </w:r>
      <w:r>
        <w:rPr>
          <w:rFonts w:hint="eastAsia"/>
        </w:rPr>
        <w:t>16</w:t>
      </w:r>
      <w:r>
        <w:rPr>
          <w:rFonts w:hint="eastAsia"/>
        </w:rPr>
        <w:t>个字符的字符串。然后，加密代码中的名称可以具有类似“</w:t>
      </w:r>
      <w:r>
        <w:rPr>
          <w:rFonts w:hint="eastAsia"/>
        </w:rPr>
        <w:t>lll1OOO01l0llOl1</w:t>
      </w:r>
      <w:r>
        <w:rPr>
          <w:rFonts w:hint="eastAsia"/>
        </w:rPr>
        <w:t>”的外观。</w:t>
      </w:r>
    </w:p>
    <w:p w14:paraId="032F74C6" w14:textId="77777777" w:rsidR="00D171D9" w:rsidRDefault="00D171D9" w:rsidP="00D171D9">
      <w:pPr>
        <w:pStyle w:val="a8"/>
        <w:ind w:firstLine="420"/>
      </w:pPr>
      <w:r>
        <w:rPr>
          <w:rFonts w:hint="eastAsia"/>
        </w:rPr>
        <w:t>此外，为了使所有名称相似且难以区分，“</w:t>
      </w:r>
      <w:r>
        <w:rPr>
          <w:rFonts w:hint="eastAsia"/>
        </w:rPr>
        <w:t>parhelion</w:t>
      </w:r>
      <w:r>
        <w:rPr>
          <w:rFonts w:hint="eastAsia"/>
        </w:rPr>
        <w:t>”算法使用随机字符串作为标准名称，并随机更改其字符以生成新名称。</w:t>
      </w:r>
    </w:p>
    <w:p w14:paraId="4E9F7578" w14:textId="77777777" w:rsidR="00D171D9" w:rsidRDefault="00D171D9" w:rsidP="00D171D9">
      <w:pPr>
        <w:pStyle w:val="a8"/>
        <w:ind w:firstLine="420"/>
      </w:pPr>
    </w:p>
    <w:p w14:paraId="566A5682" w14:textId="77777777" w:rsidR="00D171D9" w:rsidRDefault="00D171D9" w:rsidP="00D171D9">
      <w:pPr>
        <w:pStyle w:val="a8"/>
        <w:ind w:firstLine="420"/>
      </w:pPr>
      <w:r>
        <w:rPr>
          <w:rFonts w:hint="eastAsia"/>
        </w:rPr>
        <w:t>V.</w:t>
      </w:r>
      <w:r>
        <w:rPr>
          <w:rFonts w:hint="eastAsia"/>
        </w:rPr>
        <w:t>加密算法描述</w:t>
      </w:r>
    </w:p>
    <w:p w14:paraId="4AAC3F37" w14:textId="77777777" w:rsidR="00D171D9" w:rsidRDefault="00D171D9" w:rsidP="00D171D9">
      <w:pPr>
        <w:pStyle w:val="a8"/>
        <w:ind w:firstLine="420"/>
      </w:pPr>
      <w:r>
        <w:rPr>
          <w:rFonts w:hint="eastAsia"/>
        </w:rPr>
        <w:t>该算法具有以下步骤：</w:t>
      </w:r>
    </w:p>
    <w:p w14:paraId="5E708DF0" w14:textId="341E64C9" w:rsidR="00D171D9" w:rsidRDefault="00D171D9" w:rsidP="00D171D9">
      <w:pPr>
        <w:pStyle w:val="a8"/>
        <w:ind w:firstLine="420"/>
      </w:pPr>
      <w:r>
        <w:rPr>
          <w:rFonts w:hint="eastAsia"/>
        </w:rPr>
        <w:t> </w:t>
      </w:r>
    </w:p>
    <w:p w14:paraId="1F0206F5" w14:textId="77777777" w:rsidR="00D171D9" w:rsidRDefault="00D171D9" w:rsidP="00D171D9">
      <w:pPr>
        <w:pStyle w:val="a8"/>
        <w:ind w:firstLine="420"/>
      </w:pPr>
      <w:r>
        <w:rPr>
          <w:rFonts w:hint="eastAsia"/>
        </w:rPr>
        <w:t>（</w:t>
      </w:r>
      <w:r>
        <w:rPr>
          <w:rFonts w:hint="eastAsia"/>
        </w:rPr>
        <w:t>1</w:t>
      </w:r>
      <w:r>
        <w:rPr>
          <w:rFonts w:hint="eastAsia"/>
        </w:rPr>
        <w:t>）标准化</w:t>
      </w:r>
      <w:r>
        <w:rPr>
          <w:rFonts w:hint="eastAsia"/>
        </w:rPr>
        <w:t>Javascript</w:t>
      </w:r>
      <w:r>
        <w:rPr>
          <w:rFonts w:hint="eastAsia"/>
        </w:rPr>
        <w:t>源代码。每个程序都有一个且只有一个入口，如</w:t>
      </w:r>
      <w:r>
        <w:rPr>
          <w:rFonts w:hint="eastAsia"/>
        </w:rPr>
        <w:t>C / C ++</w:t>
      </w:r>
      <w:r>
        <w:rPr>
          <w:rFonts w:hint="eastAsia"/>
        </w:rPr>
        <w:t>程序中的“</w:t>
      </w:r>
      <w:r>
        <w:rPr>
          <w:rFonts w:hint="eastAsia"/>
        </w:rPr>
        <w:t>main</w:t>
      </w:r>
      <w:r>
        <w:rPr>
          <w:rFonts w:hint="eastAsia"/>
        </w:rPr>
        <w:t>（）”函数。除了全局变量的定义之外，所有</w:t>
      </w:r>
      <w:r>
        <w:rPr>
          <w:rFonts w:hint="eastAsia"/>
        </w:rPr>
        <w:t>Javascript</w:t>
      </w:r>
      <w:r>
        <w:rPr>
          <w:rFonts w:hint="eastAsia"/>
        </w:rPr>
        <w:t>代码都应该在函数内部。</w:t>
      </w:r>
    </w:p>
    <w:p w14:paraId="2BD1A585" w14:textId="77777777" w:rsidR="00D171D9" w:rsidRDefault="00D171D9" w:rsidP="00D171D9">
      <w:pPr>
        <w:pStyle w:val="a8"/>
        <w:ind w:firstLine="420"/>
      </w:pPr>
      <w:r>
        <w:rPr>
          <w:rFonts w:hint="eastAsia"/>
        </w:rPr>
        <w:t>如果函数外部有任何可执行代码，请将它们放入新函数中，并将入口放在其上。</w:t>
      </w:r>
    </w:p>
    <w:p w14:paraId="24C7A1DB" w14:textId="77777777" w:rsidR="00D171D9" w:rsidRDefault="00D171D9" w:rsidP="00D171D9">
      <w:pPr>
        <w:pStyle w:val="a8"/>
        <w:ind w:firstLine="420"/>
      </w:pPr>
      <w:r>
        <w:rPr>
          <w:rFonts w:hint="eastAsia"/>
        </w:rPr>
        <w:t>步骤（</w:t>
      </w:r>
      <w:r>
        <w:rPr>
          <w:rFonts w:hint="eastAsia"/>
        </w:rPr>
        <w:t>1</w:t>
      </w:r>
      <w:r>
        <w:rPr>
          <w:rFonts w:hint="eastAsia"/>
        </w:rPr>
        <w:t>）的表述是：</w:t>
      </w:r>
    </w:p>
    <w:p w14:paraId="19990D6D" w14:textId="77777777" w:rsidR="00D171D9" w:rsidRDefault="00D171D9" w:rsidP="00E20B3E">
      <w:pPr>
        <w:pStyle w:val="a8"/>
        <w:ind w:firstLine="420"/>
        <w:jc w:val="center"/>
      </w:pPr>
      <w:r>
        <w:rPr>
          <w:rFonts w:hint="eastAsia"/>
        </w:rPr>
        <w:t>S1 = f1</w:t>
      </w:r>
      <w:r>
        <w:rPr>
          <w:rFonts w:hint="eastAsia"/>
        </w:rPr>
        <w:t>（</w:t>
      </w:r>
      <w:r>
        <w:rPr>
          <w:rFonts w:hint="eastAsia"/>
        </w:rPr>
        <w:t>S0</w:t>
      </w:r>
      <w:r>
        <w:rPr>
          <w:rFonts w:hint="eastAsia"/>
        </w:rPr>
        <w:t>）</w:t>
      </w:r>
    </w:p>
    <w:p w14:paraId="1FA4D149" w14:textId="77777777" w:rsidR="00D171D9" w:rsidRDefault="00D171D9" w:rsidP="00D171D9">
      <w:pPr>
        <w:pStyle w:val="a8"/>
        <w:ind w:firstLine="420"/>
      </w:pPr>
      <w:r>
        <w:rPr>
          <w:rFonts w:hint="eastAsia"/>
        </w:rPr>
        <w:t>S0</w:t>
      </w:r>
      <w:r>
        <w:rPr>
          <w:rFonts w:hint="eastAsia"/>
        </w:rPr>
        <w:t>是原始源代码。</w:t>
      </w:r>
      <w:r>
        <w:rPr>
          <w:rFonts w:hint="eastAsia"/>
        </w:rPr>
        <w:t xml:space="preserve"> f1</w:t>
      </w:r>
      <w:r>
        <w:rPr>
          <w:rFonts w:hint="eastAsia"/>
        </w:rPr>
        <w:t>是标准化功能。</w:t>
      </w:r>
    </w:p>
    <w:p w14:paraId="10FDAA53" w14:textId="77777777" w:rsidR="00D171D9" w:rsidRDefault="00D171D9" w:rsidP="00D171D9">
      <w:pPr>
        <w:pStyle w:val="a8"/>
        <w:ind w:firstLine="420"/>
      </w:pPr>
      <w:r>
        <w:rPr>
          <w:rFonts w:hint="eastAsia"/>
        </w:rPr>
        <w:t>（</w:t>
      </w:r>
      <w:r>
        <w:rPr>
          <w:rFonts w:hint="eastAsia"/>
        </w:rPr>
        <w:t>2</w:t>
      </w:r>
      <w:r>
        <w:rPr>
          <w:rFonts w:hint="eastAsia"/>
        </w:rPr>
        <w:t>）在</w:t>
      </w:r>
      <w:r>
        <w:rPr>
          <w:rFonts w:hint="eastAsia"/>
        </w:rPr>
        <w:t>Javascript</w:t>
      </w:r>
      <w:r>
        <w:rPr>
          <w:rFonts w:hint="eastAsia"/>
        </w:rPr>
        <w:t>源代码中添加一些假函数和变量。在伪函数中生成一些随机代码，或复制实际功能代码。例如，添加以下代码：</w:t>
      </w:r>
    </w:p>
    <w:p w14:paraId="6E7BEC98" w14:textId="77777777" w:rsidR="00D171D9" w:rsidRDefault="00D171D9" w:rsidP="00D171D9">
      <w:pPr>
        <w:pStyle w:val="a8"/>
        <w:ind w:firstLine="420"/>
      </w:pPr>
      <w:r>
        <w:rPr>
          <w:rFonts w:hint="eastAsia"/>
        </w:rPr>
        <w:t>“</w:t>
      </w:r>
      <w:r>
        <w:rPr>
          <w:rFonts w:hint="eastAsia"/>
        </w:rPr>
        <w:t>var fake1</w:t>
      </w:r>
      <w:r>
        <w:rPr>
          <w:rFonts w:hint="eastAsia"/>
        </w:rPr>
        <w:t>，</w:t>
      </w:r>
      <w:r>
        <w:rPr>
          <w:rFonts w:hint="eastAsia"/>
        </w:rPr>
        <w:t>fake2; function fake3</w:t>
      </w:r>
      <w:r>
        <w:rPr>
          <w:rFonts w:hint="eastAsia"/>
        </w:rPr>
        <w:t>（）</w:t>
      </w:r>
      <w:r>
        <w:rPr>
          <w:rFonts w:hint="eastAsia"/>
        </w:rPr>
        <w:t>{...}</w:t>
      </w:r>
      <w:r>
        <w:rPr>
          <w:rFonts w:hint="eastAsia"/>
        </w:rPr>
        <w:t>“</w:t>
      </w:r>
    </w:p>
    <w:p w14:paraId="23307723" w14:textId="77777777" w:rsidR="00D171D9" w:rsidRDefault="00D171D9" w:rsidP="00D171D9">
      <w:pPr>
        <w:pStyle w:val="a8"/>
        <w:ind w:firstLine="420"/>
      </w:pPr>
      <w:r>
        <w:rPr>
          <w:rFonts w:hint="eastAsia"/>
        </w:rPr>
        <w:t>步骤（</w:t>
      </w:r>
      <w:r>
        <w:rPr>
          <w:rFonts w:hint="eastAsia"/>
        </w:rPr>
        <w:t>2</w:t>
      </w:r>
      <w:r>
        <w:rPr>
          <w:rFonts w:hint="eastAsia"/>
        </w:rPr>
        <w:t>）的表述是：</w:t>
      </w:r>
    </w:p>
    <w:p w14:paraId="15572D32" w14:textId="77777777" w:rsidR="00D171D9" w:rsidRDefault="00D171D9" w:rsidP="00E20B3E">
      <w:pPr>
        <w:pStyle w:val="a8"/>
        <w:ind w:firstLine="420"/>
        <w:jc w:val="center"/>
      </w:pPr>
      <w:r>
        <w:t>S2 = S1 + C2</w:t>
      </w:r>
    </w:p>
    <w:p w14:paraId="4C6D8279" w14:textId="77777777" w:rsidR="00D171D9" w:rsidRDefault="00D171D9" w:rsidP="00D171D9">
      <w:pPr>
        <w:pStyle w:val="a8"/>
        <w:ind w:firstLine="420"/>
      </w:pPr>
      <w:r>
        <w:rPr>
          <w:rFonts w:hint="eastAsia"/>
        </w:rPr>
        <w:t>C2</w:t>
      </w:r>
      <w:r>
        <w:rPr>
          <w:rFonts w:hint="eastAsia"/>
        </w:rPr>
        <w:t>是随机假码。运算符“</w:t>
      </w:r>
      <w:r>
        <w:rPr>
          <w:rFonts w:hint="eastAsia"/>
        </w:rPr>
        <w:t>+</w:t>
      </w:r>
      <w:r>
        <w:rPr>
          <w:rFonts w:hint="eastAsia"/>
        </w:rPr>
        <w:t>”连接两个字符串。</w:t>
      </w:r>
    </w:p>
    <w:p w14:paraId="20333559" w14:textId="77777777" w:rsidR="00D171D9" w:rsidRDefault="00D171D9" w:rsidP="00D171D9">
      <w:pPr>
        <w:pStyle w:val="a8"/>
        <w:ind w:firstLine="420"/>
      </w:pPr>
      <w:r>
        <w:rPr>
          <w:rFonts w:hint="eastAsia"/>
        </w:rPr>
        <w:t>（</w:t>
      </w:r>
      <w:r>
        <w:rPr>
          <w:rFonts w:hint="eastAsia"/>
        </w:rPr>
        <w:t>3</w:t>
      </w:r>
      <w:r>
        <w:rPr>
          <w:rFonts w:hint="eastAsia"/>
        </w:rPr>
        <w:t>）随机改变所有函数的顺序和全局变量的定义。将所有初始化代码放在入口的开头。</w:t>
      </w:r>
    </w:p>
    <w:p w14:paraId="6792658E" w14:textId="77777777" w:rsidR="00D171D9" w:rsidRDefault="00D171D9" w:rsidP="00D171D9">
      <w:pPr>
        <w:pStyle w:val="a8"/>
        <w:ind w:firstLine="420"/>
      </w:pPr>
      <w:r>
        <w:rPr>
          <w:rFonts w:hint="eastAsia"/>
        </w:rPr>
        <w:t>浏览器接受</w:t>
      </w:r>
      <w:r>
        <w:rPr>
          <w:rFonts w:hint="eastAsia"/>
        </w:rPr>
        <w:t>Javascript</w:t>
      </w:r>
      <w:r>
        <w:rPr>
          <w:rFonts w:hint="eastAsia"/>
        </w:rPr>
        <w:t>函数的随机序列定义。他们可以从入口执行代码，并遵循程序流程。</w:t>
      </w:r>
    </w:p>
    <w:p w14:paraId="764EEAB3" w14:textId="77777777" w:rsidR="00D171D9" w:rsidRDefault="00D171D9" w:rsidP="00D171D9">
      <w:pPr>
        <w:pStyle w:val="a8"/>
        <w:ind w:firstLine="420"/>
      </w:pPr>
      <w:r>
        <w:rPr>
          <w:rFonts w:hint="eastAsia"/>
        </w:rPr>
        <w:t>步骤（</w:t>
      </w:r>
      <w:r>
        <w:rPr>
          <w:rFonts w:hint="eastAsia"/>
        </w:rPr>
        <w:t>3</w:t>
      </w:r>
      <w:r>
        <w:rPr>
          <w:rFonts w:hint="eastAsia"/>
        </w:rPr>
        <w:t>）的表述是：</w:t>
      </w:r>
    </w:p>
    <w:p w14:paraId="4C8EC75E" w14:textId="77777777" w:rsidR="00D171D9" w:rsidRDefault="00D171D9" w:rsidP="00455AFA">
      <w:pPr>
        <w:pStyle w:val="a8"/>
        <w:ind w:firstLine="420"/>
        <w:jc w:val="center"/>
      </w:pPr>
      <w:r>
        <w:rPr>
          <w:rFonts w:hint="eastAsia"/>
        </w:rPr>
        <w:t>S3 = f3</w:t>
      </w:r>
      <w:r>
        <w:rPr>
          <w:rFonts w:hint="eastAsia"/>
        </w:rPr>
        <w:t>（</w:t>
      </w:r>
      <w:r>
        <w:rPr>
          <w:rFonts w:hint="eastAsia"/>
        </w:rPr>
        <w:t>S2</w:t>
      </w:r>
      <w:r>
        <w:rPr>
          <w:rFonts w:hint="eastAsia"/>
        </w:rPr>
        <w:t>，</w:t>
      </w:r>
      <w:r>
        <w:rPr>
          <w:rFonts w:hint="eastAsia"/>
        </w:rPr>
        <w:t>V3</w:t>
      </w:r>
      <w:r>
        <w:rPr>
          <w:rFonts w:hint="eastAsia"/>
        </w:rPr>
        <w:t>）</w:t>
      </w:r>
    </w:p>
    <w:p w14:paraId="1C83422F" w14:textId="77777777" w:rsidR="00D171D9" w:rsidRDefault="00D171D9" w:rsidP="00D171D9">
      <w:pPr>
        <w:pStyle w:val="a8"/>
        <w:ind w:firstLine="420"/>
      </w:pPr>
      <w:r>
        <w:rPr>
          <w:rFonts w:hint="eastAsia"/>
        </w:rPr>
        <w:t>f3</w:t>
      </w:r>
      <w:r>
        <w:rPr>
          <w:rFonts w:hint="eastAsia"/>
        </w:rPr>
        <w:t>是令人困惑的功能。</w:t>
      </w:r>
      <w:r>
        <w:rPr>
          <w:rFonts w:hint="eastAsia"/>
        </w:rPr>
        <w:t xml:space="preserve"> V3</w:t>
      </w:r>
      <w:r>
        <w:rPr>
          <w:rFonts w:hint="eastAsia"/>
        </w:rPr>
        <w:t>是随机序列载体。</w:t>
      </w:r>
    </w:p>
    <w:p w14:paraId="728EC12A" w14:textId="77777777" w:rsidR="00D171D9" w:rsidRDefault="00D171D9" w:rsidP="00D171D9">
      <w:pPr>
        <w:pStyle w:val="a8"/>
        <w:ind w:firstLine="420"/>
      </w:pPr>
      <w:r>
        <w:rPr>
          <w:rFonts w:hint="eastAsia"/>
        </w:rPr>
        <w:t>（</w:t>
      </w:r>
      <w:r>
        <w:rPr>
          <w:rFonts w:hint="eastAsia"/>
        </w:rPr>
        <w:t>4</w:t>
      </w:r>
      <w:r>
        <w:rPr>
          <w:rFonts w:hint="eastAsia"/>
        </w:rPr>
        <w:t>）生成标准名称。它是上面提到的</w:t>
      </w:r>
      <w:r>
        <w:rPr>
          <w:rFonts w:hint="eastAsia"/>
        </w:rPr>
        <w:t>16</w:t>
      </w:r>
      <w:r>
        <w:rPr>
          <w:rFonts w:hint="eastAsia"/>
        </w:rPr>
        <w:t>个字符的随机字符串。例如，生成“</w:t>
      </w:r>
      <w:r>
        <w:rPr>
          <w:rFonts w:hint="eastAsia"/>
        </w:rPr>
        <w:t>lll10000101OllOl1</w:t>
      </w:r>
      <w:r>
        <w:rPr>
          <w:rFonts w:hint="eastAsia"/>
        </w:rPr>
        <w:t>”。</w:t>
      </w:r>
    </w:p>
    <w:p w14:paraId="69955C05" w14:textId="77777777" w:rsidR="00D171D9" w:rsidRDefault="00D171D9" w:rsidP="00D171D9">
      <w:pPr>
        <w:pStyle w:val="a8"/>
        <w:ind w:firstLine="420"/>
      </w:pPr>
      <w:r>
        <w:rPr>
          <w:rFonts w:hint="eastAsia"/>
        </w:rPr>
        <w:t>步骤（</w:t>
      </w:r>
      <w:r>
        <w:rPr>
          <w:rFonts w:hint="eastAsia"/>
        </w:rPr>
        <w:t>4</w:t>
      </w:r>
      <w:r>
        <w:rPr>
          <w:rFonts w:hint="eastAsia"/>
        </w:rPr>
        <w:t>）的表述是：</w:t>
      </w:r>
    </w:p>
    <w:p w14:paraId="21F81E16" w14:textId="77777777" w:rsidR="00D171D9" w:rsidRDefault="00D171D9" w:rsidP="00455AFA">
      <w:pPr>
        <w:pStyle w:val="a8"/>
        <w:ind w:firstLine="420"/>
        <w:jc w:val="center"/>
      </w:pPr>
      <w:r>
        <w:t>C4 = A0 +ΣAi</w:t>
      </w:r>
    </w:p>
    <w:p w14:paraId="46A6E58B" w14:textId="77777777" w:rsidR="00D171D9" w:rsidRDefault="00D171D9" w:rsidP="00D171D9">
      <w:pPr>
        <w:pStyle w:val="a8"/>
        <w:ind w:firstLine="420"/>
      </w:pPr>
      <w:r>
        <w:rPr>
          <w:rFonts w:hint="eastAsia"/>
        </w:rPr>
        <w:t>（</w:t>
      </w:r>
      <w:r>
        <w:rPr>
          <w:rFonts w:hint="eastAsia"/>
        </w:rPr>
        <w:t>A0</w:t>
      </w:r>
      <w:r>
        <w:rPr>
          <w:rFonts w:hint="eastAsia"/>
        </w:rPr>
        <w:t>∈</w:t>
      </w:r>
      <w:r>
        <w:rPr>
          <w:rFonts w:hint="eastAsia"/>
        </w:rPr>
        <w:t>{O</w:t>
      </w:r>
      <w:r>
        <w:rPr>
          <w:rFonts w:hint="eastAsia"/>
        </w:rPr>
        <w:t>，</w:t>
      </w:r>
      <w:r>
        <w:rPr>
          <w:rFonts w:hint="eastAsia"/>
        </w:rPr>
        <w:t>l}</w:t>
      </w:r>
      <w:r>
        <w:rPr>
          <w:rFonts w:hint="eastAsia"/>
        </w:rPr>
        <w:t>，</w:t>
      </w:r>
      <w:r>
        <w:rPr>
          <w:rFonts w:hint="eastAsia"/>
        </w:rPr>
        <w:t>Ai</w:t>
      </w:r>
      <w:r>
        <w:rPr>
          <w:rFonts w:hint="eastAsia"/>
        </w:rPr>
        <w:t>∈</w:t>
      </w:r>
      <w:r>
        <w:rPr>
          <w:rFonts w:hint="eastAsia"/>
        </w:rPr>
        <w:t>{O</w:t>
      </w:r>
      <w:r>
        <w:rPr>
          <w:rFonts w:hint="eastAsia"/>
        </w:rPr>
        <w:t>，</w:t>
      </w:r>
      <w:r>
        <w:rPr>
          <w:rFonts w:hint="eastAsia"/>
        </w:rPr>
        <w:t>l</w:t>
      </w:r>
      <w:r>
        <w:rPr>
          <w:rFonts w:hint="eastAsia"/>
        </w:rPr>
        <w:t>，</w:t>
      </w:r>
      <w:r>
        <w:rPr>
          <w:rFonts w:hint="eastAsia"/>
        </w:rPr>
        <w:t>0,1}</w:t>
      </w:r>
      <w:r>
        <w:rPr>
          <w:rFonts w:hint="eastAsia"/>
        </w:rPr>
        <w:t>，</w:t>
      </w:r>
      <w:r>
        <w:rPr>
          <w:rFonts w:hint="eastAsia"/>
        </w:rPr>
        <w:t>i = 1,2</w:t>
      </w:r>
      <w:r>
        <w:rPr>
          <w:rFonts w:hint="eastAsia"/>
        </w:rPr>
        <w:t>，</w:t>
      </w:r>
      <w:r>
        <w:rPr>
          <w:rFonts w:hint="eastAsia"/>
        </w:rPr>
        <w:t>...</w:t>
      </w:r>
      <w:r>
        <w:rPr>
          <w:rFonts w:hint="eastAsia"/>
        </w:rPr>
        <w:t>，</w:t>
      </w:r>
      <w:r>
        <w:rPr>
          <w:rFonts w:hint="eastAsia"/>
        </w:rPr>
        <w:t>n-1</w:t>
      </w:r>
      <w:r>
        <w:rPr>
          <w:rFonts w:hint="eastAsia"/>
        </w:rPr>
        <w:t>）</w:t>
      </w:r>
    </w:p>
    <w:p w14:paraId="0BC0DE24" w14:textId="77777777" w:rsidR="00D171D9" w:rsidRDefault="00D171D9" w:rsidP="00D171D9">
      <w:pPr>
        <w:pStyle w:val="a8"/>
        <w:ind w:firstLine="420"/>
      </w:pPr>
      <w:r>
        <w:rPr>
          <w:rFonts w:hint="eastAsia"/>
        </w:rPr>
        <w:t>艾是第</w:t>
      </w:r>
      <w:r>
        <w:rPr>
          <w:rFonts w:hint="eastAsia"/>
        </w:rPr>
        <w:t>i</w:t>
      </w:r>
      <w:r>
        <w:rPr>
          <w:rFonts w:hint="eastAsia"/>
        </w:rPr>
        <w:t>的角色。运算符“</w:t>
      </w:r>
      <w:r>
        <w:rPr>
          <w:rFonts w:hint="eastAsia"/>
        </w:rPr>
        <w:t>+</w:t>
      </w:r>
      <w:r>
        <w:rPr>
          <w:rFonts w:hint="eastAsia"/>
        </w:rPr>
        <w:t>”和“Σ”是连接字符串。</w:t>
      </w:r>
      <w:r>
        <w:rPr>
          <w:rFonts w:hint="eastAsia"/>
        </w:rPr>
        <w:t xml:space="preserve"> N = 16</w:t>
      </w:r>
      <w:r>
        <w:rPr>
          <w:rFonts w:hint="eastAsia"/>
        </w:rPr>
        <w:t>。</w:t>
      </w:r>
    </w:p>
    <w:p w14:paraId="0116B9FD" w14:textId="77777777" w:rsidR="00D171D9" w:rsidRDefault="00D171D9" w:rsidP="00D171D9">
      <w:pPr>
        <w:pStyle w:val="a8"/>
        <w:ind w:firstLine="420"/>
      </w:pPr>
      <w:r>
        <w:rPr>
          <w:rFonts w:hint="eastAsia"/>
        </w:rPr>
        <w:t>（</w:t>
      </w:r>
      <w:r>
        <w:rPr>
          <w:rFonts w:hint="eastAsia"/>
        </w:rPr>
        <w:t>5</w:t>
      </w:r>
      <w:r>
        <w:rPr>
          <w:rFonts w:hint="eastAsia"/>
        </w:rPr>
        <w:t>）为函数和变量生成其他名称。除第一个字符外，可以更改标准名称中的每个字符。例如，标准名称的</w:t>
      </w:r>
      <w:r>
        <w:rPr>
          <w:rFonts w:hint="eastAsia"/>
        </w:rPr>
        <w:t>2</w:t>
      </w:r>
      <w:r>
        <w:rPr>
          <w:rFonts w:hint="eastAsia"/>
        </w:rPr>
        <w:t>个字符是“</w:t>
      </w:r>
      <w:r>
        <w:rPr>
          <w:rFonts w:hint="eastAsia"/>
        </w:rPr>
        <w:t>l</w:t>
      </w:r>
      <w:r>
        <w:rPr>
          <w:rFonts w:hint="eastAsia"/>
        </w:rPr>
        <w:t>”，因此可以将其更改为“</w:t>
      </w:r>
      <w:r>
        <w:rPr>
          <w:rFonts w:hint="eastAsia"/>
        </w:rPr>
        <w:t>O</w:t>
      </w:r>
      <w:r>
        <w:rPr>
          <w:rFonts w:hint="eastAsia"/>
        </w:rPr>
        <w:t>”，“</w:t>
      </w:r>
      <w:r>
        <w:rPr>
          <w:rFonts w:hint="eastAsia"/>
        </w:rPr>
        <w:t>0</w:t>
      </w:r>
      <w:r>
        <w:rPr>
          <w:rFonts w:hint="eastAsia"/>
        </w:rPr>
        <w:t>”或“</w:t>
      </w:r>
      <w:r>
        <w:rPr>
          <w:rFonts w:hint="eastAsia"/>
        </w:rPr>
        <w:t>1</w:t>
      </w:r>
      <w:r>
        <w:rPr>
          <w:rFonts w:hint="eastAsia"/>
        </w:rPr>
        <w:t>”。如果改变</w:t>
      </w:r>
      <w:r>
        <w:rPr>
          <w:rFonts w:hint="eastAsia"/>
        </w:rPr>
        <w:t>2,5</w:t>
      </w:r>
      <w:r>
        <w:rPr>
          <w:rFonts w:hint="eastAsia"/>
        </w:rPr>
        <w:t>和</w:t>
      </w:r>
      <w:r>
        <w:rPr>
          <w:rFonts w:hint="eastAsia"/>
        </w:rPr>
        <w:t>8</w:t>
      </w:r>
      <w:r>
        <w:rPr>
          <w:rFonts w:hint="eastAsia"/>
        </w:rPr>
        <w:t>个字符，则“</w:t>
      </w:r>
      <w:r>
        <w:rPr>
          <w:rFonts w:hint="eastAsia"/>
        </w:rPr>
        <w:t>l1110001101 0111</w:t>
      </w:r>
      <w:r>
        <w:rPr>
          <w:rFonts w:hint="eastAsia"/>
        </w:rPr>
        <w:t>”可以变为“</w:t>
      </w:r>
      <w:r>
        <w:rPr>
          <w:rFonts w:hint="eastAsia"/>
        </w:rPr>
        <w:t>l11111001101llOl1</w:t>
      </w:r>
      <w:r>
        <w:rPr>
          <w:rFonts w:hint="eastAsia"/>
        </w:rPr>
        <w:t>”。这两个字符串是相似的。</w:t>
      </w:r>
    </w:p>
    <w:p w14:paraId="5FE9C725" w14:textId="77777777" w:rsidR="00D171D9" w:rsidRDefault="00D171D9" w:rsidP="00D171D9">
      <w:pPr>
        <w:pStyle w:val="a8"/>
        <w:ind w:firstLine="420"/>
      </w:pPr>
      <w:r>
        <w:rPr>
          <w:rFonts w:hint="eastAsia"/>
        </w:rPr>
        <w:t>为了生成</w:t>
      </w:r>
      <w:r>
        <w:rPr>
          <w:rFonts w:hint="eastAsia"/>
        </w:rPr>
        <w:t>Javascript</w:t>
      </w:r>
      <w:r>
        <w:rPr>
          <w:rFonts w:hint="eastAsia"/>
        </w:rPr>
        <w:t>程序的所有名称，从标准名称中随机选择要更改的</w:t>
      </w:r>
      <w:r>
        <w:rPr>
          <w:rFonts w:hint="eastAsia"/>
        </w:rPr>
        <w:t>x</w:t>
      </w:r>
      <w:r>
        <w:rPr>
          <w:rFonts w:hint="eastAsia"/>
        </w:rPr>
        <w:t>字符。</w:t>
      </w:r>
      <w:r>
        <w:rPr>
          <w:rFonts w:hint="eastAsia"/>
        </w:rPr>
        <w:t xml:space="preserve"> x</w:t>
      </w:r>
      <w:r>
        <w:rPr>
          <w:rFonts w:hint="eastAsia"/>
        </w:rPr>
        <w:t>的值介于</w:t>
      </w:r>
      <w:r>
        <w:rPr>
          <w:rFonts w:hint="eastAsia"/>
        </w:rPr>
        <w:t>1</w:t>
      </w:r>
      <w:r>
        <w:rPr>
          <w:rFonts w:hint="eastAsia"/>
        </w:rPr>
        <w:t>和</w:t>
      </w:r>
      <w:r>
        <w:rPr>
          <w:rFonts w:hint="eastAsia"/>
        </w:rPr>
        <w:t>15</w:t>
      </w:r>
      <w:r>
        <w:rPr>
          <w:rFonts w:hint="eastAsia"/>
        </w:rPr>
        <w:t>之间。这取决于所有名称的数量。最高金额为：</w:t>
      </w:r>
    </w:p>
    <w:p w14:paraId="2689C50A" w14:textId="77777777" w:rsidR="00D171D9" w:rsidRDefault="00D171D9" w:rsidP="00D171D9">
      <w:pPr>
        <w:pStyle w:val="a8"/>
        <w:ind w:firstLine="420"/>
      </w:pPr>
      <w:r>
        <w:t>m = 3</w:t>
      </w:r>
    </w:p>
    <w:p w14:paraId="0E58D379" w14:textId="77777777" w:rsidR="00D171D9" w:rsidRDefault="00D171D9" w:rsidP="00D171D9">
      <w:pPr>
        <w:pStyle w:val="a8"/>
        <w:ind w:firstLine="420"/>
      </w:pPr>
      <w:r>
        <w:rPr>
          <w:rFonts w:hint="eastAsia"/>
        </w:rPr>
        <w:t>例如，如果更改了</w:t>
      </w:r>
      <w:r>
        <w:rPr>
          <w:rFonts w:hint="eastAsia"/>
        </w:rPr>
        <w:t>3</w:t>
      </w:r>
      <w:r>
        <w:rPr>
          <w:rFonts w:hint="eastAsia"/>
        </w:rPr>
        <w:t>个字符，则可以生成</w:t>
      </w:r>
      <w:r>
        <w:rPr>
          <w:rFonts w:hint="eastAsia"/>
        </w:rPr>
        <w:t>27</w:t>
      </w:r>
      <w:r>
        <w:rPr>
          <w:rFonts w:hint="eastAsia"/>
        </w:rPr>
        <w:t>个名称。如果更改了</w:t>
      </w:r>
      <w:r>
        <w:rPr>
          <w:rFonts w:hint="eastAsia"/>
        </w:rPr>
        <w:t>4</w:t>
      </w:r>
      <w:r>
        <w:rPr>
          <w:rFonts w:hint="eastAsia"/>
        </w:rPr>
        <w:t>个字符，则可以生成</w:t>
      </w:r>
      <w:r>
        <w:rPr>
          <w:rFonts w:hint="eastAsia"/>
        </w:rPr>
        <w:t>81</w:t>
      </w:r>
      <w:r>
        <w:rPr>
          <w:rFonts w:hint="eastAsia"/>
        </w:rPr>
        <w:t>个名称。</w:t>
      </w:r>
    </w:p>
    <w:p w14:paraId="00B57D56" w14:textId="77777777" w:rsidR="00D171D9" w:rsidRDefault="00D171D9" w:rsidP="00D171D9">
      <w:pPr>
        <w:pStyle w:val="a8"/>
        <w:ind w:firstLine="420"/>
      </w:pPr>
      <w:r>
        <w:rPr>
          <w:rFonts w:hint="eastAsia"/>
        </w:rPr>
        <w:t>使用向量存储生成的名称。</w:t>
      </w:r>
    </w:p>
    <w:p w14:paraId="4D95FE72" w14:textId="77777777" w:rsidR="00D171D9" w:rsidRDefault="00D171D9" w:rsidP="00D171D9">
      <w:pPr>
        <w:pStyle w:val="a8"/>
        <w:ind w:firstLine="420"/>
      </w:pPr>
      <w:r>
        <w:rPr>
          <w:rFonts w:hint="eastAsia"/>
        </w:rPr>
        <w:t>步骤（</w:t>
      </w:r>
      <w:r>
        <w:rPr>
          <w:rFonts w:hint="eastAsia"/>
        </w:rPr>
        <w:t>5</w:t>
      </w:r>
      <w:r>
        <w:rPr>
          <w:rFonts w:hint="eastAsia"/>
        </w:rPr>
        <w:t>）的公式是：</w:t>
      </w:r>
    </w:p>
    <w:p w14:paraId="17A6BCF8" w14:textId="0E4F29B8" w:rsidR="00D171D9" w:rsidRDefault="00D171D9" w:rsidP="00455AFA">
      <w:pPr>
        <w:pStyle w:val="a8"/>
        <w:ind w:firstLineChars="0" w:firstLine="0"/>
        <w:jc w:val="center"/>
      </w:pPr>
      <w:r>
        <w:rPr>
          <w:rFonts w:hint="eastAsia"/>
        </w:rPr>
        <w:t>V5 = f5</w:t>
      </w:r>
      <w:r>
        <w:rPr>
          <w:rFonts w:hint="eastAsia"/>
        </w:rPr>
        <w:t>（</w:t>
      </w:r>
      <w:r>
        <w:rPr>
          <w:rFonts w:hint="eastAsia"/>
        </w:rPr>
        <w:t>C4</w:t>
      </w:r>
      <w:r>
        <w:rPr>
          <w:rFonts w:hint="eastAsia"/>
        </w:rPr>
        <w:t>，</w:t>
      </w:r>
      <w:r>
        <w:rPr>
          <w:rFonts w:hint="eastAsia"/>
        </w:rPr>
        <w:t>U4</w:t>
      </w:r>
      <w:r>
        <w:rPr>
          <w:rFonts w:hint="eastAsia"/>
        </w:rPr>
        <w:t>）</w:t>
      </w:r>
    </w:p>
    <w:p w14:paraId="6525AD39" w14:textId="77777777" w:rsidR="00D171D9" w:rsidRDefault="00D171D9" w:rsidP="00D171D9">
      <w:pPr>
        <w:pStyle w:val="a8"/>
        <w:ind w:firstLine="420"/>
      </w:pPr>
      <w:r>
        <w:rPr>
          <w:rFonts w:hint="eastAsia"/>
        </w:rPr>
        <w:t>U4 = &lt;N1</w:t>
      </w:r>
      <w:r>
        <w:rPr>
          <w:rFonts w:hint="eastAsia"/>
        </w:rPr>
        <w:t>，</w:t>
      </w:r>
      <w:r>
        <w:rPr>
          <w:rFonts w:hint="eastAsia"/>
        </w:rPr>
        <w:t>N2</w:t>
      </w:r>
      <w:r>
        <w:rPr>
          <w:rFonts w:hint="eastAsia"/>
        </w:rPr>
        <w:t>，</w:t>
      </w:r>
      <w:r>
        <w:rPr>
          <w:rFonts w:hint="eastAsia"/>
        </w:rPr>
        <w:t>...</w:t>
      </w:r>
      <w:r>
        <w:rPr>
          <w:rFonts w:hint="eastAsia"/>
        </w:rPr>
        <w:t>，</w:t>
      </w:r>
      <w:r>
        <w:rPr>
          <w:rFonts w:hint="eastAsia"/>
        </w:rPr>
        <w:t>Nx&gt;</w:t>
      </w:r>
      <w:r>
        <w:rPr>
          <w:rFonts w:hint="eastAsia"/>
        </w:rPr>
        <w:t>（</w:t>
      </w:r>
      <w:r>
        <w:rPr>
          <w:rFonts w:hint="eastAsia"/>
        </w:rPr>
        <w:t>Ni = 1,2</w:t>
      </w:r>
      <w:r>
        <w:rPr>
          <w:rFonts w:hint="eastAsia"/>
        </w:rPr>
        <w:t>，</w:t>
      </w:r>
      <w:r>
        <w:rPr>
          <w:rFonts w:hint="eastAsia"/>
        </w:rPr>
        <w:t>...</w:t>
      </w:r>
      <w:r>
        <w:rPr>
          <w:rFonts w:hint="eastAsia"/>
        </w:rPr>
        <w:t>，</w:t>
      </w:r>
      <w:r>
        <w:rPr>
          <w:rFonts w:hint="eastAsia"/>
        </w:rPr>
        <w:t>n-1; i = 1,2</w:t>
      </w:r>
      <w:r>
        <w:rPr>
          <w:rFonts w:hint="eastAsia"/>
        </w:rPr>
        <w:t>，</w:t>
      </w:r>
      <w:r>
        <w:rPr>
          <w:rFonts w:hint="eastAsia"/>
        </w:rPr>
        <w:t>...</w:t>
      </w:r>
      <w:r>
        <w:rPr>
          <w:rFonts w:hint="eastAsia"/>
        </w:rPr>
        <w:t>，</w:t>
      </w:r>
      <w:r>
        <w:rPr>
          <w:rFonts w:hint="eastAsia"/>
        </w:rPr>
        <w:t>x</w:t>
      </w:r>
      <w:r>
        <w:rPr>
          <w:rFonts w:hint="eastAsia"/>
        </w:rPr>
        <w:t>）</w:t>
      </w:r>
    </w:p>
    <w:p w14:paraId="717362C8" w14:textId="77777777" w:rsidR="00D171D9" w:rsidRDefault="00D171D9" w:rsidP="00D171D9">
      <w:pPr>
        <w:pStyle w:val="a8"/>
        <w:ind w:firstLine="420"/>
      </w:pPr>
      <w:r>
        <w:rPr>
          <w:rFonts w:hint="eastAsia"/>
        </w:rPr>
        <w:t>f5</w:t>
      </w:r>
      <w:r>
        <w:rPr>
          <w:rFonts w:hint="eastAsia"/>
        </w:rPr>
        <w:t>是将</w:t>
      </w:r>
      <w:r>
        <w:rPr>
          <w:rFonts w:hint="eastAsia"/>
        </w:rPr>
        <w:t>C4</w:t>
      </w:r>
      <w:r>
        <w:rPr>
          <w:rFonts w:hint="eastAsia"/>
        </w:rPr>
        <w:t>变为具有</w:t>
      </w:r>
      <w:r>
        <w:rPr>
          <w:rFonts w:hint="eastAsia"/>
        </w:rPr>
        <w:t>m</w:t>
      </w:r>
      <w:proofErr w:type="gramStart"/>
      <w:r>
        <w:rPr>
          <w:rFonts w:hint="eastAsia"/>
        </w:rPr>
        <w:t>个</w:t>
      </w:r>
      <w:proofErr w:type="gramEnd"/>
      <w:r>
        <w:rPr>
          <w:rFonts w:hint="eastAsia"/>
        </w:rPr>
        <w:t>元素的向量的函数。每个元素都是一个像</w:t>
      </w:r>
      <w:r>
        <w:rPr>
          <w:rFonts w:hint="eastAsia"/>
        </w:rPr>
        <w:t>C4</w:t>
      </w:r>
      <w:r>
        <w:rPr>
          <w:rFonts w:hint="eastAsia"/>
        </w:rPr>
        <w:t>的字符串。</w:t>
      </w:r>
      <w:r>
        <w:rPr>
          <w:rFonts w:hint="eastAsia"/>
        </w:rPr>
        <w:t xml:space="preserve"> U4</w:t>
      </w:r>
      <w:r>
        <w:rPr>
          <w:rFonts w:hint="eastAsia"/>
        </w:rPr>
        <w:t>是存储选择的向量。例如，</w:t>
      </w:r>
      <w:r>
        <w:rPr>
          <w:rFonts w:hint="eastAsia"/>
        </w:rPr>
        <w:t>U4 = &lt;2,5,8&gt;</w:t>
      </w:r>
      <w:r>
        <w:rPr>
          <w:rFonts w:hint="eastAsia"/>
        </w:rPr>
        <w:t>。</w:t>
      </w:r>
    </w:p>
    <w:p w14:paraId="72A19541" w14:textId="77777777" w:rsidR="00D171D9" w:rsidRDefault="00D171D9" w:rsidP="00D171D9">
      <w:pPr>
        <w:pStyle w:val="a8"/>
        <w:ind w:firstLine="420"/>
      </w:pPr>
      <w:r>
        <w:rPr>
          <w:rFonts w:hint="eastAsia"/>
        </w:rPr>
        <w:t>（</w:t>
      </w:r>
      <w:r>
        <w:rPr>
          <w:rFonts w:hint="eastAsia"/>
        </w:rPr>
        <w:t>6</w:t>
      </w:r>
      <w:r>
        <w:rPr>
          <w:rFonts w:hint="eastAsia"/>
        </w:rPr>
        <w:t>）替换代码中的所有名称。扫描代码一次。出现新名称时，从阵列中获取新名称并替换它。如果之前满足当前名称，请将其替换为更换的名称。</w:t>
      </w:r>
    </w:p>
    <w:p w14:paraId="3BE7CF88" w14:textId="77777777" w:rsidR="00D171D9" w:rsidRDefault="00D171D9" w:rsidP="00D171D9">
      <w:pPr>
        <w:pStyle w:val="a8"/>
        <w:ind w:firstLine="420"/>
      </w:pPr>
      <w:r>
        <w:rPr>
          <w:rFonts w:hint="eastAsia"/>
        </w:rPr>
        <w:t>步骤（</w:t>
      </w:r>
      <w:r>
        <w:rPr>
          <w:rFonts w:hint="eastAsia"/>
        </w:rPr>
        <w:t>6</w:t>
      </w:r>
      <w:r>
        <w:rPr>
          <w:rFonts w:hint="eastAsia"/>
        </w:rPr>
        <w:t>）的表述是：</w:t>
      </w:r>
    </w:p>
    <w:p w14:paraId="4711640E" w14:textId="77777777" w:rsidR="00D171D9" w:rsidRDefault="00D171D9" w:rsidP="00455AFA">
      <w:pPr>
        <w:pStyle w:val="a8"/>
        <w:ind w:firstLine="420"/>
        <w:jc w:val="center"/>
      </w:pPr>
      <w:r>
        <w:rPr>
          <w:rFonts w:hint="eastAsia"/>
        </w:rPr>
        <w:t>S6 = f6</w:t>
      </w:r>
      <w:r>
        <w:rPr>
          <w:rFonts w:hint="eastAsia"/>
        </w:rPr>
        <w:t>（</w:t>
      </w:r>
      <w:r>
        <w:rPr>
          <w:rFonts w:hint="eastAsia"/>
        </w:rPr>
        <w:t>S3</w:t>
      </w:r>
      <w:r>
        <w:rPr>
          <w:rFonts w:hint="eastAsia"/>
        </w:rPr>
        <w:t>，</w:t>
      </w:r>
      <w:r>
        <w:rPr>
          <w:rFonts w:hint="eastAsia"/>
        </w:rPr>
        <w:t>V0</w:t>
      </w:r>
      <w:r>
        <w:rPr>
          <w:rFonts w:hint="eastAsia"/>
        </w:rPr>
        <w:t>，</w:t>
      </w:r>
      <w:r>
        <w:rPr>
          <w:rFonts w:hint="eastAsia"/>
        </w:rPr>
        <w:t>V5</w:t>
      </w:r>
      <w:r>
        <w:rPr>
          <w:rFonts w:hint="eastAsia"/>
        </w:rPr>
        <w:t>）</w:t>
      </w:r>
    </w:p>
    <w:p w14:paraId="01384A27" w14:textId="77777777" w:rsidR="00D171D9" w:rsidRDefault="00D171D9" w:rsidP="00D171D9">
      <w:pPr>
        <w:pStyle w:val="a8"/>
        <w:ind w:firstLine="420"/>
      </w:pPr>
      <w:r>
        <w:rPr>
          <w:rFonts w:hint="eastAsia"/>
        </w:rPr>
        <w:t>V0 = &lt;P1</w:t>
      </w:r>
      <w:r>
        <w:rPr>
          <w:rFonts w:hint="eastAsia"/>
        </w:rPr>
        <w:t>，</w:t>
      </w:r>
      <w:r>
        <w:rPr>
          <w:rFonts w:hint="eastAsia"/>
        </w:rPr>
        <w:t>P2</w:t>
      </w:r>
      <w:r>
        <w:rPr>
          <w:rFonts w:hint="eastAsia"/>
        </w:rPr>
        <w:t>，</w:t>
      </w:r>
      <w:r>
        <w:rPr>
          <w:rFonts w:hint="eastAsia"/>
        </w:rPr>
        <w:t>...</w:t>
      </w:r>
      <w:r>
        <w:rPr>
          <w:rFonts w:hint="eastAsia"/>
        </w:rPr>
        <w:t>，</w:t>
      </w:r>
      <w:r>
        <w:rPr>
          <w:rFonts w:hint="eastAsia"/>
        </w:rPr>
        <w:t>Pm&gt;</w:t>
      </w:r>
      <w:r>
        <w:rPr>
          <w:rFonts w:hint="eastAsia"/>
        </w:rPr>
        <w:t>，</w:t>
      </w:r>
      <w:r>
        <w:rPr>
          <w:rFonts w:hint="eastAsia"/>
        </w:rPr>
        <w:t>V5 = &lt;Q1</w:t>
      </w:r>
      <w:r>
        <w:rPr>
          <w:rFonts w:hint="eastAsia"/>
        </w:rPr>
        <w:t>，</w:t>
      </w:r>
      <w:r>
        <w:rPr>
          <w:rFonts w:hint="eastAsia"/>
        </w:rPr>
        <w:t>Q2</w:t>
      </w:r>
      <w:r>
        <w:rPr>
          <w:rFonts w:hint="eastAsia"/>
        </w:rPr>
        <w:t>，</w:t>
      </w:r>
      <w:r>
        <w:rPr>
          <w:rFonts w:hint="eastAsia"/>
        </w:rPr>
        <w:t>...</w:t>
      </w:r>
      <w:r>
        <w:rPr>
          <w:rFonts w:hint="eastAsia"/>
        </w:rPr>
        <w:t>，</w:t>
      </w:r>
      <w:r>
        <w:rPr>
          <w:rFonts w:hint="eastAsia"/>
        </w:rPr>
        <w:t>Qm&gt;</w:t>
      </w:r>
    </w:p>
    <w:p w14:paraId="67815E35" w14:textId="77777777" w:rsidR="00D171D9" w:rsidRDefault="00D171D9" w:rsidP="00D171D9">
      <w:pPr>
        <w:pStyle w:val="a8"/>
        <w:ind w:firstLine="420"/>
      </w:pPr>
      <w:r>
        <w:rPr>
          <w:rFonts w:hint="eastAsia"/>
        </w:rPr>
        <w:t>f6</w:t>
      </w:r>
      <w:r>
        <w:rPr>
          <w:rFonts w:hint="eastAsia"/>
        </w:rPr>
        <w:t>是字符串替换功能。</w:t>
      </w:r>
      <w:r>
        <w:rPr>
          <w:rFonts w:hint="eastAsia"/>
        </w:rPr>
        <w:t xml:space="preserve"> V0</w:t>
      </w:r>
      <w:r>
        <w:rPr>
          <w:rFonts w:hint="eastAsia"/>
        </w:rPr>
        <w:t>是存储原始名称</w:t>
      </w:r>
      <w:r>
        <w:rPr>
          <w:rFonts w:hint="eastAsia"/>
        </w:rPr>
        <w:t>P 1</w:t>
      </w:r>
      <w:r>
        <w:rPr>
          <w:rFonts w:hint="eastAsia"/>
        </w:rPr>
        <w:t>至</w:t>
      </w:r>
      <w:r>
        <w:rPr>
          <w:rFonts w:hint="eastAsia"/>
        </w:rPr>
        <w:t>P m</w:t>
      </w:r>
      <w:r>
        <w:rPr>
          <w:rFonts w:hint="eastAsia"/>
        </w:rPr>
        <w:t>的向量。</w:t>
      </w:r>
      <w:r>
        <w:rPr>
          <w:rFonts w:hint="eastAsia"/>
        </w:rPr>
        <w:t xml:space="preserve"> V5</w:t>
      </w:r>
      <w:r>
        <w:rPr>
          <w:rFonts w:hint="eastAsia"/>
        </w:rPr>
        <w:t>是存储新名称</w:t>
      </w:r>
      <w:r>
        <w:rPr>
          <w:rFonts w:hint="eastAsia"/>
        </w:rPr>
        <w:t>Q1</w:t>
      </w:r>
      <w:r>
        <w:rPr>
          <w:rFonts w:hint="eastAsia"/>
        </w:rPr>
        <w:t>到</w:t>
      </w:r>
      <w:r>
        <w:rPr>
          <w:rFonts w:hint="eastAsia"/>
        </w:rPr>
        <w:t>Qm</w:t>
      </w:r>
      <w:r>
        <w:rPr>
          <w:rFonts w:hint="eastAsia"/>
        </w:rPr>
        <w:t>的向量。</w:t>
      </w:r>
    </w:p>
    <w:p w14:paraId="6907FF41" w14:textId="77777777" w:rsidR="00D171D9" w:rsidRDefault="00D171D9" w:rsidP="00D171D9">
      <w:pPr>
        <w:pStyle w:val="a8"/>
        <w:ind w:firstLine="420"/>
      </w:pPr>
      <w:r>
        <w:rPr>
          <w:rFonts w:hint="eastAsia"/>
        </w:rPr>
        <w:t>在使用该加密算法之后，从步骤（</w:t>
      </w:r>
      <w:r>
        <w:rPr>
          <w:rFonts w:hint="eastAsia"/>
        </w:rPr>
        <w:t>1</w:t>
      </w:r>
      <w:r>
        <w:rPr>
          <w:rFonts w:hint="eastAsia"/>
        </w:rPr>
        <w:t>）到（</w:t>
      </w:r>
      <w:r>
        <w:rPr>
          <w:rFonts w:hint="eastAsia"/>
        </w:rPr>
        <w:t>6</w:t>
      </w:r>
      <w:r>
        <w:rPr>
          <w:rFonts w:hint="eastAsia"/>
        </w:rPr>
        <w:t>），</w:t>
      </w:r>
      <w:r>
        <w:rPr>
          <w:rFonts w:hint="eastAsia"/>
        </w:rPr>
        <w:t>Javascript</w:t>
      </w:r>
      <w:r>
        <w:rPr>
          <w:rFonts w:hint="eastAsia"/>
        </w:rPr>
        <w:t>源代码（</w:t>
      </w:r>
      <w:r>
        <w:rPr>
          <w:rFonts w:hint="eastAsia"/>
        </w:rPr>
        <w:t>S0</w:t>
      </w:r>
      <w:r>
        <w:rPr>
          <w:rFonts w:hint="eastAsia"/>
        </w:rPr>
        <w:t>）被改变为随机的（</w:t>
      </w:r>
      <w:r>
        <w:rPr>
          <w:rFonts w:hint="eastAsia"/>
        </w:rPr>
        <w:t>S6</w:t>
      </w:r>
      <w:r>
        <w:rPr>
          <w:rFonts w:hint="eastAsia"/>
        </w:rPr>
        <w:t>），就像多态病毒代码一样。不同之处在于多态病毒通常由汇编语言编程，并且它们处于计算机多级架构的</w:t>
      </w:r>
      <w:r>
        <w:rPr>
          <w:rFonts w:hint="eastAsia"/>
        </w:rPr>
        <w:t>M3</w:t>
      </w:r>
      <w:r>
        <w:rPr>
          <w:rFonts w:hint="eastAsia"/>
        </w:rPr>
        <w:t>级别，而</w:t>
      </w:r>
      <w:r>
        <w:rPr>
          <w:rFonts w:hint="eastAsia"/>
        </w:rPr>
        <w:t>Javascript</w:t>
      </w:r>
      <w:r>
        <w:rPr>
          <w:rFonts w:hint="eastAsia"/>
        </w:rPr>
        <w:t>是高级语言，加密代码是</w:t>
      </w:r>
      <w:r>
        <w:rPr>
          <w:rFonts w:hint="eastAsia"/>
        </w:rPr>
        <w:t>M4</w:t>
      </w:r>
      <w:r>
        <w:rPr>
          <w:rFonts w:hint="eastAsia"/>
        </w:rPr>
        <w:t>级别。</w:t>
      </w:r>
    </w:p>
    <w:p w14:paraId="72D84A69" w14:textId="77777777" w:rsidR="00D171D9" w:rsidRDefault="00D171D9" w:rsidP="00D171D9">
      <w:pPr>
        <w:pStyle w:val="a8"/>
        <w:ind w:firstLine="420"/>
      </w:pPr>
      <w:r>
        <w:rPr>
          <w:rFonts w:hint="eastAsia"/>
        </w:rPr>
        <w:t>由于此加密算法仅更改</w:t>
      </w:r>
      <w:r>
        <w:rPr>
          <w:rFonts w:hint="eastAsia"/>
        </w:rPr>
        <w:t>Javascript</w:t>
      </w:r>
      <w:r>
        <w:rPr>
          <w:rFonts w:hint="eastAsia"/>
        </w:rPr>
        <w:t>源代码的外观，并且不影响其原始操作，因此浏览器仍可正确下载和执行加密代码。</w:t>
      </w:r>
    </w:p>
    <w:p w14:paraId="6EAB8A43" w14:textId="77777777" w:rsidR="00D171D9" w:rsidRDefault="00D171D9" w:rsidP="00D171D9">
      <w:pPr>
        <w:pStyle w:val="a8"/>
        <w:ind w:firstLine="420"/>
      </w:pPr>
      <w:r>
        <w:rPr>
          <w:rFonts w:hint="eastAsia"/>
        </w:rPr>
        <w:t>原始</w:t>
      </w:r>
      <w:r>
        <w:rPr>
          <w:rFonts w:hint="eastAsia"/>
        </w:rPr>
        <w:t>Javascript</w:t>
      </w:r>
      <w:r>
        <w:rPr>
          <w:rFonts w:hint="eastAsia"/>
        </w:rPr>
        <w:t>源代码（</w:t>
      </w:r>
      <w:r>
        <w:rPr>
          <w:rFonts w:hint="eastAsia"/>
        </w:rPr>
        <w:t>S0</w:t>
      </w:r>
      <w:r>
        <w:rPr>
          <w:rFonts w:hint="eastAsia"/>
        </w:rPr>
        <w:t>）和加密代码（</w:t>
      </w:r>
      <w:r>
        <w:rPr>
          <w:rFonts w:hint="eastAsia"/>
        </w:rPr>
        <w:t>S6</w:t>
      </w:r>
      <w:r>
        <w:rPr>
          <w:rFonts w:hint="eastAsia"/>
        </w:rPr>
        <w:t>）是可比较的。字符串长度：</w:t>
      </w:r>
    </w:p>
    <w:p w14:paraId="45E430BD" w14:textId="77777777" w:rsidR="00D171D9" w:rsidRDefault="00D171D9" w:rsidP="00D171D9">
      <w:pPr>
        <w:pStyle w:val="a8"/>
        <w:ind w:firstLine="420"/>
      </w:pPr>
      <w:r>
        <w:rPr>
          <w:rFonts w:hint="eastAsia"/>
        </w:rPr>
        <w:t>L</w:t>
      </w:r>
      <w:r>
        <w:rPr>
          <w:rFonts w:hint="eastAsia"/>
        </w:rPr>
        <w:t>（</w:t>
      </w:r>
      <w:r>
        <w:rPr>
          <w:rFonts w:hint="eastAsia"/>
        </w:rPr>
        <w:t>S6</w:t>
      </w:r>
      <w:r>
        <w:rPr>
          <w:rFonts w:hint="eastAsia"/>
        </w:rPr>
        <w:t>）</w:t>
      </w:r>
      <w:r>
        <w:rPr>
          <w:rFonts w:hint="eastAsia"/>
        </w:rPr>
        <w:t>= L</w:t>
      </w:r>
      <w:r>
        <w:rPr>
          <w:rFonts w:hint="eastAsia"/>
        </w:rPr>
        <w:t>（</w:t>
      </w:r>
      <w:r>
        <w:rPr>
          <w:rFonts w:hint="eastAsia"/>
        </w:rPr>
        <w:t>S0</w:t>
      </w:r>
      <w:r>
        <w:rPr>
          <w:rFonts w:hint="eastAsia"/>
        </w:rPr>
        <w:t>）</w:t>
      </w:r>
      <w:r>
        <w:rPr>
          <w:rFonts w:hint="eastAsia"/>
        </w:rPr>
        <w:t>+ L</w:t>
      </w:r>
      <w:r>
        <w:rPr>
          <w:rFonts w:hint="eastAsia"/>
        </w:rPr>
        <w:t>（</w:t>
      </w:r>
      <w:r>
        <w:rPr>
          <w:rFonts w:hint="eastAsia"/>
        </w:rPr>
        <w:t>C2</w:t>
      </w:r>
      <w:r>
        <w:rPr>
          <w:rFonts w:hint="eastAsia"/>
        </w:rPr>
        <w:t>）</w:t>
      </w:r>
      <w:r>
        <w:rPr>
          <w:rFonts w:hint="eastAsia"/>
        </w:rPr>
        <w:t>+</w:t>
      </w:r>
      <w:r>
        <w:rPr>
          <w:rFonts w:hint="eastAsia"/>
        </w:rPr>
        <w:t>Σ</w:t>
      </w:r>
      <w:r>
        <w:rPr>
          <w:rFonts w:hint="eastAsia"/>
        </w:rPr>
        <w:t>mi</w:t>
      </w:r>
      <w:r>
        <w:rPr>
          <w:rFonts w:hint="eastAsia"/>
        </w:rPr>
        <w:t>（</w:t>
      </w:r>
      <w:r>
        <w:rPr>
          <w:rFonts w:hint="eastAsia"/>
        </w:rPr>
        <w:t>L</w:t>
      </w:r>
      <w:r>
        <w:rPr>
          <w:rFonts w:hint="eastAsia"/>
        </w:rPr>
        <w:t>（</w:t>
      </w:r>
      <w:r>
        <w:rPr>
          <w:rFonts w:hint="eastAsia"/>
        </w:rPr>
        <w:t>Qi</w:t>
      </w:r>
      <w:r>
        <w:rPr>
          <w:rFonts w:hint="eastAsia"/>
        </w:rPr>
        <w:t>）</w:t>
      </w:r>
      <w:r>
        <w:rPr>
          <w:rFonts w:hint="eastAsia"/>
        </w:rPr>
        <w:t xml:space="preserve"> -  L</w:t>
      </w:r>
      <w:r>
        <w:rPr>
          <w:rFonts w:hint="eastAsia"/>
        </w:rPr>
        <w:t>（</w:t>
      </w:r>
      <w:r>
        <w:rPr>
          <w:rFonts w:hint="eastAsia"/>
        </w:rPr>
        <w:t>Pi</w:t>
      </w:r>
      <w:r>
        <w:rPr>
          <w:rFonts w:hint="eastAsia"/>
        </w:rPr>
        <w:t>））</w:t>
      </w:r>
    </w:p>
    <w:p w14:paraId="5E2E9B00" w14:textId="77777777" w:rsidR="00D171D9" w:rsidRDefault="00D171D9" w:rsidP="00D171D9">
      <w:pPr>
        <w:pStyle w:val="a8"/>
        <w:ind w:firstLine="420"/>
      </w:pPr>
      <w:r>
        <w:rPr>
          <w:rFonts w:hint="eastAsia"/>
        </w:rPr>
        <w:t>= L</w:t>
      </w:r>
      <w:r>
        <w:rPr>
          <w:rFonts w:hint="eastAsia"/>
        </w:rPr>
        <w:t>（</w:t>
      </w:r>
      <w:r>
        <w:rPr>
          <w:rFonts w:hint="eastAsia"/>
        </w:rPr>
        <w:t>S0</w:t>
      </w:r>
      <w:r>
        <w:rPr>
          <w:rFonts w:hint="eastAsia"/>
        </w:rPr>
        <w:t>）</w:t>
      </w:r>
      <w:r>
        <w:rPr>
          <w:rFonts w:hint="eastAsia"/>
        </w:rPr>
        <w:t>+ L</w:t>
      </w:r>
      <w:r>
        <w:rPr>
          <w:rFonts w:hint="eastAsia"/>
        </w:rPr>
        <w:t>（</w:t>
      </w:r>
      <w:r>
        <w:rPr>
          <w:rFonts w:hint="eastAsia"/>
        </w:rPr>
        <w:t>C2</w:t>
      </w:r>
      <w:r>
        <w:rPr>
          <w:rFonts w:hint="eastAsia"/>
        </w:rPr>
        <w:t>）</w:t>
      </w:r>
      <w:r>
        <w:rPr>
          <w:rFonts w:hint="eastAsia"/>
        </w:rPr>
        <w:t>+</w:t>
      </w:r>
      <w:r>
        <w:rPr>
          <w:rFonts w:hint="eastAsia"/>
        </w:rPr>
        <w:t>Σ</w:t>
      </w:r>
      <w:r>
        <w:rPr>
          <w:rFonts w:hint="eastAsia"/>
        </w:rPr>
        <w:t>Mi</w:t>
      </w:r>
      <w:r>
        <w:rPr>
          <w:rFonts w:hint="eastAsia"/>
        </w:rPr>
        <w:t>（</w:t>
      </w:r>
      <w:r>
        <w:rPr>
          <w:rFonts w:hint="eastAsia"/>
        </w:rPr>
        <w:t>n  -  L</w:t>
      </w:r>
      <w:r>
        <w:rPr>
          <w:rFonts w:hint="eastAsia"/>
        </w:rPr>
        <w:t>（</w:t>
      </w:r>
      <w:r>
        <w:rPr>
          <w:rFonts w:hint="eastAsia"/>
        </w:rPr>
        <w:t>Pi</w:t>
      </w:r>
      <w:r>
        <w:rPr>
          <w:rFonts w:hint="eastAsia"/>
        </w:rPr>
        <w:t>））</w:t>
      </w:r>
    </w:p>
    <w:p w14:paraId="3CFD2EC2" w14:textId="77777777" w:rsidR="00D171D9" w:rsidRDefault="00D171D9" w:rsidP="00D171D9">
      <w:pPr>
        <w:pStyle w:val="a8"/>
        <w:ind w:firstLine="420"/>
      </w:pPr>
      <w:r>
        <w:rPr>
          <w:rFonts w:hint="eastAsia"/>
        </w:rPr>
        <w:t>（</w:t>
      </w:r>
      <w:r>
        <w:rPr>
          <w:rFonts w:hint="eastAsia"/>
        </w:rPr>
        <w:t>i = 1,2</w:t>
      </w:r>
      <w:r>
        <w:rPr>
          <w:rFonts w:hint="eastAsia"/>
        </w:rPr>
        <w:t>，</w:t>
      </w:r>
      <w:r>
        <w:rPr>
          <w:rFonts w:hint="eastAsia"/>
        </w:rPr>
        <w:t>...</w:t>
      </w:r>
      <w:r>
        <w:rPr>
          <w:rFonts w:hint="eastAsia"/>
        </w:rPr>
        <w:t>，</w:t>
      </w:r>
      <w:r>
        <w:rPr>
          <w:rFonts w:hint="eastAsia"/>
        </w:rPr>
        <w:t>m</w:t>
      </w:r>
      <w:r>
        <w:rPr>
          <w:rFonts w:hint="eastAsia"/>
        </w:rPr>
        <w:t>）</w:t>
      </w:r>
    </w:p>
    <w:p w14:paraId="57F7A78F" w14:textId="77777777" w:rsidR="00D171D9" w:rsidRDefault="00D171D9" w:rsidP="00D171D9">
      <w:pPr>
        <w:pStyle w:val="a8"/>
        <w:ind w:firstLine="420"/>
      </w:pPr>
      <w:r>
        <w:rPr>
          <w:rFonts w:hint="eastAsia"/>
        </w:rPr>
        <w:t>Mi</w:t>
      </w:r>
      <w:r>
        <w:rPr>
          <w:rFonts w:hint="eastAsia"/>
        </w:rPr>
        <w:t>是每个名称</w:t>
      </w:r>
      <w:r>
        <w:rPr>
          <w:rFonts w:hint="eastAsia"/>
        </w:rPr>
        <w:t>Pi</w:t>
      </w:r>
      <w:r>
        <w:rPr>
          <w:rFonts w:hint="eastAsia"/>
        </w:rPr>
        <w:t>出现在</w:t>
      </w:r>
      <w:r>
        <w:rPr>
          <w:rFonts w:hint="eastAsia"/>
        </w:rPr>
        <w:t>S0</w:t>
      </w:r>
      <w:r>
        <w:rPr>
          <w:rFonts w:hint="eastAsia"/>
        </w:rPr>
        <w:t>中的时间。</w:t>
      </w:r>
      <w:r>
        <w:rPr>
          <w:rFonts w:hint="eastAsia"/>
        </w:rPr>
        <w:t xml:space="preserve"> N = 16</w:t>
      </w:r>
      <w:r>
        <w:rPr>
          <w:rFonts w:hint="eastAsia"/>
        </w:rPr>
        <w:t>。程序复杂性：</w:t>
      </w:r>
    </w:p>
    <w:p w14:paraId="52E4060B" w14:textId="77777777" w:rsidR="00D171D9" w:rsidRDefault="00D171D9" w:rsidP="00455AFA">
      <w:pPr>
        <w:pStyle w:val="a8"/>
        <w:ind w:firstLine="420"/>
        <w:jc w:val="center"/>
      </w:pPr>
      <w:r>
        <w:rPr>
          <w:rFonts w:hint="eastAsia"/>
        </w:rPr>
        <w:t>O</w:t>
      </w:r>
      <w:r>
        <w:rPr>
          <w:rFonts w:hint="eastAsia"/>
        </w:rPr>
        <w:t>（</w:t>
      </w:r>
      <w:r>
        <w:rPr>
          <w:rFonts w:hint="eastAsia"/>
        </w:rPr>
        <w:t>S0</w:t>
      </w:r>
      <w:r>
        <w:rPr>
          <w:rFonts w:hint="eastAsia"/>
        </w:rPr>
        <w:t>）</w:t>
      </w:r>
      <w:r>
        <w:rPr>
          <w:rFonts w:hint="eastAsia"/>
        </w:rPr>
        <w:t>= O</w:t>
      </w:r>
      <w:r>
        <w:rPr>
          <w:rFonts w:hint="eastAsia"/>
        </w:rPr>
        <w:t>（</w:t>
      </w:r>
      <w:r>
        <w:rPr>
          <w:rFonts w:hint="eastAsia"/>
        </w:rPr>
        <w:t>S6</w:t>
      </w:r>
      <w:r>
        <w:rPr>
          <w:rFonts w:hint="eastAsia"/>
        </w:rPr>
        <w:t>）</w:t>
      </w:r>
    </w:p>
    <w:p w14:paraId="10C8BFD2" w14:textId="77777777" w:rsidR="00D171D9" w:rsidRDefault="00D171D9" w:rsidP="00D171D9">
      <w:pPr>
        <w:pStyle w:val="a8"/>
        <w:ind w:firstLine="420"/>
      </w:pPr>
      <w:r>
        <w:rPr>
          <w:rFonts w:hint="eastAsia"/>
        </w:rPr>
        <w:t>因为从</w:t>
      </w:r>
      <w:r>
        <w:rPr>
          <w:rFonts w:hint="eastAsia"/>
        </w:rPr>
        <w:t>S0</w:t>
      </w:r>
      <w:r>
        <w:rPr>
          <w:rFonts w:hint="eastAsia"/>
        </w:rPr>
        <w:t>到</w:t>
      </w:r>
      <w:r>
        <w:rPr>
          <w:rFonts w:hint="eastAsia"/>
        </w:rPr>
        <w:t>S6</w:t>
      </w:r>
      <w:r>
        <w:rPr>
          <w:rFonts w:hint="eastAsia"/>
        </w:rPr>
        <w:t>，名称被替换，定义序列被改变，并且添加了一些命运代码，但是控制流程没有改变。实际上</w:t>
      </w:r>
      <w:r>
        <w:rPr>
          <w:rFonts w:hint="eastAsia"/>
        </w:rPr>
        <w:t>S0</w:t>
      </w:r>
      <w:r>
        <w:rPr>
          <w:rFonts w:hint="eastAsia"/>
        </w:rPr>
        <w:t>和</w:t>
      </w:r>
      <w:r>
        <w:rPr>
          <w:rFonts w:hint="eastAsia"/>
        </w:rPr>
        <w:t>S6</w:t>
      </w:r>
      <w:r>
        <w:rPr>
          <w:rFonts w:hint="eastAsia"/>
        </w:rPr>
        <w:t>是具有不同外观的相同程序。</w:t>
      </w:r>
    </w:p>
    <w:p w14:paraId="00739D61" w14:textId="77777777" w:rsidR="00D171D9" w:rsidRDefault="00D171D9" w:rsidP="00D171D9">
      <w:pPr>
        <w:pStyle w:val="a8"/>
        <w:ind w:firstLine="420"/>
      </w:pPr>
    </w:p>
    <w:p w14:paraId="6E694DA7" w14:textId="0B38F0F2" w:rsidR="00D171D9" w:rsidRDefault="00D171D9" w:rsidP="00D171D9">
      <w:pPr>
        <w:pStyle w:val="a8"/>
        <w:ind w:firstLine="420"/>
      </w:pPr>
      <w:r>
        <w:rPr>
          <w:rFonts w:hint="eastAsia"/>
        </w:rPr>
        <w:t>VI</w:t>
      </w:r>
      <w:r w:rsidR="00E20B3E">
        <w:rPr>
          <w:rFonts w:hint="eastAsia"/>
        </w:rPr>
        <w:t>．</w:t>
      </w:r>
      <w:r>
        <w:rPr>
          <w:rFonts w:hint="eastAsia"/>
        </w:rPr>
        <w:t>应用示例</w:t>
      </w:r>
    </w:p>
    <w:p w14:paraId="58D50172" w14:textId="77777777" w:rsidR="00D171D9" w:rsidRDefault="00D171D9" w:rsidP="00D171D9">
      <w:pPr>
        <w:pStyle w:val="a8"/>
        <w:ind w:firstLine="420"/>
      </w:pPr>
    </w:p>
    <w:p w14:paraId="7EA54881" w14:textId="77777777" w:rsidR="00D171D9" w:rsidRDefault="00D171D9" w:rsidP="00D171D9">
      <w:pPr>
        <w:pStyle w:val="a8"/>
        <w:ind w:firstLine="420"/>
      </w:pPr>
      <w:r>
        <w:rPr>
          <w:rFonts w:hint="eastAsia"/>
        </w:rPr>
        <w:t>“</w:t>
      </w:r>
      <w:r>
        <w:rPr>
          <w:rFonts w:hint="eastAsia"/>
        </w:rPr>
        <w:t>Parhelion</w:t>
      </w:r>
      <w:r>
        <w:rPr>
          <w:rFonts w:hint="eastAsia"/>
        </w:rPr>
        <w:t>”算法已应用于实践项目。以下是论文作者的两个例子：</w:t>
      </w:r>
    </w:p>
    <w:p w14:paraId="25DB71C1" w14:textId="77777777" w:rsidR="00D171D9" w:rsidRDefault="00D171D9" w:rsidP="00D171D9">
      <w:pPr>
        <w:pStyle w:val="a8"/>
        <w:ind w:firstLine="420"/>
      </w:pPr>
    </w:p>
    <w:p w14:paraId="6EA7BA60" w14:textId="77777777" w:rsidR="00D171D9" w:rsidRDefault="00D171D9" w:rsidP="00D171D9">
      <w:pPr>
        <w:pStyle w:val="a8"/>
        <w:ind w:firstLine="420"/>
      </w:pPr>
      <w:proofErr w:type="gramStart"/>
      <w:r>
        <w:t>A.“</w:t>
      </w:r>
      <w:proofErr w:type="gramEnd"/>
      <w:r>
        <w:t>Athena”WebLock</w:t>
      </w:r>
    </w:p>
    <w:p w14:paraId="33A5D6BC" w14:textId="77777777" w:rsidR="00D171D9" w:rsidRDefault="00D171D9" w:rsidP="00D171D9">
      <w:pPr>
        <w:pStyle w:val="a8"/>
        <w:ind w:firstLine="420"/>
      </w:pPr>
    </w:p>
    <w:p w14:paraId="7C2BA676" w14:textId="77777777" w:rsidR="00D171D9" w:rsidRDefault="00D171D9" w:rsidP="00D171D9">
      <w:pPr>
        <w:pStyle w:val="a8"/>
        <w:ind w:firstLine="420"/>
      </w:pPr>
      <w:r>
        <w:rPr>
          <w:rFonts w:hint="eastAsia"/>
        </w:rPr>
        <w:t>这是一组网页加密软件。它是由</w:t>
      </w:r>
      <w:r>
        <w:rPr>
          <w:rFonts w:hint="eastAsia"/>
        </w:rPr>
        <w:t>C</w:t>
      </w:r>
      <w:r>
        <w:rPr>
          <w:rFonts w:hint="eastAsia"/>
        </w:rPr>
        <w:t>语言制作的一组共享软件。它可以加密网页中的</w:t>
      </w:r>
      <w:r>
        <w:rPr>
          <w:rFonts w:hint="eastAsia"/>
        </w:rPr>
        <w:t>HTML</w:t>
      </w:r>
      <w:r>
        <w:rPr>
          <w:rFonts w:hint="eastAsia"/>
        </w:rPr>
        <w:t>源代码。该软件简化了中文版本。它可以在以下网页下载：</w:t>
      </w:r>
    </w:p>
    <w:p w14:paraId="319DF79A" w14:textId="77777777" w:rsidR="00D171D9" w:rsidRDefault="00D171D9" w:rsidP="00D171D9">
      <w:pPr>
        <w:pStyle w:val="a8"/>
        <w:ind w:firstLine="420"/>
      </w:pPr>
      <w:r>
        <w:rPr>
          <w:rFonts w:hint="eastAsia"/>
        </w:rPr>
        <w:t>http://www.28x28.com/index.php?id=soft_000000002</w:t>
      </w:r>
      <w:r>
        <w:rPr>
          <w:rFonts w:hint="eastAsia"/>
        </w:rPr>
        <w:t>有两个加密的演示网页：</w:t>
      </w:r>
    </w:p>
    <w:p w14:paraId="143096CE" w14:textId="77777777" w:rsidR="00D171D9" w:rsidRDefault="00D171D9" w:rsidP="00D171D9">
      <w:pPr>
        <w:pStyle w:val="a8"/>
        <w:ind w:firstLine="420"/>
      </w:pPr>
      <w:r>
        <w:t>http://www.28x28.com/doc/demo1.html</w:t>
      </w:r>
    </w:p>
    <w:p w14:paraId="271617BB" w14:textId="77777777" w:rsidR="00D171D9" w:rsidRDefault="00D171D9" w:rsidP="00D171D9">
      <w:pPr>
        <w:pStyle w:val="a8"/>
        <w:ind w:firstLine="420"/>
      </w:pPr>
      <w:r>
        <w:t>http://www.28x28.com/doc/demo2.html</w:t>
      </w:r>
    </w:p>
    <w:p w14:paraId="7A9D6E00" w14:textId="159931EF" w:rsidR="00D171D9" w:rsidRDefault="00D171D9" w:rsidP="00D171D9">
      <w:pPr>
        <w:pStyle w:val="a8"/>
        <w:ind w:firstLineChars="0" w:firstLine="0"/>
      </w:pPr>
      <w:r>
        <w:rPr>
          <w:rFonts w:hint="eastAsia"/>
        </w:rPr>
        <w:t>此软件中的“</w:t>
      </w:r>
      <w:r>
        <w:rPr>
          <w:rFonts w:hint="eastAsia"/>
        </w:rPr>
        <w:t>Parhelion</w:t>
      </w:r>
      <w:r>
        <w:rPr>
          <w:rFonts w:hint="eastAsia"/>
        </w:rPr>
        <w:t>”算法保护</w:t>
      </w:r>
      <w:r>
        <w:rPr>
          <w:rFonts w:hint="eastAsia"/>
        </w:rPr>
        <w:t>HTML</w:t>
      </w:r>
      <w:r>
        <w:rPr>
          <w:rFonts w:hint="eastAsia"/>
        </w:rPr>
        <w:t>页面中的</w:t>
      </w:r>
      <w:r>
        <w:rPr>
          <w:rFonts w:hint="eastAsia"/>
        </w:rPr>
        <w:t>Javascript</w:t>
      </w:r>
      <w:r>
        <w:rPr>
          <w:rFonts w:hint="eastAsia"/>
        </w:rPr>
        <w:t>代码。图</w:t>
      </w:r>
      <w:r>
        <w:rPr>
          <w:rFonts w:hint="eastAsia"/>
        </w:rPr>
        <w:t>1</w:t>
      </w:r>
      <w:r>
        <w:rPr>
          <w:rFonts w:hint="eastAsia"/>
        </w:rPr>
        <w:t>显示了部分加密的</w:t>
      </w:r>
      <w:r>
        <w:rPr>
          <w:rFonts w:hint="eastAsia"/>
        </w:rPr>
        <w:t>Javascript</w:t>
      </w:r>
      <w:r>
        <w:rPr>
          <w:rFonts w:hint="eastAsia"/>
        </w:rPr>
        <w:t>代码。</w:t>
      </w:r>
    </w:p>
    <w:p w14:paraId="5BB14395" w14:textId="77777777" w:rsidR="00E20B3E" w:rsidRDefault="00E20B3E" w:rsidP="00E20B3E">
      <w:pPr>
        <w:pStyle w:val="a8"/>
        <w:keepNext/>
        <w:ind w:firstLineChars="0" w:firstLine="0"/>
        <w:jc w:val="center"/>
      </w:pPr>
      <w:r>
        <w:rPr>
          <w:rFonts w:hint="eastAsia"/>
          <w:noProof/>
        </w:rPr>
        <w:drawing>
          <wp:inline distT="0" distB="0" distL="0" distR="0" wp14:anchorId="54A5B8E2" wp14:editId="1FFA1320">
            <wp:extent cx="2587625" cy="2329815"/>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4figure1.png"/>
                    <pic:cNvPicPr/>
                  </pic:nvPicPr>
                  <pic:blipFill>
                    <a:blip r:embed="rId56">
                      <a:extLst>
                        <a:ext uri="{28A0092B-C50C-407E-A947-70E740481C1C}">
                          <a14:useLocalDpi xmlns:a14="http://schemas.microsoft.com/office/drawing/2010/main" val="0"/>
                        </a:ext>
                      </a:extLst>
                    </a:blip>
                    <a:stretch>
                      <a:fillRect/>
                    </a:stretch>
                  </pic:blipFill>
                  <pic:spPr>
                    <a:xfrm>
                      <a:off x="0" y="0"/>
                      <a:ext cx="2587625" cy="2329815"/>
                    </a:xfrm>
                    <a:prstGeom prst="rect">
                      <a:avLst/>
                    </a:prstGeom>
                  </pic:spPr>
                </pic:pic>
              </a:graphicData>
            </a:graphic>
          </wp:inline>
        </w:drawing>
      </w:r>
    </w:p>
    <w:p w14:paraId="0F185147" w14:textId="12B250F3" w:rsidR="00E20B3E" w:rsidRDefault="00E20B3E" w:rsidP="00E20B3E">
      <w:pPr>
        <w:pStyle w:val="af0"/>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w:t>
      </w:r>
      <w:r>
        <w:fldChar w:fldCharType="end"/>
      </w:r>
      <w:r>
        <w:t xml:space="preserve"> </w:t>
      </w:r>
      <w:r>
        <w:rPr>
          <w:rFonts w:hint="eastAsia"/>
        </w:rPr>
        <w:t>加密的</w:t>
      </w:r>
      <w:r>
        <w:rPr>
          <w:rFonts w:hint="eastAsia"/>
        </w:rPr>
        <w:t>javaScript</w:t>
      </w:r>
      <w:r>
        <w:rPr>
          <w:rFonts w:hint="eastAsia"/>
        </w:rPr>
        <w:t>代码</w:t>
      </w:r>
    </w:p>
    <w:p w14:paraId="22803062" w14:textId="2589870A" w:rsidR="00E20B3E" w:rsidRDefault="00E20B3E" w:rsidP="00E20B3E">
      <w:pPr>
        <w:pStyle w:val="af0"/>
        <w:ind w:firstLine="400"/>
      </w:pPr>
    </w:p>
    <w:p w14:paraId="709D3415" w14:textId="77777777" w:rsidR="00D171D9" w:rsidRDefault="00D171D9" w:rsidP="00D171D9">
      <w:pPr>
        <w:pStyle w:val="a8"/>
        <w:ind w:firstLine="420"/>
      </w:pPr>
      <w:r>
        <w:rPr>
          <w:rFonts w:hint="eastAsia"/>
        </w:rPr>
        <w:t>“</w:t>
      </w:r>
      <w:r>
        <w:rPr>
          <w:rFonts w:hint="eastAsia"/>
        </w:rPr>
        <w:t>Athena</w:t>
      </w:r>
      <w:r>
        <w:rPr>
          <w:rFonts w:hint="eastAsia"/>
        </w:rPr>
        <w:t>”</w:t>
      </w:r>
      <w:r>
        <w:rPr>
          <w:rFonts w:hint="eastAsia"/>
        </w:rPr>
        <w:t>WebLock</w:t>
      </w:r>
      <w:r>
        <w:rPr>
          <w:rFonts w:hint="eastAsia"/>
        </w:rPr>
        <w:t>下载超过</w:t>
      </w:r>
      <w:r>
        <w:rPr>
          <w:rFonts w:hint="eastAsia"/>
        </w:rPr>
        <w:t>24,000</w:t>
      </w:r>
      <w:r>
        <w:rPr>
          <w:rFonts w:hint="eastAsia"/>
        </w:rPr>
        <w:t>次。</w:t>
      </w:r>
      <w:r>
        <w:rPr>
          <w:rFonts w:hint="eastAsia"/>
        </w:rPr>
        <w:t xml:space="preserve"> </w:t>
      </w:r>
      <w:r>
        <w:rPr>
          <w:rFonts w:hint="eastAsia"/>
        </w:rPr>
        <w:t>这两个演示网页已经在网站上存在了两年多。</w:t>
      </w:r>
      <w:r>
        <w:rPr>
          <w:rFonts w:hint="eastAsia"/>
        </w:rPr>
        <w:t xml:space="preserve"> </w:t>
      </w:r>
      <w:r>
        <w:rPr>
          <w:rFonts w:hint="eastAsia"/>
        </w:rPr>
        <w:t>没有人声明加密的</w:t>
      </w:r>
      <w:r>
        <w:rPr>
          <w:rFonts w:hint="eastAsia"/>
        </w:rPr>
        <w:t>Javascript</w:t>
      </w:r>
      <w:r>
        <w:rPr>
          <w:rFonts w:hint="eastAsia"/>
        </w:rPr>
        <w:t>代码已被破解。</w:t>
      </w:r>
    </w:p>
    <w:p w14:paraId="59E3EB2F" w14:textId="77777777" w:rsidR="00D171D9" w:rsidRDefault="00D171D9" w:rsidP="00D171D9">
      <w:pPr>
        <w:pStyle w:val="a8"/>
        <w:ind w:firstLine="420"/>
      </w:pPr>
    </w:p>
    <w:p w14:paraId="17C25719" w14:textId="77777777" w:rsidR="00D171D9" w:rsidRDefault="00D171D9" w:rsidP="00D171D9">
      <w:pPr>
        <w:pStyle w:val="a8"/>
        <w:ind w:firstLine="420"/>
      </w:pPr>
      <w:proofErr w:type="gramStart"/>
      <w:r>
        <w:rPr>
          <w:rFonts w:hint="eastAsia"/>
        </w:rPr>
        <w:t>B.</w:t>
      </w:r>
      <w:r>
        <w:rPr>
          <w:rFonts w:hint="eastAsia"/>
        </w:rPr>
        <w:t>“</w:t>
      </w:r>
      <w:proofErr w:type="gramEnd"/>
      <w:r>
        <w:rPr>
          <w:rFonts w:hint="eastAsia"/>
        </w:rPr>
        <w:t>赫菲斯托斯</w:t>
      </w:r>
      <w:proofErr w:type="gramStart"/>
      <w:r>
        <w:rPr>
          <w:rFonts w:hint="eastAsia"/>
        </w:rPr>
        <w:t>”</w:t>
      </w:r>
      <w:proofErr w:type="gramEnd"/>
      <w:r>
        <w:rPr>
          <w:rFonts w:hint="eastAsia"/>
        </w:rPr>
        <w:t>信息系统</w:t>
      </w:r>
    </w:p>
    <w:p w14:paraId="15941893" w14:textId="77777777" w:rsidR="00D171D9" w:rsidRDefault="00D171D9" w:rsidP="00D171D9">
      <w:pPr>
        <w:pStyle w:val="a8"/>
        <w:ind w:firstLine="420"/>
      </w:pPr>
    </w:p>
    <w:p w14:paraId="6D7F859C" w14:textId="77777777" w:rsidR="00D171D9" w:rsidRDefault="00D171D9" w:rsidP="00D171D9">
      <w:pPr>
        <w:pStyle w:val="a8"/>
        <w:ind w:firstLine="420"/>
      </w:pPr>
      <w:r>
        <w:rPr>
          <w:rFonts w:hint="eastAsia"/>
        </w:rPr>
        <w:t>这是一个基于</w:t>
      </w:r>
      <w:r>
        <w:rPr>
          <w:rFonts w:hint="eastAsia"/>
        </w:rPr>
        <w:t>Web</w:t>
      </w:r>
      <w:r>
        <w:rPr>
          <w:rFonts w:hint="eastAsia"/>
        </w:rPr>
        <w:t>的信息系统，具有多层深度防御架构。</w:t>
      </w:r>
      <w:r>
        <w:rPr>
          <w:rFonts w:hint="eastAsia"/>
        </w:rPr>
        <w:t xml:space="preserve"> </w:t>
      </w:r>
      <w:r>
        <w:rPr>
          <w:rFonts w:hint="eastAsia"/>
        </w:rPr>
        <w:t>该系统由</w:t>
      </w:r>
      <w:r>
        <w:rPr>
          <w:rFonts w:hint="eastAsia"/>
        </w:rPr>
        <w:t>PHP</w:t>
      </w:r>
      <w:r>
        <w:rPr>
          <w:rFonts w:hint="eastAsia"/>
        </w:rPr>
        <w:t>，</w:t>
      </w:r>
      <w:r>
        <w:rPr>
          <w:rFonts w:hint="eastAsia"/>
        </w:rPr>
        <w:t>MySQL</w:t>
      </w:r>
      <w:r>
        <w:rPr>
          <w:rFonts w:hint="eastAsia"/>
        </w:rPr>
        <w:t>和</w:t>
      </w:r>
      <w:r>
        <w:rPr>
          <w:rFonts w:hint="eastAsia"/>
        </w:rPr>
        <w:t>C</w:t>
      </w:r>
      <w:r>
        <w:rPr>
          <w:rFonts w:hint="eastAsia"/>
        </w:rPr>
        <w:t>语言编写。</w:t>
      </w:r>
      <w:r>
        <w:rPr>
          <w:rFonts w:hint="eastAsia"/>
        </w:rPr>
        <w:t xml:space="preserve"> </w:t>
      </w:r>
      <w:r>
        <w:rPr>
          <w:rFonts w:hint="eastAsia"/>
        </w:rPr>
        <w:t>它是针对不同组织的定制信息系统。</w:t>
      </w:r>
      <w:r>
        <w:rPr>
          <w:rFonts w:hint="eastAsia"/>
        </w:rPr>
        <w:t xml:space="preserve"> </w:t>
      </w:r>
      <w:r>
        <w:rPr>
          <w:rFonts w:hint="eastAsia"/>
        </w:rPr>
        <w:t>有一个简化的中文演示系统：</w:t>
      </w:r>
    </w:p>
    <w:p w14:paraId="50359314" w14:textId="77777777" w:rsidR="00D171D9" w:rsidRDefault="00D171D9" w:rsidP="00D171D9">
      <w:pPr>
        <w:pStyle w:val="a8"/>
        <w:ind w:firstLine="420"/>
      </w:pPr>
      <w:r>
        <w:t>http://edu.co.2288.org/bg/</w:t>
      </w:r>
    </w:p>
    <w:p w14:paraId="32584533" w14:textId="77777777" w:rsidR="00D171D9" w:rsidRDefault="00D171D9" w:rsidP="00D171D9">
      <w:pPr>
        <w:pStyle w:val="a8"/>
        <w:ind w:firstLine="420"/>
      </w:pPr>
      <w:r>
        <w:rPr>
          <w:rFonts w:hint="eastAsia"/>
        </w:rPr>
        <w:t>该系统中的“</w:t>
      </w:r>
      <w:r>
        <w:rPr>
          <w:rFonts w:hint="eastAsia"/>
        </w:rPr>
        <w:t>Parhelion</w:t>
      </w:r>
      <w:r>
        <w:rPr>
          <w:rFonts w:hint="eastAsia"/>
        </w:rPr>
        <w:t>”算法也保护</w:t>
      </w:r>
      <w:r>
        <w:rPr>
          <w:rFonts w:hint="eastAsia"/>
        </w:rPr>
        <w:t>Javascript</w:t>
      </w:r>
      <w:r>
        <w:rPr>
          <w:rFonts w:hint="eastAsia"/>
        </w:rPr>
        <w:t>代码。</w:t>
      </w:r>
      <w:r>
        <w:rPr>
          <w:rFonts w:hint="eastAsia"/>
        </w:rPr>
        <w:t xml:space="preserve"> </w:t>
      </w:r>
      <w:r>
        <w:rPr>
          <w:rFonts w:hint="eastAsia"/>
        </w:rPr>
        <w:t>一些公司已使用该系统超过</w:t>
      </w:r>
      <w:r>
        <w:rPr>
          <w:rFonts w:hint="eastAsia"/>
        </w:rPr>
        <w:t>5</w:t>
      </w:r>
      <w:r>
        <w:rPr>
          <w:rFonts w:hint="eastAsia"/>
        </w:rPr>
        <w:t>年，该系统已经成功抵御了超过</w:t>
      </w:r>
      <w:r>
        <w:rPr>
          <w:rFonts w:hint="eastAsia"/>
        </w:rPr>
        <w:t>100,000</w:t>
      </w:r>
      <w:r>
        <w:rPr>
          <w:rFonts w:hint="eastAsia"/>
        </w:rPr>
        <w:t>次攻击。</w:t>
      </w:r>
    </w:p>
    <w:p w14:paraId="5E875741" w14:textId="7F6394AF" w:rsidR="00D171D9" w:rsidRDefault="00D171D9" w:rsidP="00D171D9">
      <w:pPr>
        <w:pStyle w:val="a8"/>
        <w:ind w:firstLineChars="0" w:firstLine="0"/>
      </w:pPr>
      <w:r>
        <w:rPr>
          <w:rFonts w:hint="eastAsia"/>
        </w:rPr>
        <w:t>图</w:t>
      </w:r>
      <w:r>
        <w:rPr>
          <w:rFonts w:hint="eastAsia"/>
        </w:rPr>
        <w:t>2</w:t>
      </w:r>
      <w:r>
        <w:rPr>
          <w:rFonts w:hint="eastAsia"/>
        </w:rPr>
        <w:t>显示了部分带有“</w:t>
      </w:r>
      <w:r>
        <w:rPr>
          <w:rFonts w:hint="eastAsia"/>
        </w:rPr>
        <w:t>parhelion</w:t>
      </w:r>
      <w:r>
        <w:rPr>
          <w:rFonts w:hint="eastAsia"/>
        </w:rPr>
        <w:t>”算法的</w:t>
      </w:r>
      <w:r>
        <w:rPr>
          <w:rFonts w:hint="eastAsia"/>
        </w:rPr>
        <w:t>PHP</w:t>
      </w:r>
      <w:r>
        <w:rPr>
          <w:rFonts w:hint="eastAsia"/>
        </w:rPr>
        <w:t>代码，它生成了图</w:t>
      </w:r>
      <w:r>
        <w:rPr>
          <w:rFonts w:hint="eastAsia"/>
        </w:rPr>
        <w:t>1</w:t>
      </w:r>
      <w:r>
        <w:rPr>
          <w:rFonts w:hint="eastAsia"/>
        </w:rPr>
        <w:t>所示的随机加密</w:t>
      </w:r>
      <w:r>
        <w:rPr>
          <w:rFonts w:hint="eastAsia"/>
        </w:rPr>
        <w:t>Javascript</w:t>
      </w:r>
      <w:r>
        <w:rPr>
          <w:rFonts w:hint="eastAsia"/>
        </w:rPr>
        <w:t>代码。</w:t>
      </w:r>
    </w:p>
    <w:p w14:paraId="12CB91F9" w14:textId="77777777" w:rsidR="00E20B3E" w:rsidRDefault="00E20B3E" w:rsidP="00E20B3E">
      <w:pPr>
        <w:pStyle w:val="a8"/>
        <w:keepNext/>
        <w:ind w:firstLineChars="0" w:firstLine="0"/>
        <w:jc w:val="center"/>
      </w:pPr>
      <w:r>
        <w:rPr>
          <w:rFonts w:hint="eastAsia"/>
          <w:noProof/>
        </w:rPr>
        <w:drawing>
          <wp:inline distT="0" distB="0" distL="0" distR="0" wp14:anchorId="1499D4E8" wp14:editId="666F646F">
            <wp:extent cx="2587625" cy="1294130"/>
            <wp:effectExtent l="0" t="0" r="3175"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4figure2.png"/>
                    <pic:cNvPicPr/>
                  </pic:nvPicPr>
                  <pic:blipFill>
                    <a:blip r:embed="rId57">
                      <a:extLst>
                        <a:ext uri="{28A0092B-C50C-407E-A947-70E740481C1C}">
                          <a14:useLocalDpi xmlns:a14="http://schemas.microsoft.com/office/drawing/2010/main" val="0"/>
                        </a:ext>
                      </a:extLst>
                    </a:blip>
                    <a:stretch>
                      <a:fillRect/>
                    </a:stretch>
                  </pic:blipFill>
                  <pic:spPr>
                    <a:xfrm>
                      <a:off x="0" y="0"/>
                      <a:ext cx="2587625" cy="1294130"/>
                    </a:xfrm>
                    <a:prstGeom prst="rect">
                      <a:avLst/>
                    </a:prstGeom>
                  </pic:spPr>
                </pic:pic>
              </a:graphicData>
            </a:graphic>
          </wp:inline>
        </w:drawing>
      </w:r>
    </w:p>
    <w:p w14:paraId="5DD8268F" w14:textId="4AC5B0CF" w:rsidR="00E20B3E" w:rsidRDefault="00E20B3E" w:rsidP="00E20B3E">
      <w:pPr>
        <w:pStyle w:val="af0"/>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w:t>
      </w:r>
      <w:r>
        <w:fldChar w:fldCharType="end"/>
      </w:r>
      <w:r>
        <w:t xml:space="preserve"> PHP “parhelion” codes</w:t>
      </w:r>
    </w:p>
    <w:p w14:paraId="1C37D6F2" w14:textId="41A2B207" w:rsidR="00D171D9" w:rsidRDefault="00455AFA" w:rsidP="00D171D9">
      <w:pPr>
        <w:pStyle w:val="a8"/>
        <w:ind w:firstLine="420"/>
      </w:pPr>
      <w:r>
        <w:rPr>
          <w:rFonts w:hint="eastAsia"/>
        </w:rPr>
        <w:t>七、</w:t>
      </w:r>
      <w:r w:rsidR="00D171D9">
        <w:rPr>
          <w:rFonts w:hint="eastAsia"/>
        </w:rPr>
        <w:t>结论</w:t>
      </w:r>
    </w:p>
    <w:p w14:paraId="253DB205" w14:textId="77777777" w:rsidR="00D171D9" w:rsidRDefault="00D171D9" w:rsidP="00D171D9">
      <w:pPr>
        <w:pStyle w:val="a8"/>
        <w:ind w:firstLine="420"/>
      </w:pPr>
    </w:p>
    <w:p w14:paraId="4AE334D2" w14:textId="77777777" w:rsidR="00D171D9" w:rsidRDefault="00D171D9" w:rsidP="00D171D9">
      <w:pPr>
        <w:pStyle w:val="a8"/>
        <w:ind w:firstLine="420"/>
      </w:pPr>
      <w:r>
        <w:rPr>
          <w:rFonts w:hint="eastAsia"/>
        </w:rPr>
        <w:t>保护</w:t>
      </w:r>
      <w:r>
        <w:rPr>
          <w:rFonts w:hint="eastAsia"/>
        </w:rPr>
        <w:t>Javascript</w:t>
      </w:r>
      <w:r>
        <w:rPr>
          <w:rFonts w:hint="eastAsia"/>
        </w:rPr>
        <w:t>源代码的问题是</w:t>
      </w:r>
      <w:r>
        <w:rPr>
          <w:rFonts w:hint="eastAsia"/>
        </w:rPr>
        <w:t>Javascript</w:t>
      </w:r>
      <w:r>
        <w:rPr>
          <w:rFonts w:hint="eastAsia"/>
        </w:rPr>
        <w:t>代码必须由浏览器下载和执行，因此它们不能编译成二进制或字节代码。</w:t>
      </w:r>
      <w:r>
        <w:rPr>
          <w:rFonts w:hint="eastAsia"/>
        </w:rPr>
        <w:t xml:space="preserve"> </w:t>
      </w:r>
      <w:r>
        <w:rPr>
          <w:rFonts w:hint="eastAsia"/>
        </w:rPr>
        <w:t>本文给出了解决这个问题的方法。</w:t>
      </w:r>
      <w:r>
        <w:rPr>
          <w:rFonts w:hint="eastAsia"/>
        </w:rPr>
        <w:t xml:space="preserve"> </w:t>
      </w:r>
      <w:r>
        <w:rPr>
          <w:rFonts w:hint="eastAsia"/>
        </w:rPr>
        <w:t>“</w:t>
      </w:r>
      <w:r>
        <w:rPr>
          <w:rFonts w:hint="eastAsia"/>
        </w:rPr>
        <w:t>Parhelion</w:t>
      </w:r>
      <w:r>
        <w:rPr>
          <w:rFonts w:hint="eastAsia"/>
        </w:rPr>
        <w:t>”算法可以以混淆器和多态病毒的方式随机加密</w:t>
      </w:r>
      <w:r>
        <w:rPr>
          <w:rFonts w:hint="eastAsia"/>
        </w:rPr>
        <w:t>Javascript</w:t>
      </w:r>
      <w:r>
        <w:rPr>
          <w:rFonts w:hint="eastAsia"/>
        </w:rPr>
        <w:t>源代码。</w:t>
      </w:r>
    </w:p>
    <w:p w14:paraId="0E408AC4" w14:textId="096E2F50" w:rsidR="00D171D9" w:rsidRDefault="00D171D9" w:rsidP="00D171D9">
      <w:pPr>
        <w:pStyle w:val="a8"/>
        <w:ind w:firstLineChars="0" w:firstLine="0"/>
      </w:pPr>
      <w:r>
        <w:rPr>
          <w:rFonts w:hint="eastAsia"/>
        </w:rPr>
        <w:t>实际上，网页加密软件和基于网络的信息系统证明“</w:t>
      </w:r>
      <w:r>
        <w:rPr>
          <w:rFonts w:hint="eastAsia"/>
        </w:rPr>
        <w:t>parhelion</w:t>
      </w:r>
      <w:r>
        <w:rPr>
          <w:rFonts w:hint="eastAsia"/>
        </w:rPr>
        <w:t>”算法可以有效地保护</w:t>
      </w:r>
      <w:r>
        <w:rPr>
          <w:rFonts w:hint="eastAsia"/>
        </w:rPr>
        <w:t>Javascript</w:t>
      </w:r>
      <w:r>
        <w:rPr>
          <w:rFonts w:hint="eastAsia"/>
        </w:rPr>
        <w:t>代码。</w:t>
      </w:r>
    </w:p>
    <w:p w14:paraId="5474CAE1" w14:textId="2C776CD0" w:rsidR="00D171D9" w:rsidRDefault="001165E0" w:rsidP="00D171D9">
      <w:pPr>
        <w:autoSpaceDE w:val="0"/>
        <w:autoSpaceDN w:val="0"/>
        <w:spacing w:line="221" w:lineRule="exact"/>
        <w:ind w:left="1912" w:firstLine="372"/>
      </w:pPr>
      <w:r>
        <w:rPr>
          <w:rFonts w:cs="Times New Roman" w:hint="eastAsia"/>
          <w:bCs/>
          <w:color w:val="000000"/>
          <w:spacing w:val="-2"/>
          <w:kern w:val="0"/>
          <w:sz w:val="19"/>
        </w:rPr>
        <w:t>参考文献</w:t>
      </w:r>
      <w:r w:rsidR="00D171D9">
        <w:rPr>
          <w:rFonts w:eastAsia="Times New Roman" w:cs="Times New Roman"/>
          <w:bCs/>
          <w:color w:val="000000"/>
          <w:w w:val="5"/>
          <w:kern w:val="0"/>
          <w:sz w:val="16"/>
        </w:rPr>
        <w:t xml:space="preserve"> </w:t>
      </w:r>
    </w:p>
    <w:p w14:paraId="1F97FB39" w14:textId="77777777" w:rsidR="00D171D9" w:rsidRDefault="00D171D9" w:rsidP="00D171D9">
      <w:pPr>
        <w:autoSpaceDE w:val="0"/>
        <w:autoSpaceDN w:val="0"/>
        <w:spacing w:line="87" w:lineRule="exact"/>
        <w:ind w:firstLine="480"/>
      </w:pPr>
    </w:p>
    <w:p w14:paraId="248D7940" w14:textId="77777777" w:rsidR="00D171D9" w:rsidRDefault="00D171D9" w:rsidP="00D171D9">
      <w:pPr>
        <w:autoSpaceDE w:val="0"/>
        <w:autoSpaceDN w:val="0"/>
        <w:spacing w:line="178" w:lineRule="exact"/>
        <w:ind w:left="359" w:right="60" w:firstLine="324"/>
      </w:pPr>
      <w:r>
        <w:rPr>
          <w:rFonts w:eastAsia="Times New Roman" w:cs="Times New Roman"/>
          <w:bCs/>
          <w:color w:val="000000"/>
          <w:spacing w:val="-2"/>
          <w:w w:val="104"/>
          <w:kern w:val="0"/>
          <w:sz w:val="16"/>
        </w:rPr>
        <w:t>[1]</w:t>
      </w:r>
      <w:r>
        <w:rPr>
          <w:rFonts w:eastAsia="Times New Roman" w:cs="Times New Roman"/>
          <w:bCs/>
          <w:color w:val="000000"/>
          <w:spacing w:val="131"/>
          <w:kern w:val="0"/>
          <w:sz w:val="16"/>
        </w:rPr>
        <w:t xml:space="preserve"> </w:t>
      </w:r>
      <w:r>
        <w:rPr>
          <w:rFonts w:eastAsia="Times New Roman" w:cs="Times New Roman"/>
          <w:bCs/>
          <w:color w:val="000000"/>
          <w:spacing w:val="-2"/>
          <w:w w:val="103"/>
          <w:kern w:val="0"/>
          <w:sz w:val="16"/>
        </w:rPr>
        <w:t>Nomair</w:t>
      </w:r>
      <w:r>
        <w:rPr>
          <w:rFonts w:eastAsia="Times New Roman" w:cs="Times New Roman"/>
          <w:bCs/>
          <w:color w:val="000000"/>
          <w:spacing w:val="83"/>
          <w:kern w:val="0"/>
          <w:sz w:val="16"/>
        </w:rPr>
        <w:t xml:space="preserve"> </w:t>
      </w:r>
      <w:r>
        <w:rPr>
          <w:rFonts w:eastAsia="Times New Roman" w:cs="Times New Roman"/>
          <w:bCs/>
          <w:color w:val="000000"/>
          <w:kern w:val="0"/>
          <w:sz w:val="16"/>
        </w:rPr>
        <w:t>A.</w:t>
      </w:r>
      <w:r>
        <w:rPr>
          <w:rFonts w:eastAsia="Times New Roman" w:cs="Times New Roman"/>
          <w:bCs/>
          <w:color w:val="000000"/>
          <w:spacing w:val="83"/>
          <w:kern w:val="0"/>
          <w:sz w:val="16"/>
        </w:rPr>
        <w:t xml:space="preserve"> </w:t>
      </w:r>
      <w:r>
        <w:rPr>
          <w:rFonts w:eastAsia="Times New Roman" w:cs="Times New Roman"/>
          <w:bCs/>
          <w:color w:val="000000"/>
          <w:kern w:val="0"/>
          <w:sz w:val="16"/>
        </w:rPr>
        <w:t>Naeem,</w:t>
      </w:r>
      <w:r>
        <w:rPr>
          <w:rFonts w:eastAsia="Times New Roman" w:cs="Times New Roman"/>
          <w:bCs/>
          <w:color w:val="000000"/>
          <w:spacing w:val="84"/>
          <w:kern w:val="0"/>
          <w:sz w:val="16"/>
        </w:rPr>
        <w:t xml:space="preserve"> </w:t>
      </w:r>
      <w:r>
        <w:rPr>
          <w:rFonts w:eastAsia="Times New Roman" w:cs="Times New Roman"/>
          <w:bCs/>
          <w:color w:val="000000"/>
          <w:spacing w:val="-2"/>
          <w:w w:val="103"/>
          <w:kern w:val="0"/>
          <w:sz w:val="16"/>
        </w:rPr>
        <w:t>Michael</w:t>
      </w:r>
      <w:r>
        <w:rPr>
          <w:rFonts w:eastAsia="Times New Roman" w:cs="Times New Roman"/>
          <w:bCs/>
          <w:color w:val="000000"/>
          <w:spacing w:val="83"/>
          <w:kern w:val="0"/>
          <w:sz w:val="16"/>
        </w:rPr>
        <w:t xml:space="preserve"> </w:t>
      </w:r>
      <w:r>
        <w:rPr>
          <w:rFonts w:eastAsia="Times New Roman" w:cs="Times New Roman"/>
          <w:bCs/>
          <w:color w:val="000000"/>
          <w:kern w:val="0"/>
          <w:sz w:val="16"/>
        </w:rPr>
        <w:t>Batchelder,</w:t>
      </w:r>
      <w:r>
        <w:rPr>
          <w:rFonts w:eastAsia="Times New Roman" w:cs="Times New Roman"/>
          <w:bCs/>
          <w:color w:val="000000"/>
          <w:spacing w:val="84"/>
          <w:kern w:val="0"/>
          <w:sz w:val="16"/>
        </w:rPr>
        <w:t xml:space="preserve"> </w:t>
      </w:r>
      <w:r>
        <w:rPr>
          <w:rFonts w:eastAsia="Times New Roman" w:cs="Times New Roman"/>
          <w:bCs/>
          <w:color w:val="000000"/>
          <w:spacing w:val="-1"/>
          <w:w w:val="102"/>
          <w:kern w:val="0"/>
          <w:sz w:val="16"/>
        </w:rPr>
        <w:t>and</w:t>
      </w:r>
      <w:r>
        <w:rPr>
          <w:rFonts w:eastAsia="Times New Roman" w:cs="Times New Roman"/>
          <w:bCs/>
          <w:color w:val="000000"/>
          <w:spacing w:val="85"/>
          <w:kern w:val="0"/>
          <w:sz w:val="16"/>
        </w:rPr>
        <w:t xml:space="preserve"> </w:t>
      </w:r>
      <w:r>
        <w:rPr>
          <w:rFonts w:eastAsia="Times New Roman" w:cs="Times New Roman"/>
          <w:bCs/>
          <w:color w:val="000000"/>
          <w:kern w:val="0"/>
          <w:sz w:val="16"/>
        </w:rPr>
        <w:t>Laurie</w:t>
      </w:r>
      <w:r>
        <w:rPr>
          <w:rFonts w:eastAsia="Times New Roman" w:cs="Times New Roman"/>
          <w:bCs/>
          <w:color w:val="000000"/>
          <w:spacing w:val="82"/>
          <w:kern w:val="0"/>
          <w:sz w:val="16"/>
        </w:rPr>
        <w:t xml:space="preserve"> </w:t>
      </w:r>
      <w:r>
        <w:rPr>
          <w:rFonts w:eastAsia="Times New Roman" w:cs="Times New Roman"/>
          <w:bCs/>
          <w:color w:val="000000"/>
          <w:kern w:val="0"/>
          <w:sz w:val="16"/>
        </w:rPr>
        <w:t>Hendren,</w:t>
      </w:r>
      <w:r>
        <w:rPr>
          <w:rFonts w:eastAsia="Times New Roman" w:cs="Times New Roman"/>
          <w:bCs/>
          <w:color w:val="000000"/>
          <w:w w:val="97"/>
          <w:kern w:val="0"/>
          <w:sz w:val="16"/>
        </w:rPr>
        <w:t xml:space="preserve"> </w:t>
      </w:r>
      <w:r>
        <w:rPr>
          <w:rFonts w:eastAsia="Times New Roman" w:cs="Times New Roman"/>
          <w:bCs/>
          <w:color w:val="000000"/>
          <w:spacing w:val="-1"/>
          <w:w w:val="102"/>
          <w:kern w:val="0"/>
          <w:sz w:val="16"/>
        </w:rPr>
        <w:t>“Metrics</w:t>
      </w:r>
      <w:r>
        <w:rPr>
          <w:rFonts w:eastAsia="Times New Roman" w:cs="Times New Roman"/>
          <w:bCs/>
          <w:color w:val="000000"/>
          <w:spacing w:val="78"/>
          <w:kern w:val="0"/>
          <w:sz w:val="16"/>
        </w:rPr>
        <w:t xml:space="preserve"> </w:t>
      </w:r>
      <w:r>
        <w:rPr>
          <w:rFonts w:eastAsia="Times New Roman" w:cs="Times New Roman"/>
          <w:bCs/>
          <w:color w:val="000000"/>
          <w:kern w:val="0"/>
          <w:sz w:val="16"/>
        </w:rPr>
        <w:t>for</w:t>
      </w:r>
      <w:r>
        <w:rPr>
          <w:rFonts w:eastAsia="Times New Roman" w:cs="Times New Roman"/>
          <w:bCs/>
          <w:color w:val="000000"/>
          <w:spacing w:val="76"/>
          <w:kern w:val="0"/>
          <w:sz w:val="16"/>
        </w:rPr>
        <w:t xml:space="preserve"> </w:t>
      </w:r>
      <w:r>
        <w:rPr>
          <w:rFonts w:eastAsia="Times New Roman" w:cs="Times New Roman"/>
          <w:bCs/>
          <w:color w:val="000000"/>
          <w:spacing w:val="-1"/>
          <w:w w:val="102"/>
          <w:kern w:val="0"/>
          <w:sz w:val="16"/>
        </w:rPr>
        <w:t>Measuring</w:t>
      </w:r>
      <w:r>
        <w:rPr>
          <w:rFonts w:eastAsia="Times New Roman" w:cs="Times New Roman"/>
          <w:bCs/>
          <w:color w:val="000000"/>
          <w:spacing w:val="75"/>
          <w:kern w:val="0"/>
          <w:sz w:val="16"/>
        </w:rPr>
        <w:t xml:space="preserve"> </w:t>
      </w:r>
      <w:r>
        <w:rPr>
          <w:rFonts w:eastAsia="Times New Roman" w:cs="Times New Roman"/>
          <w:bCs/>
          <w:color w:val="000000"/>
          <w:spacing w:val="-2"/>
          <w:w w:val="104"/>
          <w:kern w:val="0"/>
          <w:sz w:val="16"/>
        </w:rPr>
        <w:t>the</w:t>
      </w:r>
      <w:r>
        <w:rPr>
          <w:rFonts w:eastAsia="Times New Roman" w:cs="Times New Roman"/>
          <w:bCs/>
          <w:color w:val="000000"/>
          <w:spacing w:val="78"/>
          <w:kern w:val="0"/>
          <w:sz w:val="16"/>
        </w:rPr>
        <w:t xml:space="preserve"> </w:t>
      </w:r>
      <w:r>
        <w:rPr>
          <w:rFonts w:eastAsia="Times New Roman" w:cs="Times New Roman"/>
          <w:bCs/>
          <w:color w:val="000000"/>
          <w:kern w:val="0"/>
          <w:sz w:val="16"/>
        </w:rPr>
        <w:t>Effectiveness</w:t>
      </w:r>
      <w:r>
        <w:rPr>
          <w:rFonts w:eastAsia="Times New Roman" w:cs="Times New Roman"/>
          <w:bCs/>
          <w:color w:val="000000"/>
          <w:spacing w:val="80"/>
          <w:kern w:val="0"/>
          <w:sz w:val="16"/>
        </w:rPr>
        <w:t xml:space="preserve"> </w:t>
      </w:r>
      <w:r>
        <w:rPr>
          <w:rFonts w:eastAsia="Times New Roman" w:cs="Times New Roman"/>
          <w:bCs/>
          <w:color w:val="000000"/>
          <w:kern w:val="0"/>
          <w:sz w:val="16"/>
        </w:rPr>
        <w:t>of</w:t>
      </w:r>
      <w:r>
        <w:rPr>
          <w:rFonts w:eastAsia="Times New Roman" w:cs="Times New Roman"/>
          <w:bCs/>
          <w:color w:val="000000"/>
          <w:spacing w:val="78"/>
          <w:kern w:val="0"/>
          <w:sz w:val="16"/>
        </w:rPr>
        <w:t xml:space="preserve"> </w:t>
      </w:r>
      <w:r>
        <w:rPr>
          <w:rFonts w:eastAsia="Times New Roman" w:cs="Times New Roman"/>
          <w:bCs/>
          <w:color w:val="000000"/>
          <w:kern w:val="0"/>
          <w:sz w:val="16"/>
        </w:rPr>
        <w:t>Decompilers</w:t>
      </w:r>
      <w:r>
        <w:rPr>
          <w:rFonts w:eastAsia="Times New Roman" w:cs="Times New Roman"/>
          <w:bCs/>
          <w:color w:val="000000"/>
          <w:spacing w:val="79"/>
          <w:kern w:val="0"/>
          <w:sz w:val="16"/>
        </w:rPr>
        <w:t xml:space="preserve"> </w:t>
      </w:r>
      <w:r>
        <w:rPr>
          <w:rFonts w:eastAsia="Times New Roman" w:cs="Times New Roman"/>
          <w:bCs/>
          <w:color w:val="000000"/>
          <w:kern w:val="0"/>
          <w:sz w:val="16"/>
        </w:rPr>
        <w:t>and</w:t>
      </w:r>
      <w:r>
        <w:rPr>
          <w:rFonts w:eastAsia="Times New Roman" w:cs="Times New Roman"/>
          <w:bCs/>
          <w:color w:val="000000"/>
          <w:w w:val="96"/>
          <w:kern w:val="0"/>
          <w:sz w:val="16"/>
        </w:rPr>
        <w:t xml:space="preserve"> </w:t>
      </w:r>
      <w:proofErr w:type="gramStart"/>
      <w:r>
        <w:rPr>
          <w:rFonts w:eastAsia="Times New Roman" w:cs="Times New Roman"/>
          <w:bCs/>
          <w:color w:val="000000"/>
          <w:kern w:val="0"/>
          <w:sz w:val="16"/>
        </w:rPr>
        <w:t>Obfuscators</w:t>
      </w:r>
      <w:r>
        <w:rPr>
          <w:rFonts w:eastAsia="Times New Roman" w:cs="Times New Roman"/>
          <w:bCs/>
          <w:color w:val="000000"/>
          <w:w w:val="4"/>
          <w:kern w:val="0"/>
          <w:sz w:val="16"/>
        </w:rPr>
        <w:t xml:space="preserve"> </w:t>
      </w:r>
      <w:r>
        <w:rPr>
          <w:rFonts w:eastAsia="Times New Roman" w:cs="Times New Roman"/>
          <w:bCs/>
          <w:color w:val="000000"/>
          <w:kern w:val="0"/>
          <w:sz w:val="16"/>
        </w:rPr>
        <w:t>”</w:t>
      </w:r>
      <w:proofErr w:type="gramEnd"/>
      <w:r>
        <w:rPr>
          <w:rFonts w:eastAsia="Times New Roman" w:cs="Times New Roman"/>
          <w:bCs/>
          <w:color w:val="000000"/>
          <w:kern w:val="0"/>
          <w:sz w:val="16"/>
        </w:rPr>
        <w:t>,</w:t>
      </w:r>
      <w:r>
        <w:rPr>
          <w:rFonts w:eastAsia="Times New Roman" w:cs="Times New Roman"/>
          <w:bCs/>
          <w:color w:val="000000"/>
          <w:spacing w:val="28"/>
          <w:kern w:val="0"/>
          <w:sz w:val="16"/>
        </w:rPr>
        <w:t xml:space="preserve"> </w:t>
      </w:r>
      <w:r>
        <w:rPr>
          <w:rFonts w:eastAsia="Times New Roman" w:cs="Times New Roman"/>
          <w:bCs/>
          <w:color w:val="000000"/>
          <w:kern w:val="0"/>
          <w:sz w:val="16"/>
        </w:rPr>
        <w:t>Program</w:t>
      </w:r>
      <w:r>
        <w:rPr>
          <w:rFonts w:eastAsia="Times New Roman" w:cs="Times New Roman"/>
          <w:bCs/>
          <w:color w:val="000000"/>
          <w:spacing w:val="29"/>
          <w:kern w:val="0"/>
          <w:sz w:val="16"/>
        </w:rPr>
        <w:t xml:space="preserve"> </w:t>
      </w:r>
      <w:r>
        <w:rPr>
          <w:rFonts w:eastAsia="Times New Roman" w:cs="Times New Roman"/>
          <w:bCs/>
          <w:color w:val="000000"/>
          <w:kern w:val="0"/>
          <w:sz w:val="16"/>
        </w:rPr>
        <w:t>Comprehension,</w:t>
      </w:r>
      <w:r>
        <w:rPr>
          <w:rFonts w:eastAsia="Times New Roman" w:cs="Times New Roman"/>
          <w:bCs/>
          <w:color w:val="000000"/>
          <w:spacing w:val="27"/>
          <w:kern w:val="0"/>
          <w:sz w:val="16"/>
        </w:rPr>
        <w:t xml:space="preserve"> </w:t>
      </w:r>
      <w:r>
        <w:rPr>
          <w:rFonts w:eastAsia="Times New Roman" w:cs="Times New Roman"/>
          <w:bCs/>
          <w:color w:val="000000"/>
          <w:spacing w:val="-3"/>
          <w:w w:val="105"/>
          <w:kern w:val="0"/>
          <w:sz w:val="16"/>
        </w:rPr>
        <w:t>2007.</w:t>
      </w:r>
      <w:r>
        <w:rPr>
          <w:rFonts w:eastAsia="Times New Roman" w:cs="Times New Roman"/>
          <w:bCs/>
          <w:color w:val="000000"/>
          <w:spacing w:val="29"/>
          <w:kern w:val="0"/>
          <w:sz w:val="16"/>
        </w:rPr>
        <w:t xml:space="preserve"> </w:t>
      </w:r>
      <w:r>
        <w:rPr>
          <w:rFonts w:eastAsia="Times New Roman" w:cs="Times New Roman"/>
          <w:bCs/>
          <w:color w:val="000000"/>
          <w:kern w:val="0"/>
          <w:sz w:val="16"/>
        </w:rPr>
        <w:t>ICPC’07.</w:t>
      </w:r>
      <w:r>
        <w:rPr>
          <w:rFonts w:eastAsia="Times New Roman" w:cs="Times New Roman"/>
          <w:bCs/>
          <w:color w:val="000000"/>
          <w:spacing w:val="25"/>
          <w:kern w:val="0"/>
          <w:sz w:val="16"/>
        </w:rPr>
        <w:t xml:space="preserve"> </w:t>
      </w:r>
      <w:r>
        <w:rPr>
          <w:rFonts w:eastAsia="Times New Roman" w:cs="Times New Roman"/>
          <w:bCs/>
          <w:color w:val="000000"/>
          <w:kern w:val="0"/>
          <w:sz w:val="16"/>
        </w:rPr>
        <w:t>15th</w:t>
      </w:r>
      <w:r>
        <w:rPr>
          <w:rFonts w:eastAsia="Times New Roman" w:cs="Times New Roman"/>
          <w:bCs/>
          <w:color w:val="000000"/>
          <w:spacing w:val="31"/>
          <w:kern w:val="0"/>
          <w:sz w:val="16"/>
        </w:rPr>
        <w:t xml:space="preserve"> </w:t>
      </w:r>
      <w:r>
        <w:rPr>
          <w:rFonts w:eastAsia="Times New Roman" w:cs="Times New Roman"/>
          <w:bCs/>
          <w:color w:val="000000"/>
          <w:kern w:val="0"/>
          <w:sz w:val="16"/>
        </w:rPr>
        <w:t>IEEE</w:t>
      </w:r>
      <w:r>
        <w:rPr>
          <w:rFonts w:eastAsia="Times New Roman" w:cs="Times New Roman"/>
          <w:bCs/>
          <w:color w:val="000000"/>
          <w:w w:val="93"/>
          <w:kern w:val="0"/>
          <w:sz w:val="16"/>
        </w:rPr>
        <w:t xml:space="preserve"> </w:t>
      </w:r>
      <w:r>
        <w:rPr>
          <w:rFonts w:eastAsia="Times New Roman" w:cs="Times New Roman"/>
          <w:bCs/>
          <w:color w:val="000000"/>
          <w:spacing w:val="-3"/>
          <w:w w:val="105"/>
          <w:kern w:val="0"/>
          <w:sz w:val="16"/>
        </w:rPr>
        <w:t>International</w:t>
      </w:r>
      <w:r>
        <w:rPr>
          <w:rFonts w:eastAsia="Times New Roman" w:cs="Times New Roman"/>
          <w:bCs/>
          <w:color w:val="000000"/>
          <w:w w:val="98"/>
          <w:kern w:val="0"/>
          <w:sz w:val="16"/>
        </w:rPr>
        <w:t xml:space="preserve"> </w:t>
      </w:r>
      <w:r>
        <w:rPr>
          <w:rFonts w:eastAsia="Times New Roman" w:cs="Times New Roman"/>
          <w:bCs/>
          <w:color w:val="000000"/>
          <w:kern w:val="0"/>
          <w:sz w:val="16"/>
        </w:rPr>
        <w:t>Conference,</w:t>
      </w:r>
      <w:r>
        <w:rPr>
          <w:rFonts w:eastAsia="Times New Roman" w:cs="Times New Roman"/>
          <w:bCs/>
          <w:color w:val="000000"/>
          <w:w w:val="96"/>
          <w:kern w:val="0"/>
          <w:sz w:val="16"/>
        </w:rPr>
        <w:t xml:space="preserve"> </w:t>
      </w:r>
      <w:r>
        <w:rPr>
          <w:rFonts w:eastAsia="Times New Roman" w:cs="Times New Roman"/>
          <w:bCs/>
          <w:color w:val="000000"/>
          <w:kern w:val="0"/>
          <w:sz w:val="16"/>
        </w:rPr>
        <w:t>26-29</w:t>
      </w:r>
      <w:r>
        <w:rPr>
          <w:rFonts w:eastAsia="Times New Roman" w:cs="Times New Roman"/>
          <w:bCs/>
          <w:color w:val="000000"/>
          <w:spacing w:val="2"/>
          <w:kern w:val="0"/>
          <w:sz w:val="16"/>
        </w:rPr>
        <w:t xml:space="preserve"> </w:t>
      </w:r>
      <w:r>
        <w:rPr>
          <w:rFonts w:eastAsia="Times New Roman" w:cs="Times New Roman"/>
          <w:bCs/>
          <w:color w:val="000000"/>
          <w:spacing w:val="-1"/>
          <w:w w:val="102"/>
          <w:kern w:val="0"/>
          <w:sz w:val="16"/>
        </w:rPr>
        <w:t>June</w:t>
      </w:r>
      <w:r>
        <w:rPr>
          <w:rFonts w:eastAsia="Times New Roman" w:cs="Times New Roman"/>
          <w:bCs/>
          <w:color w:val="000000"/>
          <w:w w:val="91"/>
          <w:kern w:val="0"/>
          <w:sz w:val="16"/>
        </w:rPr>
        <w:t xml:space="preserve"> </w:t>
      </w:r>
      <w:r>
        <w:rPr>
          <w:rFonts w:eastAsia="Times New Roman" w:cs="Times New Roman"/>
          <w:bCs/>
          <w:color w:val="000000"/>
          <w:spacing w:val="-1"/>
          <w:w w:val="102"/>
          <w:kern w:val="0"/>
          <w:sz w:val="16"/>
        </w:rPr>
        <w:t>2007,</w:t>
      </w:r>
      <w:r>
        <w:rPr>
          <w:rFonts w:eastAsia="Times New Roman" w:cs="Times New Roman"/>
          <w:bCs/>
          <w:color w:val="000000"/>
          <w:w w:val="97"/>
          <w:kern w:val="0"/>
          <w:sz w:val="16"/>
        </w:rPr>
        <w:t xml:space="preserve"> </w:t>
      </w:r>
      <w:r>
        <w:rPr>
          <w:rFonts w:eastAsia="Times New Roman" w:cs="Times New Roman"/>
          <w:bCs/>
          <w:color w:val="000000"/>
          <w:w w:val="101"/>
          <w:kern w:val="0"/>
          <w:sz w:val="16"/>
        </w:rPr>
        <w:t>pp:</w:t>
      </w:r>
      <w:r>
        <w:rPr>
          <w:rFonts w:eastAsia="Times New Roman" w:cs="Times New Roman"/>
          <w:bCs/>
          <w:color w:val="000000"/>
          <w:w w:val="98"/>
          <w:kern w:val="0"/>
          <w:sz w:val="16"/>
        </w:rPr>
        <w:t xml:space="preserve"> </w:t>
      </w:r>
      <w:r>
        <w:rPr>
          <w:rFonts w:eastAsia="Times New Roman" w:cs="Times New Roman"/>
          <w:bCs/>
          <w:color w:val="000000"/>
          <w:kern w:val="0"/>
          <w:sz w:val="16"/>
        </w:rPr>
        <w:t>253</w:t>
      </w:r>
      <w:r>
        <w:rPr>
          <w:rFonts w:eastAsia="Times New Roman" w:cs="Times New Roman"/>
          <w:bCs/>
          <w:color w:val="000000"/>
          <w:w w:val="99"/>
          <w:kern w:val="0"/>
          <w:sz w:val="16"/>
        </w:rPr>
        <w:t xml:space="preserve"> </w:t>
      </w:r>
      <w:r>
        <w:rPr>
          <w:rFonts w:eastAsia="Times New Roman" w:cs="Times New Roman"/>
          <w:bCs/>
          <w:color w:val="000000"/>
          <w:kern w:val="0"/>
          <w:sz w:val="16"/>
        </w:rPr>
        <w:t>–</w:t>
      </w:r>
      <w:r>
        <w:rPr>
          <w:rFonts w:eastAsia="Times New Roman" w:cs="Times New Roman"/>
          <w:bCs/>
          <w:color w:val="000000"/>
          <w:w w:val="99"/>
          <w:kern w:val="0"/>
          <w:sz w:val="16"/>
        </w:rPr>
        <w:t xml:space="preserve"> </w:t>
      </w:r>
      <w:r>
        <w:rPr>
          <w:rFonts w:eastAsia="Times New Roman" w:cs="Times New Roman"/>
          <w:bCs/>
          <w:color w:val="000000"/>
          <w:kern w:val="0"/>
          <w:sz w:val="16"/>
        </w:rPr>
        <w:t>258.</w:t>
      </w:r>
    </w:p>
    <w:p w14:paraId="627140EC" w14:textId="77777777" w:rsidR="00D171D9" w:rsidRDefault="00D171D9" w:rsidP="00D171D9">
      <w:pPr>
        <w:autoSpaceDE w:val="0"/>
        <w:autoSpaceDN w:val="0"/>
        <w:spacing w:line="55" w:lineRule="exact"/>
        <w:ind w:firstLine="480"/>
      </w:pPr>
    </w:p>
    <w:p w14:paraId="2DD4922D" w14:textId="77777777" w:rsidR="00D171D9" w:rsidRDefault="00D171D9" w:rsidP="00D171D9">
      <w:pPr>
        <w:autoSpaceDE w:val="0"/>
        <w:autoSpaceDN w:val="0"/>
        <w:spacing w:line="178" w:lineRule="exact"/>
        <w:ind w:left="359" w:right="61" w:firstLine="324"/>
      </w:pPr>
      <w:r>
        <w:rPr>
          <w:rFonts w:eastAsia="Times New Roman" w:cs="Times New Roman"/>
          <w:bCs/>
          <w:color w:val="000000"/>
          <w:spacing w:val="-2"/>
          <w:w w:val="104"/>
          <w:kern w:val="0"/>
          <w:sz w:val="16"/>
        </w:rPr>
        <w:t>[2]</w:t>
      </w:r>
      <w:r>
        <w:rPr>
          <w:rFonts w:eastAsia="Times New Roman" w:cs="Times New Roman"/>
          <w:bCs/>
          <w:color w:val="000000"/>
          <w:spacing w:val="131"/>
          <w:kern w:val="0"/>
          <w:sz w:val="16"/>
        </w:rPr>
        <w:t xml:space="preserve"> </w:t>
      </w:r>
      <w:r>
        <w:rPr>
          <w:rFonts w:eastAsia="Times New Roman" w:cs="Times New Roman"/>
          <w:bCs/>
          <w:color w:val="000000"/>
          <w:kern w:val="0"/>
          <w:sz w:val="16"/>
        </w:rPr>
        <w:t>T.W.</w:t>
      </w:r>
      <w:r>
        <w:rPr>
          <w:rFonts w:eastAsia="Times New Roman" w:cs="Times New Roman"/>
          <w:bCs/>
          <w:color w:val="000000"/>
          <w:spacing w:val="81"/>
          <w:kern w:val="0"/>
          <w:sz w:val="16"/>
        </w:rPr>
        <w:t xml:space="preserve"> </w:t>
      </w:r>
      <w:r>
        <w:rPr>
          <w:rFonts w:eastAsia="Times New Roman" w:cs="Times New Roman"/>
          <w:bCs/>
          <w:color w:val="000000"/>
          <w:kern w:val="0"/>
          <w:sz w:val="16"/>
        </w:rPr>
        <w:t>Hou,</w:t>
      </w:r>
      <w:r>
        <w:rPr>
          <w:rFonts w:eastAsia="Times New Roman" w:cs="Times New Roman"/>
          <w:bCs/>
          <w:color w:val="000000"/>
          <w:spacing w:val="83"/>
          <w:kern w:val="0"/>
          <w:sz w:val="16"/>
        </w:rPr>
        <w:t xml:space="preserve"> </w:t>
      </w:r>
      <w:r>
        <w:rPr>
          <w:rFonts w:eastAsia="Times New Roman" w:cs="Times New Roman"/>
          <w:bCs/>
          <w:color w:val="000000"/>
          <w:spacing w:val="-2"/>
          <w:w w:val="103"/>
          <w:kern w:val="0"/>
          <w:sz w:val="16"/>
        </w:rPr>
        <w:t>H.Y.</w:t>
      </w:r>
      <w:r>
        <w:rPr>
          <w:rFonts w:eastAsia="Times New Roman" w:cs="Times New Roman"/>
          <w:bCs/>
          <w:color w:val="000000"/>
          <w:spacing w:val="80"/>
          <w:kern w:val="0"/>
          <w:sz w:val="16"/>
        </w:rPr>
        <w:t xml:space="preserve"> </w:t>
      </w:r>
      <w:r>
        <w:rPr>
          <w:rFonts w:eastAsia="Times New Roman" w:cs="Times New Roman"/>
          <w:bCs/>
          <w:color w:val="000000"/>
          <w:spacing w:val="-2"/>
          <w:w w:val="103"/>
          <w:kern w:val="0"/>
          <w:sz w:val="16"/>
        </w:rPr>
        <w:t>Chen,</w:t>
      </w:r>
      <w:r>
        <w:rPr>
          <w:rFonts w:eastAsia="Times New Roman" w:cs="Times New Roman"/>
          <w:bCs/>
          <w:color w:val="000000"/>
          <w:spacing w:val="80"/>
          <w:kern w:val="0"/>
          <w:sz w:val="16"/>
        </w:rPr>
        <w:t xml:space="preserve"> </w:t>
      </w:r>
      <w:r>
        <w:rPr>
          <w:rFonts w:eastAsia="Times New Roman" w:cs="Times New Roman"/>
          <w:bCs/>
          <w:color w:val="000000"/>
          <w:spacing w:val="-1"/>
          <w:w w:val="102"/>
          <w:kern w:val="0"/>
          <w:sz w:val="16"/>
        </w:rPr>
        <w:t>and</w:t>
      </w:r>
      <w:r>
        <w:rPr>
          <w:rFonts w:eastAsia="Times New Roman" w:cs="Times New Roman"/>
          <w:bCs/>
          <w:color w:val="000000"/>
          <w:spacing w:val="80"/>
          <w:kern w:val="0"/>
          <w:sz w:val="16"/>
        </w:rPr>
        <w:t xml:space="preserve"> </w:t>
      </w:r>
      <w:r>
        <w:rPr>
          <w:rFonts w:eastAsia="Times New Roman" w:cs="Times New Roman"/>
          <w:bCs/>
          <w:color w:val="000000"/>
          <w:kern w:val="0"/>
          <w:sz w:val="16"/>
        </w:rPr>
        <w:t>M.H.</w:t>
      </w:r>
      <w:r>
        <w:rPr>
          <w:rFonts w:eastAsia="Times New Roman" w:cs="Times New Roman"/>
          <w:bCs/>
          <w:color w:val="000000"/>
          <w:spacing w:val="83"/>
          <w:kern w:val="0"/>
          <w:sz w:val="16"/>
        </w:rPr>
        <w:t xml:space="preserve"> </w:t>
      </w:r>
      <w:r>
        <w:rPr>
          <w:rFonts w:eastAsia="Times New Roman" w:cs="Times New Roman"/>
          <w:bCs/>
          <w:color w:val="000000"/>
          <w:spacing w:val="-2"/>
          <w:w w:val="104"/>
          <w:kern w:val="0"/>
          <w:sz w:val="16"/>
        </w:rPr>
        <w:t>Tsai,</w:t>
      </w:r>
      <w:r>
        <w:rPr>
          <w:rFonts w:eastAsia="Times New Roman" w:cs="Times New Roman"/>
          <w:bCs/>
          <w:color w:val="000000"/>
          <w:spacing w:val="79"/>
          <w:kern w:val="0"/>
          <w:sz w:val="16"/>
        </w:rPr>
        <w:t xml:space="preserve"> </w:t>
      </w:r>
      <w:r>
        <w:rPr>
          <w:rFonts w:eastAsia="Times New Roman" w:cs="Times New Roman"/>
          <w:bCs/>
          <w:color w:val="000000"/>
          <w:kern w:val="0"/>
          <w:sz w:val="16"/>
        </w:rPr>
        <w:t>“Three</w:t>
      </w:r>
      <w:r>
        <w:rPr>
          <w:rFonts w:eastAsia="Times New Roman" w:cs="Times New Roman"/>
          <w:bCs/>
          <w:color w:val="000000"/>
          <w:spacing w:val="78"/>
          <w:kern w:val="0"/>
          <w:sz w:val="16"/>
        </w:rPr>
        <w:t xml:space="preserve"> </w:t>
      </w:r>
      <w:r>
        <w:rPr>
          <w:rFonts w:eastAsia="Times New Roman" w:cs="Times New Roman"/>
          <w:bCs/>
          <w:color w:val="000000"/>
          <w:spacing w:val="-1"/>
          <w:w w:val="102"/>
          <w:kern w:val="0"/>
          <w:sz w:val="16"/>
        </w:rPr>
        <w:t>control</w:t>
      </w:r>
      <w:r>
        <w:rPr>
          <w:rFonts w:eastAsia="Times New Roman" w:cs="Times New Roman"/>
          <w:bCs/>
          <w:color w:val="000000"/>
          <w:spacing w:val="80"/>
          <w:kern w:val="0"/>
          <w:sz w:val="16"/>
        </w:rPr>
        <w:t xml:space="preserve"> </w:t>
      </w:r>
      <w:r>
        <w:rPr>
          <w:rFonts w:eastAsia="Times New Roman" w:cs="Times New Roman"/>
          <w:bCs/>
          <w:color w:val="000000"/>
          <w:spacing w:val="-1"/>
          <w:w w:val="102"/>
          <w:kern w:val="0"/>
          <w:sz w:val="16"/>
        </w:rPr>
        <w:t>flow</w:t>
      </w:r>
      <w:r>
        <w:rPr>
          <w:rFonts w:eastAsia="Times New Roman" w:cs="Times New Roman"/>
          <w:bCs/>
          <w:color w:val="000000"/>
          <w:w w:val="98"/>
          <w:kern w:val="0"/>
          <w:sz w:val="16"/>
        </w:rPr>
        <w:t xml:space="preserve"> </w:t>
      </w:r>
      <w:r>
        <w:rPr>
          <w:rFonts w:eastAsia="Times New Roman" w:cs="Times New Roman"/>
          <w:bCs/>
          <w:color w:val="000000"/>
          <w:kern w:val="0"/>
          <w:sz w:val="16"/>
        </w:rPr>
        <w:t>obfuscation</w:t>
      </w:r>
      <w:r>
        <w:rPr>
          <w:rFonts w:eastAsia="Times New Roman" w:cs="Times New Roman"/>
          <w:bCs/>
          <w:color w:val="000000"/>
          <w:spacing w:val="17"/>
          <w:kern w:val="0"/>
          <w:sz w:val="16"/>
        </w:rPr>
        <w:t xml:space="preserve"> </w:t>
      </w:r>
      <w:r>
        <w:rPr>
          <w:rFonts w:eastAsia="Times New Roman" w:cs="Times New Roman"/>
          <w:bCs/>
          <w:color w:val="000000"/>
          <w:kern w:val="0"/>
          <w:sz w:val="16"/>
        </w:rPr>
        <w:t>methods</w:t>
      </w:r>
      <w:r>
        <w:rPr>
          <w:rFonts w:eastAsia="Times New Roman" w:cs="Times New Roman"/>
          <w:bCs/>
          <w:color w:val="000000"/>
          <w:spacing w:val="15"/>
          <w:kern w:val="0"/>
          <w:sz w:val="16"/>
        </w:rPr>
        <w:t xml:space="preserve"> </w:t>
      </w:r>
      <w:r>
        <w:rPr>
          <w:rFonts w:eastAsia="Times New Roman" w:cs="Times New Roman"/>
          <w:bCs/>
          <w:color w:val="000000"/>
          <w:kern w:val="0"/>
          <w:sz w:val="16"/>
        </w:rPr>
        <w:t>for</w:t>
      </w:r>
      <w:r>
        <w:rPr>
          <w:rFonts w:eastAsia="Times New Roman" w:cs="Times New Roman"/>
          <w:bCs/>
          <w:color w:val="000000"/>
          <w:spacing w:val="15"/>
          <w:kern w:val="0"/>
          <w:sz w:val="16"/>
        </w:rPr>
        <w:t xml:space="preserve"> </w:t>
      </w:r>
      <w:r>
        <w:rPr>
          <w:rFonts w:eastAsia="Times New Roman" w:cs="Times New Roman"/>
          <w:bCs/>
          <w:color w:val="000000"/>
          <w:spacing w:val="-1"/>
          <w:w w:val="102"/>
          <w:kern w:val="0"/>
          <w:sz w:val="16"/>
        </w:rPr>
        <w:t>Java</w:t>
      </w:r>
      <w:r>
        <w:rPr>
          <w:rFonts w:eastAsia="Times New Roman" w:cs="Times New Roman"/>
          <w:bCs/>
          <w:color w:val="000000"/>
          <w:spacing w:val="16"/>
          <w:kern w:val="0"/>
          <w:sz w:val="16"/>
        </w:rPr>
        <w:t xml:space="preserve"> </w:t>
      </w:r>
      <w:r>
        <w:rPr>
          <w:rFonts w:eastAsia="Times New Roman" w:cs="Times New Roman"/>
          <w:bCs/>
          <w:color w:val="000000"/>
          <w:kern w:val="0"/>
          <w:sz w:val="16"/>
        </w:rPr>
        <w:t>software</w:t>
      </w:r>
      <w:r>
        <w:rPr>
          <w:rFonts w:eastAsia="Times New Roman" w:cs="Times New Roman"/>
          <w:bCs/>
          <w:color w:val="000000"/>
          <w:spacing w:val="-1"/>
          <w:kern w:val="0"/>
          <w:sz w:val="16"/>
        </w:rPr>
        <w:t>”,</w:t>
      </w:r>
      <w:r>
        <w:rPr>
          <w:rFonts w:eastAsia="Times New Roman" w:cs="Times New Roman"/>
          <w:bCs/>
          <w:color w:val="000000"/>
          <w:spacing w:val="16"/>
          <w:kern w:val="0"/>
          <w:sz w:val="16"/>
        </w:rPr>
        <w:t xml:space="preserve"> </w:t>
      </w:r>
      <w:r>
        <w:rPr>
          <w:rFonts w:eastAsia="Times New Roman" w:cs="Times New Roman"/>
          <w:bCs/>
          <w:color w:val="000000"/>
          <w:kern w:val="0"/>
          <w:sz w:val="16"/>
        </w:rPr>
        <w:t>Software,</w:t>
      </w:r>
      <w:r>
        <w:rPr>
          <w:rFonts w:eastAsia="Times New Roman" w:cs="Times New Roman"/>
          <w:bCs/>
          <w:color w:val="000000"/>
          <w:spacing w:val="16"/>
          <w:kern w:val="0"/>
          <w:sz w:val="16"/>
        </w:rPr>
        <w:t xml:space="preserve"> </w:t>
      </w:r>
      <w:r>
        <w:rPr>
          <w:rFonts w:eastAsia="Times New Roman" w:cs="Times New Roman"/>
          <w:bCs/>
          <w:color w:val="000000"/>
          <w:spacing w:val="-1"/>
          <w:kern w:val="0"/>
          <w:sz w:val="16"/>
        </w:rPr>
        <w:t>IEE</w:t>
      </w:r>
      <w:r>
        <w:rPr>
          <w:rFonts w:eastAsia="Times New Roman" w:cs="Times New Roman"/>
          <w:bCs/>
          <w:color w:val="000000"/>
          <w:spacing w:val="17"/>
          <w:kern w:val="0"/>
          <w:sz w:val="16"/>
        </w:rPr>
        <w:t xml:space="preserve"> </w:t>
      </w:r>
      <w:r>
        <w:rPr>
          <w:rFonts w:eastAsia="Times New Roman" w:cs="Times New Roman"/>
          <w:bCs/>
          <w:color w:val="000000"/>
          <w:kern w:val="0"/>
          <w:sz w:val="16"/>
        </w:rPr>
        <w:t>Proceedings,</w:t>
      </w:r>
      <w:r>
        <w:rPr>
          <w:rFonts w:eastAsia="Times New Roman" w:cs="Times New Roman"/>
          <w:bCs/>
          <w:color w:val="000000"/>
          <w:spacing w:val="1"/>
          <w:kern w:val="0"/>
          <w:sz w:val="16"/>
        </w:rPr>
        <w:t xml:space="preserve"> </w:t>
      </w:r>
      <w:r>
        <w:rPr>
          <w:rFonts w:eastAsia="Times New Roman" w:cs="Times New Roman"/>
          <w:bCs/>
          <w:color w:val="000000"/>
          <w:kern w:val="0"/>
          <w:sz w:val="16"/>
        </w:rPr>
        <w:t>April</w:t>
      </w:r>
      <w:r>
        <w:rPr>
          <w:rFonts w:eastAsia="Times New Roman" w:cs="Times New Roman"/>
          <w:bCs/>
          <w:color w:val="000000"/>
          <w:w w:val="98"/>
          <w:kern w:val="0"/>
          <w:sz w:val="16"/>
        </w:rPr>
        <w:t xml:space="preserve"> </w:t>
      </w:r>
      <w:r>
        <w:rPr>
          <w:rFonts w:eastAsia="Times New Roman" w:cs="Times New Roman"/>
          <w:bCs/>
          <w:color w:val="000000"/>
          <w:kern w:val="0"/>
          <w:sz w:val="16"/>
        </w:rPr>
        <w:t>2006,</w:t>
      </w:r>
      <w:r>
        <w:rPr>
          <w:rFonts w:eastAsia="Times New Roman" w:cs="Times New Roman"/>
          <w:bCs/>
          <w:color w:val="000000"/>
          <w:spacing w:val="2"/>
          <w:kern w:val="0"/>
          <w:sz w:val="16"/>
        </w:rPr>
        <w:t xml:space="preserve"> </w:t>
      </w:r>
      <w:r>
        <w:rPr>
          <w:rFonts w:eastAsia="Times New Roman" w:cs="Times New Roman"/>
          <w:bCs/>
          <w:color w:val="000000"/>
          <w:kern w:val="0"/>
          <w:sz w:val="16"/>
        </w:rPr>
        <w:t>Vol.</w:t>
      </w:r>
      <w:r>
        <w:rPr>
          <w:rFonts w:eastAsia="Times New Roman" w:cs="Times New Roman"/>
          <w:bCs/>
          <w:color w:val="000000"/>
          <w:w w:val="98"/>
          <w:kern w:val="0"/>
          <w:sz w:val="16"/>
        </w:rPr>
        <w:t xml:space="preserve"> </w:t>
      </w:r>
      <w:r>
        <w:rPr>
          <w:rFonts w:eastAsia="Times New Roman" w:cs="Times New Roman"/>
          <w:bCs/>
          <w:color w:val="000000"/>
          <w:kern w:val="0"/>
          <w:sz w:val="16"/>
        </w:rPr>
        <w:t>153,</w:t>
      </w:r>
      <w:r>
        <w:rPr>
          <w:rFonts w:eastAsia="Times New Roman" w:cs="Times New Roman"/>
          <w:bCs/>
          <w:color w:val="000000"/>
          <w:w w:val="97"/>
          <w:kern w:val="0"/>
          <w:sz w:val="16"/>
        </w:rPr>
        <w:t xml:space="preserve"> </w:t>
      </w:r>
      <w:r>
        <w:rPr>
          <w:rFonts w:eastAsia="Times New Roman" w:cs="Times New Roman"/>
          <w:bCs/>
          <w:color w:val="000000"/>
          <w:w w:val="101"/>
          <w:kern w:val="0"/>
          <w:sz w:val="16"/>
        </w:rPr>
        <w:t>pp:</w:t>
      </w:r>
      <w:r>
        <w:rPr>
          <w:rFonts w:eastAsia="Times New Roman" w:cs="Times New Roman"/>
          <w:bCs/>
          <w:color w:val="000000"/>
          <w:w w:val="98"/>
          <w:kern w:val="0"/>
          <w:sz w:val="16"/>
        </w:rPr>
        <w:t xml:space="preserve"> </w:t>
      </w:r>
      <w:r>
        <w:rPr>
          <w:rFonts w:eastAsia="Times New Roman" w:cs="Times New Roman"/>
          <w:bCs/>
          <w:color w:val="000000"/>
          <w:kern w:val="0"/>
          <w:sz w:val="16"/>
        </w:rPr>
        <w:t>80</w:t>
      </w:r>
      <w:r>
        <w:rPr>
          <w:rFonts w:eastAsia="Times New Roman" w:cs="Times New Roman"/>
          <w:bCs/>
          <w:color w:val="000000"/>
          <w:w w:val="96"/>
          <w:kern w:val="0"/>
          <w:sz w:val="16"/>
        </w:rPr>
        <w:t xml:space="preserve"> </w:t>
      </w:r>
      <w:r>
        <w:rPr>
          <w:rFonts w:eastAsia="Times New Roman" w:cs="Times New Roman"/>
          <w:bCs/>
          <w:color w:val="000000"/>
          <w:kern w:val="0"/>
          <w:sz w:val="16"/>
        </w:rPr>
        <w:t>– 86.</w:t>
      </w:r>
    </w:p>
    <w:p w14:paraId="4EF8862A" w14:textId="77777777" w:rsidR="00D171D9" w:rsidRDefault="00D171D9" w:rsidP="00D171D9">
      <w:pPr>
        <w:autoSpaceDE w:val="0"/>
        <w:autoSpaceDN w:val="0"/>
        <w:spacing w:line="55" w:lineRule="exact"/>
        <w:ind w:firstLine="480"/>
      </w:pPr>
    </w:p>
    <w:p w14:paraId="2F3FCD7B" w14:textId="77777777" w:rsidR="00D171D9" w:rsidRDefault="00D171D9" w:rsidP="00D171D9">
      <w:pPr>
        <w:autoSpaceDE w:val="0"/>
        <w:autoSpaceDN w:val="0"/>
        <w:spacing w:line="178" w:lineRule="exact"/>
        <w:ind w:left="359" w:right="61" w:firstLine="324"/>
      </w:pPr>
      <w:r>
        <w:rPr>
          <w:rFonts w:eastAsia="Times New Roman" w:cs="Times New Roman"/>
          <w:bCs/>
          <w:color w:val="000000"/>
          <w:spacing w:val="-2"/>
          <w:w w:val="104"/>
          <w:kern w:val="0"/>
          <w:sz w:val="16"/>
        </w:rPr>
        <w:t>[3]</w:t>
      </w:r>
      <w:r>
        <w:rPr>
          <w:rFonts w:eastAsia="Times New Roman" w:cs="Times New Roman"/>
          <w:bCs/>
          <w:color w:val="000000"/>
          <w:spacing w:val="131"/>
          <w:kern w:val="0"/>
          <w:sz w:val="16"/>
        </w:rPr>
        <w:t xml:space="preserve"> </w:t>
      </w:r>
      <w:r>
        <w:rPr>
          <w:rFonts w:eastAsia="Times New Roman" w:cs="Times New Roman"/>
          <w:bCs/>
          <w:color w:val="000000"/>
          <w:spacing w:val="-2"/>
          <w:w w:val="103"/>
          <w:kern w:val="0"/>
          <w:sz w:val="16"/>
        </w:rPr>
        <w:t>Nomair</w:t>
      </w:r>
      <w:r>
        <w:rPr>
          <w:rFonts w:eastAsia="Times New Roman" w:cs="Times New Roman"/>
          <w:bCs/>
          <w:color w:val="000000"/>
          <w:spacing w:val="74"/>
          <w:kern w:val="0"/>
          <w:sz w:val="16"/>
        </w:rPr>
        <w:t xml:space="preserve"> </w:t>
      </w:r>
      <w:r>
        <w:rPr>
          <w:rFonts w:eastAsia="Times New Roman" w:cs="Times New Roman"/>
          <w:bCs/>
          <w:color w:val="000000"/>
          <w:spacing w:val="-1"/>
          <w:kern w:val="0"/>
          <w:sz w:val="16"/>
        </w:rPr>
        <w:t>A.</w:t>
      </w:r>
      <w:r>
        <w:rPr>
          <w:rFonts w:eastAsia="Times New Roman" w:cs="Times New Roman"/>
          <w:bCs/>
          <w:color w:val="000000"/>
          <w:spacing w:val="75"/>
          <w:kern w:val="0"/>
          <w:sz w:val="16"/>
        </w:rPr>
        <w:t xml:space="preserve"> </w:t>
      </w:r>
      <w:r>
        <w:rPr>
          <w:rFonts w:eastAsia="Times New Roman" w:cs="Times New Roman"/>
          <w:bCs/>
          <w:color w:val="000000"/>
          <w:spacing w:val="-2"/>
          <w:w w:val="103"/>
          <w:kern w:val="0"/>
          <w:sz w:val="16"/>
        </w:rPr>
        <w:t>Naeem,</w:t>
      </w:r>
      <w:r>
        <w:rPr>
          <w:rFonts w:eastAsia="Times New Roman" w:cs="Times New Roman"/>
          <w:bCs/>
          <w:color w:val="000000"/>
          <w:spacing w:val="75"/>
          <w:kern w:val="0"/>
          <w:sz w:val="16"/>
        </w:rPr>
        <w:t xml:space="preserve"> </w:t>
      </w:r>
      <w:r>
        <w:rPr>
          <w:rFonts w:eastAsia="Times New Roman" w:cs="Times New Roman"/>
          <w:bCs/>
          <w:color w:val="000000"/>
          <w:spacing w:val="-2"/>
          <w:w w:val="104"/>
          <w:kern w:val="0"/>
          <w:sz w:val="16"/>
        </w:rPr>
        <w:t>and</w:t>
      </w:r>
      <w:r>
        <w:rPr>
          <w:rFonts w:eastAsia="Times New Roman" w:cs="Times New Roman"/>
          <w:bCs/>
          <w:color w:val="000000"/>
          <w:spacing w:val="76"/>
          <w:kern w:val="0"/>
          <w:sz w:val="16"/>
        </w:rPr>
        <w:t xml:space="preserve"> </w:t>
      </w:r>
      <w:r>
        <w:rPr>
          <w:rFonts w:eastAsia="Times New Roman" w:cs="Times New Roman"/>
          <w:bCs/>
          <w:color w:val="000000"/>
          <w:kern w:val="0"/>
          <w:sz w:val="16"/>
        </w:rPr>
        <w:t>Laurie</w:t>
      </w:r>
      <w:r>
        <w:rPr>
          <w:rFonts w:eastAsia="Times New Roman" w:cs="Times New Roman"/>
          <w:bCs/>
          <w:color w:val="000000"/>
          <w:spacing w:val="72"/>
          <w:kern w:val="0"/>
          <w:sz w:val="16"/>
        </w:rPr>
        <w:t xml:space="preserve"> </w:t>
      </w:r>
      <w:r>
        <w:rPr>
          <w:rFonts w:eastAsia="Times New Roman" w:cs="Times New Roman"/>
          <w:bCs/>
          <w:color w:val="000000"/>
          <w:spacing w:val="-2"/>
          <w:w w:val="103"/>
          <w:kern w:val="0"/>
          <w:sz w:val="16"/>
        </w:rPr>
        <w:t>Hendren,</w:t>
      </w:r>
      <w:r>
        <w:rPr>
          <w:rFonts w:eastAsia="Times New Roman" w:cs="Times New Roman"/>
          <w:bCs/>
          <w:color w:val="000000"/>
          <w:spacing w:val="76"/>
          <w:kern w:val="0"/>
          <w:sz w:val="16"/>
        </w:rPr>
        <w:t xml:space="preserve"> </w:t>
      </w:r>
      <w:r>
        <w:rPr>
          <w:rFonts w:eastAsia="Times New Roman" w:cs="Times New Roman"/>
          <w:bCs/>
          <w:color w:val="000000"/>
          <w:kern w:val="0"/>
          <w:sz w:val="16"/>
        </w:rPr>
        <w:t>“Programmer-friendly</w:t>
      </w:r>
      <w:r>
        <w:rPr>
          <w:rFonts w:eastAsia="Times New Roman" w:cs="Times New Roman"/>
          <w:bCs/>
          <w:color w:val="000000"/>
          <w:w w:val="97"/>
          <w:kern w:val="0"/>
          <w:sz w:val="16"/>
        </w:rPr>
        <w:t xml:space="preserve"> </w:t>
      </w:r>
      <w:r>
        <w:rPr>
          <w:rFonts w:eastAsia="Times New Roman" w:cs="Times New Roman"/>
          <w:bCs/>
          <w:color w:val="000000"/>
          <w:kern w:val="0"/>
          <w:sz w:val="16"/>
        </w:rPr>
        <w:t>Decompiled</w:t>
      </w:r>
      <w:r>
        <w:rPr>
          <w:rFonts w:eastAsia="Times New Roman" w:cs="Times New Roman"/>
          <w:bCs/>
          <w:color w:val="000000"/>
          <w:spacing w:val="14"/>
          <w:kern w:val="0"/>
          <w:sz w:val="16"/>
        </w:rPr>
        <w:t xml:space="preserve"> </w:t>
      </w:r>
      <w:r>
        <w:rPr>
          <w:rFonts w:eastAsia="Times New Roman" w:cs="Times New Roman"/>
          <w:bCs/>
          <w:color w:val="000000"/>
          <w:kern w:val="0"/>
          <w:sz w:val="16"/>
        </w:rPr>
        <w:t>Java”,</w:t>
      </w:r>
      <w:r>
        <w:rPr>
          <w:rFonts w:eastAsia="Times New Roman" w:cs="Times New Roman"/>
          <w:bCs/>
          <w:color w:val="000000"/>
          <w:spacing w:val="10"/>
          <w:kern w:val="0"/>
          <w:sz w:val="16"/>
        </w:rPr>
        <w:t xml:space="preserve"> </w:t>
      </w:r>
      <w:r>
        <w:rPr>
          <w:rFonts w:eastAsia="Times New Roman" w:cs="Times New Roman"/>
          <w:bCs/>
          <w:color w:val="000000"/>
          <w:kern w:val="0"/>
          <w:sz w:val="16"/>
        </w:rPr>
        <w:t>Program</w:t>
      </w:r>
      <w:r>
        <w:rPr>
          <w:rFonts w:eastAsia="Times New Roman" w:cs="Times New Roman"/>
          <w:bCs/>
          <w:color w:val="000000"/>
          <w:spacing w:val="10"/>
          <w:kern w:val="0"/>
          <w:sz w:val="16"/>
        </w:rPr>
        <w:t xml:space="preserve"> </w:t>
      </w:r>
      <w:r>
        <w:rPr>
          <w:rFonts w:eastAsia="Times New Roman" w:cs="Times New Roman"/>
          <w:bCs/>
          <w:color w:val="000000"/>
          <w:kern w:val="0"/>
          <w:sz w:val="16"/>
        </w:rPr>
        <w:t>Comprehension,</w:t>
      </w:r>
      <w:r>
        <w:rPr>
          <w:rFonts w:eastAsia="Times New Roman" w:cs="Times New Roman"/>
          <w:bCs/>
          <w:color w:val="000000"/>
          <w:spacing w:val="11"/>
          <w:kern w:val="0"/>
          <w:sz w:val="16"/>
        </w:rPr>
        <w:t xml:space="preserve"> </w:t>
      </w:r>
      <w:r>
        <w:rPr>
          <w:rFonts w:eastAsia="Times New Roman" w:cs="Times New Roman"/>
          <w:bCs/>
          <w:color w:val="000000"/>
          <w:kern w:val="0"/>
          <w:sz w:val="16"/>
        </w:rPr>
        <w:t>2006.</w:t>
      </w:r>
      <w:r>
        <w:rPr>
          <w:rFonts w:eastAsia="Times New Roman" w:cs="Times New Roman"/>
          <w:bCs/>
          <w:color w:val="000000"/>
          <w:spacing w:val="13"/>
          <w:kern w:val="0"/>
          <w:sz w:val="16"/>
        </w:rPr>
        <w:t xml:space="preserve"> </w:t>
      </w:r>
      <w:r>
        <w:rPr>
          <w:rFonts w:eastAsia="Times New Roman" w:cs="Times New Roman"/>
          <w:bCs/>
          <w:color w:val="000000"/>
          <w:kern w:val="0"/>
          <w:sz w:val="16"/>
        </w:rPr>
        <w:t>ICPC</w:t>
      </w:r>
      <w:r>
        <w:rPr>
          <w:rFonts w:eastAsia="Times New Roman" w:cs="Times New Roman"/>
          <w:bCs/>
          <w:color w:val="000000"/>
          <w:spacing w:val="9"/>
          <w:kern w:val="0"/>
          <w:sz w:val="16"/>
        </w:rPr>
        <w:t xml:space="preserve"> </w:t>
      </w:r>
      <w:r>
        <w:rPr>
          <w:rFonts w:eastAsia="Times New Roman" w:cs="Times New Roman"/>
          <w:bCs/>
          <w:color w:val="000000"/>
          <w:kern w:val="0"/>
          <w:sz w:val="16"/>
        </w:rPr>
        <w:t>2006.</w:t>
      </w:r>
      <w:r>
        <w:rPr>
          <w:rFonts w:eastAsia="Times New Roman" w:cs="Times New Roman"/>
          <w:bCs/>
          <w:color w:val="000000"/>
          <w:spacing w:val="11"/>
          <w:kern w:val="0"/>
          <w:sz w:val="16"/>
        </w:rPr>
        <w:t xml:space="preserve"> </w:t>
      </w:r>
      <w:r>
        <w:rPr>
          <w:rFonts w:eastAsia="Times New Roman" w:cs="Times New Roman"/>
          <w:bCs/>
          <w:color w:val="000000"/>
          <w:kern w:val="0"/>
          <w:sz w:val="16"/>
        </w:rPr>
        <w:t>14th IEEE</w:t>
      </w:r>
      <w:r>
        <w:rPr>
          <w:rFonts w:eastAsia="Times New Roman" w:cs="Times New Roman"/>
          <w:bCs/>
          <w:color w:val="000000"/>
          <w:spacing w:val="3"/>
          <w:kern w:val="0"/>
          <w:sz w:val="16"/>
        </w:rPr>
        <w:t xml:space="preserve"> </w:t>
      </w:r>
      <w:r>
        <w:rPr>
          <w:rFonts w:eastAsia="Times New Roman" w:cs="Times New Roman"/>
          <w:bCs/>
          <w:color w:val="000000"/>
          <w:kern w:val="0"/>
          <w:sz w:val="16"/>
        </w:rPr>
        <w:t>International</w:t>
      </w:r>
      <w:r>
        <w:rPr>
          <w:rFonts w:eastAsia="Times New Roman" w:cs="Times New Roman"/>
          <w:bCs/>
          <w:color w:val="000000"/>
          <w:w w:val="96"/>
          <w:kern w:val="0"/>
          <w:sz w:val="16"/>
        </w:rPr>
        <w:t xml:space="preserve"> </w:t>
      </w:r>
      <w:r>
        <w:rPr>
          <w:rFonts w:eastAsia="Times New Roman" w:cs="Times New Roman"/>
          <w:bCs/>
          <w:color w:val="000000"/>
          <w:kern w:val="0"/>
          <w:sz w:val="16"/>
        </w:rPr>
        <w:t>Conference.</w:t>
      </w:r>
      <w:r>
        <w:rPr>
          <w:rFonts w:eastAsia="Times New Roman" w:cs="Times New Roman"/>
          <w:bCs/>
          <w:color w:val="000000"/>
          <w:w w:val="96"/>
          <w:kern w:val="0"/>
          <w:sz w:val="16"/>
        </w:rPr>
        <w:t xml:space="preserve"> </w:t>
      </w:r>
      <w:r>
        <w:rPr>
          <w:rFonts w:eastAsia="Times New Roman" w:cs="Times New Roman"/>
          <w:bCs/>
          <w:color w:val="000000"/>
          <w:kern w:val="0"/>
          <w:sz w:val="16"/>
        </w:rPr>
        <w:t xml:space="preserve">14-16 </w:t>
      </w:r>
      <w:r>
        <w:rPr>
          <w:rFonts w:eastAsia="Times New Roman" w:cs="Times New Roman"/>
          <w:bCs/>
          <w:color w:val="000000"/>
          <w:spacing w:val="-3"/>
          <w:w w:val="105"/>
          <w:kern w:val="0"/>
          <w:sz w:val="16"/>
        </w:rPr>
        <w:t>June</w:t>
      </w:r>
      <w:r>
        <w:rPr>
          <w:rFonts w:eastAsia="Times New Roman" w:cs="Times New Roman"/>
          <w:bCs/>
          <w:color w:val="000000"/>
          <w:w w:val="96"/>
          <w:kern w:val="0"/>
          <w:sz w:val="16"/>
        </w:rPr>
        <w:t xml:space="preserve"> </w:t>
      </w:r>
      <w:r>
        <w:rPr>
          <w:rFonts w:eastAsia="Times New Roman" w:cs="Times New Roman"/>
          <w:bCs/>
          <w:color w:val="000000"/>
          <w:spacing w:val="-3"/>
          <w:w w:val="105"/>
          <w:kern w:val="0"/>
          <w:sz w:val="16"/>
        </w:rPr>
        <w:t>2006,</w:t>
      </w:r>
      <w:r>
        <w:rPr>
          <w:rFonts w:eastAsia="Times New Roman" w:cs="Times New Roman"/>
          <w:bCs/>
          <w:color w:val="000000"/>
          <w:w w:val="96"/>
          <w:kern w:val="0"/>
          <w:sz w:val="16"/>
        </w:rPr>
        <w:t xml:space="preserve"> </w:t>
      </w:r>
      <w:r>
        <w:rPr>
          <w:rFonts w:eastAsia="Times New Roman" w:cs="Times New Roman"/>
          <w:bCs/>
          <w:color w:val="000000"/>
          <w:w w:val="101"/>
          <w:kern w:val="0"/>
          <w:sz w:val="16"/>
        </w:rPr>
        <w:t>pp:</w:t>
      </w:r>
      <w:r>
        <w:rPr>
          <w:rFonts w:eastAsia="Times New Roman" w:cs="Times New Roman"/>
          <w:bCs/>
          <w:color w:val="000000"/>
          <w:w w:val="90"/>
          <w:kern w:val="0"/>
          <w:sz w:val="16"/>
        </w:rPr>
        <w:t xml:space="preserve"> </w:t>
      </w:r>
      <w:r>
        <w:rPr>
          <w:rFonts w:eastAsia="Times New Roman" w:cs="Times New Roman"/>
          <w:bCs/>
          <w:color w:val="000000"/>
          <w:spacing w:val="-1"/>
          <w:w w:val="102"/>
          <w:kern w:val="0"/>
          <w:sz w:val="16"/>
        </w:rPr>
        <w:t>327</w:t>
      </w:r>
      <w:r>
        <w:rPr>
          <w:rFonts w:eastAsia="Times New Roman" w:cs="Times New Roman"/>
          <w:bCs/>
          <w:color w:val="000000"/>
          <w:w w:val="98"/>
          <w:kern w:val="0"/>
          <w:sz w:val="16"/>
        </w:rPr>
        <w:t xml:space="preserve"> </w:t>
      </w:r>
      <w:r>
        <w:rPr>
          <w:rFonts w:eastAsia="Times New Roman" w:cs="Times New Roman"/>
          <w:bCs/>
          <w:color w:val="000000"/>
          <w:kern w:val="0"/>
          <w:sz w:val="16"/>
        </w:rPr>
        <w:t>–</w:t>
      </w:r>
      <w:r>
        <w:rPr>
          <w:rFonts w:eastAsia="Times New Roman" w:cs="Times New Roman"/>
          <w:bCs/>
          <w:color w:val="000000"/>
          <w:w w:val="98"/>
          <w:kern w:val="0"/>
          <w:sz w:val="16"/>
        </w:rPr>
        <w:t xml:space="preserve"> </w:t>
      </w:r>
      <w:r>
        <w:rPr>
          <w:rFonts w:eastAsia="Times New Roman" w:cs="Times New Roman"/>
          <w:bCs/>
          <w:color w:val="000000"/>
          <w:kern w:val="0"/>
          <w:sz w:val="16"/>
        </w:rPr>
        <w:t>336.</w:t>
      </w:r>
    </w:p>
    <w:p w14:paraId="3DBAA174" w14:textId="77777777" w:rsidR="00D171D9" w:rsidRDefault="00D171D9" w:rsidP="00D171D9">
      <w:pPr>
        <w:autoSpaceDE w:val="0"/>
        <w:autoSpaceDN w:val="0"/>
        <w:spacing w:line="55" w:lineRule="exact"/>
        <w:ind w:firstLine="480"/>
      </w:pPr>
    </w:p>
    <w:p w14:paraId="21B59EFB" w14:textId="3ADC59A1" w:rsidR="00D171D9" w:rsidRDefault="00D171D9" w:rsidP="001647A8">
      <w:pPr>
        <w:pStyle w:val="a8"/>
        <w:ind w:firstLineChars="0" w:firstLine="0"/>
      </w:pPr>
      <w:r>
        <w:rPr>
          <w:rFonts w:eastAsia="Times New Roman"/>
          <w:bCs/>
          <w:color w:val="000000"/>
          <w:spacing w:val="-2"/>
          <w:w w:val="104"/>
          <w:kern w:val="0"/>
          <w:sz w:val="16"/>
        </w:rPr>
        <w:t>[4]</w:t>
      </w:r>
      <w:r>
        <w:rPr>
          <w:rFonts w:eastAsia="Times New Roman"/>
          <w:bCs/>
          <w:color w:val="000000"/>
          <w:spacing w:val="131"/>
          <w:kern w:val="0"/>
          <w:sz w:val="16"/>
        </w:rPr>
        <w:t xml:space="preserve"> </w:t>
      </w:r>
      <w:r>
        <w:rPr>
          <w:rFonts w:eastAsia="Times New Roman"/>
          <w:bCs/>
          <w:color w:val="000000"/>
          <w:w w:val="101"/>
          <w:kern w:val="0"/>
          <w:sz w:val="16"/>
        </w:rPr>
        <w:t>John</w:t>
      </w:r>
      <w:r>
        <w:rPr>
          <w:rFonts w:eastAsia="Times New Roman"/>
          <w:bCs/>
          <w:color w:val="000000"/>
          <w:spacing w:val="44"/>
          <w:kern w:val="0"/>
          <w:sz w:val="16"/>
        </w:rPr>
        <w:t xml:space="preserve"> </w:t>
      </w:r>
      <w:r>
        <w:rPr>
          <w:rFonts w:eastAsia="Times New Roman"/>
          <w:bCs/>
          <w:color w:val="000000"/>
          <w:kern w:val="0"/>
          <w:sz w:val="16"/>
        </w:rPr>
        <w:t>A.</w:t>
      </w:r>
      <w:r>
        <w:rPr>
          <w:rFonts w:eastAsia="Times New Roman"/>
          <w:bCs/>
          <w:color w:val="000000"/>
          <w:spacing w:val="45"/>
          <w:kern w:val="0"/>
          <w:sz w:val="16"/>
        </w:rPr>
        <w:t xml:space="preserve"> </w:t>
      </w:r>
      <w:r>
        <w:rPr>
          <w:rFonts w:eastAsia="Times New Roman"/>
          <w:bCs/>
          <w:color w:val="000000"/>
          <w:kern w:val="0"/>
          <w:sz w:val="16"/>
        </w:rPr>
        <w:t>Adam,</w:t>
      </w:r>
      <w:r>
        <w:rPr>
          <w:rFonts w:eastAsia="Times New Roman"/>
          <w:bCs/>
          <w:color w:val="000000"/>
          <w:spacing w:val="45"/>
          <w:kern w:val="0"/>
          <w:sz w:val="16"/>
        </w:rPr>
        <w:t xml:space="preserve"> </w:t>
      </w:r>
      <w:r>
        <w:rPr>
          <w:rFonts w:eastAsia="Times New Roman"/>
          <w:bCs/>
          <w:color w:val="000000"/>
          <w:kern w:val="0"/>
          <w:sz w:val="16"/>
        </w:rPr>
        <w:t>“Threats</w:t>
      </w:r>
      <w:r>
        <w:rPr>
          <w:rFonts w:eastAsia="Times New Roman"/>
          <w:bCs/>
          <w:color w:val="000000"/>
          <w:spacing w:val="44"/>
          <w:kern w:val="0"/>
          <w:sz w:val="16"/>
        </w:rPr>
        <w:t xml:space="preserve"> </w:t>
      </w:r>
      <w:r>
        <w:rPr>
          <w:rFonts w:eastAsia="Times New Roman"/>
          <w:bCs/>
          <w:color w:val="000000"/>
          <w:spacing w:val="-1"/>
          <w:w w:val="102"/>
          <w:kern w:val="0"/>
          <w:sz w:val="16"/>
        </w:rPr>
        <w:t>and</w:t>
      </w:r>
      <w:r>
        <w:rPr>
          <w:rFonts w:eastAsia="Times New Roman"/>
          <w:bCs/>
          <w:color w:val="000000"/>
          <w:spacing w:val="45"/>
          <w:kern w:val="0"/>
          <w:sz w:val="16"/>
        </w:rPr>
        <w:t xml:space="preserve"> </w:t>
      </w:r>
      <w:r>
        <w:rPr>
          <w:rFonts w:eastAsia="Times New Roman"/>
          <w:bCs/>
          <w:color w:val="000000"/>
          <w:kern w:val="0"/>
          <w:sz w:val="16"/>
        </w:rPr>
        <w:t>countermeasures</w:t>
      </w:r>
      <w:r>
        <w:rPr>
          <w:rFonts w:eastAsia="Times New Roman"/>
          <w:bCs/>
          <w:color w:val="000000"/>
          <w:spacing w:val="-1"/>
          <w:kern w:val="0"/>
          <w:sz w:val="16"/>
        </w:rPr>
        <w:t>”,</w:t>
      </w:r>
      <w:r>
        <w:rPr>
          <w:rFonts w:eastAsia="Times New Roman"/>
          <w:bCs/>
          <w:color w:val="000000"/>
          <w:spacing w:val="47"/>
          <w:kern w:val="0"/>
          <w:sz w:val="16"/>
        </w:rPr>
        <w:t xml:space="preserve"> </w:t>
      </w:r>
      <w:r>
        <w:rPr>
          <w:rFonts w:eastAsia="Times New Roman"/>
          <w:bCs/>
          <w:color w:val="000000"/>
          <w:kern w:val="0"/>
          <w:sz w:val="16"/>
        </w:rPr>
        <w:t>IEEE</w:t>
      </w:r>
      <w:r>
        <w:rPr>
          <w:rFonts w:eastAsia="Times New Roman"/>
          <w:bCs/>
          <w:color w:val="000000"/>
          <w:spacing w:val="43"/>
          <w:kern w:val="0"/>
          <w:sz w:val="16"/>
        </w:rPr>
        <w:t xml:space="preserve"> </w:t>
      </w:r>
      <w:r>
        <w:rPr>
          <w:rFonts w:eastAsia="Times New Roman"/>
          <w:bCs/>
          <w:color w:val="000000"/>
          <w:kern w:val="0"/>
          <w:sz w:val="16"/>
        </w:rPr>
        <w:t>Press,</w:t>
      </w:r>
      <w:r>
        <w:rPr>
          <w:rFonts w:eastAsia="Times New Roman"/>
          <w:bCs/>
          <w:color w:val="000000"/>
          <w:spacing w:val="43"/>
          <w:kern w:val="0"/>
          <w:sz w:val="16"/>
        </w:rPr>
        <w:t xml:space="preserve"> </w:t>
      </w:r>
      <w:r>
        <w:rPr>
          <w:rFonts w:eastAsia="Times New Roman"/>
          <w:bCs/>
          <w:color w:val="000000"/>
          <w:w w:val="101"/>
          <w:kern w:val="0"/>
          <w:sz w:val="16"/>
        </w:rPr>
        <w:t>445</w:t>
      </w:r>
      <w:r>
        <w:rPr>
          <w:rFonts w:eastAsia="Times New Roman"/>
          <w:bCs/>
          <w:color w:val="000000"/>
          <w:w w:val="99"/>
          <w:kern w:val="0"/>
          <w:sz w:val="16"/>
        </w:rPr>
        <w:t xml:space="preserve"> </w:t>
      </w:r>
      <w:r>
        <w:rPr>
          <w:rFonts w:eastAsia="Times New Roman"/>
          <w:bCs/>
          <w:color w:val="000000"/>
          <w:kern w:val="0"/>
          <w:sz w:val="16"/>
        </w:rPr>
        <w:t>Hoes Lane</w:t>
      </w:r>
      <w:r>
        <w:rPr>
          <w:rFonts w:eastAsia="Times New Roman"/>
          <w:bCs/>
          <w:color w:val="000000"/>
          <w:w w:val="96"/>
          <w:kern w:val="0"/>
          <w:sz w:val="16"/>
        </w:rPr>
        <w:t xml:space="preserve"> </w:t>
      </w:r>
      <w:r>
        <w:rPr>
          <w:rFonts w:eastAsia="Times New Roman"/>
          <w:bCs/>
          <w:color w:val="000000"/>
          <w:kern w:val="0"/>
          <w:sz w:val="16"/>
        </w:rPr>
        <w:t xml:space="preserve">PO </w:t>
      </w:r>
      <w:r>
        <w:rPr>
          <w:rFonts w:eastAsia="Times New Roman"/>
          <w:bCs/>
          <w:color w:val="000000"/>
          <w:spacing w:val="-3"/>
          <w:w w:val="104"/>
          <w:kern w:val="0"/>
          <w:sz w:val="16"/>
        </w:rPr>
        <w:t>Box</w:t>
      </w:r>
      <w:r>
        <w:rPr>
          <w:rFonts w:eastAsia="Times New Roman"/>
          <w:bCs/>
          <w:color w:val="000000"/>
          <w:w w:val="99"/>
          <w:kern w:val="0"/>
          <w:sz w:val="16"/>
        </w:rPr>
        <w:t xml:space="preserve"> </w:t>
      </w:r>
      <w:r>
        <w:rPr>
          <w:rFonts w:eastAsia="Times New Roman"/>
          <w:bCs/>
          <w:color w:val="000000"/>
          <w:spacing w:val="-1"/>
          <w:w w:val="102"/>
          <w:kern w:val="0"/>
          <w:sz w:val="16"/>
        </w:rPr>
        <w:t>1331</w:t>
      </w:r>
      <w:r>
        <w:rPr>
          <w:rFonts w:eastAsia="Times New Roman"/>
          <w:bCs/>
          <w:color w:val="000000"/>
          <w:w w:val="97"/>
          <w:kern w:val="0"/>
          <w:sz w:val="16"/>
        </w:rPr>
        <w:t xml:space="preserve"> </w:t>
      </w:r>
      <w:r>
        <w:rPr>
          <w:rFonts w:eastAsia="Times New Roman"/>
          <w:bCs/>
          <w:color w:val="000000"/>
          <w:kern w:val="0"/>
          <w:sz w:val="16"/>
        </w:rPr>
        <w:t>Piscataway,</w:t>
      </w:r>
      <w:r>
        <w:rPr>
          <w:rFonts w:eastAsia="Times New Roman"/>
          <w:bCs/>
          <w:color w:val="000000"/>
          <w:spacing w:val="1"/>
          <w:kern w:val="0"/>
          <w:sz w:val="16"/>
        </w:rPr>
        <w:t xml:space="preserve"> </w:t>
      </w:r>
      <w:r>
        <w:rPr>
          <w:rFonts w:eastAsia="Times New Roman"/>
          <w:bCs/>
          <w:color w:val="000000"/>
          <w:kern w:val="0"/>
          <w:sz w:val="16"/>
        </w:rPr>
        <w:t>NJ</w:t>
      </w:r>
      <w:r>
        <w:rPr>
          <w:rFonts w:eastAsia="Times New Roman"/>
          <w:bCs/>
          <w:color w:val="000000"/>
          <w:spacing w:val="1"/>
          <w:kern w:val="0"/>
          <w:sz w:val="16"/>
        </w:rPr>
        <w:t xml:space="preserve"> </w:t>
      </w:r>
      <w:r>
        <w:rPr>
          <w:rFonts w:eastAsia="Times New Roman"/>
          <w:bCs/>
          <w:color w:val="000000"/>
          <w:kern w:val="0"/>
          <w:sz w:val="16"/>
        </w:rPr>
        <w:t>USA.</w:t>
      </w:r>
      <w:r>
        <w:rPr>
          <w:rFonts w:eastAsia="Times New Roman"/>
          <w:bCs/>
          <w:color w:val="000000"/>
          <w:w w:val="96"/>
          <w:kern w:val="0"/>
          <w:sz w:val="16"/>
        </w:rPr>
        <w:t xml:space="preserve"> </w:t>
      </w:r>
      <w:r>
        <w:rPr>
          <w:rFonts w:eastAsia="Times New Roman"/>
          <w:bCs/>
          <w:color w:val="000000"/>
          <w:spacing w:val="-1"/>
          <w:w w:val="102"/>
          <w:kern w:val="0"/>
          <w:sz w:val="16"/>
        </w:rPr>
        <w:t>1992,</w:t>
      </w:r>
      <w:r>
        <w:rPr>
          <w:rFonts w:eastAsia="Times New Roman"/>
          <w:bCs/>
          <w:color w:val="000000"/>
          <w:w w:val="97"/>
          <w:kern w:val="0"/>
          <w:sz w:val="16"/>
        </w:rPr>
        <w:t xml:space="preserve"> </w:t>
      </w:r>
      <w:r>
        <w:rPr>
          <w:rFonts w:eastAsia="Times New Roman"/>
          <w:bCs/>
          <w:color w:val="000000"/>
          <w:spacing w:val="1"/>
          <w:kern w:val="0"/>
          <w:sz w:val="16"/>
        </w:rPr>
        <w:t>pp:</w:t>
      </w:r>
      <w:r>
        <w:rPr>
          <w:rFonts w:eastAsia="Times New Roman"/>
          <w:bCs/>
          <w:color w:val="000000"/>
          <w:w w:val="91"/>
          <w:kern w:val="0"/>
          <w:sz w:val="16"/>
        </w:rPr>
        <w:t xml:space="preserve"> </w:t>
      </w:r>
      <w:r>
        <w:rPr>
          <w:rFonts w:eastAsia="Times New Roman"/>
          <w:bCs/>
          <w:color w:val="000000"/>
          <w:spacing w:val="1"/>
          <w:kern w:val="0"/>
          <w:sz w:val="16"/>
        </w:rPr>
        <w:t>21</w:t>
      </w:r>
      <w:r>
        <w:rPr>
          <w:rFonts w:eastAsia="Times New Roman"/>
          <w:bCs/>
          <w:color w:val="000000"/>
          <w:w w:val="97"/>
          <w:kern w:val="0"/>
          <w:sz w:val="16"/>
        </w:rPr>
        <w:t xml:space="preserve"> </w:t>
      </w:r>
      <w:r>
        <w:rPr>
          <w:rFonts w:eastAsia="Times New Roman"/>
          <w:bCs/>
          <w:color w:val="000000"/>
          <w:spacing w:val="-2"/>
          <w:w w:val="104"/>
          <w:kern w:val="0"/>
          <w:sz w:val="16"/>
        </w:rPr>
        <w:t>–</w:t>
      </w:r>
      <w:r>
        <w:rPr>
          <w:rFonts w:eastAsia="Times New Roman"/>
          <w:bCs/>
          <w:color w:val="000000"/>
          <w:w w:val="99"/>
          <w:kern w:val="0"/>
          <w:sz w:val="16"/>
        </w:rPr>
        <w:t xml:space="preserve"> </w:t>
      </w:r>
      <w:r>
        <w:rPr>
          <w:rFonts w:eastAsia="Times New Roman"/>
          <w:bCs/>
          <w:color w:val="000000"/>
          <w:kern w:val="0"/>
          <w:sz w:val="16"/>
        </w:rPr>
        <w:t>28</w:t>
      </w:r>
    </w:p>
    <w:p w14:paraId="32674AD5" w14:textId="77777777" w:rsidR="0044794C" w:rsidRDefault="0044794C" w:rsidP="001647A8">
      <w:pPr>
        <w:pStyle w:val="a8"/>
        <w:ind w:firstLineChars="0" w:firstLine="0"/>
        <w:sectPr w:rsidR="0044794C" w:rsidSect="00D171D9">
          <w:type w:val="continuous"/>
          <w:pgSz w:w="10431" w:h="14740"/>
          <w:pgMar w:top="1276" w:right="1020" w:bottom="1276" w:left="1020" w:header="851" w:footer="850" w:gutter="0"/>
          <w:pgNumType w:fmt="numberInDash"/>
          <w:cols w:num="2" w:space="241"/>
          <w:docGrid w:type="lines" w:linePitch="312"/>
        </w:sectPr>
      </w:pPr>
    </w:p>
    <w:p w14:paraId="4F120722" w14:textId="0DBDED11" w:rsidR="00D171D9" w:rsidRPr="007B642B" w:rsidRDefault="00D171D9" w:rsidP="007B642B">
      <w:pPr>
        <w:ind w:firstLine="420"/>
        <w:rPr>
          <w:rFonts w:eastAsia="宋体" w:cs="Times New Roman"/>
          <w:sz w:val="21"/>
          <w:szCs w:val="24"/>
        </w:rPr>
        <w:sectPr w:rsidR="00D171D9" w:rsidRPr="007B642B" w:rsidSect="00384790">
          <w:type w:val="continuous"/>
          <w:pgSz w:w="10431" w:h="14740"/>
          <w:pgMar w:top="1276" w:right="1020" w:bottom="1276" w:left="1020" w:header="851" w:footer="850" w:gutter="0"/>
          <w:pgNumType w:fmt="numberInDash"/>
          <w:cols w:space="241"/>
          <w:docGrid w:type="lines" w:linePitch="312"/>
        </w:sectPr>
      </w:pPr>
    </w:p>
    <w:p w14:paraId="085A9FAD" w14:textId="77777777" w:rsidR="003A691E" w:rsidRPr="003A691E" w:rsidRDefault="003A691E" w:rsidP="0044794C">
      <w:pPr>
        <w:ind w:firstLine="480"/>
      </w:pPr>
    </w:p>
    <w:sectPr w:rsidR="003A691E" w:rsidRPr="003A691E" w:rsidSect="007B642B">
      <w:pgSz w:w="10433" w:h="14742"/>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dadi" w:date="2019-04-28T22:11:00Z" w:initials="d">
    <w:p w14:paraId="49A5BA3F" w14:textId="1CD00B70" w:rsidR="000A7C68" w:rsidRDefault="000A7C68">
      <w:pPr>
        <w:pStyle w:val="a7"/>
      </w:pPr>
      <w:r>
        <w:rPr>
          <w:rStyle w:val="a5"/>
        </w:rPr>
        <w:annotationRef/>
      </w:r>
      <w:r>
        <w:rPr>
          <w:rFonts w:hint="eastAsia"/>
        </w:rPr>
        <w:t>红色</w:t>
      </w:r>
      <w:r>
        <w:t>字体标识的内容语句不太通顺。</w:t>
      </w:r>
    </w:p>
  </w:comment>
  <w:comment w:id="40" w:author="dadi" w:date="2019-04-28T22:10:00Z" w:initials="d">
    <w:p w14:paraId="00F4F39F" w14:textId="77777777" w:rsidR="000A7C68" w:rsidRDefault="000A7C68">
      <w:pPr>
        <w:pStyle w:val="a7"/>
      </w:pPr>
      <w:r>
        <w:rPr>
          <w:rStyle w:val="a5"/>
        </w:rPr>
        <w:annotationRef/>
      </w:r>
      <w:r>
        <w:rPr>
          <w:rFonts w:hint="eastAsia"/>
        </w:rPr>
        <w:t>与</w:t>
      </w:r>
      <w:r>
        <w:t>企业</w:t>
      </w:r>
      <w:r>
        <w:t>IT</w:t>
      </w:r>
      <w:r>
        <w:t>没有关系</w:t>
      </w:r>
    </w:p>
    <w:p w14:paraId="5032D86D" w14:textId="77777777" w:rsidR="000A7C68" w:rsidRDefault="000A7C68">
      <w:pPr>
        <w:pStyle w:val="a7"/>
      </w:pPr>
    </w:p>
    <w:p w14:paraId="263B7FB1" w14:textId="7318294A" w:rsidR="000A7C68" w:rsidRDefault="000A7C68">
      <w:pPr>
        <w:pStyle w:val="a7"/>
      </w:pPr>
    </w:p>
  </w:comment>
  <w:comment w:id="45" w:author="dadi" w:date="2019-04-28T22:11:00Z" w:initials="d">
    <w:p w14:paraId="74538487" w14:textId="77713A72" w:rsidR="000A7C68" w:rsidRDefault="000A7C68">
      <w:pPr>
        <w:pStyle w:val="a7"/>
      </w:pPr>
      <w:r>
        <w:rPr>
          <w:rStyle w:val="a5"/>
        </w:rPr>
        <w:annotationRef/>
      </w:r>
      <w:r>
        <w:rPr>
          <w:rFonts w:hint="eastAsia"/>
        </w:rPr>
        <w:t>本文</w:t>
      </w:r>
      <w:r>
        <w:t>的主要研究内容，不是</w:t>
      </w:r>
      <w:r>
        <w:rPr>
          <w:rFonts w:hint="eastAsia"/>
        </w:rPr>
        <w:t>把</w:t>
      </w:r>
      <w:r>
        <w:t>论文的每章内容</w:t>
      </w:r>
      <w:r>
        <w:rPr>
          <w:rFonts w:hint="eastAsia"/>
        </w:rPr>
        <w:t>描述</w:t>
      </w:r>
      <w:r>
        <w:t>一遍。</w:t>
      </w:r>
    </w:p>
  </w:comment>
  <w:comment w:id="59" w:author="dadi" w:date="2019-04-28T22:13:00Z" w:initials="d">
    <w:p w14:paraId="15560238" w14:textId="40B05F6C" w:rsidR="000A7C68" w:rsidRDefault="000A7C68">
      <w:pPr>
        <w:pStyle w:val="a7"/>
      </w:pPr>
      <w:r>
        <w:rPr>
          <w:rStyle w:val="a5"/>
        </w:rPr>
        <w:annotationRef/>
      </w:r>
      <w:r>
        <w:rPr>
          <w:rFonts w:hint="eastAsia"/>
        </w:rPr>
        <w:t>缺少</w:t>
      </w:r>
      <w:r>
        <w:t>研究意义的描述。</w:t>
      </w:r>
    </w:p>
  </w:comment>
  <w:comment w:id="63" w:author="dadi" w:date="2019-04-28T22:12:00Z" w:initials="d">
    <w:p w14:paraId="4DDC2644" w14:textId="2362835B" w:rsidR="000A7C68" w:rsidRDefault="000A7C68">
      <w:pPr>
        <w:pStyle w:val="a7"/>
      </w:pPr>
      <w:r>
        <w:rPr>
          <w:rStyle w:val="a5"/>
        </w:rPr>
        <w:annotationRef/>
      </w:r>
      <w:r>
        <w:rPr>
          <w:rFonts w:hint="eastAsia"/>
        </w:rPr>
        <w:t>英文</w:t>
      </w:r>
      <w:r>
        <w:t>不</w:t>
      </w:r>
      <w:r>
        <w:rPr>
          <w:rFonts w:hint="eastAsia"/>
        </w:rPr>
        <w:t>是</w:t>
      </w:r>
      <w:r>
        <w:t>新罗马字体</w:t>
      </w:r>
    </w:p>
  </w:comment>
  <w:comment w:id="64" w:author="dadi" w:date="2019-04-28T22:14:00Z" w:initials="d">
    <w:p w14:paraId="780B39EF" w14:textId="22F3BBAF" w:rsidR="000A7C68" w:rsidRDefault="000A7C68">
      <w:pPr>
        <w:pStyle w:val="a7"/>
      </w:pPr>
      <w:r>
        <w:rPr>
          <w:rStyle w:val="a5"/>
        </w:rPr>
        <w:annotationRef/>
      </w:r>
      <w:r>
        <w:rPr>
          <w:rFonts w:hint="eastAsia"/>
        </w:rPr>
        <w:t>全部</w:t>
      </w:r>
      <w:r>
        <w:t>检查，</w:t>
      </w:r>
      <w:r>
        <w:rPr>
          <w:rFonts w:hint="eastAsia"/>
        </w:rPr>
        <w:t>英文</w:t>
      </w:r>
      <w:r>
        <w:t>要用新罗马字体。</w:t>
      </w:r>
    </w:p>
  </w:comment>
  <w:comment w:id="79" w:author="dadi" w:date="2019-04-28T22:16:00Z" w:initials="d">
    <w:p w14:paraId="7FF505C8" w14:textId="77777777" w:rsidR="000A7C68" w:rsidRDefault="000A7C68">
      <w:pPr>
        <w:pStyle w:val="a7"/>
      </w:pPr>
      <w:r>
        <w:rPr>
          <w:rStyle w:val="a5"/>
        </w:rPr>
        <w:annotationRef/>
      </w:r>
      <w:r>
        <w:rPr>
          <w:rFonts w:hint="eastAsia"/>
        </w:rPr>
        <w:t>没有</w:t>
      </w:r>
      <w:r>
        <w:t>阐述清楚研究背景。</w:t>
      </w:r>
      <w:r>
        <w:rPr>
          <w:rFonts w:hint="eastAsia"/>
        </w:rPr>
        <w:t>内容</w:t>
      </w:r>
      <w:r>
        <w:t>太</w:t>
      </w:r>
      <w:r>
        <w:rPr>
          <w:rFonts w:hint="eastAsia"/>
        </w:rPr>
        <w:t>混乱</w:t>
      </w:r>
      <w:r>
        <w:t>。</w:t>
      </w:r>
    </w:p>
    <w:p w14:paraId="75EBD685" w14:textId="4FF2E2BB" w:rsidR="000A7C68" w:rsidRDefault="000A7C68">
      <w:pPr>
        <w:pStyle w:val="a7"/>
      </w:pPr>
      <w:r>
        <w:rPr>
          <w:rFonts w:hint="eastAsia"/>
        </w:rPr>
        <w:t>学习</w:t>
      </w:r>
      <w:r>
        <w:t>一下：</w:t>
      </w:r>
    </w:p>
    <w:p w14:paraId="7F1A1E9A" w14:textId="5C03166D" w:rsidR="000A7C68" w:rsidRDefault="000A7C68">
      <w:pPr>
        <w:pStyle w:val="a7"/>
      </w:pPr>
      <w:r w:rsidRPr="008A1E55">
        <w:t>https://www.riversecurity.com.cn/new_bots.shtml</w:t>
      </w:r>
    </w:p>
  </w:comment>
  <w:comment w:id="82" w:author="dadi" w:date="2019-04-28T22:22:00Z" w:initials="d">
    <w:p w14:paraId="642A8A65" w14:textId="108B3E66" w:rsidR="000A7C68" w:rsidRDefault="000A7C68">
      <w:pPr>
        <w:pStyle w:val="a7"/>
      </w:pPr>
      <w:r>
        <w:rPr>
          <w:rStyle w:val="a5"/>
        </w:rPr>
        <w:annotationRef/>
      </w:r>
      <w:r>
        <w:rPr>
          <w:rFonts w:hint="eastAsia"/>
        </w:rPr>
        <w:t>这一段话</w:t>
      </w:r>
      <w:r>
        <w:t>跟上面的内容不在同一个层面。</w:t>
      </w:r>
    </w:p>
  </w:comment>
  <w:comment w:id="96" w:author="dadi" w:date="2019-04-28T22:44:00Z" w:initials="d">
    <w:p w14:paraId="1E8E0B33" w14:textId="4A50762C" w:rsidR="000A7C68" w:rsidRDefault="000A7C68">
      <w:pPr>
        <w:pStyle w:val="a7"/>
      </w:pPr>
      <w:r>
        <w:rPr>
          <w:rStyle w:val="a5"/>
        </w:rPr>
        <w:annotationRef/>
      </w:r>
    </w:p>
  </w:comment>
  <w:comment w:id="100" w:author="dadi" w:date="2019-04-28T22:44:00Z" w:initials="d">
    <w:p w14:paraId="0BD25D3D" w14:textId="204FAC2D" w:rsidR="000A7C68" w:rsidRDefault="000A7C68">
      <w:pPr>
        <w:pStyle w:val="a7"/>
      </w:pPr>
      <w:r>
        <w:rPr>
          <w:rStyle w:val="a5"/>
        </w:rPr>
        <w:annotationRef/>
      </w:r>
    </w:p>
  </w:comment>
  <w:comment w:id="103" w:author="dadi" w:date="2019-04-28T22:45:00Z" w:initials="d">
    <w:p w14:paraId="2B8D0AF9" w14:textId="7D095C22" w:rsidR="000A7C68" w:rsidRDefault="000A7C68">
      <w:pPr>
        <w:pStyle w:val="a7"/>
      </w:pPr>
      <w:r>
        <w:rPr>
          <w:rStyle w:val="a5"/>
        </w:rPr>
        <w:annotationRef/>
      </w:r>
      <w:r>
        <w:rPr>
          <w:rFonts w:hint="eastAsia"/>
        </w:rPr>
        <w:t>注意</w:t>
      </w:r>
      <w:r>
        <w:t>标点符号，用</w:t>
      </w:r>
      <w:r>
        <w:rPr>
          <w:rFonts w:hint="eastAsia"/>
        </w:rPr>
        <w:t>全角</w:t>
      </w:r>
      <w:r>
        <w:t>。</w:t>
      </w:r>
    </w:p>
  </w:comment>
  <w:comment w:id="104" w:author="dadi" w:date="2019-04-28T22:45:00Z" w:initials="d">
    <w:p w14:paraId="6D1F62CD" w14:textId="27153B00" w:rsidR="000A7C68" w:rsidRDefault="000A7C68">
      <w:pPr>
        <w:pStyle w:val="a7"/>
      </w:pPr>
      <w:r>
        <w:rPr>
          <w:rStyle w:val="a5"/>
        </w:rPr>
        <w:annotationRef/>
      </w:r>
      <w:r>
        <w:rPr>
          <w:rFonts w:hint="eastAsia"/>
        </w:rPr>
        <w:t>全角</w:t>
      </w:r>
    </w:p>
  </w:comment>
  <w:comment w:id="105" w:author="dadi" w:date="2019-04-28T22:46:00Z" w:initials="d">
    <w:p w14:paraId="74853368" w14:textId="0956500A" w:rsidR="000A7C68" w:rsidRDefault="000A7C68">
      <w:pPr>
        <w:pStyle w:val="a7"/>
      </w:pPr>
      <w:r>
        <w:rPr>
          <w:rStyle w:val="a5"/>
        </w:rPr>
        <w:annotationRef/>
      </w:r>
      <w:r>
        <w:rPr>
          <w:rFonts w:hint="eastAsia"/>
        </w:rPr>
        <w:t>文献上标</w:t>
      </w:r>
    </w:p>
  </w:comment>
  <w:comment w:id="106" w:author="dadi" w:date="2019-04-28T22:45:00Z" w:initials="d">
    <w:p w14:paraId="6EBB2424" w14:textId="2735A1EF" w:rsidR="000A7C68" w:rsidRDefault="000A7C68">
      <w:pPr>
        <w:pStyle w:val="a7"/>
      </w:pPr>
      <w:r>
        <w:rPr>
          <w:rStyle w:val="a5"/>
        </w:rPr>
        <w:annotationRef/>
      </w:r>
      <w:r>
        <w:rPr>
          <w:rFonts w:hint="eastAsia"/>
        </w:rPr>
        <w:t>全角，</w:t>
      </w:r>
      <w:r>
        <w:t>下面不再赘述</w:t>
      </w:r>
    </w:p>
  </w:comment>
  <w:comment w:id="109" w:author="dadi" w:date="2019-04-28T22:46:00Z" w:initials="d">
    <w:p w14:paraId="3DEC5873" w14:textId="58797384" w:rsidR="000A7C68" w:rsidRDefault="000A7C68">
      <w:pPr>
        <w:pStyle w:val="a7"/>
      </w:pPr>
      <w:r>
        <w:rPr>
          <w:rStyle w:val="a5"/>
        </w:rPr>
        <w:annotationRef/>
      </w:r>
      <w:r>
        <w:rPr>
          <w:rFonts w:hint="eastAsia"/>
        </w:rPr>
        <w:t>注意</w:t>
      </w:r>
      <w:r>
        <w:t>专有名词，不再赘述。</w:t>
      </w:r>
    </w:p>
  </w:comment>
  <w:comment w:id="110" w:author="dadi" w:date="2019-04-28T22:47:00Z" w:initials="d">
    <w:p w14:paraId="46517E5F" w14:textId="5C83AC95" w:rsidR="000A7C68" w:rsidRDefault="000A7C68">
      <w:pPr>
        <w:pStyle w:val="a7"/>
      </w:pPr>
      <w:r>
        <w:rPr>
          <w:rStyle w:val="a5"/>
        </w:rPr>
        <w:annotationRef/>
      </w:r>
      <w:r>
        <w:rPr>
          <w:rFonts w:hint="eastAsia"/>
        </w:rPr>
        <w:t>ID</w:t>
      </w:r>
    </w:p>
  </w:comment>
  <w:comment w:id="113" w:author="dadi" w:date="2019-04-28T22:48:00Z" w:initials="d">
    <w:p w14:paraId="56448212" w14:textId="0D636EB5" w:rsidR="000A7C68" w:rsidRDefault="000A7C68">
      <w:pPr>
        <w:pStyle w:val="a7"/>
      </w:pPr>
      <w:r>
        <w:rPr>
          <w:rStyle w:val="a5"/>
        </w:rPr>
        <w:annotationRef/>
      </w:r>
      <w:r>
        <w:rPr>
          <w:rFonts w:hint="eastAsia"/>
        </w:rPr>
        <w:t>需要</w:t>
      </w:r>
      <w:r>
        <w:t>重写，内容太粗糙</w:t>
      </w:r>
    </w:p>
  </w:comment>
  <w:comment w:id="129" w:author="dadi" w:date="2019-04-28T22:47:00Z" w:initials="d">
    <w:p w14:paraId="43C159BD" w14:textId="715EA09C" w:rsidR="000A7C68" w:rsidRDefault="000A7C68">
      <w:pPr>
        <w:pStyle w:val="a7"/>
      </w:pPr>
      <w:r>
        <w:rPr>
          <w:rStyle w:val="a5"/>
        </w:rPr>
        <w:annotationRef/>
      </w:r>
      <w:r>
        <w:rPr>
          <w:rFonts w:hint="eastAsia"/>
        </w:rPr>
        <w:t>行间距</w:t>
      </w:r>
      <w:r>
        <w:rPr>
          <w:rFonts w:hint="eastAsia"/>
        </w:rPr>
        <w:t>2</w:t>
      </w:r>
      <w:r>
        <w:t>0</w:t>
      </w:r>
      <w:r>
        <w:rPr>
          <w:rFonts w:hint="eastAsia"/>
        </w:rPr>
        <w:t>磅</w:t>
      </w:r>
      <w:r>
        <w:t>，不再赘述，仔细检查</w:t>
      </w:r>
    </w:p>
  </w:comment>
  <w:comment w:id="157" w:author="dadi" w:date="2019-04-28T22:49:00Z" w:initials="d">
    <w:p w14:paraId="6BE5552F" w14:textId="77C41A46" w:rsidR="000A7C68" w:rsidRDefault="000A7C68">
      <w:pPr>
        <w:pStyle w:val="a7"/>
      </w:pPr>
      <w:r>
        <w:rPr>
          <w:rStyle w:val="a5"/>
        </w:rPr>
        <w:annotationRef/>
      </w:r>
      <w:r>
        <w:rPr>
          <w:rFonts w:hint="eastAsia"/>
        </w:rPr>
        <w:t>仔细</w:t>
      </w:r>
      <w:r>
        <w:t>阅读论文避免低级错误。</w:t>
      </w:r>
    </w:p>
  </w:comment>
  <w:comment w:id="172" w:author="dadi" w:date="2019-04-28T22:51:00Z" w:initials="d">
    <w:p w14:paraId="3352C6B7" w14:textId="3E27198A" w:rsidR="000A7C68" w:rsidRDefault="000A7C68">
      <w:pPr>
        <w:pStyle w:val="a7"/>
      </w:pPr>
      <w:r>
        <w:rPr>
          <w:rStyle w:val="a5"/>
        </w:rPr>
        <w:annotationRef/>
      </w:r>
      <w:r>
        <w:rPr>
          <w:rFonts w:hint="eastAsia"/>
        </w:rPr>
        <w:t>字体</w:t>
      </w:r>
    </w:p>
  </w:comment>
  <w:comment w:id="213" w:author="dadi" w:date="2019-04-28T22:55:00Z" w:initials="d">
    <w:p w14:paraId="69BB1A50" w14:textId="30C36312" w:rsidR="000A7C68" w:rsidRDefault="000A7C68">
      <w:pPr>
        <w:pStyle w:val="a7"/>
      </w:pPr>
      <w:r>
        <w:rPr>
          <w:rStyle w:val="a5"/>
        </w:rPr>
        <w:annotationRef/>
      </w:r>
      <w:r>
        <w:rPr>
          <w:rFonts w:hint="eastAsia"/>
        </w:rPr>
        <w:t>删除</w:t>
      </w:r>
      <w:r>
        <w:t>多余的空格</w:t>
      </w:r>
    </w:p>
  </w:comment>
  <w:comment w:id="222" w:author="dadi" w:date="2019-04-28T22:53:00Z" w:initials="d">
    <w:p w14:paraId="5E976EF9" w14:textId="41C26B05" w:rsidR="000A7C68" w:rsidRDefault="000A7C68">
      <w:pPr>
        <w:pStyle w:val="a7"/>
      </w:pPr>
      <w:r>
        <w:rPr>
          <w:rStyle w:val="a5"/>
        </w:rPr>
        <w:annotationRef/>
      </w:r>
      <w:r>
        <w:rPr>
          <w:rFonts w:hint="eastAsia"/>
        </w:rPr>
        <w:t>？</w:t>
      </w:r>
      <w:r>
        <w:t>？</w:t>
      </w:r>
    </w:p>
  </w:comment>
  <w:comment w:id="229" w:author="dadi" w:date="2019-04-28T22:56:00Z" w:initials="d">
    <w:p w14:paraId="75FCF285" w14:textId="4E4075A3" w:rsidR="000A7C68" w:rsidRDefault="000A7C68">
      <w:pPr>
        <w:pStyle w:val="a7"/>
      </w:pPr>
      <w:r>
        <w:rPr>
          <w:rStyle w:val="a5"/>
        </w:rPr>
        <w:annotationRef/>
      </w:r>
      <w:r>
        <w:rPr>
          <w:rFonts w:hint="eastAsia"/>
        </w:rPr>
        <w:t>少</w:t>
      </w:r>
      <w:r>
        <w:t>了</w:t>
      </w:r>
      <w:r>
        <w:rPr>
          <w:rFonts w:hint="eastAsia"/>
        </w:rPr>
        <w:t>空格</w:t>
      </w:r>
    </w:p>
  </w:comment>
  <w:comment w:id="240" w:author="dadi" w:date="2019-04-28T22:56:00Z" w:initials="d">
    <w:p w14:paraId="19EDCCB4" w14:textId="7BB89B15" w:rsidR="000A7C68" w:rsidRDefault="000A7C68">
      <w:pPr>
        <w:pStyle w:val="a7"/>
      </w:pPr>
      <w:r>
        <w:rPr>
          <w:rStyle w:val="a5"/>
        </w:rPr>
        <w:annotationRef/>
      </w:r>
      <w:r>
        <w:rPr>
          <w:rFonts w:hint="eastAsia"/>
        </w:rPr>
        <w:t>全角</w:t>
      </w:r>
    </w:p>
  </w:comment>
  <w:comment w:id="246" w:author="dadi" w:date="2019-04-28T22:56:00Z" w:initials="d">
    <w:p w14:paraId="50A7272D" w14:textId="0830F1A6" w:rsidR="000A7C68" w:rsidRDefault="000A7C68">
      <w:pPr>
        <w:pStyle w:val="a7"/>
      </w:pPr>
      <w:r>
        <w:rPr>
          <w:rStyle w:val="a5"/>
        </w:rPr>
        <w:annotationRef/>
      </w:r>
      <w:r>
        <w:rPr>
          <w:rFonts w:hint="eastAsia"/>
        </w:rPr>
        <w:t>注意</w:t>
      </w:r>
      <w:r>
        <w:t>使用格式</w:t>
      </w:r>
      <w:proofErr w:type="gramStart"/>
      <w:r>
        <w:t>刷保障</w:t>
      </w:r>
      <w:proofErr w:type="gramEnd"/>
      <w:r>
        <w:t>段落的格式</w:t>
      </w:r>
    </w:p>
  </w:comment>
  <w:comment w:id="252" w:author="dadi" w:date="2019-04-28T22:57:00Z" w:initials="d">
    <w:p w14:paraId="58B32DBE" w14:textId="58543096" w:rsidR="000A7C68" w:rsidRDefault="000A7C68">
      <w:pPr>
        <w:pStyle w:val="a7"/>
      </w:pPr>
      <w:r>
        <w:rPr>
          <w:rStyle w:val="a5"/>
        </w:rPr>
        <w:annotationRef/>
      </w:r>
      <w:r>
        <w:rPr>
          <w:rFonts w:hint="eastAsia"/>
        </w:rPr>
        <w:t>格式</w:t>
      </w:r>
      <w:r>
        <w:t>，数字和</w:t>
      </w:r>
      <w:r>
        <w:rPr>
          <w:rFonts w:hint="eastAsia"/>
        </w:rPr>
        <w:t>字母</w:t>
      </w:r>
      <w:r>
        <w:t>均是新罗马字体</w:t>
      </w:r>
    </w:p>
  </w:comment>
  <w:comment w:id="260" w:author="dadi" w:date="2019-04-28T22:58:00Z" w:initials="d">
    <w:p w14:paraId="68576F9C" w14:textId="1F553B2E" w:rsidR="000A7C68" w:rsidRDefault="000A7C68">
      <w:pPr>
        <w:pStyle w:val="a7"/>
      </w:pPr>
      <w:r>
        <w:rPr>
          <w:rStyle w:val="a5"/>
        </w:rPr>
        <w:annotationRef/>
      </w:r>
      <w:r>
        <w:rPr>
          <w:rFonts w:hint="eastAsia"/>
        </w:rPr>
        <w:t>段落</w:t>
      </w:r>
      <w:r>
        <w:t>格式不对</w:t>
      </w:r>
    </w:p>
  </w:comment>
  <w:comment w:id="265" w:author="dadi" w:date="2019-04-28T22:58:00Z" w:initials="d">
    <w:p w14:paraId="23CC17AC" w14:textId="5A3D9556" w:rsidR="000A7C68" w:rsidRDefault="000A7C68">
      <w:pPr>
        <w:pStyle w:val="a7"/>
      </w:pPr>
      <w:r>
        <w:rPr>
          <w:rStyle w:val="a5"/>
        </w:rPr>
        <w:annotationRef/>
      </w:r>
      <w:r>
        <w:rPr>
          <w:rFonts w:hint="eastAsia"/>
        </w:rPr>
        <w:t>句子</w:t>
      </w:r>
      <w:r>
        <w:t>和段落</w:t>
      </w:r>
      <w:r>
        <w:rPr>
          <w:rFonts w:hint="eastAsia"/>
        </w:rPr>
        <w:t>没</w:t>
      </w:r>
      <w:r>
        <w:t>写完？</w:t>
      </w:r>
    </w:p>
  </w:comment>
  <w:comment w:id="277" w:author="dadi" w:date="2019-04-28T23:17:00Z" w:initials="d">
    <w:p w14:paraId="7D0DE4B9" w14:textId="3B33F328" w:rsidR="000A7C68" w:rsidRDefault="000A7C68">
      <w:pPr>
        <w:pStyle w:val="a7"/>
      </w:pPr>
      <w:r>
        <w:rPr>
          <w:rStyle w:val="a5"/>
        </w:rPr>
        <w:annotationRef/>
      </w:r>
      <w:r>
        <w:rPr>
          <w:rFonts w:hint="eastAsia"/>
        </w:rPr>
        <w:t>太简单</w:t>
      </w:r>
      <w:r>
        <w:t>了</w:t>
      </w:r>
      <w:r>
        <w:rPr>
          <w:rFonts w:hint="eastAsia"/>
        </w:rPr>
        <w:t>，</w:t>
      </w:r>
      <w:r>
        <w:t>参考</w:t>
      </w:r>
      <w:proofErr w:type="gramStart"/>
      <w:r>
        <w:t>下瑞数</w:t>
      </w:r>
      <w:proofErr w:type="gramEnd"/>
      <w:r>
        <w:t>的？</w:t>
      </w:r>
    </w:p>
  </w:comment>
  <w:comment w:id="283" w:author="dadi" w:date="2019-04-28T23:02:00Z" w:initials="d">
    <w:p w14:paraId="749AC844" w14:textId="6075D79F" w:rsidR="000A7C68" w:rsidRDefault="000A7C68">
      <w:pPr>
        <w:pStyle w:val="a7"/>
      </w:pPr>
      <w:r>
        <w:rPr>
          <w:rStyle w:val="a5"/>
        </w:rPr>
        <w:annotationRef/>
      </w:r>
      <w:r>
        <w:rPr>
          <w:rFonts w:hint="eastAsia"/>
        </w:rPr>
        <w:t>字体</w:t>
      </w:r>
      <w:r>
        <w:t>大小，</w:t>
      </w:r>
      <w:r>
        <w:rPr>
          <w:rFonts w:hint="eastAsia"/>
        </w:rPr>
        <w:t>宋体</w:t>
      </w:r>
      <w:r>
        <w:t>小四。</w:t>
      </w:r>
    </w:p>
  </w:comment>
  <w:comment w:id="284" w:author="dadi" w:date="2019-04-28T23:00:00Z" w:initials="d">
    <w:p w14:paraId="0CF858CC" w14:textId="35F23417" w:rsidR="000A7C68" w:rsidRDefault="000A7C68">
      <w:pPr>
        <w:pStyle w:val="a7"/>
      </w:pPr>
      <w:r>
        <w:rPr>
          <w:rStyle w:val="a5"/>
        </w:rPr>
        <w:annotationRef/>
      </w:r>
      <w:r>
        <w:rPr>
          <w:rFonts w:hint="eastAsia"/>
        </w:rPr>
        <w:t>没</w:t>
      </w:r>
      <w:r>
        <w:t>看</w:t>
      </w:r>
      <w:proofErr w:type="gramStart"/>
      <w:r>
        <w:t>明白图</w:t>
      </w:r>
      <w:proofErr w:type="gramEnd"/>
      <w:r>
        <w:t>的意思。</w:t>
      </w:r>
    </w:p>
  </w:comment>
  <w:comment w:id="285" w:author="dadi" w:date="2019-04-28T23:00:00Z" w:initials="d">
    <w:p w14:paraId="432B8DC8" w14:textId="4CA5BAB4" w:rsidR="000A7C68" w:rsidRDefault="000A7C68">
      <w:pPr>
        <w:pStyle w:val="a7"/>
      </w:pPr>
      <w:r>
        <w:rPr>
          <w:rStyle w:val="a5"/>
        </w:rPr>
        <w:annotationRef/>
      </w:r>
      <w:r>
        <w:rPr>
          <w:rFonts w:hint="eastAsia"/>
        </w:rPr>
        <w:t>编号</w:t>
      </w:r>
      <w:r>
        <w:t>格式统一。</w:t>
      </w:r>
    </w:p>
  </w:comment>
  <w:comment w:id="286" w:author="dadi" w:date="2019-04-28T23:03:00Z" w:initials="d">
    <w:p w14:paraId="23DDEAD8" w14:textId="4002BD22" w:rsidR="000A7C68" w:rsidRDefault="000A7C68">
      <w:pPr>
        <w:pStyle w:val="a7"/>
      </w:pPr>
      <w:r>
        <w:rPr>
          <w:rStyle w:val="a5"/>
        </w:rPr>
        <w:annotationRef/>
      </w:r>
      <w:r>
        <w:rPr>
          <w:rFonts w:hint="eastAsia"/>
        </w:rPr>
        <w:t>编号</w:t>
      </w:r>
      <w:r>
        <w:t>和缩</w:t>
      </w:r>
      <w:r>
        <w:rPr>
          <w:rFonts w:hint="eastAsia"/>
        </w:rPr>
        <w:t>进</w:t>
      </w:r>
      <w:r>
        <w:t>混乱。</w:t>
      </w:r>
    </w:p>
  </w:comment>
  <w:comment w:id="287" w:author="dadi" w:date="2019-04-28T23:01:00Z" w:initials="d">
    <w:p w14:paraId="5073CA8F" w14:textId="0C4CAD23" w:rsidR="000A7C68" w:rsidRDefault="000A7C68">
      <w:pPr>
        <w:pStyle w:val="a7"/>
      </w:pPr>
      <w:r>
        <w:rPr>
          <w:rStyle w:val="a5"/>
        </w:rPr>
        <w:annotationRef/>
      </w:r>
      <w:r>
        <w:rPr>
          <w:rFonts w:hint="eastAsia"/>
        </w:rPr>
        <w:t>缺少</w:t>
      </w:r>
      <w:r>
        <w:t>文字描述图中间的内容。</w:t>
      </w:r>
    </w:p>
  </w:comment>
  <w:comment w:id="312" w:author="dadi" w:date="2019-04-28T23:05:00Z" w:initials="d">
    <w:p w14:paraId="23EC1DAE" w14:textId="7CEA0E33" w:rsidR="000A7C68" w:rsidRDefault="000A7C68">
      <w:pPr>
        <w:pStyle w:val="a7"/>
      </w:pPr>
      <w:r>
        <w:rPr>
          <w:rStyle w:val="a5"/>
        </w:rPr>
        <w:annotationRef/>
      </w:r>
      <w:r>
        <w:rPr>
          <w:rFonts w:hint="eastAsia"/>
        </w:rPr>
        <w:t>文字</w:t>
      </w:r>
      <w:r>
        <w:t>描述混乱</w:t>
      </w:r>
    </w:p>
  </w:comment>
  <w:comment w:id="329" w:author="dadi" w:date="2019-04-28T23:06:00Z" w:initials="d">
    <w:p w14:paraId="625E17F2" w14:textId="29FDA143" w:rsidR="000A7C68" w:rsidRDefault="000A7C68">
      <w:pPr>
        <w:pStyle w:val="a7"/>
      </w:pPr>
      <w:r>
        <w:rPr>
          <w:rStyle w:val="a5"/>
        </w:rPr>
        <w:annotationRef/>
      </w:r>
      <w:r>
        <w:rPr>
          <w:rFonts w:hint="eastAsia"/>
        </w:rPr>
        <w:t>图片</w:t>
      </w:r>
      <w:r>
        <w:t>太大。</w:t>
      </w:r>
    </w:p>
  </w:comment>
  <w:comment w:id="330" w:author="dadi" w:date="2019-04-28T23:06:00Z" w:initials="d">
    <w:p w14:paraId="556CEAD5" w14:textId="0456A91C" w:rsidR="000A7C68" w:rsidRDefault="000A7C68">
      <w:pPr>
        <w:pStyle w:val="a7"/>
      </w:pPr>
      <w:r>
        <w:rPr>
          <w:rStyle w:val="a5"/>
        </w:rPr>
        <w:annotationRef/>
      </w:r>
      <w:r>
        <w:rPr>
          <w:rFonts w:hint="eastAsia"/>
        </w:rPr>
        <w:t>论文</w:t>
      </w:r>
      <w:r>
        <w:t>中的每一</w:t>
      </w:r>
      <w:r>
        <w:rPr>
          <w:rFonts w:hint="eastAsia"/>
        </w:rPr>
        <w:t>张</w:t>
      </w:r>
      <w:r>
        <w:t>图都需要</w:t>
      </w:r>
      <w:r>
        <w:rPr>
          <w:rFonts w:hint="eastAsia"/>
        </w:rPr>
        <w:t>在</w:t>
      </w:r>
      <w:r>
        <w:t>正文中引用并说明。</w:t>
      </w:r>
    </w:p>
  </w:comment>
  <w:comment w:id="349" w:author="dadi" w:date="2019-04-28T23:14:00Z" w:initials="d">
    <w:p w14:paraId="33069697" w14:textId="68871CFE" w:rsidR="000A7C68" w:rsidRDefault="000A7C68">
      <w:pPr>
        <w:pStyle w:val="a7"/>
      </w:pPr>
      <w:r>
        <w:rPr>
          <w:rStyle w:val="a5"/>
        </w:rPr>
        <w:annotationRef/>
      </w:r>
      <w:r>
        <w:rPr>
          <w:rFonts w:hint="eastAsia"/>
        </w:rPr>
        <w:t>测试</w:t>
      </w:r>
      <w:r>
        <w:t>编号递增。</w:t>
      </w:r>
    </w:p>
  </w:comment>
  <w:comment w:id="389" w:author="dadi" w:date="2019-04-28T23:14:00Z" w:initials="d">
    <w:p w14:paraId="5F6A9D08" w14:textId="6AD17DD7" w:rsidR="000A7C68" w:rsidRDefault="000A7C68">
      <w:pPr>
        <w:pStyle w:val="a7"/>
      </w:pPr>
      <w:r>
        <w:rPr>
          <w:rStyle w:val="a5"/>
        </w:rPr>
        <w:annotationRef/>
      </w:r>
      <w:r>
        <w:rPr>
          <w:rFonts w:hint="eastAsia"/>
        </w:rPr>
        <w:t>参考文献</w:t>
      </w:r>
      <w:r>
        <w:t>少。</w:t>
      </w:r>
    </w:p>
  </w:comment>
  <w:comment w:id="496" w:author="dadi" w:date="2019-04-28T23:19:00Z" w:initials="d">
    <w:p w14:paraId="5E5D239F" w14:textId="4462FB54" w:rsidR="000A7C68" w:rsidRDefault="000A7C68">
      <w:pPr>
        <w:pStyle w:val="a7"/>
      </w:pPr>
      <w:r>
        <w:rPr>
          <w:rStyle w:val="a5"/>
        </w:rPr>
        <w:annotationRef/>
      </w:r>
      <w:r>
        <w:rPr>
          <w:rFonts w:hint="eastAsia"/>
        </w:rPr>
        <w:t>格式</w:t>
      </w:r>
      <w:r>
        <w:t>问题太多</w:t>
      </w:r>
    </w:p>
  </w:comment>
  <w:comment w:id="498" w:author="dadi" w:date="2019-04-28T23:20:00Z" w:initials="d">
    <w:p w14:paraId="2450934B" w14:textId="306441ED" w:rsidR="000A7C68" w:rsidRDefault="000A7C68">
      <w:pPr>
        <w:pStyle w:val="a7"/>
      </w:pPr>
      <w:r>
        <w:rPr>
          <w:rStyle w:val="a5"/>
        </w:rPr>
        <w:annotationRef/>
      </w:r>
      <w:r>
        <w:rPr>
          <w:rFonts w:hint="eastAsia"/>
        </w:rPr>
        <w:t>行间距</w:t>
      </w:r>
    </w:p>
  </w:comment>
  <w:comment w:id="518" w:author="dadi" w:date="2019-04-28T23:21:00Z" w:initials="d">
    <w:p w14:paraId="58ED886C" w14:textId="4E496681" w:rsidR="000A7C68" w:rsidRDefault="000A7C68">
      <w:pPr>
        <w:pStyle w:val="a7"/>
      </w:pPr>
      <w:r>
        <w:rPr>
          <w:rStyle w:val="a5"/>
        </w:rPr>
        <w:annotationRef/>
      </w:r>
      <w:r>
        <w:rPr>
          <w:rFonts w:hint="eastAsia"/>
        </w:rPr>
        <w:t>翻译</w:t>
      </w:r>
      <w:r>
        <w:t>了</w:t>
      </w:r>
      <w:r>
        <w:rPr>
          <w:rFonts w:hint="eastAsia"/>
        </w:rPr>
        <w:t>2</w:t>
      </w:r>
      <w:r>
        <w:rPr>
          <w:rFonts w:hint="eastAsia"/>
        </w:rPr>
        <w:t>篇</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A5BA3F" w15:done="0"/>
  <w15:commentEx w15:paraId="263B7FB1" w15:done="0"/>
  <w15:commentEx w15:paraId="74538487" w15:done="0"/>
  <w15:commentEx w15:paraId="15560238" w15:done="0"/>
  <w15:commentEx w15:paraId="4DDC2644" w15:done="0"/>
  <w15:commentEx w15:paraId="780B39EF" w15:done="0"/>
  <w15:commentEx w15:paraId="7F1A1E9A" w15:done="0"/>
  <w15:commentEx w15:paraId="642A8A65" w15:done="0"/>
  <w15:commentEx w15:paraId="1E8E0B33" w15:done="0"/>
  <w15:commentEx w15:paraId="0BD25D3D" w15:done="0"/>
  <w15:commentEx w15:paraId="2B8D0AF9" w15:done="0"/>
  <w15:commentEx w15:paraId="6D1F62CD" w15:done="0"/>
  <w15:commentEx w15:paraId="74853368" w15:done="0"/>
  <w15:commentEx w15:paraId="6EBB2424" w15:done="0"/>
  <w15:commentEx w15:paraId="3DEC5873" w15:done="0"/>
  <w15:commentEx w15:paraId="46517E5F" w15:done="0"/>
  <w15:commentEx w15:paraId="56448212" w15:done="0"/>
  <w15:commentEx w15:paraId="43C159BD" w15:done="0"/>
  <w15:commentEx w15:paraId="6BE5552F" w15:done="0"/>
  <w15:commentEx w15:paraId="3352C6B7" w15:done="0"/>
  <w15:commentEx w15:paraId="69BB1A50" w15:done="0"/>
  <w15:commentEx w15:paraId="5E976EF9" w15:done="0"/>
  <w15:commentEx w15:paraId="75FCF285" w15:done="0"/>
  <w15:commentEx w15:paraId="19EDCCB4" w15:done="0"/>
  <w15:commentEx w15:paraId="50A7272D" w15:done="0"/>
  <w15:commentEx w15:paraId="58B32DBE" w15:done="0"/>
  <w15:commentEx w15:paraId="68576F9C" w15:done="0"/>
  <w15:commentEx w15:paraId="23CC17AC" w15:done="0"/>
  <w15:commentEx w15:paraId="7D0DE4B9" w15:done="0"/>
  <w15:commentEx w15:paraId="749AC844" w15:done="0"/>
  <w15:commentEx w15:paraId="0CF858CC" w15:done="0"/>
  <w15:commentEx w15:paraId="432B8DC8" w15:done="0"/>
  <w15:commentEx w15:paraId="23DDEAD8" w15:done="0"/>
  <w15:commentEx w15:paraId="5073CA8F" w15:done="0"/>
  <w15:commentEx w15:paraId="23EC1DAE" w15:done="0"/>
  <w15:commentEx w15:paraId="625E17F2" w15:done="0"/>
  <w15:commentEx w15:paraId="556CEAD5" w15:done="0"/>
  <w15:commentEx w15:paraId="33069697" w15:done="0"/>
  <w15:commentEx w15:paraId="5F6A9D08" w15:done="0"/>
  <w15:commentEx w15:paraId="5E5D239F" w15:done="0"/>
  <w15:commentEx w15:paraId="2450934B" w15:done="0"/>
  <w15:commentEx w15:paraId="58ED88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AB4AF" w14:textId="77777777" w:rsidR="00505B72" w:rsidRDefault="00505B72">
      <w:pPr>
        <w:ind w:firstLine="480"/>
      </w:pPr>
      <w:r>
        <w:separator/>
      </w:r>
    </w:p>
  </w:endnote>
  <w:endnote w:type="continuationSeparator" w:id="0">
    <w:p w14:paraId="033F8159" w14:textId="77777777" w:rsidR="00505B72" w:rsidRDefault="00505B7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0" w:usb1="0000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2601E6" w14:textId="77777777" w:rsidR="00505B72" w:rsidRDefault="00505B72">
      <w:pPr>
        <w:ind w:firstLine="480"/>
      </w:pPr>
      <w:r>
        <w:separator/>
      </w:r>
    </w:p>
  </w:footnote>
  <w:footnote w:type="continuationSeparator" w:id="0">
    <w:p w14:paraId="738089FA" w14:textId="77777777" w:rsidR="00505B72" w:rsidRDefault="00505B7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14143" w14:textId="77777777" w:rsidR="000A7C68" w:rsidRDefault="000A7C68">
    <w:pPr>
      <w:pStyle w:val="a3"/>
      <w:ind w:firstLine="360"/>
    </w:pPr>
    <w:r>
      <w:rPr>
        <w:rFonts w:hint="eastAsia"/>
      </w:rPr>
      <w:t>四川大学本科</w:t>
    </w:r>
    <w:r>
      <w:t>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EFBFD" w14:textId="77777777" w:rsidR="000A7C68" w:rsidRDefault="000A7C68">
    <w:pPr>
      <w:pStyle w:val="a3"/>
      <w:pBdr>
        <w:bottom w:val="none" w:sz="0" w:space="1"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3978C92"/>
    <w:multiLevelType w:val="singleLevel"/>
    <w:tmpl w:val="A3978C92"/>
    <w:lvl w:ilvl="0">
      <w:start w:val="5"/>
      <w:numFmt w:val="decimal"/>
      <w:lvlText w:val="(%1)"/>
      <w:lvlJc w:val="left"/>
      <w:pPr>
        <w:tabs>
          <w:tab w:val="num" w:pos="312"/>
        </w:tabs>
      </w:pPr>
    </w:lvl>
  </w:abstractNum>
  <w:abstractNum w:abstractNumId="1">
    <w:nsid w:val="A5BCCDD0"/>
    <w:multiLevelType w:val="singleLevel"/>
    <w:tmpl w:val="A5BCCDD0"/>
    <w:lvl w:ilvl="0">
      <w:start w:val="2"/>
      <w:numFmt w:val="decimal"/>
      <w:suff w:val="space"/>
      <w:lvlText w:val="(%1)"/>
      <w:lvlJc w:val="left"/>
    </w:lvl>
  </w:abstractNum>
  <w:abstractNum w:abstractNumId="2">
    <w:nsid w:val="C86CCE89"/>
    <w:multiLevelType w:val="singleLevel"/>
    <w:tmpl w:val="C86CCE89"/>
    <w:lvl w:ilvl="0">
      <w:start w:val="1"/>
      <w:numFmt w:val="decimal"/>
      <w:suff w:val="space"/>
      <w:lvlText w:val="(%1)"/>
      <w:lvlJc w:val="left"/>
    </w:lvl>
  </w:abstractNum>
  <w:abstractNum w:abstractNumId="3">
    <w:nsid w:val="E8FFF773"/>
    <w:multiLevelType w:val="singleLevel"/>
    <w:tmpl w:val="E8FFF773"/>
    <w:lvl w:ilvl="0">
      <w:start w:val="2"/>
      <w:numFmt w:val="decimal"/>
      <w:suff w:val="space"/>
      <w:lvlText w:val="(%1)"/>
      <w:lvlJc w:val="left"/>
    </w:lvl>
  </w:abstractNum>
  <w:abstractNum w:abstractNumId="4">
    <w:nsid w:val="F8931C48"/>
    <w:multiLevelType w:val="singleLevel"/>
    <w:tmpl w:val="F8931C48"/>
    <w:lvl w:ilvl="0">
      <w:start w:val="1"/>
      <w:numFmt w:val="decimal"/>
      <w:suff w:val="space"/>
      <w:lvlText w:val="(%1)"/>
      <w:lvlJc w:val="left"/>
    </w:lvl>
  </w:abstractNum>
  <w:abstractNum w:abstractNumId="5">
    <w:nsid w:val="03386091"/>
    <w:multiLevelType w:val="singleLevel"/>
    <w:tmpl w:val="03386091"/>
    <w:lvl w:ilvl="0">
      <w:start w:val="2"/>
      <w:numFmt w:val="decimal"/>
      <w:suff w:val="space"/>
      <w:lvlText w:val="(%1)"/>
      <w:lvlJc w:val="left"/>
    </w:lvl>
  </w:abstractNum>
  <w:abstractNum w:abstractNumId="6">
    <w:nsid w:val="03716E78"/>
    <w:multiLevelType w:val="singleLevel"/>
    <w:tmpl w:val="03716E78"/>
    <w:lvl w:ilvl="0">
      <w:start w:val="1"/>
      <w:numFmt w:val="decimal"/>
      <w:suff w:val="space"/>
      <w:lvlText w:val="(%1)"/>
      <w:lvlJc w:val="left"/>
    </w:lvl>
  </w:abstractNum>
  <w:abstractNum w:abstractNumId="7">
    <w:nsid w:val="083218BC"/>
    <w:multiLevelType w:val="hybridMultilevel"/>
    <w:tmpl w:val="1938BAAE"/>
    <w:lvl w:ilvl="0" w:tplc="0409000F">
      <w:start w:val="1"/>
      <w:numFmt w:val="decimal"/>
      <w:lvlText w:val="%1."/>
      <w:lvlJc w:val="left"/>
      <w:pPr>
        <w:tabs>
          <w:tab w:val="num" w:pos="630"/>
        </w:tabs>
        <w:ind w:left="630" w:hanging="420"/>
      </w:pPr>
    </w:lvl>
    <w:lvl w:ilvl="1" w:tplc="04090019">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8">
    <w:nsid w:val="0A6048BD"/>
    <w:multiLevelType w:val="hybridMultilevel"/>
    <w:tmpl w:val="597656F8"/>
    <w:lvl w:ilvl="0" w:tplc="AB521A7C">
      <w:start w:val="1"/>
      <w:numFmt w:val="decimal"/>
      <w:lvlText w:val="（%1）"/>
      <w:lvlJc w:val="left"/>
      <w:pPr>
        <w:ind w:left="953" w:hanging="420"/>
      </w:pPr>
      <w:rPr>
        <w:rFonts w:hint="default"/>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9">
    <w:nsid w:val="17972BB0"/>
    <w:multiLevelType w:val="singleLevel"/>
    <w:tmpl w:val="969EB5CA"/>
    <w:lvl w:ilvl="0">
      <w:start w:val="1"/>
      <w:numFmt w:val="lowerLetter"/>
      <w:lvlText w:val=""/>
      <w:lvlJc w:val="left"/>
      <w:pPr>
        <w:tabs>
          <w:tab w:val="num" w:pos="360"/>
        </w:tabs>
        <w:ind w:left="360" w:hanging="360"/>
      </w:pPr>
      <w:rPr>
        <w:rFonts w:ascii="Times New Roman" w:hAnsi="Times New Roman" w:hint="default"/>
      </w:rPr>
    </w:lvl>
  </w:abstractNum>
  <w:abstractNum w:abstractNumId="10">
    <w:nsid w:val="18CA3C84"/>
    <w:multiLevelType w:val="hybridMultilevel"/>
    <w:tmpl w:val="72DE2C08"/>
    <w:lvl w:ilvl="0" w:tplc="AB1610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E7783D"/>
    <w:multiLevelType w:val="hybridMultilevel"/>
    <w:tmpl w:val="7264E2F0"/>
    <w:lvl w:ilvl="0" w:tplc="AB521A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13">
    <w:nsid w:val="2A886A61"/>
    <w:multiLevelType w:val="hybridMultilevel"/>
    <w:tmpl w:val="C0028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BE607B"/>
    <w:multiLevelType w:val="singleLevel"/>
    <w:tmpl w:val="2BBE607B"/>
    <w:lvl w:ilvl="0">
      <w:start w:val="1"/>
      <w:numFmt w:val="lowerLetter"/>
      <w:lvlText w:val="%1."/>
      <w:lvlJc w:val="left"/>
      <w:pPr>
        <w:tabs>
          <w:tab w:val="num" w:pos="1050"/>
        </w:tabs>
        <w:ind w:left="1050" w:hanging="210"/>
      </w:pPr>
      <w:rPr>
        <w:rFonts w:hint="default"/>
      </w:rPr>
    </w:lvl>
  </w:abstractNum>
  <w:abstractNum w:abstractNumId="15">
    <w:nsid w:val="2BDD0B46"/>
    <w:multiLevelType w:val="hybridMultilevel"/>
    <w:tmpl w:val="5B52E3AA"/>
    <w:lvl w:ilvl="0" w:tplc="B94E7D24">
      <w:start w:val="1"/>
      <w:numFmt w:val="decimal"/>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16">
    <w:nsid w:val="2F9E75FA"/>
    <w:multiLevelType w:val="singleLevel"/>
    <w:tmpl w:val="46CED362"/>
    <w:lvl w:ilvl="0">
      <w:start w:val="1"/>
      <w:numFmt w:val="lowerLetter"/>
      <w:lvlText w:val="%1."/>
      <w:lvlJc w:val="left"/>
      <w:pPr>
        <w:tabs>
          <w:tab w:val="num" w:pos="1050"/>
        </w:tabs>
        <w:ind w:left="1050" w:hanging="210"/>
      </w:pPr>
      <w:rPr>
        <w:rFonts w:hint="default"/>
      </w:rPr>
    </w:lvl>
  </w:abstractNum>
  <w:abstractNum w:abstractNumId="17">
    <w:nsid w:val="369E0908"/>
    <w:multiLevelType w:val="singleLevel"/>
    <w:tmpl w:val="4524E974"/>
    <w:lvl w:ilvl="0">
      <w:start w:val="1"/>
      <w:numFmt w:val="lowerLetter"/>
      <w:lvlText w:val="%1."/>
      <w:lvlJc w:val="left"/>
      <w:pPr>
        <w:tabs>
          <w:tab w:val="num" w:pos="493"/>
        </w:tabs>
        <w:ind w:left="493" w:hanging="210"/>
      </w:pPr>
      <w:rPr>
        <w:rFonts w:hint="default"/>
      </w:rPr>
    </w:lvl>
  </w:abstractNum>
  <w:abstractNum w:abstractNumId="18">
    <w:nsid w:val="391A5FF6"/>
    <w:multiLevelType w:val="hybridMultilevel"/>
    <w:tmpl w:val="65E8044C"/>
    <w:lvl w:ilvl="0" w:tplc="B0B4831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B835D42"/>
    <w:multiLevelType w:val="hybridMultilevel"/>
    <w:tmpl w:val="DDBE41D6"/>
    <w:lvl w:ilvl="0" w:tplc="99302FB0">
      <w:start w:val="1"/>
      <w:numFmt w:val="lowerLetter"/>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0">
    <w:nsid w:val="3B8B02A8"/>
    <w:multiLevelType w:val="singleLevel"/>
    <w:tmpl w:val="26DC0DCC"/>
    <w:lvl w:ilvl="0">
      <w:start w:val="1"/>
      <w:numFmt w:val="lowerLetter"/>
      <w:lvlText w:val="%1."/>
      <w:lvlJc w:val="left"/>
      <w:pPr>
        <w:tabs>
          <w:tab w:val="num" w:pos="525"/>
        </w:tabs>
        <w:ind w:left="525" w:hanging="210"/>
      </w:pPr>
      <w:rPr>
        <w:rFonts w:hint="default"/>
      </w:rPr>
    </w:lvl>
  </w:abstractNum>
  <w:abstractNum w:abstractNumId="21">
    <w:nsid w:val="3D285DC0"/>
    <w:multiLevelType w:val="hybridMultilevel"/>
    <w:tmpl w:val="C848205E"/>
    <w:lvl w:ilvl="0" w:tplc="72DFA415">
      <w:start w:val="1"/>
      <w:numFmt w:val="decimal"/>
      <w:lvlText w:val="(%1)"/>
      <w:lvlJc w:val="left"/>
      <w:pPr>
        <w:ind w:left="953" w:hanging="420"/>
      </w:p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22">
    <w:nsid w:val="3D5D5426"/>
    <w:multiLevelType w:val="hybridMultilevel"/>
    <w:tmpl w:val="BEF8B6A8"/>
    <w:lvl w:ilvl="0" w:tplc="F4D07790">
      <w:start w:val="1"/>
      <w:numFmt w:val="decimal"/>
      <w:lvlText w:val="%1."/>
      <w:lvlJc w:val="left"/>
      <w:pPr>
        <w:tabs>
          <w:tab w:val="num" w:pos="630"/>
        </w:tabs>
        <w:ind w:left="630" w:hanging="420"/>
      </w:pPr>
      <w:rPr>
        <w:color w:val="000000"/>
      </w:rPr>
    </w:lvl>
    <w:lvl w:ilvl="1" w:tplc="04090019">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3">
    <w:nsid w:val="3E3B2F92"/>
    <w:multiLevelType w:val="singleLevel"/>
    <w:tmpl w:val="4524E974"/>
    <w:lvl w:ilvl="0">
      <w:start w:val="1"/>
      <w:numFmt w:val="lowerLetter"/>
      <w:lvlText w:val="%1."/>
      <w:lvlJc w:val="left"/>
      <w:pPr>
        <w:tabs>
          <w:tab w:val="num" w:pos="493"/>
        </w:tabs>
        <w:ind w:left="493" w:hanging="210"/>
      </w:pPr>
      <w:rPr>
        <w:rFonts w:hint="default"/>
      </w:rPr>
    </w:lvl>
  </w:abstractNum>
  <w:abstractNum w:abstractNumId="24">
    <w:nsid w:val="462E135E"/>
    <w:multiLevelType w:val="multilevel"/>
    <w:tmpl w:val="462E135E"/>
    <w:lvl w:ilvl="0">
      <w:start w:val="1"/>
      <w:numFmt w:val="decimal"/>
      <w:pStyle w:val="-1"/>
      <w:lvlText w:val="图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DEF7555"/>
    <w:multiLevelType w:val="multilevel"/>
    <w:tmpl w:val="5DEF7555"/>
    <w:lvl w:ilvl="0">
      <w:start w:val="1"/>
      <w:numFmt w:val="decimal"/>
      <w:lvlText w:val="%1."/>
      <w:lvlJc w:val="left"/>
      <w:pPr>
        <w:ind w:left="785" w:hanging="360"/>
      </w:pPr>
      <w:rPr>
        <w:rFonts w:hint="default"/>
      </w:rPr>
    </w:lvl>
    <w:lvl w:ilvl="1">
      <w:start w:val="1"/>
      <w:numFmt w:val="decimal"/>
      <w:lvlText w:val="(%2)"/>
      <w:lvlJc w:val="left"/>
      <w:pPr>
        <w:ind w:left="1069" w:hanging="360"/>
      </w:pPr>
      <w:rPr>
        <w:rFonts w:ascii="Calibri" w:eastAsia="宋体" w:hAnsi="Calibri" w:cs="Times New Roman"/>
      </w:r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6">
    <w:nsid w:val="672C4708"/>
    <w:multiLevelType w:val="hybridMultilevel"/>
    <w:tmpl w:val="6CB86C0E"/>
    <w:lvl w:ilvl="0" w:tplc="46CED362">
      <w:start w:val="1"/>
      <w:numFmt w:val="lowerLetter"/>
      <w:lvlText w:val="%1."/>
      <w:lvlJc w:val="left"/>
      <w:pPr>
        <w:tabs>
          <w:tab w:val="num" w:pos="420"/>
        </w:tabs>
        <w:ind w:left="420" w:hanging="210"/>
      </w:pPr>
      <w:rPr>
        <w:rFonts w:hint="default"/>
      </w:rPr>
    </w:lvl>
    <w:lvl w:ilvl="1" w:tplc="04090019" w:tentative="1">
      <w:start w:val="1"/>
      <w:numFmt w:val="lowerLetter"/>
      <w:lvlText w:val="%2)"/>
      <w:lvlJc w:val="left"/>
      <w:pPr>
        <w:ind w:left="210" w:hanging="420"/>
      </w:pPr>
    </w:lvl>
    <w:lvl w:ilvl="2" w:tplc="0409001B" w:tentative="1">
      <w:start w:val="1"/>
      <w:numFmt w:val="lowerRoman"/>
      <w:lvlText w:val="%3."/>
      <w:lvlJc w:val="right"/>
      <w:pPr>
        <w:ind w:left="630" w:hanging="420"/>
      </w:pPr>
    </w:lvl>
    <w:lvl w:ilvl="3" w:tplc="0409000F" w:tentative="1">
      <w:start w:val="1"/>
      <w:numFmt w:val="decimal"/>
      <w:lvlText w:val="%4."/>
      <w:lvlJc w:val="left"/>
      <w:pPr>
        <w:ind w:left="1050" w:hanging="420"/>
      </w:pPr>
    </w:lvl>
    <w:lvl w:ilvl="4" w:tplc="04090019" w:tentative="1">
      <w:start w:val="1"/>
      <w:numFmt w:val="lowerLetter"/>
      <w:lvlText w:val="%5)"/>
      <w:lvlJc w:val="left"/>
      <w:pPr>
        <w:ind w:left="1470" w:hanging="420"/>
      </w:pPr>
    </w:lvl>
    <w:lvl w:ilvl="5" w:tplc="0409001B" w:tentative="1">
      <w:start w:val="1"/>
      <w:numFmt w:val="lowerRoman"/>
      <w:lvlText w:val="%6."/>
      <w:lvlJc w:val="right"/>
      <w:pPr>
        <w:ind w:left="1890" w:hanging="420"/>
      </w:pPr>
    </w:lvl>
    <w:lvl w:ilvl="6" w:tplc="0409000F" w:tentative="1">
      <w:start w:val="1"/>
      <w:numFmt w:val="decimal"/>
      <w:lvlText w:val="%7."/>
      <w:lvlJc w:val="left"/>
      <w:pPr>
        <w:ind w:left="2310" w:hanging="420"/>
      </w:pPr>
    </w:lvl>
    <w:lvl w:ilvl="7" w:tplc="04090019" w:tentative="1">
      <w:start w:val="1"/>
      <w:numFmt w:val="lowerLetter"/>
      <w:lvlText w:val="%8)"/>
      <w:lvlJc w:val="left"/>
      <w:pPr>
        <w:ind w:left="2730" w:hanging="420"/>
      </w:pPr>
    </w:lvl>
    <w:lvl w:ilvl="8" w:tplc="0409001B" w:tentative="1">
      <w:start w:val="1"/>
      <w:numFmt w:val="lowerRoman"/>
      <w:lvlText w:val="%9."/>
      <w:lvlJc w:val="right"/>
      <w:pPr>
        <w:ind w:left="3150" w:hanging="420"/>
      </w:pPr>
    </w:lvl>
  </w:abstractNum>
  <w:abstractNum w:abstractNumId="27">
    <w:nsid w:val="72DFA415"/>
    <w:multiLevelType w:val="singleLevel"/>
    <w:tmpl w:val="72DFA415"/>
    <w:lvl w:ilvl="0">
      <w:start w:val="1"/>
      <w:numFmt w:val="decimal"/>
      <w:suff w:val="space"/>
      <w:lvlText w:val="(%1)"/>
      <w:lvlJc w:val="left"/>
    </w:lvl>
  </w:abstractNum>
  <w:abstractNum w:abstractNumId="28">
    <w:nsid w:val="75884470"/>
    <w:multiLevelType w:val="multilevel"/>
    <w:tmpl w:val="75884470"/>
    <w:lvl w:ilvl="0">
      <w:start w:val="1"/>
      <w:numFmt w:val="decimalEnclosedCircle"/>
      <w:lvlText w:val="%1"/>
      <w:lvlJc w:val="left"/>
      <w:pPr>
        <w:ind w:left="1625" w:hanging="420"/>
      </w:pPr>
      <w:rPr>
        <w:rFonts w:hint="default"/>
      </w:rPr>
    </w:lvl>
    <w:lvl w:ilvl="1">
      <w:start w:val="1"/>
      <w:numFmt w:val="lowerLetter"/>
      <w:lvlText w:val="%2)"/>
      <w:lvlJc w:val="left"/>
      <w:pPr>
        <w:ind w:left="2045" w:hanging="420"/>
      </w:pPr>
    </w:lvl>
    <w:lvl w:ilvl="2">
      <w:start w:val="1"/>
      <w:numFmt w:val="lowerRoman"/>
      <w:lvlText w:val="%3."/>
      <w:lvlJc w:val="right"/>
      <w:pPr>
        <w:ind w:left="2465" w:hanging="420"/>
      </w:pPr>
    </w:lvl>
    <w:lvl w:ilvl="3">
      <w:start w:val="1"/>
      <w:numFmt w:val="decimal"/>
      <w:lvlText w:val="%4."/>
      <w:lvlJc w:val="left"/>
      <w:pPr>
        <w:ind w:left="2885" w:hanging="420"/>
      </w:pPr>
    </w:lvl>
    <w:lvl w:ilvl="4">
      <w:start w:val="1"/>
      <w:numFmt w:val="lowerLetter"/>
      <w:lvlText w:val="%5)"/>
      <w:lvlJc w:val="left"/>
      <w:pPr>
        <w:ind w:left="3305" w:hanging="420"/>
      </w:pPr>
    </w:lvl>
    <w:lvl w:ilvl="5">
      <w:start w:val="1"/>
      <w:numFmt w:val="lowerRoman"/>
      <w:lvlText w:val="%6."/>
      <w:lvlJc w:val="right"/>
      <w:pPr>
        <w:ind w:left="3725" w:hanging="420"/>
      </w:pPr>
    </w:lvl>
    <w:lvl w:ilvl="6">
      <w:start w:val="1"/>
      <w:numFmt w:val="decimal"/>
      <w:lvlText w:val="%7."/>
      <w:lvlJc w:val="left"/>
      <w:pPr>
        <w:ind w:left="4145" w:hanging="420"/>
      </w:pPr>
    </w:lvl>
    <w:lvl w:ilvl="7">
      <w:start w:val="1"/>
      <w:numFmt w:val="lowerLetter"/>
      <w:lvlText w:val="%8)"/>
      <w:lvlJc w:val="left"/>
      <w:pPr>
        <w:ind w:left="4565" w:hanging="420"/>
      </w:pPr>
    </w:lvl>
    <w:lvl w:ilvl="8">
      <w:start w:val="1"/>
      <w:numFmt w:val="lowerRoman"/>
      <w:lvlText w:val="%9."/>
      <w:lvlJc w:val="right"/>
      <w:pPr>
        <w:ind w:left="4985" w:hanging="420"/>
      </w:pPr>
    </w:lvl>
  </w:abstractNum>
  <w:abstractNum w:abstractNumId="29">
    <w:nsid w:val="77221623"/>
    <w:multiLevelType w:val="singleLevel"/>
    <w:tmpl w:val="77221623"/>
    <w:lvl w:ilvl="0">
      <w:start w:val="1"/>
      <w:numFmt w:val="lowerLetter"/>
      <w:lvlText w:val="%1."/>
      <w:lvlJc w:val="left"/>
      <w:pPr>
        <w:tabs>
          <w:tab w:val="num" w:pos="525"/>
        </w:tabs>
        <w:ind w:left="525" w:hanging="210"/>
      </w:pPr>
      <w:rPr>
        <w:rFonts w:hint="default"/>
      </w:rPr>
    </w:lvl>
  </w:abstractNum>
  <w:abstractNum w:abstractNumId="30">
    <w:nsid w:val="78B78788"/>
    <w:multiLevelType w:val="singleLevel"/>
    <w:tmpl w:val="78B78788"/>
    <w:lvl w:ilvl="0">
      <w:start w:val="1"/>
      <w:numFmt w:val="decimal"/>
      <w:lvlText w:val="(%1)"/>
      <w:lvlJc w:val="left"/>
      <w:pPr>
        <w:tabs>
          <w:tab w:val="num" w:pos="312"/>
        </w:tabs>
      </w:pPr>
    </w:lvl>
  </w:abstractNum>
  <w:abstractNum w:abstractNumId="31">
    <w:nsid w:val="79993FDC"/>
    <w:multiLevelType w:val="multilevel"/>
    <w:tmpl w:val="79993FD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7F8C66B6"/>
    <w:multiLevelType w:val="hybridMultilevel"/>
    <w:tmpl w:val="C3648C78"/>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1"/>
  </w:num>
  <w:num w:numId="2">
    <w:abstractNumId w:val="24"/>
  </w:num>
  <w:num w:numId="3">
    <w:abstractNumId w:val="27"/>
  </w:num>
  <w:num w:numId="4">
    <w:abstractNumId w:val="30"/>
  </w:num>
  <w:num w:numId="5">
    <w:abstractNumId w:val="0"/>
  </w:num>
  <w:num w:numId="6">
    <w:abstractNumId w:val="4"/>
  </w:num>
  <w:num w:numId="7">
    <w:abstractNumId w:val="5"/>
  </w:num>
  <w:num w:numId="8">
    <w:abstractNumId w:val="1"/>
  </w:num>
  <w:num w:numId="9">
    <w:abstractNumId w:val="3"/>
  </w:num>
  <w:num w:numId="10">
    <w:abstractNumId w:val="6"/>
  </w:num>
  <w:num w:numId="11">
    <w:abstractNumId w:val="21"/>
  </w:num>
  <w:num w:numId="12">
    <w:abstractNumId w:val="8"/>
  </w:num>
  <w:num w:numId="13">
    <w:abstractNumId w:val="25"/>
  </w:num>
  <w:num w:numId="14">
    <w:abstractNumId w:val="28"/>
  </w:num>
  <w:num w:numId="15">
    <w:abstractNumId w:val="2"/>
  </w:num>
  <w:num w:numId="16">
    <w:abstractNumId w:val="13"/>
  </w:num>
  <w:num w:numId="17">
    <w:abstractNumId w:val="31"/>
  </w:num>
  <w:num w:numId="18">
    <w:abstractNumId w:val="18"/>
  </w:num>
  <w:num w:numId="19">
    <w:abstractNumId w:val="7"/>
  </w:num>
  <w:num w:numId="20">
    <w:abstractNumId w:val="22"/>
  </w:num>
  <w:num w:numId="21">
    <w:abstractNumId w:val="12"/>
  </w:num>
  <w:num w:numId="22">
    <w:abstractNumId w:val="9"/>
  </w:num>
  <w:num w:numId="23">
    <w:abstractNumId w:val="14"/>
  </w:num>
  <w:num w:numId="24">
    <w:abstractNumId w:val="29"/>
  </w:num>
  <w:num w:numId="25">
    <w:abstractNumId w:val="32"/>
  </w:num>
  <w:num w:numId="26">
    <w:abstractNumId w:val="15"/>
  </w:num>
  <w:num w:numId="27">
    <w:abstractNumId w:val="19"/>
  </w:num>
  <w:num w:numId="28">
    <w:abstractNumId w:val="17"/>
  </w:num>
  <w:num w:numId="29">
    <w:abstractNumId w:val="16"/>
  </w:num>
  <w:num w:numId="30">
    <w:abstractNumId w:val="26"/>
  </w:num>
  <w:num w:numId="31">
    <w:abstractNumId w:val="23"/>
  </w:num>
  <w:num w:numId="32">
    <w:abstractNumId w:val="20"/>
  </w:num>
  <w:num w:numId="3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re">
    <w15:presenceInfo w15:providerId="None" w15:userId="Admire"/>
  </w15:person>
  <w15:person w15:author="dadi">
    <w15:presenceInfo w15:providerId="None" w15:userId="d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grammar="clean"/>
  <w:trackRevisions/>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A3D"/>
    <w:rsid w:val="00006464"/>
    <w:rsid w:val="000072BE"/>
    <w:rsid w:val="0001699C"/>
    <w:rsid w:val="000279A9"/>
    <w:rsid w:val="00040680"/>
    <w:rsid w:val="00043AC8"/>
    <w:rsid w:val="00044D13"/>
    <w:rsid w:val="00046A3B"/>
    <w:rsid w:val="00050138"/>
    <w:rsid w:val="0005179D"/>
    <w:rsid w:val="000613A9"/>
    <w:rsid w:val="00066022"/>
    <w:rsid w:val="000701D9"/>
    <w:rsid w:val="000727E7"/>
    <w:rsid w:val="00073A6E"/>
    <w:rsid w:val="00073D39"/>
    <w:rsid w:val="00080D70"/>
    <w:rsid w:val="00083A5F"/>
    <w:rsid w:val="000978AF"/>
    <w:rsid w:val="000A7C68"/>
    <w:rsid w:val="000B0759"/>
    <w:rsid w:val="000B0AA6"/>
    <w:rsid w:val="000C21BB"/>
    <w:rsid w:val="000C659C"/>
    <w:rsid w:val="000C6A44"/>
    <w:rsid w:val="000C73FB"/>
    <w:rsid w:val="000D1BC2"/>
    <w:rsid w:val="000D6678"/>
    <w:rsid w:val="000E1938"/>
    <w:rsid w:val="000E3703"/>
    <w:rsid w:val="000E55A5"/>
    <w:rsid w:val="000E7E01"/>
    <w:rsid w:val="000F11C9"/>
    <w:rsid w:val="000F32CA"/>
    <w:rsid w:val="000F72B4"/>
    <w:rsid w:val="001036C7"/>
    <w:rsid w:val="0011466F"/>
    <w:rsid w:val="001165E0"/>
    <w:rsid w:val="00122FD3"/>
    <w:rsid w:val="001259F7"/>
    <w:rsid w:val="00125B38"/>
    <w:rsid w:val="0013101A"/>
    <w:rsid w:val="0014356A"/>
    <w:rsid w:val="00151121"/>
    <w:rsid w:val="00154206"/>
    <w:rsid w:val="00154921"/>
    <w:rsid w:val="00156148"/>
    <w:rsid w:val="0016090D"/>
    <w:rsid w:val="001622FD"/>
    <w:rsid w:val="001647A8"/>
    <w:rsid w:val="00171006"/>
    <w:rsid w:val="001736F9"/>
    <w:rsid w:val="00174658"/>
    <w:rsid w:val="00180DCF"/>
    <w:rsid w:val="0018588C"/>
    <w:rsid w:val="0019066B"/>
    <w:rsid w:val="0019217B"/>
    <w:rsid w:val="001A01A7"/>
    <w:rsid w:val="001A040B"/>
    <w:rsid w:val="001A1962"/>
    <w:rsid w:val="001A2D13"/>
    <w:rsid w:val="001A4886"/>
    <w:rsid w:val="001A5611"/>
    <w:rsid w:val="001B616A"/>
    <w:rsid w:val="001C13D6"/>
    <w:rsid w:val="001C3CB1"/>
    <w:rsid w:val="001C6AAC"/>
    <w:rsid w:val="001F4B49"/>
    <w:rsid w:val="002002FF"/>
    <w:rsid w:val="00202AA7"/>
    <w:rsid w:val="00205BF6"/>
    <w:rsid w:val="0021014F"/>
    <w:rsid w:val="002101BD"/>
    <w:rsid w:val="002154F9"/>
    <w:rsid w:val="002211D9"/>
    <w:rsid w:val="002222D6"/>
    <w:rsid w:val="00222B94"/>
    <w:rsid w:val="002408A1"/>
    <w:rsid w:val="00260FBA"/>
    <w:rsid w:val="0026174E"/>
    <w:rsid w:val="0026478E"/>
    <w:rsid w:val="00267675"/>
    <w:rsid w:val="002779B1"/>
    <w:rsid w:val="002875C2"/>
    <w:rsid w:val="00287F74"/>
    <w:rsid w:val="00291E80"/>
    <w:rsid w:val="002A2192"/>
    <w:rsid w:val="002A2803"/>
    <w:rsid w:val="002A40C1"/>
    <w:rsid w:val="002A5235"/>
    <w:rsid w:val="002C4FCD"/>
    <w:rsid w:val="002C5C01"/>
    <w:rsid w:val="002C5EC0"/>
    <w:rsid w:val="002C669F"/>
    <w:rsid w:val="002C6921"/>
    <w:rsid w:val="002E1045"/>
    <w:rsid w:val="002F070B"/>
    <w:rsid w:val="002F291D"/>
    <w:rsid w:val="002F2C84"/>
    <w:rsid w:val="002F4050"/>
    <w:rsid w:val="003028CC"/>
    <w:rsid w:val="00304FE0"/>
    <w:rsid w:val="00307CDE"/>
    <w:rsid w:val="00316ABB"/>
    <w:rsid w:val="00324B22"/>
    <w:rsid w:val="00326D94"/>
    <w:rsid w:val="00333394"/>
    <w:rsid w:val="00336658"/>
    <w:rsid w:val="00336CED"/>
    <w:rsid w:val="0034030A"/>
    <w:rsid w:val="00345C52"/>
    <w:rsid w:val="00347125"/>
    <w:rsid w:val="00365561"/>
    <w:rsid w:val="00366C7F"/>
    <w:rsid w:val="003818D5"/>
    <w:rsid w:val="00384790"/>
    <w:rsid w:val="00384C3B"/>
    <w:rsid w:val="00385CDF"/>
    <w:rsid w:val="003941B2"/>
    <w:rsid w:val="003963E8"/>
    <w:rsid w:val="003A023B"/>
    <w:rsid w:val="003A027E"/>
    <w:rsid w:val="003A2430"/>
    <w:rsid w:val="003A3B55"/>
    <w:rsid w:val="003A63C7"/>
    <w:rsid w:val="003A691E"/>
    <w:rsid w:val="003B0FF9"/>
    <w:rsid w:val="003B35CD"/>
    <w:rsid w:val="003C0F2E"/>
    <w:rsid w:val="003D2D05"/>
    <w:rsid w:val="003D6FCC"/>
    <w:rsid w:val="003E72F7"/>
    <w:rsid w:val="003F0A1C"/>
    <w:rsid w:val="003F7E83"/>
    <w:rsid w:val="00403F26"/>
    <w:rsid w:val="00405AF7"/>
    <w:rsid w:val="00406B77"/>
    <w:rsid w:val="00411F3B"/>
    <w:rsid w:val="004219EF"/>
    <w:rsid w:val="00421E22"/>
    <w:rsid w:val="00435CCA"/>
    <w:rsid w:val="0044676F"/>
    <w:rsid w:val="0044794C"/>
    <w:rsid w:val="004515D0"/>
    <w:rsid w:val="00455AFA"/>
    <w:rsid w:val="004617B0"/>
    <w:rsid w:val="00462A8B"/>
    <w:rsid w:val="004632E6"/>
    <w:rsid w:val="00463800"/>
    <w:rsid w:val="00464C4A"/>
    <w:rsid w:val="00473054"/>
    <w:rsid w:val="00473211"/>
    <w:rsid w:val="0047351E"/>
    <w:rsid w:val="0047443E"/>
    <w:rsid w:val="00475572"/>
    <w:rsid w:val="0048776D"/>
    <w:rsid w:val="00492440"/>
    <w:rsid w:val="004A0374"/>
    <w:rsid w:val="004A7241"/>
    <w:rsid w:val="004B0E08"/>
    <w:rsid w:val="004D6048"/>
    <w:rsid w:val="004D7759"/>
    <w:rsid w:val="004E0F4A"/>
    <w:rsid w:val="004E2648"/>
    <w:rsid w:val="004F1132"/>
    <w:rsid w:val="004F241D"/>
    <w:rsid w:val="004F2A3E"/>
    <w:rsid w:val="005017DA"/>
    <w:rsid w:val="00505B72"/>
    <w:rsid w:val="005136C4"/>
    <w:rsid w:val="005172F7"/>
    <w:rsid w:val="00517EE2"/>
    <w:rsid w:val="0053037E"/>
    <w:rsid w:val="00535ED5"/>
    <w:rsid w:val="005374A9"/>
    <w:rsid w:val="00541581"/>
    <w:rsid w:val="00541B86"/>
    <w:rsid w:val="005440D9"/>
    <w:rsid w:val="005462E9"/>
    <w:rsid w:val="005571C7"/>
    <w:rsid w:val="00561678"/>
    <w:rsid w:val="005658F7"/>
    <w:rsid w:val="00571375"/>
    <w:rsid w:val="0057217E"/>
    <w:rsid w:val="00574F67"/>
    <w:rsid w:val="005764A0"/>
    <w:rsid w:val="0058526C"/>
    <w:rsid w:val="005927F9"/>
    <w:rsid w:val="00592FA8"/>
    <w:rsid w:val="00594C16"/>
    <w:rsid w:val="005973EB"/>
    <w:rsid w:val="005A2FA2"/>
    <w:rsid w:val="005A3488"/>
    <w:rsid w:val="005A453A"/>
    <w:rsid w:val="005B0B82"/>
    <w:rsid w:val="005D348A"/>
    <w:rsid w:val="005D54E0"/>
    <w:rsid w:val="005E362E"/>
    <w:rsid w:val="005E3F77"/>
    <w:rsid w:val="005E6384"/>
    <w:rsid w:val="005F2AC9"/>
    <w:rsid w:val="006013DF"/>
    <w:rsid w:val="00603C80"/>
    <w:rsid w:val="006078A1"/>
    <w:rsid w:val="00613789"/>
    <w:rsid w:val="006309E8"/>
    <w:rsid w:val="00635CA3"/>
    <w:rsid w:val="00637678"/>
    <w:rsid w:val="0064088C"/>
    <w:rsid w:val="00641599"/>
    <w:rsid w:val="006455A6"/>
    <w:rsid w:val="00656762"/>
    <w:rsid w:val="0066474F"/>
    <w:rsid w:val="00664A08"/>
    <w:rsid w:val="00667B3E"/>
    <w:rsid w:val="006713E7"/>
    <w:rsid w:val="0067385F"/>
    <w:rsid w:val="00680A9B"/>
    <w:rsid w:val="00680BD1"/>
    <w:rsid w:val="00695A63"/>
    <w:rsid w:val="00695E1C"/>
    <w:rsid w:val="006B16E5"/>
    <w:rsid w:val="006C74A9"/>
    <w:rsid w:val="006D1113"/>
    <w:rsid w:val="006D5B0C"/>
    <w:rsid w:val="006E0D81"/>
    <w:rsid w:val="006E46E4"/>
    <w:rsid w:val="006E6258"/>
    <w:rsid w:val="006E71DA"/>
    <w:rsid w:val="006F11BA"/>
    <w:rsid w:val="006F1EF0"/>
    <w:rsid w:val="006F7957"/>
    <w:rsid w:val="007044F6"/>
    <w:rsid w:val="00705A34"/>
    <w:rsid w:val="007064AC"/>
    <w:rsid w:val="007102A7"/>
    <w:rsid w:val="00710C39"/>
    <w:rsid w:val="00716493"/>
    <w:rsid w:val="007231C1"/>
    <w:rsid w:val="00723C7F"/>
    <w:rsid w:val="007242A7"/>
    <w:rsid w:val="00724B20"/>
    <w:rsid w:val="007307E0"/>
    <w:rsid w:val="007340C9"/>
    <w:rsid w:val="0074301B"/>
    <w:rsid w:val="00746D2A"/>
    <w:rsid w:val="00761538"/>
    <w:rsid w:val="007639F7"/>
    <w:rsid w:val="0076413E"/>
    <w:rsid w:val="0076435A"/>
    <w:rsid w:val="00774D57"/>
    <w:rsid w:val="007765FC"/>
    <w:rsid w:val="007842B1"/>
    <w:rsid w:val="00784C5F"/>
    <w:rsid w:val="007927FF"/>
    <w:rsid w:val="00795636"/>
    <w:rsid w:val="007A0397"/>
    <w:rsid w:val="007A469C"/>
    <w:rsid w:val="007A6D95"/>
    <w:rsid w:val="007B320C"/>
    <w:rsid w:val="007B642B"/>
    <w:rsid w:val="007D1BDC"/>
    <w:rsid w:val="007D60FD"/>
    <w:rsid w:val="007E0FDD"/>
    <w:rsid w:val="007E3797"/>
    <w:rsid w:val="007F5221"/>
    <w:rsid w:val="007F628B"/>
    <w:rsid w:val="008012A3"/>
    <w:rsid w:val="0080613D"/>
    <w:rsid w:val="00806AAA"/>
    <w:rsid w:val="00815B92"/>
    <w:rsid w:val="00822BEA"/>
    <w:rsid w:val="008245EE"/>
    <w:rsid w:val="008251AC"/>
    <w:rsid w:val="008314EE"/>
    <w:rsid w:val="008423B0"/>
    <w:rsid w:val="00851D9F"/>
    <w:rsid w:val="00863E9A"/>
    <w:rsid w:val="00864910"/>
    <w:rsid w:val="008678C8"/>
    <w:rsid w:val="00870A42"/>
    <w:rsid w:val="00872282"/>
    <w:rsid w:val="008722F3"/>
    <w:rsid w:val="00873A72"/>
    <w:rsid w:val="00875EDE"/>
    <w:rsid w:val="0087709D"/>
    <w:rsid w:val="0088424D"/>
    <w:rsid w:val="0088790D"/>
    <w:rsid w:val="0089120A"/>
    <w:rsid w:val="00893BD3"/>
    <w:rsid w:val="00895E71"/>
    <w:rsid w:val="00896F1B"/>
    <w:rsid w:val="008A149B"/>
    <w:rsid w:val="008A1E55"/>
    <w:rsid w:val="008B0B6F"/>
    <w:rsid w:val="008C127B"/>
    <w:rsid w:val="008E304D"/>
    <w:rsid w:val="008E3BEE"/>
    <w:rsid w:val="008E4DA6"/>
    <w:rsid w:val="008E70FB"/>
    <w:rsid w:val="008F16AE"/>
    <w:rsid w:val="008F5CF2"/>
    <w:rsid w:val="008F6900"/>
    <w:rsid w:val="0090155C"/>
    <w:rsid w:val="00904D57"/>
    <w:rsid w:val="0090524B"/>
    <w:rsid w:val="00910814"/>
    <w:rsid w:val="00915EC6"/>
    <w:rsid w:val="0092467C"/>
    <w:rsid w:val="00925BFD"/>
    <w:rsid w:val="009373E9"/>
    <w:rsid w:val="00944884"/>
    <w:rsid w:val="009454C4"/>
    <w:rsid w:val="009466B8"/>
    <w:rsid w:val="00955B3E"/>
    <w:rsid w:val="00960B56"/>
    <w:rsid w:val="00967125"/>
    <w:rsid w:val="009833FE"/>
    <w:rsid w:val="00987C32"/>
    <w:rsid w:val="00994B35"/>
    <w:rsid w:val="009D39EF"/>
    <w:rsid w:val="009D3B17"/>
    <w:rsid w:val="009E1AD6"/>
    <w:rsid w:val="009F3254"/>
    <w:rsid w:val="009F78EA"/>
    <w:rsid w:val="00A0062A"/>
    <w:rsid w:val="00A01448"/>
    <w:rsid w:val="00A037C6"/>
    <w:rsid w:val="00A20271"/>
    <w:rsid w:val="00A24A71"/>
    <w:rsid w:val="00A26835"/>
    <w:rsid w:val="00A51298"/>
    <w:rsid w:val="00A520B7"/>
    <w:rsid w:val="00A52505"/>
    <w:rsid w:val="00A53D01"/>
    <w:rsid w:val="00A5725B"/>
    <w:rsid w:val="00A60374"/>
    <w:rsid w:val="00A6297C"/>
    <w:rsid w:val="00A65869"/>
    <w:rsid w:val="00A72DA7"/>
    <w:rsid w:val="00A73BB4"/>
    <w:rsid w:val="00A8550A"/>
    <w:rsid w:val="00A85674"/>
    <w:rsid w:val="00A94774"/>
    <w:rsid w:val="00A94999"/>
    <w:rsid w:val="00AA1DBF"/>
    <w:rsid w:val="00AA4B39"/>
    <w:rsid w:val="00AB59EF"/>
    <w:rsid w:val="00AC0F90"/>
    <w:rsid w:val="00AC4A65"/>
    <w:rsid w:val="00AC6857"/>
    <w:rsid w:val="00AC6D38"/>
    <w:rsid w:val="00AD0089"/>
    <w:rsid w:val="00AD2175"/>
    <w:rsid w:val="00AD37F3"/>
    <w:rsid w:val="00AD3889"/>
    <w:rsid w:val="00AD3F9E"/>
    <w:rsid w:val="00AE1E79"/>
    <w:rsid w:val="00AE5A5D"/>
    <w:rsid w:val="00AF7AFA"/>
    <w:rsid w:val="00B069DB"/>
    <w:rsid w:val="00B07DF4"/>
    <w:rsid w:val="00B11EA6"/>
    <w:rsid w:val="00B134DC"/>
    <w:rsid w:val="00B15BC8"/>
    <w:rsid w:val="00B21837"/>
    <w:rsid w:val="00B21A0C"/>
    <w:rsid w:val="00B347BE"/>
    <w:rsid w:val="00B37BC9"/>
    <w:rsid w:val="00B41088"/>
    <w:rsid w:val="00B46D00"/>
    <w:rsid w:val="00B52376"/>
    <w:rsid w:val="00B535F9"/>
    <w:rsid w:val="00B57B6D"/>
    <w:rsid w:val="00B66241"/>
    <w:rsid w:val="00B7582D"/>
    <w:rsid w:val="00B76258"/>
    <w:rsid w:val="00B83C00"/>
    <w:rsid w:val="00B876DA"/>
    <w:rsid w:val="00B91AC7"/>
    <w:rsid w:val="00B9415F"/>
    <w:rsid w:val="00B94A3D"/>
    <w:rsid w:val="00BA017D"/>
    <w:rsid w:val="00BA115F"/>
    <w:rsid w:val="00BA473E"/>
    <w:rsid w:val="00BB2028"/>
    <w:rsid w:val="00BB2A74"/>
    <w:rsid w:val="00BC4644"/>
    <w:rsid w:val="00BC7BAB"/>
    <w:rsid w:val="00BD313E"/>
    <w:rsid w:val="00BE3CBA"/>
    <w:rsid w:val="00C020DA"/>
    <w:rsid w:val="00C046D3"/>
    <w:rsid w:val="00C12DCB"/>
    <w:rsid w:val="00C21B87"/>
    <w:rsid w:val="00C25564"/>
    <w:rsid w:val="00C271B6"/>
    <w:rsid w:val="00C27387"/>
    <w:rsid w:val="00C30E9F"/>
    <w:rsid w:val="00C349BF"/>
    <w:rsid w:val="00C354C2"/>
    <w:rsid w:val="00C412CF"/>
    <w:rsid w:val="00C434B7"/>
    <w:rsid w:val="00C46B69"/>
    <w:rsid w:val="00C565E3"/>
    <w:rsid w:val="00C646A3"/>
    <w:rsid w:val="00C64CC6"/>
    <w:rsid w:val="00C67A94"/>
    <w:rsid w:val="00C8430D"/>
    <w:rsid w:val="00C85372"/>
    <w:rsid w:val="00C90864"/>
    <w:rsid w:val="00C91003"/>
    <w:rsid w:val="00C91849"/>
    <w:rsid w:val="00C9372C"/>
    <w:rsid w:val="00C95F7A"/>
    <w:rsid w:val="00CB2913"/>
    <w:rsid w:val="00CB346E"/>
    <w:rsid w:val="00CC0042"/>
    <w:rsid w:val="00CD1CBB"/>
    <w:rsid w:val="00CD2A01"/>
    <w:rsid w:val="00CD5E67"/>
    <w:rsid w:val="00CF298E"/>
    <w:rsid w:val="00CF6F6F"/>
    <w:rsid w:val="00CF7ECC"/>
    <w:rsid w:val="00D000D2"/>
    <w:rsid w:val="00D1680C"/>
    <w:rsid w:val="00D171D9"/>
    <w:rsid w:val="00D3502A"/>
    <w:rsid w:val="00D52337"/>
    <w:rsid w:val="00D645C4"/>
    <w:rsid w:val="00D70829"/>
    <w:rsid w:val="00D814CE"/>
    <w:rsid w:val="00D826A0"/>
    <w:rsid w:val="00D84CDE"/>
    <w:rsid w:val="00D87942"/>
    <w:rsid w:val="00D93B86"/>
    <w:rsid w:val="00D96B83"/>
    <w:rsid w:val="00DA7D4B"/>
    <w:rsid w:val="00DB0A22"/>
    <w:rsid w:val="00DC06D5"/>
    <w:rsid w:val="00DC6E1C"/>
    <w:rsid w:val="00DD089B"/>
    <w:rsid w:val="00DD0F7C"/>
    <w:rsid w:val="00DD63FF"/>
    <w:rsid w:val="00DE121D"/>
    <w:rsid w:val="00DE508F"/>
    <w:rsid w:val="00DE768B"/>
    <w:rsid w:val="00E07B5D"/>
    <w:rsid w:val="00E11168"/>
    <w:rsid w:val="00E11547"/>
    <w:rsid w:val="00E205C4"/>
    <w:rsid w:val="00E20B3E"/>
    <w:rsid w:val="00E214F9"/>
    <w:rsid w:val="00E257EC"/>
    <w:rsid w:val="00E26490"/>
    <w:rsid w:val="00E3561A"/>
    <w:rsid w:val="00E361E1"/>
    <w:rsid w:val="00E63617"/>
    <w:rsid w:val="00E67492"/>
    <w:rsid w:val="00E735C2"/>
    <w:rsid w:val="00E80BD8"/>
    <w:rsid w:val="00E84A3A"/>
    <w:rsid w:val="00E903D9"/>
    <w:rsid w:val="00EA5B4D"/>
    <w:rsid w:val="00EB4942"/>
    <w:rsid w:val="00EB6BEF"/>
    <w:rsid w:val="00EB7635"/>
    <w:rsid w:val="00EC1B22"/>
    <w:rsid w:val="00EC7054"/>
    <w:rsid w:val="00ED021B"/>
    <w:rsid w:val="00ED02D2"/>
    <w:rsid w:val="00EE2067"/>
    <w:rsid w:val="00EE2D05"/>
    <w:rsid w:val="00EE3615"/>
    <w:rsid w:val="00EE4385"/>
    <w:rsid w:val="00F03764"/>
    <w:rsid w:val="00F04160"/>
    <w:rsid w:val="00F041CC"/>
    <w:rsid w:val="00F04D4E"/>
    <w:rsid w:val="00F32680"/>
    <w:rsid w:val="00F3734E"/>
    <w:rsid w:val="00F41B8B"/>
    <w:rsid w:val="00F46865"/>
    <w:rsid w:val="00F46B44"/>
    <w:rsid w:val="00F51E79"/>
    <w:rsid w:val="00F52D0F"/>
    <w:rsid w:val="00F631E5"/>
    <w:rsid w:val="00F65CC9"/>
    <w:rsid w:val="00F71F02"/>
    <w:rsid w:val="00F77F58"/>
    <w:rsid w:val="00F8205B"/>
    <w:rsid w:val="00F83931"/>
    <w:rsid w:val="00F91252"/>
    <w:rsid w:val="00F92676"/>
    <w:rsid w:val="00F931DF"/>
    <w:rsid w:val="00F94696"/>
    <w:rsid w:val="00FB0180"/>
    <w:rsid w:val="00FB0817"/>
    <w:rsid w:val="00FB0DFF"/>
    <w:rsid w:val="00FB1385"/>
    <w:rsid w:val="00FC232D"/>
    <w:rsid w:val="00FC253A"/>
    <w:rsid w:val="00FC3914"/>
    <w:rsid w:val="00FC6661"/>
    <w:rsid w:val="00FE1045"/>
    <w:rsid w:val="00FE1633"/>
    <w:rsid w:val="00FE2A96"/>
    <w:rsid w:val="00FE63EA"/>
    <w:rsid w:val="00FE7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7C15D"/>
  <w15:chartTrackingRefBased/>
  <w15:docId w15:val="{4C1C1C31-0B87-4572-96FE-23DC48F7F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D814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A69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1EA6"/>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11EA6"/>
    <w:pPr>
      <w:keepNext/>
      <w:keepLines/>
      <w:spacing w:before="40" w:after="50" w:line="376" w:lineRule="auto"/>
      <w:outlineLvl w:val="3"/>
    </w:pPr>
    <w:rPr>
      <w:rFonts w:ascii="Arial" w:eastAsia="黑体" w:hAnsi="Arial" w:cs="Times New Roman"/>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006464"/>
    <w:pPr>
      <w:pBdr>
        <w:bottom w:val="single" w:sz="6" w:space="1" w:color="auto"/>
      </w:pBdr>
      <w:tabs>
        <w:tab w:val="center" w:pos="4153"/>
        <w:tab w:val="right" w:pos="8306"/>
      </w:tabs>
      <w:snapToGrid w:val="0"/>
      <w:jc w:val="center"/>
    </w:pPr>
    <w:rPr>
      <w:rFonts w:eastAsia="宋体" w:cs="Times New Roman"/>
      <w:sz w:val="18"/>
      <w:szCs w:val="18"/>
    </w:rPr>
  </w:style>
  <w:style w:type="character" w:customStyle="1" w:styleId="Char">
    <w:name w:val="页眉 Char"/>
    <w:basedOn w:val="a0"/>
    <w:link w:val="a3"/>
    <w:rsid w:val="00006464"/>
    <w:rPr>
      <w:rFonts w:ascii="Times New Roman" w:eastAsia="宋体" w:hAnsi="Times New Roman" w:cs="Times New Roman"/>
      <w:sz w:val="18"/>
      <w:szCs w:val="18"/>
    </w:rPr>
  </w:style>
  <w:style w:type="paragraph" w:styleId="a4">
    <w:name w:val="List Paragraph"/>
    <w:basedOn w:val="a"/>
    <w:uiPriority w:val="34"/>
    <w:qFormat/>
    <w:rsid w:val="00D645C4"/>
    <w:pPr>
      <w:ind w:firstLineChars="200" w:firstLine="420"/>
    </w:pPr>
  </w:style>
  <w:style w:type="character" w:styleId="a5">
    <w:name w:val="annotation reference"/>
    <w:rsid w:val="003A691E"/>
    <w:rPr>
      <w:sz w:val="21"/>
      <w:szCs w:val="21"/>
    </w:rPr>
  </w:style>
  <w:style w:type="paragraph" w:styleId="a6">
    <w:name w:val="Body Text Indent"/>
    <w:basedOn w:val="a"/>
    <w:link w:val="Char0"/>
    <w:qFormat/>
    <w:rsid w:val="003A691E"/>
    <w:pPr>
      <w:ind w:firstLineChars="200" w:firstLine="480"/>
    </w:pPr>
    <w:rPr>
      <w:rFonts w:eastAsia="宋体" w:cs="Times New Roman"/>
      <w:szCs w:val="24"/>
    </w:rPr>
  </w:style>
  <w:style w:type="character" w:customStyle="1" w:styleId="Char0">
    <w:name w:val="正文文本缩进 Char"/>
    <w:basedOn w:val="a0"/>
    <w:link w:val="a6"/>
    <w:rsid w:val="003A691E"/>
    <w:rPr>
      <w:rFonts w:ascii="Times New Roman" w:eastAsia="宋体" w:hAnsi="Times New Roman" w:cs="Times New Roman"/>
      <w:szCs w:val="24"/>
    </w:rPr>
  </w:style>
  <w:style w:type="paragraph" w:styleId="a7">
    <w:name w:val="annotation text"/>
    <w:basedOn w:val="a"/>
    <w:link w:val="Char1"/>
    <w:qFormat/>
    <w:rsid w:val="003A691E"/>
    <w:rPr>
      <w:rFonts w:eastAsia="宋体" w:cs="Times New Roman"/>
      <w:sz w:val="21"/>
      <w:szCs w:val="24"/>
    </w:rPr>
  </w:style>
  <w:style w:type="character" w:customStyle="1" w:styleId="Char1">
    <w:name w:val="批注文字 Char"/>
    <w:basedOn w:val="a0"/>
    <w:link w:val="a7"/>
    <w:rsid w:val="003A691E"/>
    <w:rPr>
      <w:rFonts w:ascii="Times New Roman" w:eastAsia="宋体" w:hAnsi="Times New Roman" w:cs="Times New Roman"/>
      <w:sz w:val="21"/>
      <w:szCs w:val="24"/>
    </w:rPr>
  </w:style>
  <w:style w:type="paragraph" w:customStyle="1" w:styleId="-10">
    <w:name w:val="标题-1级"/>
    <w:basedOn w:val="a"/>
    <w:qFormat/>
    <w:rsid w:val="003A691E"/>
    <w:pPr>
      <w:keepNext/>
      <w:keepLines/>
      <w:jc w:val="center"/>
      <w:outlineLvl w:val="0"/>
    </w:pPr>
    <w:rPr>
      <w:rFonts w:eastAsia="黑体" w:cs="Times New Roman"/>
      <w:bCs/>
      <w:kern w:val="44"/>
      <w:sz w:val="30"/>
      <w:szCs w:val="44"/>
    </w:rPr>
  </w:style>
  <w:style w:type="paragraph" w:customStyle="1" w:styleId="-2">
    <w:name w:val="标题-2级"/>
    <w:basedOn w:val="2"/>
    <w:qFormat/>
    <w:rsid w:val="003A691E"/>
    <w:rPr>
      <w:rFonts w:ascii="Times New Roman" w:eastAsia="宋体" w:hAnsi="Times New Roman" w:cs="Times New Roman"/>
      <w:sz w:val="28"/>
    </w:rPr>
  </w:style>
  <w:style w:type="paragraph" w:customStyle="1" w:styleId="-1">
    <w:name w:val="图-1章"/>
    <w:basedOn w:val="a"/>
    <w:qFormat/>
    <w:rsid w:val="003A691E"/>
    <w:pPr>
      <w:numPr>
        <w:numId w:val="2"/>
      </w:numPr>
      <w:jc w:val="center"/>
    </w:pPr>
    <w:rPr>
      <w:rFonts w:eastAsia="黑体" w:cs="Times New Roman"/>
      <w:sz w:val="21"/>
      <w:szCs w:val="21"/>
    </w:rPr>
  </w:style>
  <w:style w:type="paragraph" w:customStyle="1" w:styleId="a8">
    <w:name w:val="论文正文"/>
    <w:basedOn w:val="a"/>
    <w:qFormat/>
    <w:rsid w:val="003A691E"/>
    <w:pPr>
      <w:ind w:firstLineChars="200" w:firstLine="478"/>
    </w:pPr>
    <w:rPr>
      <w:rFonts w:eastAsia="宋体" w:cs="Times New Roman"/>
      <w:sz w:val="21"/>
      <w:szCs w:val="24"/>
    </w:rPr>
  </w:style>
  <w:style w:type="character" w:customStyle="1" w:styleId="2Char">
    <w:name w:val="标题 2 Char"/>
    <w:basedOn w:val="a0"/>
    <w:link w:val="2"/>
    <w:uiPriority w:val="9"/>
    <w:semiHidden/>
    <w:rsid w:val="003A691E"/>
    <w:rPr>
      <w:rFonts w:asciiTheme="majorHAnsi" w:eastAsiaTheme="majorEastAsia" w:hAnsiTheme="majorHAnsi" w:cstheme="majorBidi"/>
      <w:b/>
      <w:bCs/>
      <w:sz w:val="32"/>
      <w:szCs w:val="32"/>
    </w:rPr>
  </w:style>
  <w:style w:type="paragraph" w:styleId="a9">
    <w:name w:val="Balloon Text"/>
    <w:basedOn w:val="a"/>
    <w:link w:val="Char2"/>
    <w:uiPriority w:val="99"/>
    <w:semiHidden/>
    <w:unhideWhenUsed/>
    <w:rsid w:val="003A691E"/>
    <w:rPr>
      <w:sz w:val="18"/>
      <w:szCs w:val="18"/>
    </w:rPr>
  </w:style>
  <w:style w:type="character" w:customStyle="1" w:styleId="Char2">
    <w:name w:val="批注框文本 Char"/>
    <w:basedOn w:val="a0"/>
    <w:link w:val="a9"/>
    <w:uiPriority w:val="99"/>
    <w:semiHidden/>
    <w:rsid w:val="003A691E"/>
    <w:rPr>
      <w:sz w:val="18"/>
      <w:szCs w:val="18"/>
    </w:rPr>
  </w:style>
  <w:style w:type="paragraph" w:styleId="aa">
    <w:name w:val="annotation subject"/>
    <w:basedOn w:val="a7"/>
    <w:next w:val="a7"/>
    <w:link w:val="Char3"/>
    <w:uiPriority w:val="99"/>
    <w:semiHidden/>
    <w:unhideWhenUsed/>
    <w:rsid w:val="003A691E"/>
    <w:rPr>
      <w:rFonts w:asciiTheme="minorHAnsi" w:eastAsiaTheme="minorEastAsia" w:hAnsiTheme="minorHAnsi" w:cstheme="minorBidi"/>
      <w:b/>
      <w:bCs/>
      <w:sz w:val="24"/>
      <w:szCs w:val="22"/>
    </w:rPr>
  </w:style>
  <w:style w:type="character" w:customStyle="1" w:styleId="Char3">
    <w:name w:val="批注主题 Char"/>
    <w:basedOn w:val="Char1"/>
    <w:link w:val="aa"/>
    <w:uiPriority w:val="99"/>
    <w:semiHidden/>
    <w:rsid w:val="003A691E"/>
    <w:rPr>
      <w:rFonts w:ascii="Times New Roman" w:eastAsia="宋体" w:hAnsi="Times New Roman" w:cs="Times New Roman"/>
      <w:b/>
      <w:bCs/>
      <w:sz w:val="21"/>
      <w:szCs w:val="24"/>
    </w:rPr>
  </w:style>
  <w:style w:type="character" w:customStyle="1" w:styleId="4Char">
    <w:name w:val="标题 4 Char"/>
    <w:basedOn w:val="a0"/>
    <w:link w:val="4"/>
    <w:uiPriority w:val="9"/>
    <w:rsid w:val="00B11EA6"/>
    <w:rPr>
      <w:rFonts w:ascii="Arial" w:eastAsia="黑体" w:hAnsi="Arial" w:cs="Times New Roman"/>
      <w:bCs/>
      <w:szCs w:val="28"/>
    </w:rPr>
  </w:style>
  <w:style w:type="paragraph" w:customStyle="1" w:styleId="20">
    <w:name w:val="样式2"/>
    <w:basedOn w:val="ab"/>
    <w:qFormat/>
    <w:rsid w:val="00B11EA6"/>
    <w:pPr>
      <w:spacing w:beforeLines="50" w:before="50"/>
      <w:jc w:val="center"/>
    </w:pPr>
    <w:rPr>
      <w:rFonts w:ascii="Times New Roman" w:eastAsia="黑体" w:hAnsi="Times New Roman" w:cs="Times New Roman"/>
      <w:szCs w:val="24"/>
    </w:rPr>
  </w:style>
  <w:style w:type="paragraph" w:customStyle="1" w:styleId="-3">
    <w:name w:val="标题-3级"/>
    <w:basedOn w:val="3"/>
    <w:qFormat/>
    <w:rsid w:val="00B11EA6"/>
    <w:pPr>
      <w:spacing w:before="20" w:after="20"/>
    </w:pPr>
    <w:rPr>
      <w:rFonts w:eastAsia="楷体" w:cs="Times New Roman"/>
      <w:sz w:val="24"/>
    </w:rPr>
  </w:style>
  <w:style w:type="paragraph" w:styleId="ab">
    <w:name w:val="Plain Text"/>
    <w:basedOn w:val="a"/>
    <w:link w:val="Char4"/>
    <w:semiHidden/>
    <w:unhideWhenUsed/>
    <w:rsid w:val="00B11EA6"/>
    <w:rPr>
      <w:rFonts w:ascii="宋体" w:eastAsia="宋体" w:hAnsi="Courier New" w:cs="Courier New"/>
      <w:sz w:val="21"/>
      <w:szCs w:val="21"/>
    </w:rPr>
  </w:style>
  <w:style w:type="character" w:customStyle="1" w:styleId="Char4">
    <w:name w:val="纯文本 Char"/>
    <w:basedOn w:val="a0"/>
    <w:link w:val="ab"/>
    <w:semiHidden/>
    <w:rsid w:val="00B11EA6"/>
    <w:rPr>
      <w:rFonts w:ascii="宋体" w:eastAsia="宋体" w:hAnsi="Courier New" w:cs="Courier New"/>
      <w:sz w:val="21"/>
      <w:szCs w:val="21"/>
    </w:rPr>
  </w:style>
  <w:style w:type="character" w:customStyle="1" w:styleId="3Char">
    <w:name w:val="标题 3 Char"/>
    <w:basedOn w:val="a0"/>
    <w:link w:val="3"/>
    <w:uiPriority w:val="9"/>
    <w:rsid w:val="00B11EA6"/>
    <w:rPr>
      <w:b/>
      <w:bCs/>
      <w:sz w:val="32"/>
      <w:szCs w:val="32"/>
    </w:rPr>
  </w:style>
  <w:style w:type="character" w:styleId="ac">
    <w:name w:val="Hyperlink"/>
    <w:basedOn w:val="a0"/>
    <w:uiPriority w:val="99"/>
    <w:unhideWhenUsed/>
    <w:rsid w:val="0001699C"/>
    <w:rPr>
      <w:color w:val="0000FF"/>
      <w:u w:val="single"/>
    </w:rPr>
  </w:style>
  <w:style w:type="paragraph" w:styleId="ad">
    <w:name w:val="footer"/>
    <w:basedOn w:val="a"/>
    <w:link w:val="Char5"/>
    <w:uiPriority w:val="99"/>
    <w:unhideWhenUsed/>
    <w:rsid w:val="0021014F"/>
    <w:pPr>
      <w:tabs>
        <w:tab w:val="center" w:pos="4153"/>
        <w:tab w:val="right" w:pos="8306"/>
      </w:tabs>
      <w:snapToGrid w:val="0"/>
    </w:pPr>
    <w:rPr>
      <w:sz w:val="18"/>
      <w:szCs w:val="18"/>
    </w:rPr>
  </w:style>
  <w:style w:type="character" w:customStyle="1" w:styleId="Char5">
    <w:name w:val="页脚 Char"/>
    <w:basedOn w:val="a0"/>
    <w:link w:val="ad"/>
    <w:uiPriority w:val="99"/>
    <w:rsid w:val="0021014F"/>
    <w:rPr>
      <w:sz w:val="18"/>
      <w:szCs w:val="18"/>
    </w:rPr>
  </w:style>
  <w:style w:type="paragraph" w:styleId="21">
    <w:name w:val="Body Text 2"/>
    <w:basedOn w:val="a"/>
    <w:link w:val="2Char0"/>
    <w:uiPriority w:val="99"/>
    <w:semiHidden/>
    <w:unhideWhenUsed/>
    <w:rsid w:val="00603C80"/>
    <w:pPr>
      <w:spacing w:after="120" w:line="480" w:lineRule="auto"/>
    </w:pPr>
  </w:style>
  <w:style w:type="character" w:customStyle="1" w:styleId="2Char0">
    <w:name w:val="正文文本 2 Char"/>
    <w:basedOn w:val="a0"/>
    <w:link w:val="21"/>
    <w:uiPriority w:val="99"/>
    <w:semiHidden/>
    <w:rsid w:val="00603C80"/>
  </w:style>
  <w:style w:type="character" w:customStyle="1" w:styleId="1Char">
    <w:name w:val="标题 1 Char"/>
    <w:basedOn w:val="a0"/>
    <w:link w:val="1"/>
    <w:uiPriority w:val="9"/>
    <w:rsid w:val="00D814CE"/>
    <w:rPr>
      <w:b/>
      <w:bCs/>
      <w:kern w:val="44"/>
      <w:sz w:val="44"/>
      <w:szCs w:val="44"/>
    </w:rPr>
  </w:style>
  <w:style w:type="table" w:styleId="ae">
    <w:name w:val="Table Grid"/>
    <w:basedOn w:val="a1"/>
    <w:uiPriority w:val="59"/>
    <w:rsid w:val="00C67A94"/>
    <w:pPr>
      <w:widowControl w:val="0"/>
      <w:jc w:val="both"/>
    </w:pPr>
    <w:rPr>
      <w:rFonts w:eastAsia="宋体"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rmal Indent"/>
    <w:basedOn w:val="a"/>
    <w:semiHidden/>
    <w:rsid w:val="008A149B"/>
    <w:pPr>
      <w:ind w:firstLine="420"/>
    </w:pPr>
    <w:rPr>
      <w:rFonts w:eastAsia="宋体" w:cs="Times New Roman"/>
      <w:sz w:val="21"/>
      <w:szCs w:val="20"/>
    </w:rPr>
  </w:style>
  <w:style w:type="paragraph" w:styleId="10">
    <w:name w:val="toc 1"/>
    <w:basedOn w:val="a"/>
    <w:next w:val="a"/>
    <w:autoRedefine/>
    <w:uiPriority w:val="39"/>
    <w:unhideWhenUsed/>
    <w:rsid w:val="00FC232D"/>
  </w:style>
  <w:style w:type="paragraph" w:styleId="9">
    <w:name w:val="toc 9"/>
    <w:basedOn w:val="a"/>
    <w:next w:val="a"/>
    <w:autoRedefine/>
    <w:uiPriority w:val="39"/>
    <w:unhideWhenUsed/>
    <w:rsid w:val="00FC232D"/>
    <w:pPr>
      <w:ind w:leftChars="1600" w:left="3360"/>
    </w:pPr>
  </w:style>
  <w:style w:type="paragraph" w:styleId="22">
    <w:name w:val="toc 2"/>
    <w:basedOn w:val="a"/>
    <w:next w:val="a"/>
    <w:autoRedefine/>
    <w:uiPriority w:val="39"/>
    <w:unhideWhenUsed/>
    <w:rsid w:val="00FC232D"/>
    <w:pPr>
      <w:ind w:leftChars="200" w:left="420"/>
    </w:pPr>
  </w:style>
  <w:style w:type="paragraph" w:styleId="30">
    <w:name w:val="toc 3"/>
    <w:basedOn w:val="a"/>
    <w:next w:val="a"/>
    <w:autoRedefine/>
    <w:uiPriority w:val="39"/>
    <w:unhideWhenUsed/>
    <w:rsid w:val="00FC232D"/>
    <w:pPr>
      <w:ind w:leftChars="400" w:left="840"/>
    </w:pPr>
  </w:style>
  <w:style w:type="paragraph" w:styleId="40">
    <w:name w:val="toc 4"/>
    <w:basedOn w:val="a"/>
    <w:next w:val="a"/>
    <w:autoRedefine/>
    <w:uiPriority w:val="39"/>
    <w:unhideWhenUsed/>
    <w:rsid w:val="00FC232D"/>
    <w:pPr>
      <w:ind w:leftChars="600" w:left="1260"/>
    </w:pPr>
    <w:rPr>
      <w:sz w:val="21"/>
    </w:rPr>
  </w:style>
  <w:style w:type="paragraph" w:styleId="5">
    <w:name w:val="toc 5"/>
    <w:basedOn w:val="a"/>
    <w:next w:val="a"/>
    <w:autoRedefine/>
    <w:uiPriority w:val="39"/>
    <w:unhideWhenUsed/>
    <w:rsid w:val="00FC232D"/>
    <w:pPr>
      <w:ind w:leftChars="800" w:left="1680"/>
    </w:pPr>
    <w:rPr>
      <w:sz w:val="21"/>
    </w:rPr>
  </w:style>
  <w:style w:type="paragraph" w:styleId="6">
    <w:name w:val="toc 6"/>
    <w:basedOn w:val="a"/>
    <w:next w:val="a"/>
    <w:autoRedefine/>
    <w:uiPriority w:val="39"/>
    <w:unhideWhenUsed/>
    <w:rsid w:val="00FC232D"/>
    <w:pPr>
      <w:ind w:leftChars="1000" w:left="2100"/>
    </w:pPr>
    <w:rPr>
      <w:sz w:val="21"/>
    </w:rPr>
  </w:style>
  <w:style w:type="paragraph" w:styleId="7">
    <w:name w:val="toc 7"/>
    <w:basedOn w:val="a"/>
    <w:next w:val="a"/>
    <w:autoRedefine/>
    <w:uiPriority w:val="39"/>
    <w:unhideWhenUsed/>
    <w:rsid w:val="00FC232D"/>
    <w:pPr>
      <w:ind w:leftChars="1200" w:left="2520"/>
    </w:pPr>
    <w:rPr>
      <w:sz w:val="21"/>
    </w:rPr>
  </w:style>
  <w:style w:type="paragraph" w:styleId="8">
    <w:name w:val="toc 8"/>
    <w:basedOn w:val="a"/>
    <w:next w:val="a"/>
    <w:autoRedefine/>
    <w:uiPriority w:val="39"/>
    <w:unhideWhenUsed/>
    <w:rsid w:val="00FC232D"/>
    <w:pPr>
      <w:ind w:leftChars="1400" w:left="2940"/>
    </w:pPr>
    <w:rPr>
      <w:sz w:val="21"/>
    </w:rPr>
  </w:style>
  <w:style w:type="paragraph" w:styleId="af0">
    <w:name w:val="caption"/>
    <w:basedOn w:val="a"/>
    <w:next w:val="a"/>
    <w:uiPriority w:val="35"/>
    <w:unhideWhenUsed/>
    <w:qFormat/>
    <w:rsid w:val="00C349B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06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mailto:master@28x28.com" TargetMode="External"/><Relationship Id="rId55" Type="http://schemas.openxmlformats.org/officeDocument/2006/relationships/hyperlink" Target="mailto:master@28x28.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www.ibm.com/developerworks/cn/web/wa-lo-jshttp/index.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11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__222.vsdx"/><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52D63-B24C-4FD4-8EE1-17F6C4D64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5442</TotalTime>
  <Pages>155</Pages>
  <Words>14782</Words>
  <Characters>84259</Characters>
  <Application>Microsoft Office Word</Application>
  <DocSecurity>0</DocSecurity>
  <Lines>702</Lines>
  <Paragraphs>197</Paragraphs>
  <ScaleCrop>false</ScaleCrop>
  <Company/>
  <LinksUpToDate>false</LinksUpToDate>
  <CharactersWithSpaces>98844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Admire</dc:creator>
  <cp:keywords/>
  <dc:description/>
  <cp:lastModifiedBy>Admire</cp:lastModifiedBy>
  <cp:revision>399</cp:revision>
  <dcterms:created xsi:type="dcterms:W3CDTF">2019-04-17T22:42:00Z</dcterms:created>
  <dcterms:modified xsi:type="dcterms:W3CDTF">2019-05-01T16:20:00Z</dcterms:modified>
</cp:coreProperties>
</file>