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C0ADC4" w14:textId="77777777" w:rsidR="00006464" w:rsidRPr="00006464" w:rsidRDefault="00006464" w:rsidP="00006464">
      <w:pPr>
        <w:ind w:firstLine="480"/>
        <w:jc w:val="center"/>
        <w:rPr>
          <w:rFonts w:eastAsia="宋体" w:cs="Times New Roman"/>
        </w:rPr>
      </w:pPr>
      <w:r w:rsidRPr="00006464">
        <w:rPr>
          <w:rFonts w:eastAsia="宋体" w:cs="Times New Roman"/>
          <w:noProof/>
        </w:rPr>
        <w:drawing>
          <wp:inline distT="0" distB="0" distL="0" distR="0" wp14:anchorId="17AC56BD" wp14:editId="49884E8D">
            <wp:extent cx="2616835" cy="5930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6835" cy="593090"/>
                    </a:xfrm>
                    <a:prstGeom prst="rect">
                      <a:avLst/>
                    </a:prstGeom>
                    <a:noFill/>
                    <a:ln>
                      <a:noFill/>
                    </a:ln>
                  </pic:spPr>
                </pic:pic>
              </a:graphicData>
            </a:graphic>
          </wp:inline>
        </w:drawing>
      </w:r>
    </w:p>
    <w:p w14:paraId="7DD72A17" w14:textId="77777777" w:rsidR="00006464" w:rsidRPr="00006464" w:rsidRDefault="00006464" w:rsidP="00006464">
      <w:pPr>
        <w:ind w:firstLine="480"/>
        <w:jc w:val="center"/>
        <w:rPr>
          <w:rFonts w:eastAsia="宋体" w:cs="Times New Roman"/>
        </w:rPr>
      </w:pPr>
    </w:p>
    <w:p w14:paraId="4276B828" w14:textId="77777777" w:rsidR="00006464" w:rsidRPr="00006464" w:rsidRDefault="00006464" w:rsidP="00006464">
      <w:pPr>
        <w:ind w:firstLine="480"/>
        <w:jc w:val="center"/>
        <w:rPr>
          <w:rFonts w:eastAsia="宋体" w:cs="Times New Roman"/>
        </w:rPr>
      </w:pPr>
    </w:p>
    <w:p w14:paraId="5F839D7D" w14:textId="77777777" w:rsidR="00006464" w:rsidRPr="00006464" w:rsidRDefault="00006464" w:rsidP="00006464">
      <w:pPr>
        <w:ind w:firstLine="1040"/>
        <w:jc w:val="center"/>
        <w:rPr>
          <w:rFonts w:eastAsia="宋体" w:cs="Times New Roman"/>
        </w:rPr>
      </w:pPr>
      <w:r w:rsidRPr="00006464">
        <w:rPr>
          <w:rFonts w:eastAsia="华文中宋" w:cs="Times New Roman"/>
          <w:bCs/>
          <w:sz w:val="52"/>
          <w:szCs w:val="44"/>
        </w:rPr>
        <w:t>本科生毕业</w:t>
      </w:r>
      <w:r w:rsidRPr="00006464">
        <w:rPr>
          <w:rFonts w:eastAsia="华文中宋" w:cs="Times New Roman" w:hint="eastAsia"/>
          <w:bCs/>
          <w:sz w:val="52"/>
          <w:szCs w:val="44"/>
        </w:rPr>
        <w:t>论文</w:t>
      </w:r>
      <w:r w:rsidRPr="00006464">
        <w:rPr>
          <w:rFonts w:eastAsia="华文中宋" w:cs="Times New Roman"/>
          <w:bCs/>
          <w:sz w:val="52"/>
          <w:szCs w:val="44"/>
        </w:rPr>
        <w:t>（</w:t>
      </w:r>
      <w:r w:rsidRPr="00006464">
        <w:rPr>
          <w:rFonts w:eastAsia="华文中宋" w:cs="Times New Roman" w:hint="eastAsia"/>
          <w:bCs/>
          <w:sz w:val="52"/>
          <w:szCs w:val="44"/>
        </w:rPr>
        <w:t>设计</w:t>
      </w:r>
      <w:r w:rsidRPr="00006464">
        <w:rPr>
          <w:rFonts w:eastAsia="华文中宋" w:cs="Times New Roman"/>
          <w:bCs/>
          <w:sz w:val="52"/>
          <w:szCs w:val="44"/>
        </w:rPr>
        <w:t>）</w:t>
      </w:r>
    </w:p>
    <w:p w14:paraId="573D9EC6" w14:textId="77777777" w:rsidR="00006464" w:rsidRPr="00006464" w:rsidRDefault="00006464" w:rsidP="00006464">
      <w:pPr>
        <w:ind w:firstLine="480"/>
        <w:rPr>
          <w:rFonts w:eastAsia="宋体" w:cs="Times New Roman"/>
        </w:rPr>
      </w:pPr>
    </w:p>
    <w:p w14:paraId="7200EE04" w14:textId="77777777" w:rsidR="00006464" w:rsidRPr="00006464" w:rsidRDefault="00006464" w:rsidP="00006464">
      <w:pPr>
        <w:ind w:firstLine="400"/>
        <w:rPr>
          <w:rFonts w:eastAsia="宋体" w:cs="Times New Roman"/>
          <w:sz w:val="20"/>
        </w:rPr>
      </w:pPr>
      <w:r w:rsidRPr="00006464">
        <w:rPr>
          <w:rFonts w:eastAsia="宋体" w:cs="Times New Roman"/>
          <w:noProof/>
          <w:sz w:val="20"/>
        </w:rPr>
        <w:drawing>
          <wp:anchor distT="0" distB="0" distL="114300" distR="114300" simplePos="0" relativeHeight="251659264" behindDoc="0" locked="0" layoutInCell="1" allowOverlap="1" wp14:anchorId="0D3A526A" wp14:editId="11786229">
            <wp:simplePos x="0" y="0"/>
            <wp:positionH relativeFrom="margin">
              <wp:align>center</wp:align>
            </wp:positionH>
            <wp:positionV relativeFrom="paragraph">
              <wp:posOffset>24130</wp:posOffset>
            </wp:positionV>
            <wp:extent cx="1371600" cy="1285240"/>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0" cy="1285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B7F25C" w14:textId="77777777" w:rsidR="00006464" w:rsidRPr="00006464" w:rsidRDefault="00006464" w:rsidP="00006464">
      <w:pPr>
        <w:ind w:firstLine="400"/>
        <w:rPr>
          <w:rFonts w:eastAsia="宋体" w:cs="Times New Roman"/>
          <w:sz w:val="20"/>
        </w:rPr>
      </w:pPr>
    </w:p>
    <w:p w14:paraId="33D98445" w14:textId="77777777" w:rsidR="00006464" w:rsidRPr="00006464" w:rsidRDefault="00006464" w:rsidP="00006464">
      <w:pPr>
        <w:ind w:firstLine="400"/>
        <w:rPr>
          <w:rFonts w:eastAsia="宋体" w:cs="Times New Roman"/>
          <w:sz w:val="20"/>
        </w:rPr>
      </w:pPr>
    </w:p>
    <w:p w14:paraId="3AB42488" w14:textId="77777777" w:rsidR="00006464" w:rsidRPr="00006464" w:rsidRDefault="00006464" w:rsidP="00006464">
      <w:pPr>
        <w:ind w:firstLine="400"/>
        <w:rPr>
          <w:rFonts w:eastAsia="宋体" w:cs="Times New Roman"/>
          <w:sz w:val="20"/>
        </w:rPr>
      </w:pPr>
    </w:p>
    <w:p w14:paraId="2BEA4A9A" w14:textId="77777777" w:rsidR="00006464" w:rsidRPr="00006464" w:rsidRDefault="00006464" w:rsidP="00006464">
      <w:pPr>
        <w:ind w:firstLine="400"/>
        <w:rPr>
          <w:rFonts w:eastAsia="宋体" w:cs="Times New Roman"/>
          <w:sz w:val="20"/>
        </w:rPr>
      </w:pPr>
    </w:p>
    <w:p w14:paraId="563CBD93" w14:textId="77777777" w:rsidR="00006464" w:rsidRPr="00006464" w:rsidRDefault="00006464" w:rsidP="00006464">
      <w:pPr>
        <w:ind w:firstLine="400"/>
        <w:rPr>
          <w:rFonts w:eastAsia="宋体" w:cs="Times New Roman"/>
          <w:sz w:val="20"/>
        </w:rPr>
      </w:pPr>
    </w:p>
    <w:p w14:paraId="7341A31D" w14:textId="77777777" w:rsidR="00006464" w:rsidRPr="00006464" w:rsidRDefault="00006464" w:rsidP="00006464">
      <w:pPr>
        <w:ind w:firstLine="400"/>
        <w:rPr>
          <w:rFonts w:eastAsia="宋体" w:cs="Times New Roman"/>
          <w:sz w:val="20"/>
        </w:rPr>
      </w:pPr>
    </w:p>
    <w:p w14:paraId="381B9343" w14:textId="77777777" w:rsidR="00006464" w:rsidRPr="00006464" w:rsidRDefault="00006464" w:rsidP="00006464">
      <w:pPr>
        <w:tabs>
          <w:tab w:val="right" w:pos="7380"/>
        </w:tabs>
        <w:spacing w:line="720" w:lineRule="auto"/>
        <w:ind w:rightChars="445" w:right="1068" w:firstLineChars="300" w:firstLine="840"/>
        <w:rPr>
          <w:rFonts w:eastAsia="微软雅黑" w:cs="Times New Roman"/>
          <w:b/>
          <w:sz w:val="28"/>
          <w:szCs w:val="32"/>
          <w:u w:val="single"/>
        </w:rPr>
      </w:pPr>
      <w:r w:rsidRPr="00006464">
        <w:rPr>
          <w:rFonts w:eastAsia="宋体" w:cs="Times New Roman"/>
          <w:sz w:val="28"/>
          <w:szCs w:val="32"/>
        </w:rPr>
        <w:t>题</w:t>
      </w:r>
      <w:r w:rsidRPr="00006464">
        <w:rPr>
          <w:rFonts w:eastAsia="宋体" w:cs="Times New Roman"/>
          <w:sz w:val="28"/>
          <w:szCs w:val="32"/>
        </w:rPr>
        <w:t xml:space="preserve">    </w:t>
      </w:r>
      <w:r w:rsidRPr="00006464">
        <w:rPr>
          <w:rFonts w:eastAsia="宋体" w:cs="Times New Roman"/>
          <w:sz w:val="28"/>
          <w:szCs w:val="32"/>
        </w:rPr>
        <w:t>目</w:t>
      </w:r>
      <w:r w:rsidRPr="00006464">
        <w:rPr>
          <w:rFonts w:eastAsia="宋体" w:cs="Times New Roman"/>
          <w:sz w:val="28"/>
          <w:szCs w:val="32"/>
        </w:rPr>
        <w:t xml:space="preserve"> </w:t>
      </w:r>
      <w:bookmarkStart w:id="2" w:name="_Hlk513498750"/>
      <w:r w:rsidRPr="00006464">
        <w:rPr>
          <w:rFonts w:eastAsia="微软雅黑" w:cs="Times New Roman" w:hint="eastAsia"/>
          <w:kern w:val="0"/>
          <w:sz w:val="28"/>
          <w:szCs w:val="28"/>
          <w:u w:val="thick"/>
        </w:rPr>
        <w:t xml:space="preserve">  </w:t>
      </w:r>
      <w:r w:rsidRPr="00006464">
        <w:rPr>
          <w:rFonts w:eastAsia="微软雅黑" w:cs="Times New Roman" w:hint="eastAsia"/>
          <w:kern w:val="0"/>
          <w:sz w:val="28"/>
          <w:szCs w:val="28"/>
          <w:u w:val="thick"/>
        </w:rPr>
        <w:t>基于代码混淆的</w:t>
      </w:r>
      <w:r w:rsidR="0014356A">
        <w:rPr>
          <w:rFonts w:eastAsia="微软雅黑" w:cs="Times New Roman" w:hint="eastAsia"/>
          <w:kern w:val="0"/>
          <w:sz w:val="28"/>
          <w:szCs w:val="28"/>
          <w:u w:val="thick"/>
        </w:rPr>
        <w:t>W</w:t>
      </w:r>
      <w:r w:rsidRPr="00006464">
        <w:rPr>
          <w:rFonts w:eastAsia="微软雅黑" w:cs="Times New Roman" w:hint="eastAsia"/>
          <w:kern w:val="0"/>
          <w:sz w:val="28"/>
          <w:szCs w:val="28"/>
          <w:u w:val="thick"/>
        </w:rPr>
        <w:t>eb</w:t>
      </w:r>
      <w:r w:rsidRPr="00006464">
        <w:rPr>
          <w:rFonts w:eastAsia="微软雅黑" w:cs="Times New Roman" w:hint="eastAsia"/>
          <w:kern w:val="0"/>
          <w:sz w:val="28"/>
          <w:szCs w:val="28"/>
          <w:u w:val="thick"/>
        </w:rPr>
        <w:t>站点动态防御系统</w:t>
      </w:r>
      <w:bookmarkEnd w:id="2"/>
      <w:r w:rsidRPr="00006464">
        <w:rPr>
          <w:rFonts w:eastAsia="微软雅黑" w:cs="Times New Roman" w:hint="eastAsia"/>
          <w:kern w:val="0"/>
          <w:sz w:val="28"/>
          <w:szCs w:val="28"/>
          <w:u w:val="thick"/>
        </w:rPr>
        <w:t xml:space="preserve">   </w:t>
      </w:r>
    </w:p>
    <w:p w14:paraId="14ED3168" w14:textId="77777777" w:rsidR="00006464" w:rsidRPr="00006464" w:rsidRDefault="00006464" w:rsidP="00006464">
      <w:pPr>
        <w:tabs>
          <w:tab w:val="right" w:pos="7380"/>
        </w:tabs>
        <w:spacing w:line="720" w:lineRule="auto"/>
        <w:ind w:rightChars="445" w:right="1068" w:firstLineChars="300" w:firstLine="840"/>
        <w:rPr>
          <w:rFonts w:eastAsia="宋体" w:cs="Times New Roman"/>
          <w:sz w:val="28"/>
          <w:szCs w:val="32"/>
          <w:u w:val="single"/>
        </w:rPr>
      </w:pPr>
      <w:r w:rsidRPr="00006464">
        <w:rPr>
          <w:rFonts w:eastAsia="宋体" w:cs="Times New Roman"/>
          <w:sz w:val="28"/>
          <w:szCs w:val="32"/>
        </w:rPr>
        <w:t>学</w:t>
      </w:r>
      <w:r w:rsidRPr="00006464">
        <w:rPr>
          <w:rFonts w:eastAsia="宋体" w:cs="Times New Roman"/>
          <w:sz w:val="28"/>
          <w:szCs w:val="32"/>
        </w:rPr>
        <w:t xml:space="preserve">    </w:t>
      </w:r>
      <w:r w:rsidRPr="00006464">
        <w:rPr>
          <w:rFonts w:eastAsia="宋体" w:cs="Times New Roman"/>
          <w:sz w:val="28"/>
          <w:szCs w:val="32"/>
        </w:rPr>
        <w:t>院</w:t>
      </w:r>
      <w:r w:rsidRPr="00006464">
        <w:rPr>
          <w:rFonts w:eastAsia="宋体" w:cs="Times New Roman"/>
          <w:sz w:val="28"/>
          <w:szCs w:val="32"/>
        </w:rPr>
        <w:t xml:space="preserve"> </w:t>
      </w:r>
      <w:r w:rsidRPr="00006464">
        <w:rPr>
          <w:rFonts w:eastAsia="楷体_GB2312" w:cs="Times New Roman"/>
          <w:b/>
          <w:sz w:val="28"/>
          <w:szCs w:val="32"/>
          <w:u w:val="single"/>
        </w:rPr>
        <w:t xml:space="preserve">          </w:t>
      </w:r>
      <w:r w:rsidRPr="00006464">
        <w:rPr>
          <w:rFonts w:eastAsia="楷体_GB2312" w:cs="Times New Roman"/>
          <w:sz w:val="28"/>
          <w:szCs w:val="32"/>
          <w:u w:val="single"/>
        </w:rPr>
        <w:t xml:space="preserve">   </w:t>
      </w:r>
      <w:r w:rsidRPr="00006464">
        <w:rPr>
          <w:rFonts w:eastAsia="微软雅黑" w:cs="Times New Roman"/>
          <w:sz w:val="28"/>
          <w:szCs w:val="32"/>
          <w:u w:val="single"/>
        </w:rPr>
        <w:t>软件学院</w:t>
      </w:r>
      <w:r w:rsidRPr="00006464">
        <w:rPr>
          <w:rFonts w:eastAsia="楷体_GB2312" w:cs="Times New Roman"/>
          <w:b/>
          <w:sz w:val="28"/>
          <w:szCs w:val="32"/>
          <w:u w:val="single"/>
        </w:rPr>
        <w:t xml:space="preserve">                </w:t>
      </w:r>
    </w:p>
    <w:p w14:paraId="6A8D21DE" w14:textId="77777777" w:rsidR="00006464" w:rsidRPr="00006464" w:rsidRDefault="00006464" w:rsidP="00006464">
      <w:pPr>
        <w:tabs>
          <w:tab w:val="right" w:pos="7380"/>
        </w:tabs>
        <w:spacing w:line="720" w:lineRule="auto"/>
        <w:ind w:rightChars="445" w:right="1068" w:firstLineChars="300" w:firstLine="840"/>
        <w:rPr>
          <w:rFonts w:eastAsia="宋体" w:cs="Times New Roman"/>
          <w:sz w:val="28"/>
          <w:szCs w:val="32"/>
        </w:rPr>
      </w:pPr>
      <w:r w:rsidRPr="00006464">
        <w:rPr>
          <w:rFonts w:eastAsia="宋体" w:cs="Times New Roman"/>
          <w:sz w:val="28"/>
          <w:szCs w:val="32"/>
        </w:rPr>
        <w:t>专</w:t>
      </w:r>
      <w:r w:rsidRPr="00006464">
        <w:rPr>
          <w:rFonts w:eastAsia="宋体" w:cs="Times New Roman"/>
          <w:sz w:val="28"/>
          <w:szCs w:val="32"/>
        </w:rPr>
        <w:t xml:space="preserve">    </w:t>
      </w:r>
      <w:r w:rsidRPr="00006464">
        <w:rPr>
          <w:rFonts w:eastAsia="宋体" w:cs="Times New Roman"/>
          <w:sz w:val="28"/>
          <w:szCs w:val="32"/>
        </w:rPr>
        <w:t>业</w:t>
      </w:r>
      <w:r w:rsidRPr="00006464">
        <w:rPr>
          <w:rFonts w:eastAsia="宋体" w:cs="Times New Roman"/>
          <w:sz w:val="28"/>
          <w:szCs w:val="32"/>
        </w:rPr>
        <w:t xml:space="preserve"> </w:t>
      </w:r>
      <w:r w:rsidRPr="00006464">
        <w:rPr>
          <w:rFonts w:eastAsia="楷体_GB2312" w:cs="Times New Roman"/>
          <w:b/>
          <w:sz w:val="28"/>
          <w:szCs w:val="32"/>
          <w:u w:val="single"/>
        </w:rPr>
        <w:t xml:space="preserve">             </w:t>
      </w:r>
      <w:r w:rsidRPr="00006464">
        <w:rPr>
          <w:rFonts w:eastAsia="楷体_GB2312" w:cs="Times New Roman"/>
          <w:sz w:val="28"/>
          <w:szCs w:val="32"/>
          <w:u w:val="single"/>
        </w:rPr>
        <w:fldChar w:fldCharType="begin"/>
      </w:r>
      <w:r w:rsidRPr="00006464">
        <w:rPr>
          <w:rFonts w:eastAsia="楷体_GB2312" w:cs="Times New Roman"/>
          <w:sz w:val="28"/>
          <w:szCs w:val="32"/>
          <w:u w:val="single"/>
        </w:rPr>
        <w:instrText xml:space="preserve"> TITLE  </w:instrText>
      </w:r>
      <w:r w:rsidRPr="00006464">
        <w:rPr>
          <w:rFonts w:eastAsia="楷体_GB2312" w:cs="Times New Roman"/>
          <w:sz w:val="28"/>
          <w:szCs w:val="32"/>
          <w:u w:val="single"/>
        </w:rPr>
        <w:instrText>此处填写专业名称</w:instrText>
      </w:r>
      <w:r w:rsidRPr="00006464">
        <w:rPr>
          <w:rFonts w:eastAsia="楷体_GB2312" w:cs="Times New Roman"/>
          <w:sz w:val="28"/>
          <w:szCs w:val="32"/>
          <w:u w:val="single"/>
        </w:rPr>
        <w:instrText xml:space="preserve">  \* MERGEFORMAT </w:instrText>
      </w:r>
      <w:r w:rsidRPr="00006464">
        <w:rPr>
          <w:rFonts w:eastAsia="楷体_GB2312" w:cs="Times New Roman"/>
          <w:sz w:val="28"/>
          <w:szCs w:val="32"/>
          <w:u w:val="single"/>
        </w:rPr>
        <w:fldChar w:fldCharType="separate"/>
      </w:r>
      <w:r w:rsidRPr="00006464">
        <w:rPr>
          <w:rFonts w:eastAsia="微软雅黑" w:cs="Times New Roman"/>
          <w:sz w:val="28"/>
          <w:szCs w:val="32"/>
          <w:u w:val="single"/>
        </w:rPr>
        <w:t>软件工程</w:t>
      </w:r>
      <w:r w:rsidRPr="00006464">
        <w:rPr>
          <w:rFonts w:eastAsia="楷体_GB2312" w:cs="Times New Roman"/>
          <w:sz w:val="28"/>
          <w:szCs w:val="32"/>
          <w:u w:val="single"/>
        </w:rPr>
        <w:fldChar w:fldCharType="end"/>
      </w:r>
      <w:r w:rsidRPr="00006464">
        <w:rPr>
          <w:rFonts w:eastAsia="楷体_GB2312" w:cs="Times New Roman"/>
          <w:b/>
          <w:sz w:val="28"/>
          <w:szCs w:val="32"/>
          <w:u w:val="single"/>
        </w:rPr>
        <w:t xml:space="preserve">                </w:t>
      </w:r>
    </w:p>
    <w:p w14:paraId="43593F9A" w14:textId="77777777" w:rsidR="00006464" w:rsidRPr="00006464" w:rsidRDefault="00006464" w:rsidP="00006464">
      <w:pPr>
        <w:tabs>
          <w:tab w:val="right" w:pos="7380"/>
        </w:tabs>
        <w:spacing w:line="720" w:lineRule="auto"/>
        <w:ind w:rightChars="445" w:right="1068" w:firstLineChars="300" w:firstLine="840"/>
        <w:rPr>
          <w:rFonts w:eastAsia="宋体" w:cs="Times New Roman"/>
          <w:sz w:val="28"/>
          <w:szCs w:val="32"/>
        </w:rPr>
      </w:pPr>
      <w:r w:rsidRPr="00006464">
        <w:rPr>
          <w:rFonts w:eastAsia="宋体" w:cs="Times New Roman"/>
          <w:sz w:val="28"/>
          <w:szCs w:val="32"/>
        </w:rPr>
        <w:t>学生姓名</w:t>
      </w:r>
      <w:r w:rsidRPr="00006464">
        <w:rPr>
          <w:rFonts w:eastAsia="宋体" w:cs="Times New Roman"/>
          <w:sz w:val="28"/>
          <w:szCs w:val="32"/>
        </w:rPr>
        <w:t xml:space="preserve"> </w:t>
      </w:r>
      <w:r w:rsidRPr="00006464">
        <w:rPr>
          <w:rFonts w:eastAsia="楷体_GB2312" w:cs="Times New Roman"/>
          <w:b/>
          <w:sz w:val="28"/>
          <w:szCs w:val="32"/>
          <w:u w:val="single"/>
        </w:rPr>
        <w:t xml:space="preserve">              </w:t>
      </w:r>
      <w:proofErr w:type="gramStart"/>
      <w:r w:rsidRPr="00006464">
        <w:rPr>
          <w:rFonts w:eastAsia="微软雅黑" w:cs="Times New Roman" w:hint="eastAsia"/>
          <w:sz w:val="28"/>
          <w:szCs w:val="32"/>
          <w:u w:val="single"/>
        </w:rPr>
        <w:t>邵</w:t>
      </w:r>
      <w:proofErr w:type="gramEnd"/>
      <w:r w:rsidRPr="00006464">
        <w:rPr>
          <w:rFonts w:eastAsia="微软雅黑" w:cs="Times New Roman"/>
          <w:sz w:val="28"/>
          <w:szCs w:val="32"/>
          <w:u w:val="single"/>
        </w:rPr>
        <w:t>欣欣</w:t>
      </w:r>
      <w:r w:rsidRPr="00006464">
        <w:rPr>
          <w:rFonts w:eastAsia="楷体_GB2312" w:cs="Times New Roman"/>
          <w:b/>
          <w:sz w:val="28"/>
          <w:szCs w:val="32"/>
          <w:u w:val="single"/>
        </w:rPr>
        <w:t xml:space="preserve">                 </w:t>
      </w:r>
    </w:p>
    <w:p w14:paraId="51E9DDBF" w14:textId="77777777" w:rsidR="00006464" w:rsidRPr="00006464" w:rsidRDefault="00006464" w:rsidP="00006464">
      <w:pPr>
        <w:tabs>
          <w:tab w:val="center" w:pos="5760"/>
          <w:tab w:val="right" w:pos="7380"/>
        </w:tabs>
        <w:spacing w:line="720" w:lineRule="auto"/>
        <w:ind w:rightChars="445" w:right="1068" w:firstLineChars="300" w:firstLine="840"/>
        <w:rPr>
          <w:rFonts w:eastAsia="楷体_GB2312" w:cs="Times New Roman"/>
          <w:sz w:val="28"/>
          <w:szCs w:val="32"/>
          <w:u w:val="single"/>
        </w:rPr>
      </w:pPr>
      <w:r w:rsidRPr="00006464">
        <w:rPr>
          <w:rFonts w:eastAsia="宋体" w:cs="Times New Roman"/>
          <w:sz w:val="28"/>
          <w:szCs w:val="32"/>
        </w:rPr>
        <w:t>学</w:t>
      </w:r>
      <w:r w:rsidRPr="00006464">
        <w:rPr>
          <w:rFonts w:eastAsia="宋体" w:cs="Times New Roman"/>
          <w:sz w:val="28"/>
          <w:szCs w:val="32"/>
        </w:rPr>
        <w:t xml:space="preserve">    </w:t>
      </w:r>
      <w:r w:rsidRPr="00006464">
        <w:rPr>
          <w:rFonts w:eastAsia="宋体" w:cs="Times New Roman"/>
          <w:sz w:val="28"/>
          <w:szCs w:val="32"/>
        </w:rPr>
        <w:t>号</w:t>
      </w:r>
      <w:r w:rsidRPr="00006464">
        <w:rPr>
          <w:rFonts w:eastAsia="宋体" w:cs="Times New Roman"/>
          <w:sz w:val="28"/>
          <w:szCs w:val="32"/>
        </w:rPr>
        <w:t xml:space="preserve"> </w:t>
      </w:r>
      <w:r w:rsidRPr="00006464">
        <w:rPr>
          <w:rFonts w:eastAsia="楷体_GB2312" w:cs="Times New Roman"/>
          <w:b/>
          <w:sz w:val="28"/>
          <w:szCs w:val="32"/>
          <w:u w:val="single"/>
        </w:rPr>
        <w:t xml:space="preserve">   201</w:t>
      </w:r>
      <w:r w:rsidRPr="00006464">
        <w:rPr>
          <w:rFonts w:eastAsia="楷体_GB2312" w:cs="Times New Roman" w:hint="eastAsia"/>
          <w:b/>
          <w:sz w:val="28"/>
          <w:szCs w:val="32"/>
          <w:u w:val="single"/>
        </w:rPr>
        <w:t>5141463138</w:t>
      </w:r>
      <w:r w:rsidRPr="00006464">
        <w:rPr>
          <w:rFonts w:eastAsia="楷体_GB2312" w:cs="Times New Roman"/>
          <w:b/>
          <w:sz w:val="28"/>
          <w:szCs w:val="32"/>
          <w:u w:val="single"/>
        </w:rPr>
        <w:t xml:space="preserve">      </w:t>
      </w:r>
      <w:r w:rsidRPr="00006464">
        <w:rPr>
          <w:rFonts w:eastAsia="楷体_GB2312" w:cs="Times New Roman"/>
          <w:b/>
          <w:sz w:val="28"/>
          <w:szCs w:val="32"/>
          <w:u w:val="single"/>
        </w:rPr>
        <w:tab/>
      </w:r>
      <w:r w:rsidRPr="00006464">
        <w:rPr>
          <w:rFonts w:eastAsia="宋体" w:cs="Times New Roman"/>
          <w:sz w:val="28"/>
          <w:szCs w:val="32"/>
        </w:rPr>
        <w:t>年级</w:t>
      </w:r>
      <w:r w:rsidRPr="00006464">
        <w:rPr>
          <w:rFonts w:eastAsia="楷体_GB2312" w:cs="Times New Roman"/>
          <w:b/>
          <w:sz w:val="28"/>
          <w:szCs w:val="32"/>
          <w:u w:val="single"/>
        </w:rPr>
        <w:t xml:space="preserve">   201</w:t>
      </w:r>
      <w:r w:rsidRPr="00006464">
        <w:rPr>
          <w:rFonts w:eastAsia="楷体_GB2312" w:cs="Times New Roman" w:hint="eastAsia"/>
          <w:b/>
          <w:sz w:val="28"/>
          <w:szCs w:val="32"/>
          <w:u w:val="single"/>
        </w:rPr>
        <w:t>5</w:t>
      </w:r>
      <w:r w:rsidRPr="00006464">
        <w:rPr>
          <w:rFonts w:eastAsia="楷体_GB2312" w:cs="Times New Roman"/>
          <w:b/>
          <w:sz w:val="28"/>
          <w:szCs w:val="32"/>
          <w:u w:val="single"/>
        </w:rPr>
        <w:t xml:space="preserve">   </w:t>
      </w:r>
      <w:r w:rsidRPr="00006464">
        <w:rPr>
          <w:rFonts w:eastAsia="楷体_GB2312" w:cs="Times New Roman" w:hint="eastAsia"/>
          <w:b/>
          <w:sz w:val="28"/>
          <w:szCs w:val="32"/>
          <w:u w:val="single"/>
        </w:rPr>
        <w:t xml:space="preserve"> </w:t>
      </w:r>
    </w:p>
    <w:p w14:paraId="13ECCA52" w14:textId="77777777" w:rsidR="00006464" w:rsidRPr="00006464" w:rsidRDefault="00006464" w:rsidP="00006464">
      <w:pPr>
        <w:tabs>
          <w:tab w:val="left" w:pos="7380"/>
        </w:tabs>
        <w:spacing w:line="720" w:lineRule="auto"/>
        <w:ind w:rightChars="445" w:right="1068" w:firstLineChars="300" w:firstLine="840"/>
        <w:rPr>
          <w:rFonts w:eastAsia="楷体_GB2312" w:cs="Times New Roman"/>
          <w:sz w:val="28"/>
          <w:szCs w:val="32"/>
          <w:u w:val="single"/>
        </w:rPr>
      </w:pPr>
      <w:r w:rsidRPr="00006464">
        <w:rPr>
          <w:rFonts w:eastAsia="宋体" w:cs="Times New Roman"/>
          <w:sz w:val="28"/>
          <w:szCs w:val="32"/>
        </w:rPr>
        <w:t>指导教师</w:t>
      </w:r>
      <w:r w:rsidRPr="00006464">
        <w:rPr>
          <w:rFonts w:eastAsia="宋体" w:cs="Times New Roman"/>
          <w:sz w:val="28"/>
          <w:szCs w:val="32"/>
        </w:rPr>
        <w:t xml:space="preserve"> </w:t>
      </w:r>
      <w:r w:rsidRPr="00006464">
        <w:rPr>
          <w:rFonts w:eastAsia="楷体_GB2312" w:cs="Times New Roman"/>
          <w:b/>
          <w:sz w:val="28"/>
          <w:szCs w:val="32"/>
          <w:u w:val="single"/>
        </w:rPr>
        <w:t xml:space="preserve">              </w:t>
      </w:r>
      <w:r w:rsidRPr="00006464">
        <w:rPr>
          <w:rFonts w:eastAsia="微软雅黑" w:cs="Times New Roman" w:hint="eastAsia"/>
          <w:sz w:val="28"/>
          <w:szCs w:val="32"/>
          <w:u w:val="single"/>
        </w:rPr>
        <w:t>王海舟</w:t>
      </w:r>
      <w:r w:rsidRPr="00006464">
        <w:rPr>
          <w:rFonts w:eastAsia="楷体_GB2312" w:cs="Times New Roman"/>
          <w:b/>
          <w:sz w:val="28"/>
          <w:szCs w:val="32"/>
          <w:u w:val="single"/>
        </w:rPr>
        <w:t xml:space="preserve">                 </w:t>
      </w:r>
    </w:p>
    <w:p w14:paraId="7E1A6EC6" w14:textId="77777777" w:rsidR="00006464" w:rsidRPr="00006464" w:rsidRDefault="00006464" w:rsidP="00006464">
      <w:pPr>
        <w:ind w:rightChars="445" w:right="1068" w:firstLineChars="1100" w:firstLine="3520"/>
        <w:rPr>
          <w:rFonts w:eastAsia="宋体" w:cs="Times New Roman"/>
          <w:sz w:val="32"/>
          <w:szCs w:val="32"/>
        </w:rPr>
      </w:pPr>
      <w:r w:rsidRPr="00006464">
        <w:rPr>
          <w:rFonts w:eastAsia="宋体" w:cs="Times New Roman"/>
          <w:sz w:val="32"/>
          <w:szCs w:val="32"/>
        </w:rPr>
        <w:t>教务处制表</w:t>
      </w:r>
    </w:p>
    <w:p w14:paraId="57188A9A" w14:textId="77777777" w:rsidR="00006464" w:rsidRPr="00006464" w:rsidRDefault="00006464" w:rsidP="00006464">
      <w:pPr>
        <w:ind w:rightChars="445" w:right="1068" w:firstLineChars="900" w:firstLine="2700"/>
        <w:rPr>
          <w:rFonts w:eastAsia="宋体" w:cs="Times New Roman"/>
          <w:sz w:val="30"/>
        </w:rPr>
        <w:sectPr w:rsidR="00006464" w:rsidRPr="00006464">
          <w:headerReference w:type="default" r:id="rId10"/>
          <w:headerReference w:type="first" r:id="rId11"/>
          <w:pgSz w:w="10376" w:h="14685"/>
          <w:pgMar w:top="1276" w:right="1020" w:bottom="1276" w:left="1020" w:header="851" w:footer="851" w:gutter="0"/>
          <w:cols w:space="720"/>
          <w:titlePg/>
          <w:docGrid w:type="lines" w:linePitch="312"/>
        </w:sectPr>
      </w:pPr>
      <w:r w:rsidRPr="00006464">
        <w:rPr>
          <w:rFonts w:eastAsia="宋体" w:cs="Times New Roman"/>
          <w:sz w:val="30"/>
        </w:rPr>
        <w:t>二</w:t>
      </w:r>
      <w:r w:rsidRPr="00006464">
        <w:rPr>
          <w:rFonts w:eastAsia="宋体" w:cs="Times New Roman"/>
          <w:sz w:val="30"/>
        </w:rPr>
        <w:t>Ο</w:t>
      </w:r>
      <w:r w:rsidRPr="00006464">
        <w:rPr>
          <w:rFonts w:eastAsia="宋体" w:cs="Times New Roman"/>
          <w:sz w:val="30"/>
        </w:rPr>
        <w:t>一</w:t>
      </w:r>
      <w:r w:rsidRPr="00006464">
        <w:rPr>
          <w:rFonts w:eastAsia="宋体" w:cs="Times New Roman" w:hint="eastAsia"/>
          <w:sz w:val="30"/>
        </w:rPr>
        <w:t>九</w:t>
      </w:r>
      <w:r w:rsidRPr="00006464">
        <w:rPr>
          <w:rFonts w:eastAsia="宋体" w:cs="Times New Roman"/>
          <w:sz w:val="30"/>
        </w:rPr>
        <w:t>年</w:t>
      </w:r>
      <w:r w:rsidRPr="00006464">
        <w:rPr>
          <w:rFonts w:eastAsia="宋体" w:cs="Times New Roman" w:hint="eastAsia"/>
          <w:sz w:val="30"/>
        </w:rPr>
        <w:t>四</w:t>
      </w:r>
      <w:r w:rsidRPr="00006464">
        <w:rPr>
          <w:rFonts w:eastAsia="宋体" w:cs="Times New Roman"/>
          <w:sz w:val="30"/>
        </w:rPr>
        <w:t>月</w:t>
      </w:r>
      <w:r w:rsidRPr="00006464">
        <w:rPr>
          <w:rFonts w:eastAsia="宋体" w:cs="Times New Roman" w:hint="eastAsia"/>
          <w:sz w:val="30"/>
        </w:rPr>
        <w:t>二十</w:t>
      </w:r>
      <w:r w:rsidRPr="00006464">
        <w:rPr>
          <w:rFonts w:eastAsia="宋体" w:cs="Times New Roman"/>
          <w:sz w:val="30"/>
        </w:rPr>
        <w:t>日</w:t>
      </w:r>
    </w:p>
    <w:p w14:paraId="638A2CB4" w14:textId="77777777" w:rsidR="00006464" w:rsidRPr="00006464" w:rsidRDefault="00006464" w:rsidP="00006464">
      <w:pPr>
        <w:ind w:rightChars="445" w:right="1068" w:firstLine="600"/>
        <w:rPr>
          <w:rFonts w:eastAsia="宋体" w:cs="Times New Roman"/>
          <w:sz w:val="30"/>
        </w:rPr>
      </w:pPr>
    </w:p>
    <w:p w14:paraId="46E1F1C6" w14:textId="77777777" w:rsidR="00006464" w:rsidRPr="00006464" w:rsidRDefault="00006464" w:rsidP="00006464">
      <w:pPr>
        <w:spacing w:line="360" w:lineRule="auto"/>
        <w:ind w:firstLine="723"/>
        <w:jc w:val="center"/>
        <w:rPr>
          <w:rFonts w:eastAsia="黑体" w:cs="Times New Roman"/>
          <w:b/>
          <w:bCs/>
          <w:sz w:val="36"/>
          <w:szCs w:val="36"/>
        </w:rPr>
      </w:pPr>
    </w:p>
    <w:p w14:paraId="6505007C" w14:textId="77777777" w:rsidR="00006464" w:rsidRPr="00006464" w:rsidRDefault="00006464" w:rsidP="00006464">
      <w:pPr>
        <w:spacing w:line="360" w:lineRule="auto"/>
        <w:ind w:firstLine="723"/>
        <w:jc w:val="center"/>
        <w:rPr>
          <w:rFonts w:eastAsia="黑体" w:cs="Times New Roman"/>
          <w:b/>
          <w:bCs/>
          <w:sz w:val="36"/>
          <w:szCs w:val="36"/>
        </w:rPr>
      </w:pPr>
    </w:p>
    <w:p w14:paraId="0BF080CC" w14:textId="77777777" w:rsidR="00006464" w:rsidRPr="00006464" w:rsidRDefault="00006464" w:rsidP="00006464">
      <w:pPr>
        <w:spacing w:line="360" w:lineRule="auto"/>
        <w:ind w:firstLine="723"/>
        <w:jc w:val="center"/>
        <w:rPr>
          <w:rFonts w:eastAsia="黑体" w:cs="Times New Roman"/>
          <w:b/>
          <w:bCs/>
          <w:sz w:val="36"/>
          <w:szCs w:val="36"/>
        </w:rPr>
      </w:pPr>
    </w:p>
    <w:p w14:paraId="2489CD3B" w14:textId="77777777" w:rsidR="00006464" w:rsidRPr="00006464" w:rsidRDefault="00006464" w:rsidP="00006464">
      <w:pPr>
        <w:spacing w:line="360" w:lineRule="auto"/>
        <w:ind w:firstLine="723"/>
        <w:jc w:val="center"/>
        <w:rPr>
          <w:rFonts w:eastAsia="黑体" w:cs="Times New Roman"/>
          <w:b/>
          <w:bCs/>
          <w:sz w:val="36"/>
          <w:szCs w:val="36"/>
        </w:rPr>
      </w:pPr>
    </w:p>
    <w:p w14:paraId="55930FF9" w14:textId="77777777" w:rsidR="00006464" w:rsidRPr="00006464" w:rsidRDefault="00006464" w:rsidP="00006464">
      <w:pPr>
        <w:spacing w:line="360" w:lineRule="auto"/>
        <w:ind w:firstLine="723"/>
        <w:jc w:val="center"/>
        <w:rPr>
          <w:rFonts w:eastAsia="黑体" w:cs="Times New Roman"/>
          <w:b/>
          <w:bCs/>
          <w:sz w:val="36"/>
          <w:szCs w:val="36"/>
        </w:rPr>
      </w:pPr>
    </w:p>
    <w:p w14:paraId="05D89E80" w14:textId="77777777" w:rsidR="00006464" w:rsidRPr="00006464" w:rsidRDefault="00006464" w:rsidP="00006464">
      <w:pPr>
        <w:spacing w:line="360" w:lineRule="auto"/>
        <w:ind w:firstLine="723"/>
        <w:jc w:val="center"/>
        <w:rPr>
          <w:rFonts w:eastAsia="黑体" w:cs="Times New Roman"/>
          <w:b/>
          <w:bCs/>
          <w:sz w:val="36"/>
          <w:szCs w:val="36"/>
        </w:rPr>
      </w:pPr>
    </w:p>
    <w:p w14:paraId="62453C36" w14:textId="77777777" w:rsidR="00006464" w:rsidRPr="00006464" w:rsidRDefault="00006464" w:rsidP="00006464">
      <w:pPr>
        <w:spacing w:line="360" w:lineRule="auto"/>
        <w:ind w:firstLine="723"/>
        <w:jc w:val="center"/>
        <w:rPr>
          <w:rFonts w:eastAsia="黑体" w:cs="Times New Roman"/>
          <w:b/>
          <w:bCs/>
          <w:sz w:val="36"/>
          <w:szCs w:val="36"/>
        </w:rPr>
      </w:pPr>
    </w:p>
    <w:p w14:paraId="1523C7CD" w14:textId="77777777" w:rsidR="00006464" w:rsidRPr="00006464" w:rsidRDefault="00006464" w:rsidP="00006464">
      <w:pPr>
        <w:spacing w:line="360" w:lineRule="auto"/>
        <w:ind w:firstLine="723"/>
        <w:jc w:val="center"/>
        <w:rPr>
          <w:rFonts w:eastAsia="黑体" w:cs="Times New Roman"/>
          <w:b/>
          <w:bCs/>
          <w:sz w:val="36"/>
          <w:szCs w:val="36"/>
        </w:rPr>
      </w:pPr>
    </w:p>
    <w:p w14:paraId="18B4B155" w14:textId="77777777" w:rsidR="00006464" w:rsidRPr="00006464" w:rsidRDefault="00006464" w:rsidP="00006464">
      <w:pPr>
        <w:spacing w:line="360" w:lineRule="auto"/>
        <w:ind w:firstLine="723"/>
        <w:jc w:val="center"/>
        <w:rPr>
          <w:rFonts w:eastAsia="黑体" w:cs="Times New Roman"/>
          <w:b/>
          <w:bCs/>
          <w:sz w:val="36"/>
          <w:szCs w:val="36"/>
        </w:rPr>
      </w:pPr>
    </w:p>
    <w:p w14:paraId="6703C3A6" w14:textId="77777777" w:rsidR="00006464" w:rsidRPr="00006464" w:rsidRDefault="00006464" w:rsidP="00006464">
      <w:pPr>
        <w:spacing w:line="360" w:lineRule="auto"/>
        <w:ind w:firstLine="723"/>
        <w:jc w:val="center"/>
        <w:rPr>
          <w:rFonts w:eastAsia="黑体" w:cs="Times New Roman"/>
          <w:b/>
          <w:bCs/>
          <w:sz w:val="36"/>
          <w:szCs w:val="36"/>
        </w:rPr>
      </w:pPr>
    </w:p>
    <w:p w14:paraId="167592DF" w14:textId="77777777" w:rsidR="00006464" w:rsidRPr="00006464" w:rsidRDefault="00006464" w:rsidP="00006464">
      <w:pPr>
        <w:spacing w:line="360" w:lineRule="auto"/>
        <w:ind w:firstLine="723"/>
        <w:jc w:val="center"/>
        <w:rPr>
          <w:rFonts w:eastAsia="黑体" w:cs="Times New Roman"/>
          <w:b/>
          <w:bCs/>
          <w:sz w:val="36"/>
          <w:szCs w:val="36"/>
        </w:rPr>
      </w:pPr>
    </w:p>
    <w:p w14:paraId="37902724" w14:textId="77777777" w:rsidR="00006464" w:rsidRPr="00006464" w:rsidRDefault="00006464" w:rsidP="00006464">
      <w:pPr>
        <w:spacing w:line="360" w:lineRule="auto"/>
        <w:ind w:firstLine="723"/>
        <w:jc w:val="center"/>
        <w:rPr>
          <w:rFonts w:eastAsia="黑体" w:cs="Times New Roman"/>
          <w:b/>
          <w:bCs/>
          <w:sz w:val="36"/>
          <w:szCs w:val="36"/>
        </w:rPr>
      </w:pPr>
    </w:p>
    <w:p w14:paraId="303A5769" w14:textId="77777777" w:rsidR="00006464" w:rsidRPr="00006464" w:rsidRDefault="00006464" w:rsidP="00006464">
      <w:pPr>
        <w:spacing w:line="360" w:lineRule="auto"/>
        <w:ind w:firstLine="723"/>
        <w:jc w:val="center"/>
        <w:rPr>
          <w:rFonts w:eastAsia="黑体" w:cs="Times New Roman"/>
          <w:b/>
          <w:bCs/>
          <w:sz w:val="36"/>
          <w:szCs w:val="36"/>
        </w:rPr>
      </w:pPr>
    </w:p>
    <w:p w14:paraId="49382DFC" w14:textId="77777777" w:rsidR="00006464" w:rsidRPr="00006464" w:rsidRDefault="00006464" w:rsidP="00006464">
      <w:pPr>
        <w:spacing w:line="360" w:lineRule="auto"/>
        <w:ind w:firstLine="723"/>
        <w:jc w:val="center"/>
        <w:rPr>
          <w:rFonts w:eastAsia="黑体" w:cs="Times New Roman"/>
          <w:b/>
          <w:bCs/>
          <w:sz w:val="36"/>
          <w:szCs w:val="36"/>
        </w:rPr>
      </w:pPr>
    </w:p>
    <w:p w14:paraId="0B490A65" w14:textId="77777777" w:rsidR="00006464" w:rsidRPr="00006464" w:rsidRDefault="00006464" w:rsidP="00006464">
      <w:pPr>
        <w:spacing w:line="360" w:lineRule="auto"/>
        <w:ind w:firstLine="723"/>
        <w:jc w:val="center"/>
        <w:rPr>
          <w:rFonts w:eastAsia="黑体" w:cs="Times New Roman"/>
          <w:b/>
          <w:bCs/>
          <w:sz w:val="36"/>
          <w:szCs w:val="36"/>
        </w:rPr>
      </w:pPr>
    </w:p>
    <w:p w14:paraId="0C20831C" w14:textId="77777777" w:rsidR="00006464" w:rsidRPr="00006464" w:rsidRDefault="00006464" w:rsidP="00006464">
      <w:pPr>
        <w:spacing w:line="360" w:lineRule="auto"/>
        <w:ind w:firstLine="723"/>
        <w:jc w:val="center"/>
        <w:rPr>
          <w:rFonts w:eastAsia="黑体" w:cs="Times New Roman"/>
          <w:b/>
          <w:bCs/>
          <w:sz w:val="36"/>
          <w:szCs w:val="36"/>
        </w:rPr>
      </w:pPr>
    </w:p>
    <w:p w14:paraId="56528869" w14:textId="77777777" w:rsidR="00006464" w:rsidRPr="00006464" w:rsidRDefault="00006464" w:rsidP="00006464">
      <w:pPr>
        <w:spacing w:line="360" w:lineRule="auto"/>
        <w:ind w:firstLine="723"/>
        <w:jc w:val="center"/>
        <w:rPr>
          <w:rFonts w:eastAsia="黑体" w:cs="Times New Roman"/>
          <w:b/>
          <w:bCs/>
          <w:sz w:val="36"/>
          <w:szCs w:val="36"/>
        </w:rPr>
      </w:pPr>
    </w:p>
    <w:p w14:paraId="374809AC" w14:textId="77777777" w:rsidR="00006464" w:rsidRPr="00006464" w:rsidRDefault="00006464" w:rsidP="00006464">
      <w:pPr>
        <w:spacing w:line="360" w:lineRule="auto"/>
        <w:ind w:firstLine="723"/>
        <w:jc w:val="center"/>
        <w:rPr>
          <w:rFonts w:eastAsia="黑体" w:cs="Times New Roman"/>
          <w:b/>
          <w:bCs/>
          <w:sz w:val="36"/>
          <w:szCs w:val="36"/>
        </w:rPr>
      </w:pPr>
    </w:p>
    <w:p w14:paraId="61A7EA0B" w14:textId="77777777" w:rsidR="00006464" w:rsidRPr="00006464" w:rsidRDefault="00006464" w:rsidP="00006464">
      <w:pPr>
        <w:spacing w:line="360" w:lineRule="auto"/>
        <w:ind w:firstLine="723"/>
        <w:rPr>
          <w:rFonts w:eastAsia="黑体" w:cs="Times New Roman"/>
          <w:b/>
          <w:bCs/>
          <w:sz w:val="36"/>
          <w:szCs w:val="36"/>
        </w:rPr>
        <w:sectPr w:rsidR="00006464" w:rsidRPr="00006464">
          <w:pgSz w:w="10376" w:h="14685"/>
          <w:pgMar w:top="1276" w:right="1020" w:bottom="1276" w:left="1020" w:header="851" w:footer="851" w:gutter="0"/>
          <w:cols w:space="720"/>
          <w:titlePg/>
          <w:docGrid w:type="lines" w:linePitch="312"/>
        </w:sectPr>
      </w:pPr>
    </w:p>
    <w:p w14:paraId="01CA8AAE" w14:textId="77777777" w:rsidR="00462A8B" w:rsidRDefault="00462A8B">
      <w:pPr>
        <w:ind w:firstLine="480"/>
      </w:pPr>
    </w:p>
    <w:p w14:paraId="5236F127" w14:textId="77777777" w:rsidR="00DA7D4B" w:rsidRDefault="00DA7D4B" w:rsidP="00DA7D4B">
      <w:pPr>
        <w:ind w:firstLine="720"/>
        <w:jc w:val="center"/>
        <w:rPr>
          <w:rFonts w:ascii="宋体" w:hAnsi="宋体" w:cs="宋体"/>
          <w:sz w:val="36"/>
          <w:szCs w:val="36"/>
        </w:rPr>
      </w:pPr>
      <w:r>
        <w:rPr>
          <w:rFonts w:ascii="宋体" w:hAnsi="宋体" w:cs="宋体" w:hint="eastAsia"/>
          <w:sz w:val="36"/>
          <w:szCs w:val="36"/>
        </w:rPr>
        <w:t>基于代码混淆的</w:t>
      </w:r>
      <w:r w:rsidR="0014356A">
        <w:rPr>
          <w:rFonts w:ascii="宋体" w:hAnsi="宋体" w:cs="宋体" w:hint="eastAsia"/>
          <w:sz w:val="36"/>
          <w:szCs w:val="36"/>
        </w:rPr>
        <w:t>W</w:t>
      </w:r>
      <w:r>
        <w:rPr>
          <w:rFonts w:ascii="宋体" w:hAnsi="宋体" w:cs="宋体" w:hint="eastAsia"/>
          <w:sz w:val="36"/>
          <w:szCs w:val="36"/>
        </w:rPr>
        <w:t>eb站点动态防御系统</w:t>
      </w:r>
    </w:p>
    <w:p w14:paraId="20CE4B00" w14:textId="77777777" w:rsidR="00DA7D4B" w:rsidRDefault="00DA7D4B" w:rsidP="00DA7D4B">
      <w:pPr>
        <w:ind w:firstLine="480"/>
        <w:jc w:val="center"/>
      </w:pPr>
    </w:p>
    <w:p w14:paraId="252003B6" w14:textId="77777777" w:rsidR="00DA7D4B" w:rsidRDefault="00DA7D4B" w:rsidP="00DA7D4B">
      <w:pPr>
        <w:ind w:firstLine="480"/>
        <w:jc w:val="center"/>
      </w:pPr>
      <w:r>
        <w:rPr>
          <w:rFonts w:hint="eastAsia"/>
        </w:rPr>
        <w:t>软件工程</w:t>
      </w:r>
    </w:p>
    <w:p w14:paraId="583B263F" w14:textId="77777777" w:rsidR="00DA7D4B" w:rsidRDefault="00DA7D4B" w:rsidP="00DA7D4B">
      <w:pPr>
        <w:ind w:firstLine="480"/>
        <w:jc w:val="center"/>
      </w:pPr>
    </w:p>
    <w:p w14:paraId="70372383" w14:textId="77777777" w:rsidR="00DA7D4B" w:rsidRDefault="00DA7D4B" w:rsidP="00DA7D4B">
      <w:pPr>
        <w:jc w:val="center"/>
        <w:rPr>
          <w:rFonts w:ascii="楷体" w:eastAsia="楷体" w:hAnsi="楷体"/>
        </w:rPr>
      </w:pPr>
      <w:r w:rsidRPr="00DA7D4B">
        <w:rPr>
          <w:rFonts w:hint="eastAsia"/>
          <w:b/>
        </w:rPr>
        <w:t>学生</w:t>
      </w:r>
      <w:r>
        <w:rPr>
          <w:rFonts w:hint="eastAsia"/>
        </w:rPr>
        <w:t xml:space="preserve">  </w:t>
      </w:r>
      <w:proofErr w:type="gramStart"/>
      <w:r w:rsidRPr="00DA7D4B">
        <w:rPr>
          <w:rFonts w:ascii="楷体" w:eastAsia="楷体" w:hAnsi="楷体" w:hint="eastAsia"/>
        </w:rPr>
        <w:t>邵</w:t>
      </w:r>
      <w:proofErr w:type="gramEnd"/>
      <w:r w:rsidRPr="00DA7D4B">
        <w:rPr>
          <w:rFonts w:ascii="楷体" w:eastAsia="楷体" w:hAnsi="楷体" w:hint="eastAsia"/>
        </w:rPr>
        <w:t>欣欣</w:t>
      </w:r>
      <w:r>
        <w:rPr>
          <w:rFonts w:hint="eastAsia"/>
        </w:rPr>
        <w:t xml:space="preserve">   </w:t>
      </w:r>
      <w:r w:rsidRPr="00DA7D4B">
        <w:rPr>
          <w:rFonts w:hint="eastAsia"/>
          <w:b/>
        </w:rPr>
        <w:t>指导老师</w:t>
      </w:r>
      <w:r>
        <w:rPr>
          <w:rFonts w:hint="eastAsia"/>
        </w:rPr>
        <w:t xml:space="preserve">  </w:t>
      </w:r>
      <w:r w:rsidRPr="00DA7D4B">
        <w:rPr>
          <w:rFonts w:ascii="楷体" w:eastAsia="楷体" w:hAnsi="楷体" w:hint="eastAsia"/>
        </w:rPr>
        <w:t>王海舟</w:t>
      </w:r>
    </w:p>
    <w:p w14:paraId="0E5A569F" w14:textId="77777777" w:rsidR="00DA7D4B" w:rsidRDefault="00DA7D4B" w:rsidP="0005179D">
      <w:pPr>
        <w:spacing w:line="400" w:lineRule="exact"/>
        <w:ind w:firstLine="480"/>
        <w:jc w:val="center"/>
        <w:rPr>
          <w:rFonts w:ascii="楷体" w:eastAsia="楷体" w:hAnsi="楷体"/>
        </w:rPr>
      </w:pPr>
    </w:p>
    <w:p w14:paraId="3AB9D952" w14:textId="77777777" w:rsidR="00DA7D4B" w:rsidRDefault="00DA7D4B" w:rsidP="00DA7D4B">
      <w:pPr>
        <w:ind w:firstLine="480"/>
        <w:jc w:val="center"/>
        <w:rPr>
          <w:rFonts w:ascii="楷体" w:eastAsia="楷体" w:hAnsi="楷体"/>
        </w:rPr>
      </w:pPr>
    </w:p>
    <w:p w14:paraId="625AF2A3" w14:textId="62D8C8EF" w:rsidR="00304FE0" w:rsidRDefault="003628FD" w:rsidP="00666D45">
      <w:pPr>
        <w:spacing w:line="400" w:lineRule="exact"/>
        <w:ind w:left="420" w:firstLineChars="200" w:firstLine="482"/>
      </w:pPr>
      <w:r w:rsidRPr="00666D45">
        <w:rPr>
          <w:rFonts w:cs="Open Sans" w:hint="eastAsia"/>
          <w:b/>
          <w:color w:val="373737"/>
          <w:shd w:val="clear" w:color="auto" w:fill="FFFFFF"/>
        </w:rPr>
        <w:t>摘要：</w:t>
      </w:r>
      <w:r w:rsidR="000A7C68" w:rsidRPr="002A43CB">
        <w:rPr>
          <w:rFonts w:cs="Open Sans" w:hint="eastAsia"/>
          <w:color w:val="373737"/>
          <w:shd w:val="clear" w:color="auto" w:fill="FFFFFF"/>
        </w:rPr>
        <w:t>网络</w:t>
      </w:r>
      <w:r w:rsidR="000A7C68" w:rsidRPr="002A43CB">
        <w:rPr>
          <w:rFonts w:cs="Open Sans"/>
          <w:color w:val="373737"/>
          <w:shd w:val="clear" w:color="auto" w:fill="FFFFFF"/>
        </w:rPr>
        <w:t>攻击从简单的脚本运行，</w:t>
      </w:r>
      <w:r w:rsidR="000A7C68" w:rsidRPr="002A43CB">
        <w:rPr>
          <w:rFonts w:hint="eastAsia"/>
          <w:shd w:val="clear" w:color="auto" w:fill="FFFFFF"/>
        </w:rPr>
        <w:t>已经</w:t>
      </w:r>
      <w:r w:rsidR="000A7C68" w:rsidRPr="002A43CB">
        <w:rPr>
          <w:rFonts w:cs="Open Sans"/>
          <w:color w:val="373737"/>
          <w:shd w:val="clear" w:color="auto" w:fill="FFFFFF"/>
        </w:rPr>
        <w:t>发展到自动化工具操作</w:t>
      </w:r>
      <w:r w:rsidR="000A7C68" w:rsidRPr="002A43CB">
        <w:rPr>
          <w:rFonts w:cs="Open Sans" w:hint="eastAsia"/>
          <w:color w:val="373737"/>
          <w:shd w:val="clear" w:color="auto" w:fill="FFFFFF"/>
        </w:rPr>
        <w:t>。借助自动化工具，网络攻击不再</w:t>
      </w:r>
      <w:r w:rsidR="000A7C68" w:rsidRPr="002A43CB">
        <w:rPr>
          <w:rFonts w:cs="Open Sans"/>
          <w:color w:val="373737"/>
          <w:shd w:val="clear" w:color="auto" w:fill="FFFFFF"/>
        </w:rPr>
        <w:t>是高级黑客组织</w:t>
      </w:r>
      <w:r w:rsidR="000A7C68" w:rsidRPr="002A43CB">
        <w:rPr>
          <w:rFonts w:hint="eastAsia"/>
          <w:shd w:val="clear" w:color="auto" w:fill="FFFFFF"/>
        </w:rPr>
        <w:t>专属</w:t>
      </w:r>
      <w:r w:rsidR="000A7C68" w:rsidRPr="002A43CB">
        <w:rPr>
          <w:rFonts w:cs="Open Sans"/>
          <w:color w:val="373737"/>
          <w:shd w:val="clear" w:color="auto" w:fill="FFFFFF"/>
        </w:rPr>
        <w:t>，</w:t>
      </w:r>
      <w:r w:rsidR="000A7C68" w:rsidRPr="002A43CB">
        <w:rPr>
          <w:rFonts w:cs="Open Sans" w:hint="eastAsia"/>
          <w:color w:val="373737"/>
          <w:shd w:val="clear" w:color="auto" w:fill="FFFFFF"/>
        </w:rPr>
        <w:t>开始向</w:t>
      </w:r>
      <w:r w:rsidR="000A7C68" w:rsidRPr="002A43CB">
        <w:rPr>
          <w:rFonts w:hint="eastAsia"/>
          <w:shd w:val="clear" w:color="auto" w:fill="FFFFFF"/>
        </w:rPr>
        <w:t>“低成本、高效率”的趋势发展</w:t>
      </w:r>
      <w:r w:rsidR="00A51298">
        <w:rPr>
          <w:rFonts w:hint="eastAsia"/>
          <w:shd w:val="clear" w:color="auto" w:fill="FFFFFF"/>
        </w:rPr>
        <w:t>；</w:t>
      </w:r>
      <w:r w:rsidR="000A7C68" w:rsidRPr="002A43CB">
        <w:rPr>
          <w:rFonts w:hint="eastAsia"/>
          <w:shd w:val="clear" w:color="auto" w:fill="FFFFFF"/>
        </w:rPr>
        <w:t>漏洞被快速曝光，快速利用。</w:t>
      </w:r>
      <w:r w:rsidR="000A7C68" w:rsidRPr="002A43CB">
        <w:rPr>
          <w:rFonts w:cs="Open Sans" w:hint="eastAsia"/>
          <w:color w:val="373737"/>
          <w:shd w:val="clear" w:color="auto" w:fill="FFFFFF"/>
        </w:rPr>
        <w:t>传统基于特征和规则的入侵检测系统、</w:t>
      </w:r>
      <w:r w:rsidR="000A7C68" w:rsidRPr="002A43CB">
        <w:rPr>
          <w:rFonts w:cs="Times New Roman"/>
          <w:color w:val="373737"/>
          <w:shd w:val="clear" w:color="auto" w:fill="FFFFFF"/>
        </w:rPr>
        <w:t>Web</w:t>
      </w:r>
      <w:r w:rsidR="000A7C68" w:rsidRPr="002A43CB">
        <w:rPr>
          <w:rFonts w:cs="Open Sans" w:hint="eastAsia"/>
          <w:color w:val="373737"/>
          <w:shd w:val="clear" w:color="auto" w:fill="FFFFFF"/>
        </w:rPr>
        <w:t>应用防火墙（</w:t>
      </w:r>
      <w:r w:rsidR="000A7C68" w:rsidRPr="002A43CB">
        <w:rPr>
          <w:rFonts w:cs="Times New Roman"/>
          <w:color w:val="373737"/>
          <w:shd w:val="clear" w:color="auto" w:fill="FFFFFF"/>
        </w:rPr>
        <w:t>WAF</w:t>
      </w:r>
      <w:r w:rsidR="000A7C68" w:rsidRPr="002A43CB">
        <w:rPr>
          <w:rFonts w:cs="Open Sans" w:hint="eastAsia"/>
          <w:color w:val="373737"/>
          <w:shd w:val="clear" w:color="auto" w:fill="FFFFFF"/>
        </w:rPr>
        <w:t>）等已经无法有效地检测和拦截这些攻击</w:t>
      </w:r>
      <w:r w:rsidR="000A7C68" w:rsidRPr="002A43CB">
        <w:rPr>
          <w:rFonts w:cs="Open Sans"/>
          <w:color w:val="373737"/>
          <w:shd w:val="clear" w:color="auto" w:fill="FFFFFF"/>
        </w:rPr>
        <w:t>。由此</w:t>
      </w:r>
      <w:r w:rsidR="000A7C68" w:rsidRPr="002A43CB">
        <w:rPr>
          <w:rFonts w:hint="eastAsia"/>
        </w:rPr>
        <w:t>针对自动化漏洞扫描、</w:t>
      </w:r>
      <w:proofErr w:type="gramStart"/>
      <w:r w:rsidR="000A7C68" w:rsidRPr="002A43CB">
        <w:rPr>
          <w:rFonts w:hint="eastAsia"/>
        </w:rPr>
        <w:t>撞库扫号</w:t>
      </w:r>
      <w:proofErr w:type="gramEnd"/>
      <w:r w:rsidR="000A7C68" w:rsidRPr="002A43CB">
        <w:rPr>
          <w:rFonts w:hint="eastAsia"/>
        </w:rPr>
        <w:t>、恶意爬虫、暴力破解、薅羊毛等自动化攻击技术，</w:t>
      </w:r>
      <w:r w:rsidR="000A7C68" w:rsidRPr="002A43CB">
        <w:rPr>
          <w:rFonts w:hint="eastAsia"/>
          <w:shd w:val="clear" w:color="auto" w:fill="FFFFFF"/>
        </w:rPr>
        <w:t>开发</w:t>
      </w:r>
      <w:r w:rsidR="000F42E2" w:rsidRPr="002A43CB">
        <w:rPr>
          <w:rFonts w:hint="eastAsia"/>
        </w:rPr>
        <w:t>“</w:t>
      </w:r>
      <w:commentRangeStart w:id="3"/>
      <w:r w:rsidR="000A7C68" w:rsidRPr="002A43CB">
        <w:rPr>
          <w:rFonts w:hint="eastAsia"/>
        </w:rPr>
        <w:t>基于</w:t>
      </w:r>
      <w:commentRangeEnd w:id="3"/>
      <w:r w:rsidR="000F42E2">
        <w:rPr>
          <w:rStyle w:val="a5"/>
          <w:rFonts w:eastAsia="宋体" w:cs="Times New Roman"/>
        </w:rPr>
        <w:commentReference w:id="3"/>
      </w:r>
      <w:r w:rsidR="000A7C68" w:rsidRPr="002A43CB">
        <w:rPr>
          <w:rFonts w:hint="eastAsia"/>
        </w:rPr>
        <w:t>代码混淆的</w:t>
      </w:r>
      <w:r w:rsidR="000A7C68" w:rsidRPr="002A43CB">
        <w:t>W</w:t>
      </w:r>
      <w:r w:rsidR="000A7C68" w:rsidRPr="002A43CB">
        <w:rPr>
          <w:rFonts w:hint="eastAsia"/>
        </w:rPr>
        <w:t>eb</w:t>
      </w:r>
      <w:r w:rsidR="000A7C68" w:rsidRPr="002A43CB">
        <w:rPr>
          <w:rFonts w:hint="eastAsia"/>
        </w:rPr>
        <w:t>站点动态防御系统</w:t>
      </w:r>
      <w:r w:rsidR="006A171A">
        <w:rPr>
          <w:rFonts w:hint="eastAsia"/>
        </w:rPr>
        <w:t>”</w:t>
      </w:r>
      <w:r w:rsidR="000A7C68" w:rsidRPr="002A43CB">
        <w:rPr>
          <w:rFonts w:hint="eastAsia"/>
        </w:rPr>
        <w:t>。</w:t>
      </w:r>
      <w:r w:rsidR="006A171A">
        <w:rPr>
          <w:rFonts w:hint="eastAsia"/>
        </w:rPr>
        <w:t>“</w:t>
      </w:r>
      <w:r w:rsidR="000A7C68" w:rsidRPr="002A43CB">
        <w:rPr>
          <w:rFonts w:hint="eastAsia"/>
        </w:rPr>
        <w:t>基于代码混淆的</w:t>
      </w:r>
      <w:r w:rsidR="000A7C68" w:rsidRPr="002A43CB">
        <w:t>W</w:t>
      </w:r>
      <w:r w:rsidR="000A7C68" w:rsidRPr="002A43CB">
        <w:rPr>
          <w:rFonts w:hint="eastAsia"/>
        </w:rPr>
        <w:t>eb</w:t>
      </w:r>
      <w:r w:rsidR="000A7C68" w:rsidRPr="002A43CB">
        <w:rPr>
          <w:rFonts w:hint="eastAsia"/>
        </w:rPr>
        <w:t>站点动态防御系统</w:t>
      </w:r>
      <w:r w:rsidR="006A171A">
        <w:rPr>
          <w:rFonts w:hint="eastAsia"/>
        </w:rPr>
        <w:t>”</w:t>
      </w:r>
      <w:r w:rsidR="000A7C68" w:rsidRPr="002A43CB">
        <w:rPr>
          <w:rFonts w:hint="eastAsia"/>
        </w:rPr>
        <w:t>，是在</w:t>
      </w:r>
      <w:r w:rsidR="000A7C68" w:rsidRPr="002A43CB">
        <w:t>Nginx</w:t>
      </w:r>
      <w:r w:rsidR="000A7C68" w:rsidRPr="002A43CB">
        <w:rPr>
          <w:rFonts w:hint="eastAsia"/>
        </w:rPr>
        <w:t>作为</w:t>
      </w:r>
      <w:r w:rsidR="000A7C68" w:rsidRPr="002A43CB">
        <w:t>反向代理服务器</w:t>
      </w:r>
      <w:r w:rsidR="000A7C68" w:rsidRPr="002A43CB">
        <w:rPr>
          <w:rFonts w:hint="eastAsia"/>
        </w:rPr>
        <w:t>的</w:t>
      </w:r>
      <w:r w:rsidR="000A7C68" w:rsidRPr="002A43CB">
        <w:t>环境下，</w:t>
      </w:r>
      <w:r w:rsidR="000A7C68" w:rsidRPr="002A43CB">
        <w:rPr>
          <w:rFonts w:hint="eastAsia"/>
        </w:rPr>
        <w:t>首先对</w:t>
      </w:r>
      <w:r w:rsidR="000A7C68" w:rsidRPr="002A43CB">
        <w:t>请求</w:t>
      </w:r>
      <w:r w:rsidR="000A7C68" w:rsidRPr="002A43CB">
        <w:rPr>
          <w:rFonts w:hint="eastAsia"/>
        </w:rPr>
        <w:t>做自动化</w:t>
      </w:r>
      <w:r w:rsidR="000A7C68" w:rsidRPr="002A43CB">
        <w:t>攻击的检测</w:t>
      </w:r>
      <w:r w:rsidR="000A7C68" w:rsidRPr="002A43CB">
        <w:rPr>
          <w:rFonts w:hint="eastAsia"/>
        </w:rPr>
        <w:t>与</w:t>
      </w:r>
      <w:r w:rsidR="000A7C68" w:rsidRPr="002A43CB">
        <w:t>过滤</w:t>
      </w:r>
      <w:r w:rsidR="000A7C68" w:rsidRPr="002A43CB">
        <w:rPr>
          <w:rFonts w:hint="eastAsia"/>
        </w:rPr>
        <w:t>；其次对发送</w:t>
      </w:r>
      <w:r w:rsidR="000A7C68" w:rsidRPr="002A43CB">
        <w:t>给用户的</w:t>
      </w:r>
      <w:proofErr w:type="gramStart"/>
      <w:r w:rsidR="000A7C68" w:rsidRPr="002A43CB">
        <w:t>响应做</w:t>
      </w:r>
      <w:proofErr w:type="gramEnd"/>
      <w:r w:rsidR="000A7C68" w:rsidRPr="002A43CB">
        <w:rPr>
          <w:rFonts w:hint="eastAsia"/>
        </w:rPr>
        <w:t>代码</w:t>
      </w:r>
      <w:r w:rsidR="000A7C68" w:rsidRPr="002A43CB">
        <w:t>保护</w:t>
      </w:r>
      <w:r w:rsidR="000A7C68" w:rsidRPr="002A43CB">
        <w:rPr>
          <w:rFonts w:hint="eastAsia"/>
        </w:rPr>
        <w:t>处理</w:t>
      </w:r>
      <w:r w:rsidR="000A7C68" w:rsidRPr="002A43CB">
        <w:t>。</w:t>
      </w:r>
      <w:r w:rsidR="000A7C68" w:rsidRPr="002A43CB">
        <w:rPr>
          <w:rFonts w:hint="eastAsia"/>
        </w:rPr>
        <w:t>在系统实现上，首先</w:t>
      </w:r>
      <w:r w:rsidR="000A7C68" w:rsidRPr="002A43CB">
        <w:t>基于</w:t>
      </w:r>
      <w:r w:rsidR="000A7C68" w:rsidRPr="002A43CB">
        <w:t>Nginx</w:t>
      </w:r>
      <w:r w:rsidR="000A7C68" w:rsidRPr="002A43CB">
        <w:t>平台</w:t>
      </w:r>
      <w:r w:rsidR="000A7C68" w:rsidRPr="002A43CB">
        <w:rPr>
          <w:rFonts w:hint="eastAsia"/>
        </w:rPr>
        <w:t>开发</w:t>
      </w:r>
      <w:r w:rsidR="000A7C68" w:rsidRPr="002A43CB">
        <w:t>一个</w:t>
      </w:r>
      <w:r w:rsidR="000A7C68" w:rsidRPr="002A43CB">
        <w:rPr>
          <w:rFonts w:hint="eastAsia"/>
        </w:rPr>
        <w:t>可编译进</w:t>
      </w:r>
      <w:r w:rsidR="000A7C68" w:rsidRPr="002A43CB">
        <w:t>Nginx</w:t>
      </w:r>
      <w:r w:rsidR="000A7C68" w:rsidRPr="002A43CB">
        <w:rPr>
          <w:rFonts w:hint="eastAsia"/>
        </w:rPr>
        <w:t>来</w:t>
      </w:r>
      <w:r w:rsidR="000A7C68" w:rsidRPr="002A43CB">
        <w:t>使用的第三方模块</w:t>
      </w:r>
      <w:r w:rsidR="000A7C68" w:rsidRPr="002A43CB">
        <w:rPr>
          <w:rFonts w:hint="eastAsia"/>
        </w:rPr>
        <w:t>，</w:t>
      </w:r>
      <w:r w:rsidR="000A7C68" w:rsidRPr="002A43CB">
        <w:t>然后</w:t>
      </w:r>
      <w:r w:rsidR="00260007">
        <w:rPr>
          <w:rFonts w:hint="eastAsia"/>
        </w:rPr>
        <w:t>以</w:t>
      </w:r>
      <w:r w:rsidR="000A7C68" w:rsidRPr="002A43CB">
        <w:t>动态</w:t>
      </w:r>
      <w:r w:rsidR="0056616B">
        <w:rPr>
          <w:rFonts w:hint="eastAsia"/>
        </w:rPr>
        <w:t>ID</w:t>
      </w:r>
      <w:r w:rsidR="00260007">
        <w:rPr>
          <w:rFonts w:hint="eastAsia"/>
        </w:rPr>
        <w:t>为依据</w:t>
      </w:r>
      <w:r w:rsidR="000A7C68" w:rsidRPr="002A43CB">
        <w:rPr>
          <w:rFonts w:hint="eastAsia"/>
        </w:rPr>
        <w:t>来</w:t>
      </w:r>
      <w:r w:rsidR="000A7C68" w:rsidRPr="002A43CB">
        <w:t>过滤自动化请求</w:t>
      </w:r>
      <w:r w:rsidR="000A7C68" w:rsidRPr="002A43CB">
        <w:rPr>
          <w:rFonts w:hint="eastAsia"/>
        </w:rPr>
        <w:t>；</w:t>
      </w:r>
      <w:r w:rsidR="000A7C68" w:rsidRPr="002A43CB">
        <w:t>最后使用代码混淆技术</w:t>
      </w:r>
      <w:r w:rsidR="000A7C68" w:rsidRPr="002A43CB">
        <w:rPr>
          <w:rFonts w:hint="eastAsia"/>
        </w:rPr>
        <w:t>来对</w:t>
      </w:r>
      <w:r w:rsidR="000A7C68" w:rsidRPr="002A43CB">
        <w:t>发送</w:t>
      </w:r>
      <w:r w:rsidR="000A7C68" w:rsidRPr="002A43CB">
        <w:rPr>
          <w:rFonts w:hint="eastAsia"/>
        </w:rPr>
        <w:t>到</w:t>
      </w:r>
      <w:r w:rsidR="000A7C68" w:rsidRPr="002A43CB">
        <w:t>用户浏览器的</w:t>
      </w:r>
      <w:r w:rsidR="000A7C68" w:rsidRPr="002A43CB">
        <w:t>JavaScript</w:t>
      </w:r>
      <w:r w:rsidR="000A7C68" w:rsidRPr="002A43CB">
        <w:t>代码</w:t>
      </w:r>
      <w:r w:rsidR="000A7C68" w:rsidRPr="002A43CB">
        <w:rPr>
          <w:rFonts w:hint="eastAsia"/>
        </w:rPr>
        <w:t>做</w:t>
      </w:r>
      <w:r w:rsidR="000A7C68" w:rsidRPr="002A43CB">
        <w:t>混淆保护</w:t>
      </w:r>
      <w:r w:rsidR="000A7C68" w:rsidRPr="002A43CB">
        <w:rPr>
          <w:rFonts w:hint="eastAsia"/>
        </w:rPr>
        <w:t>。</w:t>
      </w:r>
      <w:r w:rsidR="000A7C68" w:rsidRPr="00066022">
        <w:rPr>
          <w:rFonts w:hint="eastAsia"/>
        </w:rPr>
        <w:t>该系统</w:t>
      </w:r>
      <w:r w:rsidR="000A7C68" w:rsidRPr="00066022">
        <w:rPr>
          <w:rFonts w:hint="eastAsia"/>
          <w:shd w:val="clear" w:color="auto" w:fill="FFFFFF"/>
        </w:rPr>
        <w:t>转变以往</w:t>
      </w:r>
      <w:r w:rsidR="000A7C68" w:rsidRPr="00066022">
        <w:rPr>
          <w:shd w:val="clear" w:color="auto" w:fill="FFFFFF"/>
        </w:rPr>
        <w:t>的被动防御</w:t>
      </w:r>
      <w:r w:rsidR="000A7C68" w:rsidRPr="00066022">
        <w:rPr>
          <w:rFonts w:hint="eastAsia"/>
          <w:shd w:val="clear" w:color="auto" w:fill="FFFFFF"/>
        </w:rPr>
        <w:t>思路，</w:t>
      </w:r>
      <w:r w:rsidR="000A7C68" w:rsidRPr="00066022">
        <w:rPr>
          <w:rFonts w:hint="eastAsia"/>
        </w:rPr>
        <w:t>展开</w:t>
      </w:r>
      <w:r w:rsidR="000A7C68" w:rsidRPr="00066022">
        <w:rPr>
          <w:rFonts w:hint="eastAsia"/>
          <w:shd w:val="clear" w:color="auto" w:fill="FFFFFF"/>
        </w:rPr>
        <w:t>主动网站防御，改变攻防态势。</w:t>
      </w:r>
      <w:r w:rsidR="000A7C68" w:rsidRPr="000A7C68">
        <w:rPr>
          <w:rFonts w:hint="eastAsia"/>
        </w:rPr>
        <w:t>有效降低自动化攻击技术的安全威胁，防护网站的安全。</w:t>
      </w:r>
    </w:p>
    <w:p w14:paraId="70C1E361" w14:textId="77777777" w:rsidR="00304FE0" w:rsidRDefault="00304FE0" w:rsidP="00666D45">
      <w:pPr>
        <w:spacing w:line="400" w:lineRule="exact"/>
        <w:ind w:firstLineChars="200" w:firstLine="480"/>
      </w:pPr>
    </w:p>
    <w:p w14:paraId="593CEC95" w14:textId="77777777" w:rsidR="00304FE0" w:rsidRDefault="00304FE0" w:rsidP="00666D45">
      <w:pPr>
        <w:spacing w:line="400" w:lineRule="exact"/>
        <w:ind w:firstLineChars="200" w:firstLine="480"/>
      </w:pPr>
    </w:p>
    <w:p w14:paraId="114D0326" w14:textId="77777777" w:rsidR="00304FE0" w:rsidRDefault="00304FE0" w:rsidP="00666D45">
      <w:pPr>
        <w:spacing w:line="400" w:lineRule="exact"/>
        <w:ind w:firstLineChars="200" w:firstLine="480"/>
      </w:pPr>
    </w:p>
    <w:p w14:paraId="527E7550" w14:textId="77777777" w:rsidR="00304FE0" w:rsidRDefault="00304FE0" w:rsidP="00666D45">
      <w:pPr>
        <w:spacing w:line="400" w:lineRule="exact"/>
        <w:ind w:firstLineChars="200" w:firstLine="480"/>
      </w:pPr>
    </w:p>
    <w:p w14:paraId="653A9FD7" w14:textId="5BFDB097" w:rsidR="005172F7" w:rsidRDefault="00A53D01" w:rsidP="00666D45">
      <w:pPr>
        <w:spacing w:line="400" w:lineRule="exact"/>
        <w:ind w:firstLineChars="200" w:firstLine="482"/>
        <w:rPr>
          <w:rFonts w:hint="eastAsia"/>
        </w:rPr>
      </w:pPr>
      <w:r w:rsidRPr="00A53D01">
        <w:rPr>
          <w:rFonts w:hint="eastAsia"/>
          <w:b/>
        </w:rPr>
        <w:t>关键字</w:t>
      </w:r>
      <w:r>
        <w:t>：</w:t>
      </w:r>
      <w:r w:rsidR="00304FE0" w:rsidRPr="00304FE0">
        <w:rPr>
          <w:rFonts w:hint="eastAsia"/>
        </w:rPr>
        <w:t>反向代理</w:t>
      </w:r>
      <w:r w:rsidR="00304FE0">
        <w:rPr>
          <w:rFonts w:hint="eastAsia"/>
        </w:rPr>
        <w:t>；</w:t>
      </w:r>
      <w:r w:rsidR="00304FE0" w:rsidRPr="00304FE0">
        <w:rPr>
          <w:rFonts w:hint="eastAsia"/>
        </w:rPr>
        <w:t>网站防御</w:t>
      </w:r>
      <w:r w:rsidR="00304FE0">
        <w:rPr>
          <w:rFonts w:hint="eastAsia"/>
        </w:rPr>
        <w:t>；</w:t>
      </w:r>
      <w:r w:rsidR="00304FE0" w:rsidRPr="00304FE0">
        <w:rPr>
          <w:rFonts w:hint="eastAsia"/>
        </w:rPr>
        <w:t>动态</w:t>
      </w:r>
      <w:r w:rsidR="0056616B">
        <w:rPr>
          <w:rFonts w:hint="eastAsia"/>
        </w:rPr>
        <w:t>ID</w:t>
      </w:r>
      <w:r w:rsidR="00304FE0">
        <w:rPr>
          <w:rFonts w:hint="eastAsia"/>
        </w:rPr>
        <w:t>；</w:t>
      </w:r>
      <w:r w:rsidR="00304FE0" w:rsidRPr="00304FE0">
        <w:rPr>
          <w:rFonts w:hint="eastAsia"/>
        </w:rPr>
        <w:t>主动防御</w:t>
      </w:r>
      <w:r w:rsidR="00B134E4">
        <w:rPr>
          <w:rFonts w:hint="eastAsia"/>
        </w:rPr>
        <w:t>；</w:t>
      </w:r>
      <w:r w:rsidR="00B134E4">
        <w:t>代码混淆</w:t>
      </w:r>
    </w:p>
    <w:p w14:paraId="7855754E" w14:textId="77777777" w:rsidR="005172F7" w:rsidRDefault="005172F7">
      <w:pPr>
        <w:ind w:firstLine="480"/>
      </w:pPr>
      <w:r>
        <w:br w:type="page"/>
      </w:r>
    </w:p>
    <w:p w14:paraId="588C3275" w14:textId="77777777" w:rsidR="005172F7" w:rsidRPr="004A7400" w:rsidRDefault="005172F7" w:rsidP="005172F7">
      <w:pPr>
        <w:ind w:firstLine="480"/>
        <w:jc w:val="center"/>
        <w:rPr>
          <w:rFonts w:cs="Times New Roman"/>
        </w:rPr>
      </w:pPr>
    </w:p>
    <w:p w14:paraId="1ACFE10B" w14:textId="79A3A503" w:rsidR="005172F7" w:rsidRPr="005571C7" w:rsidRDefault="005172F7" w:rsidP="005172F7">
      <w:pPr>
        <w:ind w:firstLine="720"/>
        <w:jc w:val="center"/>
        <w:rPr>
          <w:rFonts w:cs="Times New Roman"/>
          <w:sz w:val="36"/>
          <w:szCs w:val="36"/>
        </w:rPr>
      </w:pPr>
      <w:r w:rsidRPr="005571C7">
        <w:rPr>
          <w:rFonts w:cs="Times New Roman"/>
          <w:sz w:val="36"/>
          <w:szCs w:val="36"/>
        </w:rPr>
        <w:t>Website Dynamic Defense System based on Code Obfuscation</w:t>
      </w:r>
    </w:p>
    <w:p w14:paraId="348A2E5B" w14:textId="77777777" w:rsidR="0026174E" w:rsidRPr="004A7400" w:rsidRDefault="0026174E" w:rsidP="00680BD1">
      <w:pPr>
        <w:pStyle w:val="a8"/>
        <w:ind w:firstLineChars="0" w:firstLine="0"/>
        <w:jc w:val="center"/>
        <w:rPr>
          <w:sz w:val="24"/>
        </w:rPr>
      </w:pPr>
    </w:p>
    <w:p w14:paraId="15FE51DD" w14:textId="649A2038" w:rsidR="00680BD1" w:rsidRPr="008A1E55" w:rsidRDefault="00680BD1" w:rsidP="00680BD1">
      <w:pPr>
        <w:pStyle w:val="a8"/>
        <w:ind w:firstLineChars="0" w:firstLine="0"/>
        <w:jc w:val="center"/>
        <w:rPr>
          <w:sz w:val="24"/>
        </w:rPr>
      </w:pPr>
      <w:r w:rsidRPr="008A1E55">
        <w:rPr>
          <w:sz w:val="24"/>
        </w:rPr>
        <w:t>Software Engineering</w:t>
      </w:r>
    </w:p>
    <w:p w14:paraId="342124F6" w14:textId="77777777" w:rsidR="0026174E" w:rsidRPr="004A7400" w:rsidRDefault="0026174E" w:rsidP="00680BD1">
      <w:pPr>
        <w:pStyle w:val="a8"/>
        <w:ind w:firstLineChars="0" w:firstLine="0"/>
        <w:jc w:val="center"/>
      </w:pPr>
    </w:p>
    <w:p w14:paraId="19CFCBB6" w14:textId="2EC84D96" w:rsidR="0026174E" w:rsidRPr="000A7C68" w:rsidRDefault="0026174E" w:rsidP="0026174E">
      <w:pPr>
        <w:spacing w:line="400" w:lineRule="exact"/>
        <w:jc w:val="center"/>
        <w:rPr>
          <w:rFonts w:eastAsia="楷体" w:cs="Times New Roman"/>
          <w:sz w:val="28"/>
          <w:szCs w:val="28"/>
        </w:rPr>
      </w:pPr>
      <w:r w:rsidRPr="005571C7">
        <w:rPr>
          <w:rFonts w:cs="Times New Roman"/>
          <w:b/>
          <w:bCs/>
          <w:kern w:val="0"/>
        </w:rPr>
        <w:t>Graduate:</w:t>
      </w:r>
      <w:r w:rsidRPr="000A7C68">
        <w:rPr>
          <w:rFonts w:eastAsia="楷体" w:cs="Times New Roman"/>
        </w:rPr>
        <w:t xml:space="preserve"> Shao Xinxin</w:t>
      </w:r>
      <w:r w:rsidRPr="000A7C68">
        <w:rPr>
          <w:rFonts w:eastAsia="楷体" w:cs="Times New Roman"/>
          <w:sz w:val="28"/>
          <w:szCs w:val="28"/>
        </w:rPr>
        <w:t xml:space="preserve">   </w:t>
      </w:r>
      <w:r w:rsidRPr="000A7C68">
        <w:rPr>
          <w:rFonts w:cs="Times New Roman"/>
          <w:b/>
          <w:bCs/>
          <w:kern w:val="0"/>
        </w:rPr>
        <w:t>Supervisor</w:t>
      </w:r>
      <w:proofErr w:type="gramStart"/>
      <w:r w:rsidRPr="000A7C68">
        <w:rPr>
          <w:rFonts w:cs="Times New Roman"/>
          <w:b/>
          <w:bCs/>
          <w:kern w:val="0"/>
        </w:rPr>
        <w:t>:</w:t>
      </w:r>
      <w:r w:rsidRPr="000A7C68">
        <w:rPr>
          <w:rFonts w:eastAsia="楷体" w:cs="Times New Roman"/>
        </w:rPr>
        <w:t>Wang</w:t>
      </w:r>
      <w:proofErr w:type="gramEnd"/>
      <w:r w:rsidRPr="000A7C68">
        <w:rPr>
          <w:rFonts w:eastAsia="楷体" w:cs="Times New Roman"/>
        </w:rPr>
        <w:t xml:space="preserve"> </w:t>
      </w:r>
      <w:r w:rsidR="000F42E2" w:rsidRPr="000A7C68">
        <w:rPr>
          <w:rFonts w:eastAsia="楷体" w:cs="Times New Roman"/>
        </w:rPr>
        <w:t>Hai</w:t>
      </w:r>
      <w:r w:rsidR="000F42E2">
        <w:rPr>
          <w:rFonts w:eastAsia="楷体" w:cs="Times New Roman"/>
        </w:rPr>
        <w:t>zh</w:t>
      </w:r>
      <w:r w:rsidR="000F42E2" w:rsidRPr="000A7C68">
        <w:rPr>
          <w:rFonts w:eastAsia="楷体" w:cs="Times New Roman"/>
        </w:rPr>
        <w:t>ou</w:t>
      </w:r>
    </w:p>
    <w:p w14:paraId="20B6A474" w14:textId="77777777" w:rsidR="0026174E" w:rsidRPr="004A7400" w:rsidRDefault="0026174E" w:rsidP="00680BD1">
      <w:pPr>
        <w:pStyle w:val="a8"/>
        <w:ind w:firstLineChars="0" w:firstLine="0"/>
        <w:jc w:val="center"/>
      </w:pPr>
    </w:p>
    <w:p w14:paraId="1512E98D" w14:textId="562FE713" w:rsidR="0088424D" w:rsidRPr="004A7400" w:rsidRDefault="0088424D" w:rsidP="003A691E">
      <w:pPr>
        <w:ind w:firstLine="480"/>
        <w:rPr>
          <w:rFonts w:cs="Times New Roman"/>
        </w:rPr>
      </w:pPr>
    </w:p>
    <w:p w14:paraId="2592FDA8" w14:textId="132263B4" w:rsidR="005172F7" w:rsidRPr="000A7C68" w:rsidRDefault="00474F76" w:rsidP="00FE23B3">
      <w:pPr>
        <w:ind w:leftChars="100" w:left="240" w:firstLine="480"/>
        <w:rPr>
          <w:rFonts w:cs="Times New Roman"/>
        </w:rPr>
      </w:pPr>
      <w:r w:rsidRPr="00474F76">
        <w:rPr>
          <w:rFonts w:cs="Times New Roman"/>
        </w:rPr>
        <w:t>Abstract: Cyberattack has evolved from simple scripting to automated tool operations. With automated tools, Cyberattack is no longer exclusive to advanced hacker organizations, and are beginning to evolve toward "low cost, high efficiency"; vulnerabilities are quickly exposed and quickly exploited. Traditional feature-based and rule-based intrusion detection systems, Web Application Firewall (WAF), etc. have been unable to effectively detect and intercept these attacks. This led to the development of "code-confusing Web site dynamic defense system" for automated vulnerability scanning, collision scanning, malicious crawling, brute force, smashing and other automated attack technologies. "Web site dynamic defense system based on code confusion" is to detect and filter the automatic attack on the request in the environment of Nginx as the reverse proxy server; secondly, code protection processing is sent to the response sent to the user. In the system implementation, first based on the Nginx platform developed a third-party module that can be compiled into Nginx, and then use a one-time dynamic token to filter the automation request; finally use the code obfuscation technology to send the JavaScript code to the user's browser. Do confusion protection. The system transforms the past passive defense ideas, launches active website defense, and changes the offensive and defensive posture. Effectively reduce the security threats of automated attack technology and protect the security of the website.</w:t>
      </w:r>
    </w:p>
    <w:p w14:paraId="3DA7D3CC" w14:textId="77777777" w:rsidR="00073D39" w:rsidRDefault="00073D39" w:rsidP="00073D39">
      <w:pPr>
        <w:ind w:firstLine="480"/>
      </w:pPr>
    </w:p>
    <w:p w14:paraId="23A4FF6F" w14:textId="24305EB9" w:rsidR="0014560E" w:rsidRDefault="006013DF" w:rsidP="00E72285">
      <w:pPr>
        <w:pStyle w:val="a8"/>
        <w:ind w:firstLine="422"/>
      </w:pPr>
      <w:r w:rsidRPr="00073D39">
        <w:rPr>
          <w:b/>
        </w:rPr>
        <w:t>Keywords</w:t>
      </w:r>
      <w:r>
        <w:t>: reverse proxy</w:t>
      </w:r>
      <w:r w:rsidR="00FC5BA6">
        <w:t>;</w:t>
      </w:r>
      <w:r w:rsidR="00310F04">
        <w:t xml:space="preserve"> </w:t>
      </w:r>
      <w:r w:rsidR="005463C0" w:rsidRPr="005463C0">
        <w:t xml:space="preserve">website </w:t>
      </w:r>
      <w:r w:rsidR="005463C0">
        <w:t>protect</w:t>
      </w:r>
      <w:r w:rsidR="005463C0" w:rsidRPr="005463C0">
        <w:t>; dynamic token; active defens</w:t>
      </w:r>
      <w:r w:rsidR="005463C0">
        <w:t>e</w:t>
      </w:r>
      <w:r w:rsidR="00B134E4">
        <w:t>; code obfuscation</w:t>
      </w:r>
    </w:p>
    <w:p w14:paraId="05CF0F37" w14:textId="74A5E80E" w:rsidR="005463C0" w:rsidRDefault="005463C0" w:rsidP="004F7D41">
      <w:pPr>
        <w:pStyle w:val="a8"/>
        <w:ind w:firstLineChars="0" w:firstLine="0"/>
      </w:pPr>
    </w:p>
    <w:p w14:paraId="11969606" w14:textId="77777777" w:rsidR="003A691E" w:rsidRDefault="003A691E">
      <w:pPr>
        <w:ind w:firstLine="480"/>
      </w:pPr>
      <w:r>
        <w:br w:type="page"/>
      </w:r>
    </w:p>
    <w:p w14:paraId="590628D0" w14:textId="77777777" w:rsidR="003A691E" w:rsidRDefault="003A691E" w:rsidP="00FC232D">
      <w:pPr>
        <w:ind w:firstLine="560"/>
        <w:jc w:val="center"/>
        <w:rPr>
          <w:sz w:val="28"/>
          <w:szCs w:val="28"/>
        </w:rPr>
      </w:pPr>
      <w:r w:rsidRPr="00FC232D">
        <w:rPr>
          <w:rFonts w:hint="eastAsia"/>
          <w:sz w:val="28"/>
          <w:szCs w:val="28"/>
        </w:rPr>
        <w:t>目录</w:t>
      </w:r>
    </w:p>
    <w:p w14:paraId="0071E017" w14:textId="77777777" w:rsidR="0043215B" w:rsidRDefault="00CD5E67">
      <w:pPr>
        <w:pStyle w:val="10"/>
        <w:tabs>
          <w:tab w:val="right" w:leader="dot" w:pos="8381"/>
        </w:tabs>
        <w:rPr>
          <w:rFonts w:asciiTheme="minorHAnsi" w:hAnsiTheme="minorHAnsi"/>
          <w:noProof/>
          <w:sz w:val="21"/>
        </w:rPr>
      </w:pPr>
      <w:r>
        <w:rPr>
          <w:sz w:val="28"/>
          <w:szCs w:val="28"/>
        </w:rPr>
        <w:fldChar w:fldCharType="begin"/>
      </w:r>
      <w:r>
        <w:rPr>
          <w:sz w:val="28"/>
          <w:szCs w:val="28"/>
        </w:rPr>
        <w:instrText xml:space="preserve"> TOC \o "1-2" \h \z \u </w:instrText>
      </w:r>
      <w:r>
        <w:rPr>
          <w:sz w:val="28"/>
          <w:szCs w:val="28"/>
        </w:rPr>
        <w:fldChar w:fldCharType="separate"/>
      </w:r>
      <w:hyperlink w:anchor="_Toc7728425" w:history="1">
        <w:r w:rsidR="0043215B" w:rsidRPr="0057553F">
          <w:rPr>
            <w:rStyle w:val="ac"/>
            <w:rFonts w:hint="eastAsia"/>
            <w:noProof/>
          </w:rPr>
          <w:t>第一章</w:t>
        </w:r>
        <w:r w:rsidR="0043215B" w:rsidRPr="0057553F">
          <w:rPr>
            <w:rStyle w:val="ac"/>
            <w:noProof/>
          </w:rPr>
          <w:t xml:space="preserve"> </w:t>
        </w:r>
        <w:r w:rsidR="0043215B" w:rsidRPr="0057553F">
          <w:rPr>
            <w:rStyle w:val="ac"/>
            <w:rFonts w:hint="eastAsia"/>
            <w:noProof/>
          </w:rPr>
          <w:t>绪论</w:t>
        </w:r>
        <w:r w:rsidR="0043215B">
          <w:rPr>
            <w:noProof/>
            <w:webHidden/>
          </w:rPr>
          <w:tab/>
        </w:r>
        <w:r w:rsidR="0043215B">
          <w:rPr>
            <w:noProof/>
            <w:webHidden/>
          </w:rPr>
          <w:fldChar w:fldCharType="begin"/>
        </w:r>
        <w:r w:rsidR="0043215B">
          <w:rPr>
            <w:noProof/>
            <w:webHidden/>
          </w:rPr>
          <w:instrText xml:space="preserve"> PAGEREF _Toc7728425 \h </w:instrText>
        </w:r>
        <w:r w:rsidR="0043215B">
          <w:rPr>
            <w:noProof/>
            <w:webHidden/>
          </w:rPr>
        </w:r>
        <w:r w:rsidR="0043215B">
          <w:rPr>
            <w:noProof/>
            <w:webHidden/>
          </w:rPr>
          <w:fldChar w:fldCharType="separate"/>
        </w:r>
        <w:r w:rsidR="0043215B">
          <w:rPr>
            <w:noProof/>
            <w:webHidden/>
          </w:rPr>
          <w:t>- 7 -</w:t>
        </w:r>
        <w:r w:rsidR="0043215B">
          <w:rPr>
            <w:noProof/>
            <w:webHidden/>
          </w:rPr>
          <w:fldChar w:fldCharType="end"/>
        </w:r>
      </w:hyperlink>
    </w:p>
    <w:p w14:paraId="2BAE8DB3" w14:textId="77777777" w:rsidR="0043215B" w:rsidRDefault="00C12FD8">
      <w:pPr>
        <w:pStyle w:val="22"/>
        <w:rPr>
          <w:rFonts w:asciiTheme="minorHAnsi" w:hAnsiTheme="minorHAnsi"/>
          <w:noProof/>
          <w:sz w:val="21"/>
        </w:rPr>
      </w:pPr>
      <w:hyperlink w:anchor="_Toc7728426" w:history="1">
        <w:r w:rsidR="0043215B" w:rsidRPr="0057553F">
          <w:rPr>
            <w:rStyle w:val="ac"/>
            <w:rFonts w:eastAsia="黑体"/>
            <w:noProof/>
          </w:rPr>
          <w:t xml:space="preserve">1.1 </w:t>
        </w:r>
        <w:r w:rsidR="0043215B" w:rsidRPr="0057553F">
          <w:rPr>
            <w:rStyle w:val="ac"/>
            <w:rFonts w:eastAsia="黑体" w:hint="eastAsia"/>
            <w:noProof/>
          </w:rPr>
          <w:t>研究背景及意义</w:t>
        </w:r>
        <w:r w:rsidR="0043215B">
          <w:rPr>
            <w:noProof/>
            <w:webHidden/>
          </w:rPr>
          <w:tab/>
        </w:r>
        <w:r w:rsidR="0043215B">
          <w:rPr>
            <w:noProof/>
            <w:webHidden/>
          </w:rPr>
          <w:fldChar w:fldCharType="begin"/>
        </w:r>
        <w:r w:rsidR="0043215B">
          <w:rPr>
            <w:noProof/>
            <w:webHidden/>
          </w:rPr>
          <w:instrText xml:space="preserve"> PAGEREF _Toc7728426 \h </w:instrText>
        </w:r>
        <w:r w:rsidR="0043215B">
          <w:rPr>
            <w:noProof/>
            <w:webHidden/>
          </w:rPr>
        </w:r>
        <w:r w:rsidR="0043215B">
          <w:rPr>
            <w:noProof/>
            <w:webHidden/>
          </w:rPr>
          <w:fldChar w:fldCharType="separate"/>
        </w:r>
        <w:r w:rsidR="0043215B">
          <w:rPr>
            <w:noProof/>
            <w:webHidden/>
          </w:rPr>
          <w:t>- 7 -</w:t>
        </w:r>
        <w:r w:rsidR="0043215B">
          <w:rPr>
            <w:noProof/>
            <w:webHidden/>
          </w:rPr>
          <w:fldChar w:fldCharType="end"/>
        </w:r>
      </w:hyperlink>
    </w:p>
    <w:p w14:paraId="627EE079" w14:textId="77777777" w:rsidR="0043215B" w:rsidRDefault="00C12FD8">
      <w:pPr>
        <w:pStyle w:val="22"/>
        <w:rPr>
          <w:rFonts w:asciiTheme="minorHAnsi" w:hAnsiTheme="minorHAnsi"/>
          <w:noProof/>
          <w:sz w:val="21"/>
        </w:rPr>
      </w:pPr>
      <w:hyperlink w:anchor="_Toc7728427" w:history="1">
        <w:r w:rsidR="0043215B" w:rsidRPr="0057553F">
          <w:rPr>
            <w:rStyle w:val="ac"/>
            <w:noProof/>
          </w:rPr>
          <w:t xml:space="preserve">1.2 </w:t>
        </w:r>
        <w:r w:rsidR="0043215B" w:rsidRPr="0057553F">
          <w:rPr>
            <w:rStyle w:val="ac"/>
            <w:rFonts w:hint="eastAsia"/>
            <w:noProof/>
          </w:rPr>
          <w:t>研究现状</w:t>
        </w:r>
        <w:r w:rsidR="0043215B">
          <w:rPr>
            <w:noProof/>
            <w:webHidden/>
          </w:rPr>
          <w:tab/>
        </w:r>
        <w:r w:rsidR="0043215B">
          <w:rPr>
            <w:noProof/>
            <w:webHidden/>
          </w:rPr>
          <w:fldChar w:fldCharType="begin"/>
        </w:r>
        <w:r w:rsidR="0043215B">
          <w:rPr>
            <w:noProof/>
            <w:webHidden/>
          </w:rPr>
          <w:instrText xml:space="preserve"> PAGEREF _Toc7728427 \h </w:instrText>
        </w:r>
        <w:r w:rsidR="0043215B">
          <w:rPr>
            <w:noProof/>
            <w:webHidden/>
          </w:rPr>
        </w:r>
        <w:r w:rsidR="0043215B">
          <w:rPr>
            <w:noProof/>
            <w:webHidden/>
          </w:rPr>
          <w:fldChar w:fldCharType="separate"/>
        </w:r>
        <w:r w:rsidR="0043215B">
          <w:rPr>
            <w:noProof/>
            <w:webHidden/>
          </w:rPr>
          <w:t>- 7 -</w:t>
        </w:r>
        <w:r w:rsidR="0043215B">
          <w:rPr>
            <w:noProof/>
            <w:webHidden/>
          </w:rPr>
          <w:fldChar w:fldCharType="end"/>
        </w:r>
      </w:hyperlink>
    </w:p>
    <w:p w14:paraId="38765C22" w14:textId="77777777" w:rsidR="0043215B" w:rsidRDefault="00C12FD8">
      <w:pPr>
        <w:pStyle w:val="22"/>
        <w:rPr>
          <w:rFonts w:asciiTheme="minorHAnsi" w:hAnsiTheme="minorHAnsi"/>
          <w:noProof/>
          <w:sz w:val="21"/>
        </w:rPr>
      </w:pPr>
      <w:hyperlink w:anchor="_Toc7728428" w:history="1">
        <w:r w:rsidR="0043215B" w:rsidRPr="0057553F">
          <w:rPr>
            <w:rStyle w:val="ac"/>
            <w:rFonts w:eastAsia="黑体"/>
            <w:noProof/>
          </w:rPr>
          <w:t xml:space="preserve">1.3 </w:t>
        </w:r>
        <w:r w:rsidR="0043215B" w:rsidRPr="0057553F">
          <w:rPr>
            <w:rStyle w:val="ac"/>
            <w:rFonts w:eastAsia="黑体" w:hint="eastAsia"/>
            <w:noProof/>
          </w:rPr>
          <w:t>主要工作</w:t>
        </w:r>
        <w:r w:rsidR="0043215B">
          <w:rPr>
            <w:noProof/>
            <w:webHidden/>
          </w:rPr>
          <w:tab/>
        </w:r>
        <w:r w:rsidR="0043215B">
          <w:rPr>
            <w:noProof/>
            <w:webHidden/>
          </w:rPr>
          <w:fldChar w:fldCharType="begin"/>
        </w:r>
        <w:r w:rsidR="0043215B">
          <w:rPr>
            <w:noProof/>
            <w:webHidden/>
          </w:rPr>
          <w:instrText xml:space="preserve"> PAGEREF _Toc7728428 \h </w:instrText>
        </w:r>
        <w:r w:rsidR="0043215B">
          <w:rPr>
            <w:noProof/>
            <w:webHidden/>
          </w:rPr>
        </w:r>
        <w:r w:rsidR="0043215B">
          <w:rPr>
            <w:noProof/>
            <w:webHidden/>
          </w:rPr>
          <w:fldChar w:fldCharType="separate"/>
        </w:r>
        <w:r w:rsidR="0043215B">
          <w:rPr>
            <w:noProof/>
            <w:webHidden/>
          </w:rPr>
          <w:t>- 9 -</w:t>
        </w:r>
        <w:r w:rsidR="0043215B">
          <w:rPr>
            <w:noProof/>
            <w:webHidden/>
          </w:rPr>
          <w:fldChar w:fldCharType="end"/>
        </w:r>
      </w:hyperlink>
    </w:p>
    <w:p w14:paraId="2FB9622A" w14:textId="77777777" w:rsidR="0043215B" w:rsidRDefault="00C12FD8">
      <w:pPr>
        <w:pStyle w:val="22"/>
        <w:rPr>
          <w:rFonts w:asciiTheme="minorHAnsi" w:hAnsiTheme="minorHAnsi"/>
          <w:noProof/>
          <w:sz w:val="21"/>
        </w:rPr>
      </w:pPr>
      <w:hyperlink w:anchor="_Toc7728429" w:history="1">
        <w:r w:rsidR="0043215B" w:rsidRPr="0057553F">
          <w:rPr>
            <w:rStyle w:val="ac"/>
            <w:rFonts w:eastAsia="黑体"/>
            <w:noProof/>
          </w:rPr>
          <w:t xml:space="preserve">1.4 </w:t>
        </w:r>
        <w:r w:rsidR="0043215B" w:rsidRPr="0057553F">
          <w:rPr>
            <w:rStyle w:val="ac"/>
            <w:rFonts w:eastAsia="黑体" w:hint="eastAsia"/>
            <w:noProof/>
          </w:rPr>
          <w:t>论文组织</w:t>
        </w:r>
        <w:r w:rsidR="0043215B">
          <w:rPr>
            <w:noProof/>
            <w:webHidden/>
          </w:rPr>
          <w:tab/>
        </w:r>
        <w:r w:rsidR="0043215B">
          <w:rPr>
            <w:noProof/>
            <w:webHidden/>
          </w:rPr>
          <w:fldChar w:fldCharType="begin"/>
        </w:r>
        <w:r w:rsidR="0043215B">
          <w:rPr>
            <w:noProof/>
            <w:webHidden/>
          </w:rPr>
          <w:instrText xml:space="preserve"> PAGEREF _Toc7728429 \h </w:instrText>
        </w:r>
        <w:r w:rsidR="0043215B">
          <w:rPr>
            <w:noProof/>
            <w:webHidden/>
          </w:rPr>
        </w:r>
        <w:r w:rsidR="0043215B">
          <w:rPr>
            <w:noProof/>
            <w:webHidden/>
          </w:rPr>
          <w:fldChar w:fldCharType="separate"/>
        </w:r>
        <w:r w:rsidR="0043215B">
          <w:rPr>
            <w:noProof/>
            <w:webHidden/>
          </w:rPr>
          <w:t>- 10 -</w:t>
        </w:r>
        <w:r w:rsidR="0043215B">
          <w:rPr>
            <w:noProof/>
            <w:webHidden/>
          </w:rPr>
          <w:fldChar w:fldCharType="end"/>
        </w:r>
      </w:hyperlink>
    </w:p>
    <w:p w14:paraId="75F7A89E" w14:textId="77777777" w:rsidR="0043215B" w:rsidRDefault="00C12FD8">
      <w:pPr>
        <w:pStyle w:val="22"/>
        <w:rPr>
          <w:rFonts w:asciiTheme="minorHAnsi" w:hAnsiTheme="minorHAnsi"/>
          <w:noProof/>
          <w:sz w:val="21"/>
        </w:rPr>
      </w:pPr>
      <w:hyperlink w:anchor="_Toc7728430" w:history="1">
        <w:r w:rsidR="0043215B" w:rsidRPr="0057553F">
          <w:rPr>
            <w:rStyle w:val="ac"/>
            <w:rFonts w:eastAsia="黑体"/>
            <w:noProof/>
          </w:rPr>
          <w:t xml:space="preserve">1.5 </w:t>
        </w:r>
        <w:r w:rsidR="0043215B" w:rsidRPr="0057553F">
          <w:rPr>
            <w:rStyle w:val="ac"/>
            <w:rFonts w:eastAsia="黑体" w:hint="eastAsia"/>
            <w:noProof/>
          </w:rPr>
          <w:t>小结</w:t>
        </w:r>
        <w:r w:rsidR="0043215B">
          <w:rPr>
            <w:noProof/>
            <w:webHidden/>
          </w:rPr>
          <w:tab/>
        </w:r>
        <w:r w:rsidR="0043215B">
          <w:rPr>
            <w:noProof/>
            <w:webHidden/>
          </w:rPr>
          <w:fldChar w:fldCharType="begin"/>
        </w:r>
        <w:r w:rsidR="0043215B">
          <w:rPr>
            <w:noProof/>
            <w:webHidden/>
          </w:rPr>
          <w:instrText xml:space="preserve"> PAGEREF _Toc7728430 \h </w:instrText>
        </w:r>
        <w:r w:rsidR="0043215B">
          <w:rPr>
            <w:noProof/>
            <w:webHidden/>
          </w:rPr>
        </w:r>
        <w:r w:rsidR="0043215B">
          <w:rPr>
            <w:noProof/>
            <w:webHidden/>
          </w:rPr>
          <w:fldChar w:fldCharType="separate"/>
        </w:r>
        <w:r w:rsidR="0043215B">
          <w:rPr>
            <w:noProof/>
            <w:webHidden/>
          </w:rPr>
          <w:t>- 10 -</w:t>
        </w:r>
        <w:r w:rsidR="0043215B">
          <w:rPr>
            <w:noProof/>
            <w:webHidden/>
          </w:rPr>
          <w:fldChar w:fldCharType="end"/>
        </w:r>
      </w:hyperlink>
    </w:p>
    <w:p w14:paraId="390C9A8D" w14:textId="77777777" w:rsidR="0043215B" w:rsidRDefault="00C12FD8">
      <w:pPr>
        <w:pStyle w:val="10"/>
        <w:tabs>
          <w:tab w:val="right" w:leader="dot" w:pos="8381"/>
        </w:tabs>
        <w:rPr>
          <w:rFonts w:asciiTheme="minorHAnsi" w:hAnsiTheme="minorHAnsi"/>
          <w:noProof/>
          <w:sz w:val="21"/>
        </w:rPr>
      </w:pPr>
      <w:hyperlink w:anchor="_Toc7728431" w:history="1">
        <w:r w:rsidR="0043215B" w:rsidRPr="0057553F">
          <w:rPr>
            <w:rStyle w:val="ac"/>
            <w:rFonts w:hint="eastAsia"/>
            <w:noProof/>
          </w:rPr>
          <w:t>第二章</w:t>
        </w:r>
        <w:r w:rsidR="0043215B" w:rsidRPr="0057553F">
          <w:rPr>
            <w:rStyle w:val="ac"/>
            <w:noProof/>
          </w:rPr>
          <w:t xml:space="preserve"> </w:t>
        </w:r>
        <w:r w:rsidR="0043215B" w:rsidRPr="0057553F">
          <w:rPr>
            <w:rStyle w:val="ac"/>
            <w:rFonts w:hint="eastAsia"/>
            <w:noProof/>
          </w:rPr>
          <w:t>预备知识</w:t>
        </w:r>
        <w:r w:rsidR="0043215B">
          <w:rPr>
            <w:noProof/>
            <w:webHidden/>
          </w:rPr>
          <w:tab/>
        </w:r>
        <w:r w:rsidR="0043215B">
          <w:rPr>
            <w:noProof/>
            <w:webHidden/>
          </w:rPr>
          <w:fldChar w:fldCharType="begin"/>
        </w:r>
        <w:r w:rsidR="0043215B">
          <w:rPr>
            <w:noProof/>
            <w:webHidden/>
          </w:rPr>
          <w:instrText xml:space="preserve"> PAGEREF _Toc7728431 \h </w:instrText>
        </w:r>
        <w:r w:rsidR="0043215B">
          <w:rPr>
            <w:noProof/>
            <w:webHidden/>
          </w:rPr>
        </w:r>
        <w:r w:rsidR="0043215B">
          <w:rPr>
            <w:noProof/>
            <w:webHidden/>
          </w:rPr>
          <w:fldChar w:fldCharType="separate"/>
        </w:r>
        <w:r w:rsidR="0043215B">
          <w:rPr>
            <w:noProof/>
            <w:webHidden/>
          </w:rPr>
          <w:t>- 11 -</w:t>
        </w:r>
        <w:r w:rsidR="0043215B">
          <w:rPr>
            <w:noProof/>
            <w:webHidden/>
          </w:rPr>
          <w:fldChar w:fldCharType="end"/>
        </w:r>
      </w:hyperlink>
    </w:p>
    <w:p w14:paraId="3391F574" w14:textId="77777777" w:rsidR="0043215B" w:rsidRDefault="00C12FD8">
      <w:pPr>
        <w:pStyle w:val="22"/>
        <w:rPr>
          <w:rFonts w:asciiTheme="minorHAnsi" w:hAnsiTheme="minorHAnsi"/>
          <w:noProof/>
          <w:sz w:val="21"/>
        </w:rPr>
      </w:pPr>
      <w:hyperlink w:anchor="_Toc7728432" w:history="1">
        <w:r w:rsidR="0043215B" w:rsidRPr="0057553F">
          <w:rPr>
            <w:rStyle w:val="ac"/>
            <w:noProof/>
          </w:rPr>
          <w:t>2.1 Nginx</w:t>
        </w:r>
        <w:r w:rsidR="0043215B" w:rsidRPr="0057553F">
          <w:rPr>
            <w:rStyle w:val="ac"/>
            <w:rFonts w:hint="eastAsia"/>
            <w:noProof/>
          </w:rPr>
          <w:t>模块开发</w:t>
        </w:r>
        <w:r w:rsidR="0043215B">
          <w:rPr>
            <w:noProof/>
            <w:webHidden/>
          </w:rPr>
          <w:tab/>
        </w:r>
        <w:r w:rsidR="0043215B">
          <w:rPr>
            <w:noProof/>
            <w:webHidden/>
          </w:rPr>
          <w:fldChar w:fldCharType="begin"/>
        </w:r>
        <w:r w:rsidR="0043215B">
          <w:rPr>
            <w:noProof/>
            <w:webHidden/>
          </w:rPr>
          <w:instrText xml:space="preserve"> PAGEREF _Toc7728432 \h </w:instrText>
        </w:r>
        <w:r w:rsidR="0043215B">
          <w:rPr>
            <w:noProof/>
            <w:webHidden/>
          </w:rPr>
        </w:r>
        <w:r w:rsidR="0043215B">
          <w:rPr>
            <w:noProof/>
            <w:webHidden/>
          </w:rPr>
          <w:fldChar w:fldCharType="separate"/>
        </w:r>
        <w:r w:rsidR="0043215B">
          <w:rPr>
            <w:noProof/>
            <w:webHidden/>
          </w:rPr>
          <w:t>- 11 -</w:t>
        </w:r>
        <w:r w:rsidR="0043215B">
          <w:rPr>
            <w:noProof/>
            <w:webHidden/>
          </w:rPr>
          <w:fldChar w:fldCharType="end"/>
        </w:r>
      </w:hyperlink>
    </w:p>
    <w:p w14:paraId="01824201" w14:textId="77777777" w:rsidR="0043215B" w:rsidRDefault="00C12FD8">
      <w:pPr>
        <w:pStyle w:val="22"/>
        <w:rPr>
          <w:rFonts w:asciiTheme="minorHAnsi" w:hAnsiTheme="minorHAnsi"/>
          <w:noProof/>
          <w:sz w:val="21"/>
        </w:rPr>
      </w:pPr>
      <w:hyperlink w:anchor="_Toc7728433" w:history="1">
        <w:r w:rsidR="0043215B" w:rsidRPr="0057553F">
          <w:rPr>
            <w:rStyle w:val="ac"/>
            <w:noProof/>
          </w:rPr>
          <w:t>2.2 Gumbo</w:t>
        </w:r>
        <w:r w:rsidR="0043215B" w:rsidRPr="0057553F">
          <w:rPr>
            <w:rStyle w:val="ac"/>
            <w:rFonts w:hint="eastAsia"/>
            <w:noProof/>
          </w:rPr>
          <w:t>解析库</w:t>
        </w:r>
        <w:r w:rsidR="0043215B">
          <w:rPr>
            <w:noProof/>
            <w:webHidden/>
          </w:rPr>
          <w:tab/>
        </w:r>
        <w:r w:rsidR="0043215B">
          <w:rPr>
            <w:noProof/>
            <w:webHidden/>
          </w:rPr>
          <w:fldChar w:fldCharType="begin"/>
        </w:r>
        <w:r w:rsidR="0043215B">
          <w:rPr>
            <w:noProof/>
            <w:webHidden/>
          </w:rPr>
          <w:instrText xml:space="preserve"> PAGEREF _Toc7728433 \h </w:instrText>
        </w:r>
        <w:r w:rsidR="0043215B">
          <w:rPr>
            <w:noProof/>
            <w:webHidden/>
          </w:rPr>
        </w:r>
        <w:r w:rsidR="0043215B">
          <w:rPr>
            <w:noProof/>
            <w:webHidden/>
          </w:rPr>
          <w:fldChar w:fldCharType="separate"/>
        </w:r>
        <w:r w:rsidR="0043215B">
          <w:rPr>
            <w:noProof/>
            <w:webHidden/>
          </w:rPr>
          <w:t>- 12 -</w:t>
        </w:r>
        <w:r w:rsidR="0043215B">
          <w:rPr>
            <w:noProof/>
            <w:webHidden/>
          </w:rPr>
          <w:fldChar w:fldCharType="end"/>
        </w:r>
      </w:hyperlink>
    </w:p>
    <w:p w14:paraId="7D2AD230" w14:textId="77777777" w:rsidR="0043215B" w:rsidRDefault="00C12FD8">
      <w:pPr>
        <w:pStyle w:val="22"/>
        <w:rPr>
          <w:rFonts w:asciiTheme="minorHAnsi" w:hAnsiTheme="minorHAnsi"/>
          <w:noProof/>
          <w:sz w:val="21"/>
        </w:rPr>
      </w:pPr>
      <w:hyperlink w:anchor="_Toc7728434" w:history="1">
        <w:r w:rsidR="0043215B" w:rsidRPr="0057553F">
          <w:rPr>
            <w:rStyle w:val="ac"/>
            <w:noProof/>
          </w:rPr>
          <w:t>2.3 Duktape</w:t>
        </w:r>
        <w:r w:rsidR="0043215B" w:rsidRPr="0057553F">
          <w:rPr>
            <w:rStyle w:val="ac"/>
            <w:rFonts w:hint="eastAsia"/>
            <w:noProof/>
          </w:rPr>
          <w:t>引擎</w:t>
        </w:r>
        <w:r w:rsidR="0043215B">
          <w:rPr>
            <w:noProof/>
            <w:webHidden/>
          </w:rPr>
          <w:tab/>
        </w:r>
        <w:r w:rsidR="0043215B">
          <w:rPr>
            <w:noProof/>
            <w:webHidden/>
          </w:rPr>
          <w:fldChar w:fldCharType="begin"/>
        </w:r>
        <w:r w:rsidR="0043215B">
          <w:rPr>
            <w:noProof/>
            <w:webHidden/>
          </w:rPr>
          <w:instrText xml:space="preserve"> PAGEREF _Toc7728434 \h </w:instrText>
        </w:r>
        <w:r w:rsidR="0043215B">
          <w:rPr>
            <w:noProof/>
            <w:webHidden/>
          </w:rPr>
        </w:r>
        <w:r w:rsidR="0043215B">
          <w:rPr>
            <w:noProof/>
            <w:webHidden/>
          </w:rPr>
          <w:fldChar w:fldCharType="separate"/>
        </w:r>
        <w:r w:rsidR="0043215B">
          <w:rPr>
            <w:noProof/>
            <w:webHidden/>
          </w:rPr>
          <w:t>- 12 -</w:t>
        </w:r>
        <w:r w:rsidR="0043215B">
          <w:rPr>
            <w:noProof/>
            <w:webHidden/>
          </w:rPr>
          <w:fldChar w:fldCharType="end"/>
        </w:r>
      </w:hyperlink>
    </w:p>
    <w:p w14:paraId="6ECE739F" w14:textId="77777777" w:rsidR="0043215B" w:rsidRDefault="00C12FD8">
      <w:pPr>
        <w:pStyle w:val="22"/>
        <w:rPr>
          <w:rFonts w:asciiTheme="minorHAnsi" w:hAnsiTheme="minorHAnsi"/>
          <w:noProof/>
          <w:sz w:val="21"/>
        </w:rPr>
      </w:pPr>
      <w:hyperlink w:anchor="_Toc7728435" w:history="1">
        <w:r w:rsidR="0043215B" w:rsidRPr="0057553F">
          <w:rPr>
            <w:rStyle w:val="ac"/>
            <w:noProof/>
          </w:rPr>
          <w:t>2.4 Chrome Extension</w:t>
        </w:r>
        <w:r w:rsidR="0043215B" w:rsidRPr="0057553F">
          <w:rPr>
            <w:rStyle w:val="ac"/>
            <w:rFonts w:hint="eastAsia"/>
            <w:noProof/>
          </w:rPr>
          <w:t>插件</w:t>
        </w:r>
        <w:r w:rsidR="0043215B">
          <w:rPr>
            <w:noProof/>
            <w:webHidden/>
          </w:rPr>
          <w:tab/>
        </w:r>
        <w:r w:rsidR="0043215B">
          <w:rPr>
            <w:noProof/>
            <w:webHidden/>
          </w:rPr>
          <w:fldChar w:fldCharType="begin"/>
        </w:r>
        <w:r w:rsidR="0043215B">
          <w:rPr>
            <w:noProof/>
            <w:webHidden/>
          </w:rPr>
          <w:instrText xml:space="preserve"> PAGEREF _Toc7728435 \h </w:instrText>
        </w:r>
        <w:r w:rsidR="0043215B">
          <w:rPr>
            <w:noProof/>
            <w:webHidden/>
          </w:rPr>
        </w:r>
        <w:r w:rsidR="0043215B">
          <w:rPr>
            <w:noProof/>
            <w:webHidden/>
          </w:rPr>
          <w:fldChar w:fldCharType="separate"/>
        </w:r>
        <w:r w:rsidR="0043215B">
          <w:rPr>
            <w:noProof/>
            <w:webHidden/>
          </w:rPr>
          <w:t>- 13 -</w:t>
        </w:r>
        <w:r w:rsidR="0043215B">
          <w:rPr>
            <w:noProof/>
            <w:webHidden/>
          </w:rPr>
          <w:fldChar w:fldCharType="end"/>
        </w:r>
      </w:hyperlink>
    </w:p>
    <w:p w14:paraId="01368DA2" w14:textId="77777777" w:rsidR="0043215B" w:rsidRDefault="00C12FD8">
      <w:pPr>
        <w:pStyle w:val="22"/>
        <w:rPr>
          <w:rFonts w:asciiTheme="minorHAnsi" w:hAnsiTheme="minorHAnsi"/>
          <w:noProof/>
          <w:sz w:val="21"/>
        </w:rPr>
      </w:pPr>
      <w:hyperlink w:anchor="_Toc7728436" w:history="1">
        <w:r w:rsidR="0043215B" w:rsidRPr="0057553F">
          <w:rPr>
            <w:rStyle w:val="ac"/>
            <w:noProof/>
          </w:rPr>
          <w:t>2.5 AugularJS</w:t>
        </w:r>
        <w:r w:rsidR="0043215B" w:rsidRPr="0057553F">
          <w:rPr>
            <w:rStyle w:val="ac"/>
            <w:rFonts w:hint="eastAsia"/>
            <w:noProof/>
          </w:rPr>
          <w:t>框架</w:t>
        </w:r>
        <w:r w:rsidR="0043215B">
          <w:rPr>
            <w:noProof/>
            <w:webHidden/>
          </w:rPr>
          <w:tab/>
        </w:r>
        <w:r w:rsidR="0043215B">
          <w:rPr>
            <w:noProof/>
            <w:webHidden/>
          </w:rPr>
          <w:fldChar w:fldCharType="begin"/>
        </w:r>
        <w:r w:rsidR="0043215B">
          <w:rPr>
            <w:noProof/>
            <w:webHidden/>
          </w:rPr>
          <w:instrText xml:space="preserve"> PAGEREF _Toc7728436 \h </w:instrText>
        </w:r>
        <w:r w:rsidR="0043215B">
          <w:rPr>
            <w:noProof/>
            <w:webHidden/>
          </w:rPr>
        </w:r>
        <w:r w:rsidR="0043215B">
          <w:rPr>
            <w:noProof/>
            <w:webHidden/>
          </w:rPr>
          <w:fldChar w:fldCharType="separate"/>
        </w:r>
        <w:r w:rsidR="0043215B">
          <w:rPr>
            <w:noProof/>
            <w:webHidden/>
          </w:rPr>
          <w:t>- 14 -</w:t>
        </w:r>
        <w:r w:rsidR="0043215B">
          <w:rPr>
            <w:noProof/>
            <w:webHidden/>
          </w:rPr>
          <w:fldChar w:fldCharType="end"/>
        </w:r>
      </w:hyperlink>
    </w:p>
    <w:p w14:paraId="24E41E80" w14:textId="77777777" w:rsidR="0043215B" w:rsidRDefault="00C12FD8">
      <w:pPr>
        <w:pStyle w:val="22"/>
        <w:rPr>
          <w:rFonts w:asciiTheme="minorHAnsi" w:hAnsiTheme="minorHAnsi"/>
          <w:noProof/>
          <w:sz w:val="21"/>
        </w:rPr>
      </w:pPr>
      <w:hyperlink w:anchor="_Toc7728437" w:history="1">
        <w:r w:rsidR="0043215B" w:rsidRPr="0057553F">
          <w:rPr>
            <w:rStyle w:val="ac"/>
            <w:noProof/>
          </w:rPr>
          <w:t>2.6 JavaScript</w:t>
        </w:r>
        <w:r w:rsidR="0043215B">
          <w:rPr>
            <w:noProof/>
            <w:webHidden/>
          </w:rPr>
          <w:tab/>
        </w:r>
        <w:r w:rsidR="0043215B">
          <w:rPr>
            <w:noProof/>
            <w:webHidden/>
          </w:rPr>
          <w:fldChar w:fldCharType="begin"/>
        </w:r>
        <w:r w:rsidR="0043215B">
          <w:rPr>
            <w:noProof/>
            <w:webHidden/>
          </w:rPr>
          <w:instrText xml:space="preserve"> PAGEREF _Toc7728437 \h </w:instrText>
        </w:r>
        <w:r w:rsidR="0043215B">
          <w:rPr>
            <w:noProof/>
            <w:webHidden/>
          </w:rPr>
        </w:r>
        <w:r w:rsidR="0043215B">
          <w:rPr>
            <w:noProof/>
            <w:webHidden/>
          </w:rPr>
          <w:fldChar w:fldCharType="separate"/>
        </w:r>
        <w:r w:rsidR="0043215B">
          <w:rPr>
            <w:noProof/>
            <w:webHidden/>
          </w:rPr>
          <w:t>- 14 -</w:t>
        </w:r>
        <w:r w:rsidR="0043215B">
          <w:rPr>
            <w:noProof/>
            <w:webHidden/>
          </w:rPr>
          <w:fldChar w:fldCharType="end"/>
        </w:r>
      </w:hyperlink>
    </w:p>
    <w:p w14:paraId="5E72D324" w14:textId="77777777" w:rsidR="0043215B" w:rsidRDefault="00C12FD8">
      <w:pPr>
        <w:pStyle w:val="22"/>
        <w:rPr>
          <w:rFonts w:asciiTheme="minorHAnsi" w:hAnsiTheme="minorHAnsi"/>
          <w:noProof/>
          <w:sz w:val="21"/>
        </w:rPr>
      </w:pPr>
      <w:hyperlink w:anchor="_Toc7728438" w:history="1">
        <w:r w:rsidR="0043215B" w:rsidRPr="0057553F">
          <w:rPr>
            <w:rStyle w:val="ac"/>
            <w:noProof/>
          </w:rPr>
          <w:t xml:space="preserve">2.7 </w:t>
        </w:r>
        <w:r w:rsidR="0043215B" w:rsidRPr="0057553F">
          <w:rPr>
            <w:rStyle w:val="ac"/>
            <w:rFonts w:hint="eastAsia"/>
            <w:noProof/>
          </w:rPr>
          <w:t>小结</w:t>
        </w:r>
        <w:r w:rsidR="0043215B">
          <w:rPr>
            <w:noProof/>
            <w:webHidden/>
          </w:rPr>
          <w:tab/>
        </w:r>
        <w:r w:rsidR="0043215B">
          <w:rPr>
            <w:noProof/>
            <w:webHidden/>
          </w:rPr>
          <w:fldChar w:fldCharType="begin"/>
        </w:r>
        <w:r w:rsidR="0043215B">
          <w:rPr>
            <w:noProof/>
            <w:webHidden/>
          </w:rPr>
          <w:instrText xml:space="preserve"> PAGEREF _Toc7728438 \h </w:instrText>
        </w:r>
        <w:r w:rsidR="0043215B">
          <w:rPr>
            <w:noProof/>
            <w:webHidden/>
          </w:rPr>
        </w:r>
        <w:r w:rsidR="0043215B">
          <w:rPr>
            <w:noProof/>
            <w:webHidden/>
          </w:rPr>
          <w:fldChar w:fldCharType="separate"/>
        </w:r>
        <w:r w:rsidR="0043215B">
          <w:rPr>
            <w:noProof/>
            <w:webHidden/>
          </w:rPr>
          <w:t>- 14 -</w:t>
        </w:r>
        <w:r w:rsidR="0043215B">
          <w:rPr>
            <w:noProof/>
            <w:webHidden/>
          </w:rPr>
          <w:fldChar w:fldCharType="end"/>
        </w:r>
      </w:hyperlink>
    </w:p>
    <w:p w14:paraId="761AEBB9" w14:textId="77777777" w:rsidR="0043215B" w:rsidRDefault="00C12FD8">
      <w:pPr>
        <w:pStyle w:val="10"/>
        <w:tabs>
          <w:tab w:val="right" w:leader="dot" w:pos="8381"/>
        </w:tabs>
        <w:rPr>
          <w:rFonts w:asciiTheme="minorHAnsi" w:hAnsiTheme="minorHAnsi"/>
          <w:noProof/>
          <w:sz w:val="21"/>
        </w:rPr>
      </w:pPr>
      <w:hyperlink w:anchor="_Toc7728439" w:history="1">
        <w:r w:rsidR="0043215B" w:rsidRPr="0057553F">
          <w:rPr>
            <w:rStyle w:val="ac"/>
            <w:rFonts w:eastAsia="黑体" w:cs="Times New Roman" w:hint="eastAsia"/>
            <w:bCs/>
            <w:noProof/>
            <w:kern w:val="44"/>
          </w:rPr>
          <w:t>第三章</w:t>
        </w:r>
        <w:r w:rsidR="0043215B" w:rsidRPr="0057553F">
          <w:rPr>
            <w:rStyle w:val="ac"/>
            <w:rFonts w:eastAsia="黑体" w:cs="Times New Roman"/>
            <w:bCs/>
            <w:noProof/>
            <w:kern w:val="44"/>
          </w:rPr>
          <w:t xml:space="preserve"> </w:t>
        </w:r>
        <w:r w:rsidR="0043215B" w:rsidRPr="0057553F">
          <w:rPr>
            <w:rStyle w:val="ac"/>
            <w:rFonts w:eastAsia="黑体" w:cs="Times New Roman" w:hint="eastAsia"/>
            <w:bCs/>
            <w:noProof/>
            <w:kern w:val="44"/>
          </w:rPr>
          <w:t>系统分析</w:t>
        </w:r>
        <w:r w:rsidR="0043215B">
          <w:rPr>
            <w:noProof/>
            <w:webHidden/>
          </w:rPr>
          <w:tab/>
        </w:r>
        <w:r w:rsidR="0043215B">
          <w:rPr>
            <w:noProof/>
            <w:webHidden/>
          </w:rPr>
          <w:fldChar w:fldCharType="begin"/>
        </w:r>
        <w:r w:rsidR="0043215B">
          <w:rPr>
            <w:noProof/>
            <w:webHidden/>
          </w:rPr>
          <w:instrText xml:space="preserve"> PAGEREF _Toc7728439 \h </w:instrText>
        </w:r>
        <w:r w:rsidR="0043215B">
          <w:rPr>
            <w:noProof/>
            <w:webHidden/>
          </w:rPr>
        </w:r>
        <w:r w:rsidR="0043215B">
          <w:rPr>
            <w:noProof/>
            <w:webHidden/>
          </w:rPr>
          <w:fldChar w:fldCharType="separate"/>
        </w:r>
        <w:r w:rsidR="0043215B">
          <w:rPr>
            <w:noProof/>
            <w:webHidden/>
          </w:rPr>
          <w:t>- 15 -</w:t>
        </w:r>
        <w:r w:rsidR="0043215B">
          <w:rPr>
            <w:noProof/>
            <w:webHidden/>
          </w:rPr>
          <w:fldChar w:fldCharType="end"/>
        </w:r>
      </w:hyperlink>
    </w:p>
    <w:p w14:paraId="01D20010" w14:textId="77777777" w:rsidR="0043215B" w:rsidRDefault="00C12FD8">
      <w:pPr>
        <w:pStyle w:val="22"/>
        <w:rPr>
          <w:rFonts w:asciiTheme="minorHAnsi" w:hAnsiTheme="minorHAnsi"/>
          <w:noProof/>
          <w:sz w:val="21"/>
        </w:rPr>
      </w:pPr>
      <w:hyperlink w:anchor="_Toc7728440" w:history="1">
        <w:r w:rsidR="0043215B" w:rsidRPr="0057553F">
          <w:rPr>
            <w:rStyle w:val="ac"/>
            <w:noProof/>
          </w:rPr>
          <w:t xml:space="preserve">3.1 </w:t>
        </w:r>
        <w:r w:rsidR="0043215B" w:rsidRPr="0057553F">
          <w:rPr>
            <w:rStyle w:val="ac"/>
            <w:rFonts w:hint="eastAsia"/>
            <w:noProof/>
          </w:rPr>
          <w:t>需求分析</w:t>
        </w:r>
        <w:r w:rsidR="0043215B">
          <w:rPr>
            <w:noProof/>
            <w:webHidden/>
          </w:rPr>
          <w:tab/>
        </w:r>
        <w:r w:rsidR="0043215B">
          <w:rPr>
            <w:noProof/>
            <w:webHidden/>
          </w:rPr>
          <w:fldChar w:fldCharType="begin"/>
        </w:r>
        <w:r w:rsidR="0043215B">
          <w:rPr>
            <w:noProof/>
            <w:webHidden/>
          </w:rPr>
          <w:instrText xml:space="preserve"> PAGEREF _Toc7728440 \h </w:instrText>
        </w:r>
        <w:r w:rsidR="0043215B">
          <w:rPr>
            <w:noProof/>
            <w:webHidden/>
          </w:rPr>
        </w:r>
        <w:r w:rsidR="0043215B">
          <w:rPr>
            <w:noProof/>
            <w:webHidden/>
          </w:rPr>
          <w:fldChar w:fldCharType="separate"/>
        </w:r>
        <w:r w:rsidR="0043215B">
          <w:rPr>
            <w:noProof/>
            <w:webHidden/>
          </w:rPr>
          <w:t>- 15 -</w:t>
        </w:r>
        <w:r w:rsidR="0043215B">
          <w:rPr>
            <w:noProof/>
            <w:webHidden/>
          </w:rPr>
          <w:fldChar w:fldCharType="end"/>
        </w:r>
      </w:hyperlink>
    </w:p>
    <w:p w14:paraId="70590FFF" w14:textId="77777777" w:rsidR="0043215B" w:rsidRDefault="00C12FD8">
      <w:pPr>
        <w:pStyle w:val="22"/>
        <w:rPr>
          <w:rFonts w:asciiTheme="minorHAnsi" w:hAnsiTheme="minorHAnsi"/>
          <w:noProof/>
          <w:sz w:val="21"/>
        </w:rPr>
      </w:pPr>
      <w:hyperlink w:anchor="_Toc7728441" w:history="1">
        <w:r w:rsidR="0043215B" w:rsidRPr="0057553F">
          <w:rPr>
            <w:rStyle w:val="ac"/>
            <w:noProof/>
          </w:rPr>
          <w:t xml:space="preserve">3.2 </w:t>
        </w:r>
        <w:r w:rsidR="0043215B" w:rsidRPr="0057553F">
          <w:rPr>
            <w:rStyle w:val="ac"/>
            <w:rFonts w:hint="eastAsia"/>
            <w:noProof/>
          </w:rPr>
          <w:t>系统设计</w:t>
        </w:r>
        <w:r w:rsidR="0043215B">
          <w:rPr>
            <w:noProof/>
            <w:webHidden/>
          </w:rPr>
          <w:tab/>
        </w:r>
        <w:r w:rsidR="0043215B">
          <w:rPr>
            <w:noProof/>
            <w:webHidden/>
          </w:rPr>
          <w:fldChar w:fldCharType="begin"/>
        </w:r>
        <w:r w:rsidR="0043215B">
          <w:rPr>
            <w:noProof/>
            <w:webHidden/>
          </w:rPr>
          <w:instrText xml:space="preserve"> PAGEREF _Toc7728441 \h </w:instrText>
        </w:r>
        <w:r w:rsidR="0043215B">
          <w:rPr>
            <w:noProof/>
            <w:webHidden/>
          </w:rPr>
        </w:r>
        <w:r w:rsidR="0043215B">
          <w:rPr>
            <w:noProof/>
            <w:webHidden/>
          </w:rPr>
          <w:fldChar w:fldCharType="separate"/>
        </w:r>
        <w:r w:rsidR="0043215B">
          <w:rPr>
            <w:noProof/>
            <w:webHidden/>
          </w:rPr>
          <w:t>- 19 -</w:t>
        </w:r>
        <w:r w:rsidR="0043215B">
          <w:rPr>
            <w:noProof/>
            <w:webHidden/>
          </w:rPr>
          <w:fldChar w:fldCharType="end"/>
        </w:r>
      </w:hyperlink>
    </w:p>
    <w:p w14:paraId="23C78D98" w14:textId="77777777" w:rsidR="0043215B" w:rsidRDefault="00C12FD8">
      <w:pPr>
        <w:pStyle w:val="22"/>
        <w:rPr>
          <w:rFonts w:asciiTheme="minorHAnsi" w:hAnsiTheme="minorHAnsi"/>
          <w:noProof/>
          <w:sz w:val="21"/>
        </w:rPr>
      </w:pPr>
      <w:hyperlink w:anchor="_Toc7728442" w:history="1">
        <w:r w:rsidR="0043215B" w:rsidRPr="0057553F">
          <w:rPr>
            <w:rStyle w:val="ac"/>
            <w:rFonts w:eastAsia="黑体" w:cs="Times New Roman"/>
            <w:bCs/>
            <w:noProof/>
          </w:rPr>
          <w:t xml:space="preserve">3.3 </w:t>
        </w:r>
        <w:r w:rsidR="0043215B" w:rsidRPr="0057553F">
          <w:rPr>
            <w:rStyle w:val="ac"/>
            <w:rFonts w:eastAsia="黑体" w:cs="Times New Roman" w:hint="eastAsia"/>
            <w:bCs/>
            <w:noProof/>
          </w:rPr>
          <w:t>小结</w:t>
        </w:r>
        <w:r w:rsidR="0043215B">
          <w:rPr>
            <w:noProof/>
            <w:webHidden/>
          </w:rPr>
          <w:tab/>
        </w:r>
        <w:r w:rsidR="0043215B">
          <w:rPr>
            <w:noProof/>
            <w:webHidden/>
          </w:rPr>
          <w:fldChar w:fldCharType="begin"/>
        </w:r>
        <w:r w:rsidR="0043215B">
          <w:rPr>
            <w:noProof/>
            <w:webHidden/>
          </w:rPr>
          <w:instrText xml:space="preserve"> PAGEREF _Toc7728442 \h </w:instrText>
        </w:r>
        <w:r w:rsidR="0043215B">
          <w:rPr>
            <w:noProof/>
            <w:webHidden/>
          </w:rPr>
        </w:r>
        <w:r w:rsidR="0043215B">
          <w:rPr>
            <w:noProof/>
            <w:webHidden/>
          </w:rPr>
          <w:fldChar w:fldCharType="separate"/>
        </w:r>
        <w:r w:rsidR="0043215B">
          <w:rPr>
            <w:noProof/>
            <w:webHidden/>
          </w:rPr>
          <w:t>- 25 -</w:t>
        </w:r>
        <w:r w:rsidR="0043215B">
          <w:rPr>
            <w:noProof/>
            <w:webHidden/>
          </w:rPr>
          <w:fldChar w:fldCharType="end"/>
        </w:r>
      </w:hyperlink>
    </w:p>
    <w:p w14:paraId="398FD69D" w14:textId="77777777" w:rsidR="0043215B" w:rsidRDefault="00C12FD8">
      <w:pPr>
        <w:pStyle w:val="10"/>
        <w:tabs>
          <w:tab w:val="right" w:leader="dot" w:pos="8381"/>
        </w:tabs>
        <w:rPr>
          <w:rFonts w:asciiTheme="minorHAnsi" w:hAnsiTheme="minorHAnsi"/>
          <w:noProof/>
          <w:sz w:val="21"/>
        </w:rPr>
      </w:pPr>
      <w:hyperlink w:anchor="_Toc7728443" w:history="1">
        <w:r w:rsidR="0043215B" w:rsidRPr="0057553F">
          <w:rPr>
            <w:rStyle w:val="ac"/>
            <w:rFonts w:hint="eastAsia"/>
            <w:noProof/>
          </w:rPr>
          <w:t>第四章</w:t>
        </w:r>
        <w:r w:rsidR="0043215B" w:rsidRPr="0057553F">
          <w:rPr>
            <w:rStyle w:val="ac"/>
            <w:noProof/>
          </w:rPr>
          <w:t xml:space="preserve"> </w:t>
        </w:r>
        <w:r w:rsidR="0043215B" w:rsidRPr="0057553F">
          <w:rPr>
            <w:rStyle w:val="ac"/>
            <w:rFonts w:hint="eastAsia"/>
            <w:noProof/>
          </w:rPr>
          <w:t>系统实现</w:t>
        </w:r>
        <w:r w:rsidR="0043215B">
          <w:rPr>
            <w:noProof/>
            <w:webHidden/>
          </w:rPr>
          <w:tab/>
        </w:r>
        <w:r w:rsidR="0043215B">
          <w:rPr>
            <w:noProof/>
            <w:webHidden/>
          </w:rPr>
          <w:fldChar w:fldCharType="begin"/>
        </w:r>
        <w:r w:rsidR="0043215B">
          <w:rPr>
            <w:noProof/>
            <w:webHidden/>
          </w:rPr>
          <w:instrText xml:space="preserve"> PAGEREF _Toc7728443 \h </w:instrText>
        </w:r>
        <w:r w:rsidR="0043215B">
          <w:rPr>
            <w:noProof/>
            <w:webHidden/>
          </w:rPr>
        </w:r>
        <w:r w:rsidR="0043215B">
          <w:rPr>
            <w:noProof/>
            <w:webHidden/>
          </w:rPr>
          <w:fldChar w:fldCharType="separate"/>
        </w:r>
        <w:r w:rsidR="0043215B">
          <w:rPr>
            <w:noProof/>
            <w:webHidden/>
          </w:rPr>
          <w:t>- 26 -</w:t>
        </w:r>
        <w:r w:rsidR="0043215B">
          <w:rPr>
            <w:noProof/>
            <w:webHidden/>
          </w:rPr>
          <w:fldChar w:fldCharType="end"/>
        </w:r>
      </w:hyperlink>
    </w:p>
    <w:p w14:paraId="5E290912" w14:textId="77777777" w:rsidR="0043215B" w:rsidRDefault="00C12FD8">
      <w:pPr>
        <w:pStyle w:val="22"/>
        <w:rPr>
          <w:rFonts w:asciiTheme="minorHAnsi" w:hAnsiTheme="minorHAnsi"/>
          <w:noProof/>
          <w:sz w:val="21"/>
        </w:rPr>
      </w:pPr>
      <w:hyperlink w:anchor="_Toc7728444" w:history="1">
        <w:r w:rsidR="0043215B" w:rsidRPr="0057553F">
          <w:rPr>
            <w:rStyle w:val="ac"/>
            <w:rFonts w:eastAsia="黑体"/>
            <w:noProof/>
          </w:rPr>
          <w:t>4.1</w:t>
        </w:r>
        <w:r w:rsidR="0043215B" w:rsidRPr="0057553F">
          <w:rPr>
            <w:rStyle w:val="ac"/>
            <w:rFonts w:eastAsia="黑体" w:hint="eastAsia"/>
            <w:noProof/>
          </w:rPr>
          <w:t>系统环境</w:t>
        </w:r>
        <w:r w:rsidR="0043215B">
          <w:rPr>
            <w:noProof/>
            <w:webHidden/>
          </w:rPr>
          <w:tab/>
        </w:r>
        <w:r w:rsidR="0043215B">
          <w:rPr>
            <w:noProof/>
            <w:webHidden/>
          </w:rPr>
          <w:fldChar w:fldCharType="begin"/>
        </w:r>
        <w:r w:rsidR="0043215B">
          <w:rPr>
            <w:noProof/>
            <w:webHidden/>
          </w:rPr>
          <w:instrText xml:space="preserve"> PAGEREF _Toc7728444 \h </w:instrText>
        </w:r>
        <w:r w:rsidR="0043215B">
          <w:rPr>
            <w:noProof/>
            <w:webHidden/>
          </w:rPr>
        </w:r>
        <w:r w:rsidR="0043215B">
          <w:rPr>
            <w:noProof/>
            <w:webHidden/>
          </w:rPr>
          <w:fldChar w:fldCharType="separate"/>
        </w:r>
        <w:r w:rsidR="0043215B">
          <w:rPr>
            <w:noProof/>
            <w:webHidden/>
          </w:rPr>
          <w:t>- 26 -</w:t>
        </w:r>
        <w:r w:rsidR="0043215B">
          <w:rPr>
            <w:noProof/>
            <w:webHidden/>
          </w:rPr>
          <w:fldChar w:fldCharType="end"/>
        </w:r>
      </w:hyperlink>
    </w:p>
    <w:p w14:paraId="674DCEAE" w14:textId="77777777" w:rsidR="0043215B" w:rsidRDefault="00C12FD8">
      <w:pPr>
        <w:pStyle w:val="22"/>
        <w:rPr>
          <w:rFonts w:asciiTheme="minorHAnsi" w:hAnsiTheme="minorHAnsi"/>
          <w:noProof/>
          <w:sz w:val="21"/>
        </w:rPr>
      </w:pPr>
      <w:hyperlink w:anchor="_Toc7728445" w:history="1">
        <w:r w:rsidR="0043215B" w:rsidRPr="0057553F">
          <w:rPr>
            <w:rStyle w:val="ac"/>
            <w:rFonts w:eastAsia="黑体"/>
            <w:noProof/>
          </w:rPr>
          <w:t>4.2</w:t>
        </w:r>
        <w:r w:rsidR="0043215B" w:rsidRPr="0057553F">
          <w:rPr>
            <w:rStyle w:val="ac"/>
            <w:rFonts w:eastAsia="黑体" w:hint="eastAsia"/>
            <w:noProof/>
          </w:rPr>
          <w:t>模块描述</w:t>
        </w:r>
        <w:r w:rsidR="0043215B">
          <w:rPr>
            <w:noProof/>
            <w:webHidden/>
          </w:rPr>
          <w:tab/>
        </w:r>
        <w:r w:rsidR="0043215B">
          <w:rPr>
            <w:noProof/>
            <w:webHidden/>
          </w:rPr>
          <w:fldChar w:fldCharType="begin"/>
        </w:r>
        <w:r w:rsidR="0043215B">
          <w:rPr>
            <w:noProof/>
            <w:webHidden/>
          </w:rPr>
          <w:instrText xml:space="preserve"> PAGEREF _Toc7728445 \h </w:instrText>
        </w:r>
        <w:r w:rsidR="0043215B">
          <w:rPr>
            <w:noProof/>
            <w:webHidden/>
          </w:rPr>
        </w:r>
        <w:r w:rsidR="0043215B">
          <w:rPr>
            <w:noProof/>
            <w:webHidden/>
          </w:rPr>
          <w:fldChar w:fldCharType="separate"/>
        </w:r>
        <w:r w:rsidR="0043215B">
          <w:rPr>
            <w:noProof/>
            <w:webHidden/>
          </w:rPr>
          <w:t>- 26 -</w:t>
        </w:r>
        <w:r w:rsidR="0043215B">
          <w:rPr>
            <w:noProof/>
            <w:webHidden/>
          </w:rPr>
          <w:fldChar w:fldCharType="end"/>
        </w:r>
      </w:hyperlink>
    </w:p>
    <w:p w14:paraId="2EFECC91" w14:textId="77777777" w:rsidR="0043215B" w:rsidRDefault="00C12FD8">
      <w:pPr>
        <w:pStyle w:val="22"/>
        <w:rPr>
          <w:rFonts w:asciiTheme="minorHAnsi" w:hAnsiTheme="minorHAnsi"/>
          <w:noProof/>
          <w:sz w:val="21"/>
        </w:rPr>
      </w:pPr>
      <w:hyperlink w:anchor="_Toc7728446" w:history="1">
        <w:r w:rsidR="0043215B" w:rsidRPr="0057553F">
          <w:rPr>
            <w:rStyle w:val="ac"/>
            <w:rFonts w:eastAsia="黑体"/>
            <w:noProof/>
          </w:rPr>
          <w:t>4.3</w:t>
        </w:r>
        <w:r w:rsidR="0043215B" w:rsidRPr="0057553F">
          <w:rPr>
            <w:rStyle w:val="ac"/>
            <w:rFonts w:eastAsia="黑体" w:hint="eastAsia"/>
            <w:noProof/>
          </w:rPr>
          <w:t>运行效果</w:t>
        </w:r>
        <w:r w:rsidR="0043215B">
          <w:rPr>
            <w:noProof/>
            <w:webHidden/>
          </w:rPr>
          <w:tab/>
        </w:r>
        <w:r w:rsidR="0043215B">
          <w:rPr>
            <w:noProof/>
            <w:webHidden/>
          </w:rPr>
          <w:fldChar w:fldCharType="begin"/>
        </w:r>
        <w:r w:rsidR="0043215B">
          <w:rPr>
            <w:noProof/>
            <w:webHidden/>
          </w:rPr>
          <w:instrText xml:space="preserve"> PAGEREF _Toc7728446 \h </w:instrText>
        </w:r>
        <w:r w:rsidR="0043215B">
          <w:rPr>
            <w:noProof/>
            <w:webHidden/>
          </w:rPr>
        </w:r>
        <w:r w:rsidR="0043215B">
          <w:rPr>
            <w:noProof/>
            <w:webHidden/>
          </w:rPr>
          <w:fldChar w:fldCharType="separate"/>
        </w:r>
        <w:r w:rsidR="0043215B">
          <w:rPr>
            <w:noProof/>
            <w:webHidden/>
          </w:rPr>
          <w:t>- 28 -</w:t>
        </w:r>
        <w:r w:rsidR="0043215B">
          <w:rPr>
            <w:noProof/>
            <w:webHidden/>
          </w:rPr>
          <w:fldChar w:fldCharType="end"/>
        </w:r>
      </w:hyperlink>
    </w:p>
    <w:p w14:paraId="7FFAAAF7" w14:textId="77777777" w:rsidR="0043215B" w:rsidRDefault="00C12FD8">
      <w:pPr>
        <w:pStyle w:val="22"/>
        <w:rPr>
          <w:rFonts w:asciiTheme="minorHAnsi" w:hAnsiTheme="minorHAnsi"/>
          <w:noProof/>
          <w:sz w:val="21"/>
        </w:rPr>
      </w:pPr>
      <w:hyperlink w:anchor="_Toc7728447" w:history="1">
        <w:r w:rsidR="0043215B" w:rsidRPr="0057553F">
          <w:rPr>
            <w:rStyle w:val="ac"/>
            <w:rFonts w:eastAsia="黑体"/>
            <w:noProof/>
          </w:rPr>
          <w:t>4.4</w:t>
        </w:r>
        <w:r w:rsidR="0043215B" w:rsidRPr="0057553F">
          <w:rPr>
            <w:rStyle w:val="ac"/>
            <w:rFonts w:eastAsia="黑体" w:hint="eastAsia"/>
            <w:noProof/>
          </w:rPr>
          <w:t>小结</w:t>
        </w:r>
        <w:r w:rsidR="0043215B">
          <w:rPr>
            <w:noProof/>
            <w:webHidden/>
          </w:rPr>
          <w:tab/>
        </w:r>
        <w:r w:rsidR="0043215B">
          <w:rPr>
            <w:noProof/>
            <w:webHidden/>
          </w:rPr>
          <w:fldChar w:fldCharType="begin"/>
        </w:r>
        <w:r w:rsidR="0043215B">
          <w:rPr>
            <w:noProof/>
            <w:webHidden/>
          </w:rPr>
          <w:instrText xml:space="preserve"> PAGEREF _Toc7728447 \h </w:instrText>
        </w:r>
        <w:r w:rsidR="0043215B">
          <w:rPr>
            <w:noProof/>
            <w:webHidden/>
          </w:rPr>
        </w:r>
        <w:r w:rsidR="0043215B">
          <w:rPr>
            <w:noProof/>
            <w:webHidden/>
          </w:rPr>
          <w:fldChar w:fldCharType="separate"/>
        </w:r>
        <w:r w:rsidR="0043215B">
          <w:rPr>
            <w:noProof/>
            <w:webHidden/>
          </w:rPr>
          <w:t>- 30 -</w:t>
        </w:r>
        <w:r w:rsidR="0043215B">
          <w:rPr>
            <w:noProof/>
            <w:webHidden/>
          </w:rPr>
          <w:fldChar w:fldCharType="end"/>
        </w:r>
      </w:hyperlink>
    </w:p>
    <w:p w14:paraId="4E7DD332" w14:textId="77777777" w:rsidR="0043215B" w:rsidRDefault="00C12FD8">
      <w:pPr>
        <w:pStyle w:val="10"/>
        <w:tabs>
          <w:tab w:val="right" w:leader="dot" w:pos="8381"/>
        </w:tabs>
        <w:rPr>
          <w:rFonts w:asciiTheme="minorHAnsi" w:hAnsiTheme="minorHAnsi"/>
          <w:noProof/>
          <w:sz w:val="21"/>
        </w:rPr>
      </w:pPr>
      <w:hyperlink w:anchor="_Toc7728448" w:history="1">
        <w:r w:rsidR="0043215B" w:rsidRPr="0057553F">
          <w:rPr>
            <w:rStyle w:val="ac"/>
            <w:rFonts w:hint="eastAsia"/>
            <w:noProof/>
          </w:rPr>
          <w:t>第五章</w:t>
        </w:r>
        <w:r w:rsidR="0043215B" w:rsidRPr="0057553F">
          <w:rPr>
            <w:rStyle w:val="ac"/>
            <w:noProof/>
          </w:rPr>
          <w:t xml:space="preserve"> </w:t>
        </w:r>
        <w:r w:rsidR="0043215B" w:rsidRPr="0057553F">
          <w:rPr>
            <w:rStyle w:val="ac"/>
            <w:rFonts w:hint="eastAsia"/>
            <w:noProof/>
          </w:rPr>
          <w:t>系统测试</w:t>
        </w:r>
        <w:r w:rsidR="0043215B">
          <w:rPr>
            <w:noProof/>
            <w:webHidden/>
          </w:rPr>
          <w:tab/>
        </w:r>
        <w:r w:rsidR="0043215B">
          <w:rPr>
            <w:noProof/>
            <w:webHidden/>
          </w:rPr>
          <w:fldChar w:fldCharType="begin"/>
        </w:r>
        <w:r w:rsidR="0043215B">
          <w:rPr>
            <w:noProof/>
            <w:webHidden/>
          </w:rPr>
          <w:instrText xml:space="preserve"> PAGEREF _Toc7728448 \h </w:instrText>
        </w:r>
        <w:r w:rsidR="0043215B">
          <w:rPr>
            <w:noProof/>
            <w:webHidden/>
          </w:rPr>
        </w:r>
        <w:r w:rsidR="0043215B">
          <w:rPr>
            <w:noProof/>
            <w:webHidden/>
          </w:rPr>
          <w:fldChar w:fldCharType="separate"/>
        </w:r>
        <w:r w:rsidR="0043215B">
          <w:rPr>
            <w:noProof/>
            <w:webHidden/>
          </w:rPr>
          <w:t>- 31 -</w:t>
        </w:r>
        <w:r w:rsidR="0043215B">
          <w:rPr>
            <w:noProof/>
            <w:webHidden/>
          </w:rPr>
          <w:fldChar w:fldCharType="end"/>
        </w:r>
      </w:hyperlink>
    </w:p>
    <w:p w14:paraId="4C1BFC9B" w14:textId="77777777" w:rsidR="0043215B" w:rsidRDefault="00C12FD8">
      <w:pPr>
        <w:pStyle w:val="22"/>
        <w:rPr>
          <w:rFonts w:asciiTheme="minorHAnsi" w:hAnsiTheme="minorHAnsi"/>
          <w:noProof/>
          <w:sz w:val="21"/>
        </w:rPr>
      </w:pPr>
      <w:hyperlink w:anchor="_Toc7728449" w:history="1">
        <w:r w:rsidR="0043215B" w:rsidRPr="0057553F">
          <w:rPr>
            <w:rStyle w:val="ac"/>
            <w:rFonts w:eastAsia="黑体"/>
            <w:noProof/>
          </w:rPr>
          <w:t xml:space="preserve">5.1 </w:t>
        </w:r>
        <w:r w:rsidR="0043215B" w:rsidRPr="0057553F">
          <w:rPr>
            <w:rStyle w:val="ac"/>
            <w:rFonts w:eastAsia="黑体" w:hint="eastAsia"/>
            <w:noProof/>
          </w:rPr>
          <w:t>测试环境构建</w:t>
        </w:r>
        <w:r w:rsidR="0043215B">
          <w:rPr>
            <w:noProof/>
            <w:webHidden/>
          </w:rPr>
          <w:tab/>
        </w:r>
        <w:r w:rsidR="0043215B">
          <w:rPr>
            <w:noProof/>
            <w:webHidden/>
          </w:rPr>
          <w:fldChar w:fldCharType="begin"/>
        </w:r>
        <w:r w:rsidR="0043215B">
          <w:rPr>
            <w:noProof/>
            <w:webHidden/>
          </w:rPr>
          <w:instrText xml:space="preserve"> PAGEREF _Toc7728449 \h </w:instrText>
        </w:r>
        <w:r w:rsidR="0043215B">
          <w:rPr>
            <w:noProof/>
            <w:webHidden/>
          </w:rPr>
        </w:r>
        <w:r w:rsidR="0043215B">
          <w:rPr>
            <w:noProof/>
            <w:webHidden/>
          </w:rPr>
          <w:fldChar w:fldCharType="separate"/>
        </w:r>
        <w:r w:rsidR="0043215B">
          <w:rPr>
            <w:noProof/>
            <w:webHidden/>
          </w:rPr>
          <w:t>- 31 -</w:t>
        </w:r>
        <w:r w:rsidR="0043215B">
          <w:rPr>
            <w:noProof/>
            <w:webHidden/>
          </w:rPr>
          <w:fldChar w:fldCharType="end"/>
        </w:r>
      </w:hyperlink>
    </w:p>
    <w:p w14:paraId="68B69F2C" w14:textId="77777777" w:rsidR="0043215B" w:rsidRDefault="00C12FD8">
      <w:pPr>
        <w:pStyle w:val="22"/>
        <w:rPr>
          <w:rFonts w:asciiTheme="minorHAnsi" w:hAnsiTheme="minorHAnsi"/>
          <w:noProof/>
          <w:sz w:val="21"/>
        </w:rPr>
      </w:pPr>
      <w:hyperlink w:anchor="_Toc7728450" w:history="1">
        <w:r w:rsidR="0043215B" w:rsidRPr="0057553F">
          <w:rPr>
            <w:rStyle w:val="ac"/>
            <w:rFonts w:eastAsia="黑体"/>
            <w:noProof/>
          </w:rPr>
          <w:t xml:space="preserve">5.2 </w:t>
        </w:r>
        <w:r w:rsidR="0043215B" w:rsidRPr="0057553F">
          <w:rPr>
            <w:rStyle w:val="ac"/>
            <w:rFonts w:eastAsia="黑体" w:hint="eastAsia"/>
            <w:noProof/>
          </w:rPr>
          <w:t>测试内容</w:t>
        </w:r>
        <w:r w:rsidR="0043215B">
          <w:rPr>
            <w:noProof/>
            <w:webHidden/>
          </w:rPr>
          <w:tab/>
        </w:r>
        <w:r w:rsidR="0043215B">
          <w:rPr>
            <w:noProof/>
            <w:webHidden/>
          </w:rPr>
          <w:fldChar w:fldCharType="begin"/>
        </w:r>
        <w:r w:rsidR="0043215B">
          <w:rPr>
            <w:noProof/>
            <w:webHidden/>
          </w:rPr>
          <w:instrText xml:space="preserve"> PAGEREF _Toc7728450 \h </w:instrText>
        </w:r>
        <w:r w:rsidR="0043215B">
          <w:rPr>
            <w:noProof/>
            <w:webHidden/>
          </w:rPr>
        </w:r>
        <w:r w:rsidR="0043215B">
          <w:rPr>
            <w:noProof/>
            <w:webHidden/>
          </w:rPr>
          <w:fldChar w:fldCharType="separate"/>
        </w:r>
        <w:r w:rsidR="0043215B">
          <w:rPr>
            <w:noProof/>
            <w:webHidden/>
          </w:rPr>
          <w:t>- 32 -</w:t>
        </w:r>
        <w:r w:rsidR="0043215B">
          <w:rPr>
            <w:noProof/>
            <w:webHidden/>
          </w:rPr>
          <w:fldChar w:fldCharType="end"/>
        </w:r>
      </w:hyperlink>
    </w:p>
    <w:p w14:paraId="41054528" w14:textId="77777777" w:rsidR="0043215B" w:rsidRDefault="00C12FD8">
      <w:pPr>
        <w:pStyle w:val="22"/>
        <w:rPr>
          <w:rFonts w:asciiTheme="minorHAnsi" w:hAnsiTheme="minorHAnsi"/>
          <w:noProof/>
          <w:sz w:val="21"/>
        </w:rPr>
      </w:pPr>
      <w:hyperlink w:anchor="_Toc7728451" w:history="1">
        <w:r w:rsidR="0043215B" w:rsidRPr="0057553F">
          <w:rPr>
            <w:rStyle w:val="ac"/>
            <w:rFonts w:eastAsia="黑体" w:cs="Times New Roman"/>
            <w:bCs/>
            <w:noProof/>
          </w:rPr>
          <w:t xml:space="preserve">5.3 </w:t>
        </w:r>
        <w:r w:rsidR="0043215B" w:rsidRPr="0057553F">
          <w:rPr>
            <w:rStyle w:val="ac"/>
            <w:rFonts w:eastAsia="黑体" w:cs="Times New Roman" w:hint="eastAsia"/>
            <w:bCs/>
            <w:noProof/>
          </w:rPr>
          <w:t>测试结论</w:t>
        </w:r>
        <w:r w:rsidR="0043215B">
          <w:rPr>
            <w:noProof/>
            <w:webHidden/>
          </w:rPr>
          <w:tab/>
        </w:r>
        <w:r w:rsidR="0043215B">
          <w:rPr>
            <w:noProof/>
            <w:webHidden/>
          </w:rPr>
          <w:fldChar w:fldCharType="begin"/>
        </w:r>
        <w:r w:rsidR="0043215B">
          <w:rPr>
            <w:noProof/>
            <w:webHidden/>
          </w:rPr>
          <w:instrText xml:space="preserve"> PAGEREF _Toc7728451 \h </w:instrText>
        </w:r>
        <w:r w:rsidR="0043215B">
          <w:rPr>
            <w:noProof/>
            <w:webHidden/>
          </w:rPr>
        </w:r>
        <w:r w:rsidR="0043215B">
          <w:rPr>
            <w:noProof/>
            <w:webHidden/>
          </w:rPr>
          <w:fldChar w:fldCharType="separate"/>
        </w:r>
        <w:r w:rsidR="0043215B">
          <w:rPr>
            <w:noProof/>
            <w:webHidden/>
          </w:rPr>
          <w:t>- 41 -</w:t>
        </w:r>
        <w:r w:rsidR="0043215B">
          <w:rPr>
            <w:noProof/>
            <w:webHidden/>
          </w:rPr>
          <w:fldChar w:fldCharType="end"/>
        </w:r>
      </w:hyperlink>
    </w:p>
    <w:p w14:paraId="023AF823" w14:textId="77777777" w:rsidR="0043215B" w:rsidRDefault="00C12FD8">
      <w:pPr>
        <w:pStyle w:val="22"/>
        <w:rPr>
          <w:rFonts w:asciiTheme="minorHAnsi" w:hAnsiTheme="minorHAnsi"/>
          <w:noProof/>
          <w:sz w:val="21"/>
        </w:rPr>
      </w:pPr>
      <w:hyperlink w:anchor="_Toc7728452" w:history="1">
        <w:r w:rsidR="0043215B" w:rsidRPr="0057553F">
          <w:rPr>
            <w:rStyle w:val="ac"/>
            <w:rFonts w:eastAsia="黑体" w:cs="Times New Roman"/>
            <w:bCs/>
            <w:noProof/>
          </w:rPr>
          <w:t xml:space="preserve">5.4 </w:t>
        </w:r>
        <w:r w:rsidR="0043215B" w:rsidRPr="0057553F">
          <w:rPr>
            <w:rStyle w:val="ac"/>
            <w:rFonts w:eastAsia="黑体" w:cs="Times New Roman" w:hint="eastAsia"/>
            <w:bCs/>
            <w:noProof/>
          </w:rPr>
          <w:t>小结</w:t>
        </w:r>
        <w:r w:rsidR="0043215B">
          <w:rPr>
            <w:noProof/>
            <w:webHidden/>
          </w:rPr>
          <w:tab/>
        </w:r>
        <w:r w:rsidR="0043215B">
          <w:rPr>
            <w:noProof/>
            <w:webHidden/>
          </w:rPr>
          <w:fldChar w:fldCharType="begin"/>
        </w:r>
        <w:r w:rsidR="0043215B">
          <w:rPr>
            <w:noProof/>
            <w:webHidden/>
          </w:rPr>
          <w:instrText xml:space="preserve"> PAGEREF _Toc7728452 \h </w:instrText>
        </w:r>
        <w:r w:rsidR="0043215B">
          <w:rPr>
            <w:noProof/>
            <w:webHidden/>
          </w:rPr>
        </w:r>
        <w:r w:rsidR="0043215B">
          <w:rPr>
            <w:noProof/>
            <w:webHidden/>
          </w:rPr>
          <w:fldChar w:fldCharType="separate"/>
        </w:r>
        <w:r w:rsidR="0043215B">
          <w:rPr>
            <w:noProof/>
            <w:webHidden/>
          </w:rPr>
          <w:t>- 41 -</w:t>
        </w:r>
        <w:r w:rsidR="0043215B">
          <w:rPr>
            <w:noProof/>
            <w:webHidden/>
          </w:rPr>
          <w:fldChar w:fldCharType="end"/>
        </w:r>
      </w:hyperlink>
    </w:p>
    <w:p w14:paraId="2B4DF9B5" w14:textId="77777777" w:rsidR="0043215B" w:rsidRDefault="00C12FD8">
      <w:pPr>
        <w:pStyle w:val="10"/>
        <w:tabs>
          <w:tab w:val="right" w:leader="dot" w:pos="8381"/>
        </w:tabs>
        <w:rPr>
          <w:rFonts w:asciiTheme="minorHAnsi" w:hAnsiTheme="minorHAnsi"/>
          <w:noProof/>
          <w:sz w:val="21"/>
        </w:rPr>
      </w:pPr>
      <w:hyperlink w:anchor="_Toc7728453" w:history="1">
        <w:r w:rsidR="0043215B" w:rsidRPr="0057553F">
          <w:rPr>
            <w:rStyle w:val="ac"/>
            <w:rFonts w:hint="eastAsia"/>
            <w:noProof/>
          </w:rPr>
          <w:t>第六章</w:t>
        </w:r>
        <w:r w:rsidR="0043215B" w:rsidRPr="0057553F">
          <w:rPr>
            <w:rStyle w:val="ac"/>
            <w:noProof/>
          </w:rPr>
          <w:t xml:space="preserve"> </w:t>
        </w:r>
        <w:r w:rsidR="0043215B" w:rsidRPr="0057553F">
          <w:rPr>
            <w:rStyle w:val="ac"/>
            <w:rFonts w:hint="eastAsia"/>
            <w:noProof/>
          </w:rPr>
          <w:t>总结和体会</w:t>
        </w:r>
        <w:r w:rsidR="0043215B">
          <w:rPr>
            <w:noProof/>
            <w:webHidden/>
          </w:rPr>
          <w:tab/>
        </w:r>
        <w:r w:rsidR="0043215B">
          <w:rPr>
            <w:noProof/>
            <w:webHidden/>
          </w:rPr>
          <w:fldChar w:fldCharType="begin"/>
        </w:r>
        <w:r w:rsidR="0043215B">
          <w:rPr>
            <w:noProof/>
            <w:webHidden/>
          </w:rPr>
          <w:instrText xml:space="preserve"> PAGEREF _Toc7728453 \h </w:instrText>
        </w:r>
        <w:r w:rsidR="0043215B">
          <w:rPr>
            <w:noProof/>
            <w:webHidden/>
          </w:rPr>
        </w:r>
        <w:r w:rsidR="0043215B">
          <w:rPr>
            <w:noProof/>
            <w:webHidden/>
          </w:rPr>
          <w:fldChar w:fldCharType="separate"/>
        </w:r>
        <w:r w:rsidR="0043215B">
          <w:rPr>
            <w:noProof/>
            <w:webHidden/>
          </w:rPr>
          <w:t>- 42 -</w:t>
        </w:r>
        <w:r w:rsidR="0043215B">
          <w:rPr>
            <w:noProof/>
            <w:webHidden/>
          </w:rPr>
          <w:fldChar w:fldCharType="end"/>
        </w:r>
      </w:hyperlink>
    </w:p>
    <w:p w14:paraId="697167ED" w14:textId="77777777" w:rsidR="0043215B" w:rsidRDefault="00C12FD8">
      <w:pPr>
        <w:pStyle w:val="22"/>
        <w:rPr>
          <w:rFonts w:asciiTheme="minorHAnsi" w:hAnsiTheme="minorHAnsi"/>
          <w:noProof/>
          <w:sz w:val="21"/>
        </w:rPr>
      </w:pPr>
      <w:hyperlink w:anchor="_Toc7728454" w:history="1">
        <w:r w:rsidR="0043215B" w:rsidRPr="0057553F">
          <w:rPr>
            <w:rStyle w:val="ac"/>
            <w:rFonts w:eastAsia="黑体"/>
            <w:noProof/>
          </w:rPr>
          <w:t xml:space="preserve">6.1 </w:t>
        </w:r>
        <w:r w:rsidR="0043215B" w:rsidRPr="0057553F">
          <w:rPr>
            <w:rStyle w:val="ac"/>
            <w:rFonts w:eastAsia="黑体" w:hint="eastAsia"/>
            <w:noProof/>
          </w:rPr>
          <w:t>工作总结</w:t>
        </w:r>
        <w:r w:rsidR="0043215B">
          <w:rPr>
            <w:noProof/>
            <w:webHidden/>
          </w:rPr>
          <w:tab/>
        </w:r>
        <w:r w:rsidR="0043215B">
          <w:rPr>
            <w:noProof/>
            <w:webHidden/>
          </w:rPr>
          <w:fldChar w:fldCharType="begin"/>
        </w:r>
        <w:r w:rsidR="0043215B">
          <w:rPr>
            <w:noProof/>
            <w:webHidden/>
          </w:rPr>
          <w:instrText xml:space="preserve"> PAGEREF _Toc7728454 \h </w:instrText>
        </w:r>
        <w:r w:rsidR="0043215B">
          <w:rPr>
            <w:noProof/>
            <w:webHidden/>
          </w:rPr>
        </w:r>
        <w:r w:rsidR="0043215B">
          <w:rPr>
            <w:noProof/>
            <w:webHidden/>
          </w:rPr>
          <w:fldChar w:fldCharType="separate"/>
        </w:r>
        <w:r w:rsidR="0043215B">
          <w:rPr>
            <w:noProof/>
            <w:webHidden/>
          </w:rPr>
          <w:t>- 42 -</w:t>
        </w:r>
        <w:r w:rsidR="0043215B">
          <w:rPr>
            <w:noProof/>
            <w:webHidden/>
          </w:rPr>
          <w:fldChar w:fldCharType="end"/>
        </w:r>
      </w:hyperlink>
    </w:p>
    <w:p w14:paraId="3EACD167" w14:textId="77777777" w:rsidR="0043215B" w:rsidRDefault="00C12FD8">
      <w:pPr>
        <w:pStyle w:val="22"/>
        <w:rPr>
          <w:rFonts w:asciiTheme="minorHAnsi" w:hAnsiTheme="minorHAnsi"/>
          <w:noProof/>
          <w:sz w:val="21"/>
        </w:rPr>
      </w:pPr>
      <w:hyperlink w:anchor="_Toc7728455" w:history="1">
        <w:r w:rsidR="0043215B" w:rsidRPr="0057553F">
          <w:rPr>
            <w:rStyle w:val="ac"/>
            <w:rFonts w:eastAsia="黑体"/>
            <w:noProof/>
          </w:rPr>
          <w:t xml:space="preserve">6.2 </w:t>
        </w:r>
        <w:r w:rsidR="0043215B" w:rsidRPr="0057553F">
          <w:rPr>
            <w:rStyle w:val="ac"/>
            <w:rFonts w:eastAsia="黑体" w:hint="eastAsia"/>
            <w:noProof/>
          </w:rPr>
          <w:t>心得体会</w:t>
        </w:r>
        <w:r w:rsidR="0043215B">
          <w:rPr>
            <w:noProof/>
            <w:webHidden/>
          </w:rPr>
          <w:tab/>
        </w:r>
        <w:r w:rsidR="0043215B">
          <w:rPr>
            <w:noProof/>
            <w:webHidden/>
          </w:rPr>
          <w:fldChar w:fldCharType="begin"/>
        </w:r>
        <w:r w:rsidR="0043215B">
          <w:rPr>
            <w:noProof/>
            <w:webHidden/>
          </w:rPr>
          <w:instrText xml:space="preserve"> PAGEREF _Toc7728455 \h </w:instrText>
        </w:r>
        <w:r w:rsidR="0043215B">
          <w:rPr>
            <w:noProof/>
            <w:webHidden/>
          </w:rPr>
        </w:r>
        <w:r w:rsidR="0043215B">
          <w:rPr>
            <w:noProof/>
            <w:webHidden/>
          </w:rPr>
          <w:fldChar w:fldCharType="separate"/>
        </w:r>
        <w:r w:rsidR="0043215B">
          <w:rPr>
            <w:noProof/>
            <w:webHidden/>
          </w:rPr>
          <w:t>- 43 -</w:t>
        </w:r>
        <w:r w:rsidR="0043215B">
          <w:rPr>
            <w:noProof/>
            <w:webHidden/>
          </w:rPr>
          <w:fldChar w:fldCharType="end"/>
        </w:r>
      </w:hyperlink>
    </w:p>
    <w:p w14:paraId="06EA4240" w14:textId="77777777" w:rsidR="0043215B" w:rsidRDefault="00C12FD8">
      <w:pPr>
        <w:pStyle w:val="10"/>
        <w:tabs>
          <w:tab w:val="right" w:leader="dot" w:pos="8381"/>
        </w:tabs>
        <w:rPr>
          <w:rFonts w:asciiTheme="minorHAnsi" w:hAnsiTheme="minorHAnsi"/>
          <w:noProof/>
          <w:sz w:val="21"/>
        </w:rPr>
      </w:pPr>
      <w:hyperlink w:anchor="_Toc7728456" w:history="1">
        <w:r w:rsidR="0043215B" w:rsidRPr="0057553F">
          <w:rPr>
            <w:rStyle w:val="ac"/>
            <w:rFonts w:eastAsia="黑体" w:cs="Times New Roman" w:hint="eastAsia"/>
            <w:bCs/>
            <w:noProof/>
            <w:kern w:val="44"/>
          </w:rPr>
          <w:t>参考文献</w:t>
        </w:r>
        <w:r w:rsidR="0043215B">
          <w:rPr>
            <w:noProof/>
            <w:webHidden/>
          </w:rPr>
          <w:tab/>
        </w:r>
        <w:r w:rsidR="0043215B">
          <w:rPr>
            <w:noProof/>
            <w:webHidden/>
          </w:rPr>
          <w:fldChar w:fldCharType="begin"/>
        </w:r>
        <w:r w:rsidR="0043215B">
          <w:rPr>
            <w:noProof/>
            <w:webHidden/>
          </w:rPr>
          <w:instrText xml:space="preserve"> PAGEREF _Toc7728456 \h </w:instrText>
        </w:r>
        <w:r w:rsidR="0043215B">
          <w:rPr>
            <w:noProof/>
            <w:webHidden/>
          </w:rPr>
        </w:r>
        <w:r w:rsidR="0043215B">
          <w:rPr>
            <w:noProof/>
            <w:webHidden/>
          </w:rPr>
          <w:fldChar w:fldCharType="separate"/>
        </w:r>
        <w:r w:rsidR="0043215B">
          <w:rPr>
            <w:noProof/>
            <w:webHidden/>
          </w:rPr>
          <w:t>- 44 -</w:t>
        </w:r>
        <w:r w:rsidR="0043215B">
          <w:rPr>
            <w:noProof/>
            <w:webHidden/>
          </w:rPr>
          <w:fldChar w:fldCharType="end"/>
        </w:r>
      </w:hyperlink>
    </w:p>
    <w:p w14:paraId="63FC3EF4" w14:textId="77777777" w:rsidR="0043215B" w:rsidRDefault="00C12FD8">
      <w:pPr>
        <w:pStyle w:val="10"/>
        <w:tabs>
          <w:tab w:val="right" w:leader="dot" w:pos="8381"/>
        </w:tabs>
        <w:rPr>
          <w:rFonts w:asciiTheme="minorHAnsi" w:hAnsiTheme="minorHAnsi"/>
          <w:noProof/>
          <w:sz w:val="21"/>
        </w:rPr>
      </w:pPr>
      <w:hyperlink w:anchor="_Toc7728457" w:history="1">
        <w:r w:rsidR="0043215B" w:rsidRPr="0057553F">
          <w:rPr>
            <w:rStyle w:val="ac"/>
            <w:rFonts w:hint="eastAsia"/>
            <w:noProof/>
          </w:rPr>
          <w:t>附录</w:t>
        </w:r>
        <w:r w:rsidR="0043215B" w:rsidRPr="0057553F">
          <w:rPr>
            <w:rStyle w:val="ac"/>
            <w:noProof/>
          </w:rPr>
          <w:t xml:space="preserve">1 </w:t>
        </w:r>
        <w:r w:rsidR="0043215B" w:rsidRPr="0057553F">
          <w:rPr>
            <w:rStyle w:val="ac"/>
            <w:rFonts w:hint="eastAsia"/>
            <w:noProof/>
          </w:rPr>
          <w:t>任务申请书</w:t>
        </w:r>
        <w:r w:rsidR="0043215B">
          <w:rPr>
            <w:noProof/>
            <w:webHidden/>
          </w:rPr>
          <w:tab/>
        </w:r>
        <w:r w:rsidR="0043215B">
          <w:rPr>
            <w:noProof/>
            <w:webHidden/>
          </w:rPr>
          <w:fldChar w:fldCharType="begin"/>
        </w:r>
        <w:r w:rsidR="0043215B">
          <w:rPr>
            <w:noProof/>
            <w:webHidden/>
          </w:rPr>
          <w:instrText xml:space="preserve"> PAGEREF _Toc7728457 \h </w:instrText>
        </w:r>
        <w:r w:rsidR="0043215B">
          <w:rPr>
            <w:noProof/>
            <w:webHidden/>
          </w:rPr>
        </w:r>
        <w:r w:rsidR="0043215B">
          <w:rPr>
            <w:noProof/>
            <w:webHidden/>
          </w:rPr>
          <w:fldChar w:fldCharType="separate"/>
        </w:r>
        <w:r w:rsidR="0043215B">
          <w:rPr>
            <w:noProof/>
            <w:webHidden/>
          </w:rPr>
          <w:t>- 47 -</w:t>
        </w:r>
        <w:r w:rsidR="0043215B">
          <w:rPr>
            <w:noProof/>
            <w:webHidden/>
          </w:rPr>
          <w:fldChar w:fldCharType="end"/>
        </w:r>
      </w:hyperlink>
    </w:p>
    <w:p w14:paraId="5F080F33" w14:textId="77777777" w:rsidR="0043215B" w:rsidRDefault="00C12FD8">
      <w:pPr>
        <w:pStyle w:val="10"/>
        <w:tabs>
          <w:tab w:val="right" w:leader="dot" w:pos="8381"/>
        </w:tabs>
        <w:rPr>
          <w:rFonts w:asciiTheme="minorHAnsi" w:hAnsiTheme="minorHAnsi"/>
          <w:noProof/>
          <w:sz w:val="21"/>
        </w:rPr>
      </w:pPr>
      <w:hyperlink w:anchor="_Toc7728458" w:history="1">
        <w:r w:rsidR="0043215B" w:rsidRPr="0057553F">
          <w:rPr>
            <w:rStyle w:val="ac"/>
            <w:rFonts w:hint="eastAsia"/>
            <w:noProof/>
          </w:rPr>
          <w:t>附录</w:t>
        </w:r>
        <w:r w:rsidR="0043215B" w:rsidRPr="0057553F">
          <w:rPr>
            <w:rStyle w:val="ac"/>
            <w:noProof/>
          </w:rPr>
          <w:t xml:space="preserve">2 </w:t>
        </w:r>
        <w:r w:rsidR="0043215B" w:rsidRPr="0057553F">
          <w:rPr>
            <w:rStyle w:val="ac"/>
            <w:rFonts w:hint="eastAsia"/>
            <w:noProof/>
          </w:rPr>
          <w:t>可行性研究报告书</w:t>
        </w:r>
        <w:r w:rsidR="0043215B">
          <w:rPr>
            <w:noProof/>
            <w:webHidden/>
          </w:rPr>
          <w:tab/>
        </w:r>
        <w:r w:rsidR="0043215B">
          <w:rPr>
            <w:noProof/>
            <w:webHidden/>
          </w:rPr>
          <w:fldChar w:fldCharType="begin"/>
        </w:r>
        <w:r w:rsidR="0043215B">
          <w:rPr>
            <w:noProof/>
            <w:webHidden/>
          </w:rPr>
          <w:instrText xml:space="preserve"> PAGEREF _Toc7728458 \h </w:instrText>
        </w:r>
        <w:r w:rsidR="0043215B">
          <w:rPr>
            <w:noProof/>
            <w:webHidden/>
          </w:rPr>
        </w:r>
        <w:r w:rsidR="0043215B">
          <w:rPr>
            <w:noProof/>
            <w:webHidden/>
          </w:rPr>
          <w:fldChar w:fldCharType="separate"/>
        </w:r>
        <w:r w:rsidR="0043215B">
          <w:rPr>
            <w:noProof/>
            <w:webHidden/>
          </w:rPr>
          <w:t>- 51 -</w:t>
        </w:r>
        <w:r w:rsidR="0043215B">
          <w:rPr>
            <w:noProof/>
            <w:webHidden/>
          </w:rPr>
          <w:fldChar w:fldCharType="end"/>
        </w:r>
      </w:hyperlink>
    </w:p>
    <w:p w14:paraId="533BFB55" w14:textId="77777777" w:rsidR="0043215B" w:rsidRDefault="00C12FD8">
      <w:pPr>
        <w:pStyle w:val="10"/>
        <w:tabs>
          <w:tab w:val="right" w:leader="dot" w:pos="8381"/>
        </w:tabs>
        <w:rPr>
          <w:rFonts w:asciiTheme="minorHAnsi" w:hAnsiTheme="minorHAnsi"/>
          <w:noProof/>
          <w:sz w:val="21"/>
        </w:rPr>
      </w:pPr>
      <w:hyperlink w:anchor="_Toc7728459" w:history="1">
        <w:r w:rsidR="0043215B" w:rsidRPr="0057553F">
          <w:rPr>
            <w:rStyle w:val="ac"/>
            <w:rFonts w:hint="eastAsia"/>
            <w:noProof/>
          </w:rPr>
          <w:t>附录</w:t>
        </w:r>
        <w:r w:rsidR="0043215B" w:rsidRPr="0057553F">
          <w:rPr>
            <w:rStyle w:val="ac"/>
            <w:noProof/>
          </w:rPr>
          <w:t xml:space="preserve">3 </w:t>
        </w:r>
        <w:r w:rsidR="0043215B" w:rsidRPr="0057553F">
          <w:rPr>
            <w:rStyle w:val="ac"/>
            <w:rFonts w:hint="eastAsia"/>
            <w:noProof/>
          </w:rPr>
          <w:t>项目开发计划书</w:t>
        </w:r>
        <w:r w:rsidR="0043215B">
          <w:rPr>
            <w:noProof/>
            <w:webHidden/>
          </w:rPr>
          <w:tab/>
        </w:r>
        <w:r w:rsidR="0043215B">
          <w:rPr>
            <w:noProof/>
            <w:webHidden/>
          </w:rPr>
          <w:fldChar w:fldCharType="begin"/>
        </w:r>
        <w:r w:rsidR="0043215B">
          <w:rPr>
            <w:noProof/>
            <w:webHidden/>
          </w:rPr>
          <w:instrText xml:space="preserve"> PAGEREF _Toc7728459 \h </w:instrText>
        </w:r>
        <w:r w:rsidR="0043215B">
          <w:rPr>
            <w:noProof/>
            <w:webHidden/>
          </w:rPr>
        </w:r>
        <w:r w:rsidR="0043215B">
          <w:rPr>
            <w:noProof/>
            <w:webHidden/>
          </w:rPr>
          <w:fldChar w:fldCharType="separate"/>
        </w:r>
        <w:r w:rsidR="0043215B">
          <w:rPr>
            <w:noProof/>
            <w:webHidden/>
          </w:rPr>
          <w:t>- 58 -</w:t>
        </w:r>
        <w:r w:rsidR="0043215B">
          <w:rPr>
            <w:noProof/>
            <w:webHidden/>
          </w:rPr>
          <w:fldChar w:fldCharType="end"/>
        </w:r>
      </w:hyperlink>
    </w:p>
    <w:p w14:paraId="3F25C39F" w14:textId="77777777" w:rsidR="0043215B" w:rsidRDefault="00C12FD8">
      <w:pPr>
        <w:pStyle w:val="10"/>
        <w:tabs>
          <w:tab w:val="right" w:leader="dot" w:pos="8381"/>
        </w:tabs>
        <w:rPr>
          <w:rFonts w:asciiTheme="minorHAnsi" w:hAnsiTheme="minorHAnsi"/>
          <w:noProof/>
          <w:sz w:val="21"/>
        </w:rPr>
      </w:pPr>
      <w:hyperlink w:anchor="_Toc7728460" w:history="1">
        <w:r w:rsidR="0043215B" w:rsidRPr="0057553F">
          <w:rPr>
            <w:rStyle w:val="ac"/>
            <w:rFonts w:hint="eastAsia"/>
            <w:noProof/>
          </w:rPr>
          <w:t>附录</w:t>
        </w:r>
        <w:r w:rsidR="0043215B" w:rsidRPr="0057553F">
          <w:rPr>
            <w:rStyle w:val="ac"/>
            <w:noProof/>
          </w:rPr>
          <w:t xml:space="preserve">4 </w:t>
        </w:r>
        <w:r w:rsidR="0043215B" w:rsidRPr="0057553F">
          <w:rPr>
            <w:rStyle w:val="ac"/>
            <w:rFonts w:hint="eastAsia"/>
            <w:noProof/>
          </w:rPr>
          <w:t>数据要求说明书</w:t>
        </w:r>
        <w:r w:rsidR="0043215B">
          <w:rPr>
            <w:noProof/>
            <w:webHidden/>
          </w:rPr>
          <w:tab/>
        </w:r>
        <w:r w:rsidR="0043215B">
          <w:rPr>
            <w:noProof/>
            <w:webHidden/>
          </w:rPr>
          <w:fldChar w:fldCharType="begin"/>
        </w:r>
        <w:r w:rsidR="0043215B">
          <w:rPr>
            <w:noProof/>
            <w:webHidden/>
          </w:rPr>
          <w:instrText xml:space="preserve"> PAGEREF _Toc7728460 \h </w:instrText>
        </w:r>
        <w:r w:rsidR="0043215B">
          <w:rPr>
            <w:noProof/>
            <w:webHidden/>
          </w:rPr>
        </w:r>
        <w:r w:rsidR="0043215B">
          <w:rPr>
            <w:noProof/>
            <w:webHidden/>
          </w:rPr>
          <w:fldChar w:fldCharType="separate"/>
        </w:r>
        <w:r w:rsidR="0043215B">
          <w:rPr>
            <w:noProof/>
            <w:webHidden/>
          </w:rPr>
          <w:t>- 64 -</w:t>
        </w:r>
        <w:r w:rsidR="0043215B">
          <w:rPr>
            <w:noProof/>
            <w:webHidden/>
          </w:rPr>
          <w:fldChar w:fldCharType="end"/>
        </w:r>
      </w:hyperlink>
    </w:p>
    <w:p w14:paraId="26CE7923" w14:textId="77777777" w:rsidR="0043215B" w:rsidRDefault="00C12FD8">
      <w:pPr>
        <w:pStyle w:val="10"/>
        <w:tabs>
          <w:tab w:val="right" w:leader="dot" w:pos="8381"/>
        </w:tabs>
        <w:rPr>
          <w:rFonts w:asciiTheme="minorHAnsi" w:hAnsiTheme="minorHAnsi"/>
          <w:noProof/>
          <w:sz w:val="21"/>
        </w:rPr>
      </w:pPr>
      <w:hyperlink w:anchor="_Toc7728461" w:history="1">
        <w:r w:rsidR="0043215B" w:rsidRPr="0057553F">
          <w:rPr>
            <w:rStyle w:val="ac"/>
            <w:rFonts w:hint="eastAsia"/>
            <w:noProof/>
          </w:rPr>
          <w:t>附录</w:t>
        </w:r>
        <w:r w:rsidR="0043215B" w:rsidRPr="0057553F">
          <w:rPr>
            <w:rStyle w:val="ac"/>
            <w:noProof/>
          </w:rPr>
          <w:t xml:space="preserve">5 </w:t>
        </w:r>
        <w:r w:rsidR="0043215B" w:rsidRPr="0057553F">
          <w:rPr>
            <w:rStyle w:val="ac"/>
            <w:rFonts w:hint="eastAsia"/>
            <w:noProof/>
          </w:rPr>
          <w:t>需求说明书</w:t>
        </w:r>
        <w:r w:rsidR="0043215B">
          <w:rPr>
            <w:noProof/>
            <w:webHidden/>
          </w:rPr>
          <w:tab/>
        </w:r>
        <w:r w:rsidR="0043215B">
          <w:rPr>
            <w:noProof/>
            <w:webHidden/>
          </w:rPr>
          <w:fldChar w:fldCharType="begin"/>
        </w:r>
        <w:r w:rsidR="0043215B">
          <w:rPr>
            <w:noProof/>
            <w:webHidden/>
          </w:rPr>
          <w:instrText xml:space="preserve"> PAGEREF _Toc7728461 \h </w:instrText>
        </w:r>
        <w:r w:rsidR="0043215B">
          <w:rPr>
            <w:noProof/>
            <w:webHidden/>
          </w:rPr>
        </w:r>
        <w:r w:rsidR="0043215B">
          <w:rPr>
            <w:noProof/>
            <w:webHidden/>
          </w:rPr>
          <w:fldChar w:fldCharType="separate"/>
        </w:r>
        <w:r w:rsidR="0043215B">
          <w:rPr>
            <w:noProof/>
            <w:webHidden/>
          </w:rPr>
          <w:t>- 68 -</w:t>
        </w:r>
        <w:r w:rsidR="0043215B">
          <w:rPr>
            <w:noProof/>
            <w:webHidden/>
          </w:rPr>
          <w:fldChar w:fldCharType="end"/>
        </w:r>
      </w:hyperlink>
    </w:p>
    <w:p w14:paraId="5A0A0D67" w14:textId="77777777" w:rsidR="0043215B" w:rsidRDefault="00C12FD8">
      <w:pPr>
        <w:pStyle w:val="10"/>
        <w:tabs>
          <w:tab w:val="right" w:leader="dot" w:pos="8381"/>
        </w:tabs>
        <w:rPr>
          <w:rFonts w:asciiTheme="minorHAnsi" w:hAnsiTheme="minorHAnsi"/>
          <w:noProof/>
          <w:sz w:val="21"/>
        </w:rPr>
      </w:pPr>
      <w:hyperlink w:anchor="_Toc7728462" w:history="1">
        <w:r w:rsidR="0043215B" w:rsidRPr="0057553F">
          <w:rPr>
            <w:rStyle w:val="ac"/>
            <w:rFonts w:hint="eastAsia"/>
            <w:noProof/>
          </w:rPr>
          <w:t>附录</w:t>
        </w:r>
        <w:r w:rsidR="0043215B" w:rsidRPr="0057553F">
          <w:rPr>
            <w:rStyle w:val="ac"/>
            <w:noProof/>
          </w:rPr>
          <w:t xml:space="preserve">6 </w:t>
        </w:r>
        <w:r w:rsidR="0043215B" w:rsidRPr="0057553F">
          <w:rPr>
            <w:rStyle w:val="ac"/>
            <w:rFonts w:hint="eastAsia"/>
            <w:noProof/>
          </w:rPr>
          <w:t>用户指导手册</w:t>
        </w:r>
        <w:r w:rsidR="0043215B">
          <w:rPr>
            <w:noProof/>
            <w:webHidden/>
          </w:rPr>
          <w:tab/>
        </w:r>
        <w:r w:rsidR="0043215B">
          <w:rPr>
            <w:noProof/>
            <w:webHidden/>
          </w:rPr>
          <w:fldChar w:fldCharType="begin"/>
        </w:r>
        <w:r w:rsidR="0043215B">
          <w:rPr>
            <w:noProof/>
            <w:webHidden/>
          </w:rPr>
          <w:instrText xml:space="preserve"> PAGEREF _Toc7728462 \h </w:instrText>
        </w:r>
        <w:r w:rsidR="0043215B">
          <w:rPr>
            <w:noProof/>
            <w:webHidden/>
          </w:rPr>
        </w:r>
        <w:r w:rsidR="0043215B">
          <w:rPr>
            <w:noProof/>
            <w:webHidden/>
          </w:rPr>
          <w:fldChar w:fldCharType="separate"/>
        </w:r>
        <w:r w:rsidR="0043215B">
          <w:rPr>
            <w:noProof/>
            <w:webHidden/>
          </w:rPr>
          <w:t>- 80 -</w:t>
        </w:r>
        <w:r w:rsidR="0043215B">
          <w:rPr>
            <w:noProof/>
            <w:webHidden/>
          </w:rPr>
          <w:fldChar w:fldCharType="end"/>
        </w:r>
      </w:hyperlink>
    </w:p>
    <w:p w14:paraId="4EB11284" w14:textId="77777777" w:rsidR="0043215B" w:rsidRDefault="00C12FD8">
      <w:pPr>
        <w:pStyle w:val="10"/>
        <w:tabs>
          <w:tab w:val="right" w:leader="dot" w:pos="8381"/>
        </w:tabs>
        <w:rPr>
          <w:rFonts w:asciiTheme="minorHAnsi" w:hAnsiTheme="minorHAnsi"/>
          <w:noProof/>
          <w:sz w:val="21"/>
        </w:rPr>
      </w:pPr>
      <w:hyperlink w:anchor="_Toc7728463" w:history="1">
        <w:r w:rsidR="0043215B" w:rsidRPr="0057553F">
          <w:rPr>
            <w:rStyle w:val="ac"/>
            <w:rFonts w:hint="eastAsia"/>
            <w:noProof/>
          </w:rPr>
          <w:t>附录</w:t>
        </w:r>
        <w:r w:rsidR="0043215B" w:rsidRPr="0057553F">
          <w:rPr>
            <w:rStyle w:val="ac"/>
            <w:noProof/>
          </w:rPr>
          <w:t xml:space="preserve">7 </w:t>
        </w:r>
        <w:r w:rsidR="0043215B" w:rsidRPr="0057553F">
          <w:rPr>
            <w:rStyle w:val="ac"/>
            <w:rFonts w:hint="eastAsia"/>
            <w:noProof/>
          </w:rPr>
          <w:t>概要设计说明书</w:t>
        </w:r>
        <w:r w:rsidR="0043215B">
          <w:rPr>
            <w:noProof/>
            <w:webHidden/>
          </w:rPr>
          <w:tab/>
        </w:r>
        <w:r w:rsidR="0043215B">
          <w:rPr>
            <w:noProof/>
            <w:webHidden/>
          </w:rPr>
          <w:fldChar w:fldCharType="begin"/>
        </w:r>
        <w:r w:rsidR="0043215B">
          <w:rPr>
            <w:noProof/>
            <w:webHidden/>
          </w:rPr>
          <w:instrText xml:space="preserve"> PAGEREF _Toc7728463 \h </w:instrText>
        </w:r>
        <w:r w:rsidR="0043215B">
          <w:rPr>
            <w:noProof/>
            <w:webHidden/>
          </w:rPr>
        </w:r>
        <w:r w:rsidR="0043215B">
          <w:rPr>
            <w:noProof/>
            <w:webHidden/>
          </w:rPr>
          <w:fldChar w:fldCharType="separate"/>
        </w:r>
        <w:r w:rsidR="0043215B">
          <w:rPr>
            <w:noProof/>
            <w:webHidden/>
          </w:rPr>
          <w:t>- 91 -</w:t>
        </w:r>
        <w:r w:rsidR="0043215B">
          <w:rPr>
            <w:noProof/>
            <w:webHidden/>
          </w:rPr>
          <w:fldChar w:fldCharType="end"/>
        </w:r>
      </w:hyperlink>
    </w:p>
    <w:p w14:paraId="7A203395" w14:textId="77777777" w:rsidR="0043215B" w:rsidRDefault="00C12FD8">
      <w:pPr>
        <w:pStyle w:val="10"/>
        <w:tabs>
          <w:tab w:val="right" w:leader="dot" w:pos="8381"/>
        </w:tabs>
        <w:rPr>
          <w:rFonts w:asciiTheme="minorHAnsi" w:hAnsiTheme="minorHAnsi"/>
          <w:noProof/>
          <w:sz w:val="21"/>
        </w:rPr>
      </w:pPr>
      <w:hyperlink w:anchor="_Toc7728464" w:history="1">
        <w:r w:rsidR="0043215B" w:rsidRPr="0057553F">
          <w:rPr>
            <w:rStyle w:val="ac"/>
            <w:rFonts w:hint="eastAsia"/>
            <w:noProof/>
          </w:rPr>
          <w:t>附录</w:t>
        </w:r>
        <w:r w:rsidR="0043215B" w:rsidRPr="0057553F">
          <w:rPr>
            <w:rStyle w:val="ac"/>
            <w:noProof/>
          </w:rPr>
          <w:t xml:space="preserve">8 </w:t>
        </w:r>
        <w:r w:rsidR="0043215B" w:rsidRPr="0057553F">
          <w:rPr>
            <w:rStyle w:val="ac"/>
            <w:rFonts w:hint="eastAsia"/>
            <w:noProof/>
          </w:rPr>
          <w:t>数据库设计说明</w:t>
        </w:r>
        <w:r w:rsidR="0043215B">
          <w:rPr>
            <w:noProof/>
            <w:webHidden/>
          </w:rPr>
          <w:tab/>
        </w:r>
        <w:r w:rsidR="0043215B">
          <w:rPr>
            <w:noProof/>
            <w:webHidden/>
          </w:rPr>
          <w:fldChar w:fldCharType="begin"/>
        </w:r>
        <w:r w:rsidR="0043215B">
          <w:rPr>
            <w:noProof/>
            <w:webHidden/>
          </w:rPr>
          <w:instrText xml:space="preserve"> PAGEREF _Toc7728464 \h </w:instrText>
        </w:r>
        <w:r w:rsidR="0043215B">
          <w:rPr>
            <w:noProof/>
            <w:webHidden/>
          </w:rPr>
        </w:r>
        <w:r w:rsidR="0043215B">
          <w:rPr>
            <w:noProof/>
            <w:webHidden/>
          </w:rPr>
          <w:fldChar w:fldCharType="separate"/>
        </w:r>
        <w:r w:rsidR="0043215B">
          <w:rPr>
            <w:noProof/>
            <w:webHidden/>
          </w:rPr>
          <w:t>- 97 -</w:t>
        </w:r>
        <w:r w:rsidR="0043215B">
          <w:rPr>
            <w:noProof/>
            <w:webHidden/>
          </w:rPr>
          <w:fldChar w:fldCharType="end"/>
        </w:r>
      </w:hyperlink>
    </w:p>
    <w:p w14:paraId="4067CEF8" w14:textId="77777777" w:rsidR="0043215B" w:rsidRDefault="00C12FD8">
      <w:pPr>
        <w:pStyle w:val="10"/>
        <w:tabs>
          <w:tab w:val="right" w:leader="dot" w:pos="8381"/>
        </w:tabs>
        <w:rPr>
          <w:rFonts w:asciiTheme="minorHAnsi" w:hAnsiTheme="minorHAnsi"/>
          <w:noProof/>
          <w:sz w:val="21"/>
        </w:rPr>
      </w:pPr>
      <w:hyperlink w:anchor="_Toc7728465" w:history="1">
        <w:r w:rsidR="0043215B" w:rsidRPr="0057553F">
          <w:rPr>
            <w:rStyle w:val="ac"/>
            <w:rFonts w:hint="eastAsia"/>
            <w:noProof/>
          </w:rPr>
          <w:t>附录</w:t>
        </w:r>
        <w:r w:rsidR="0043215B" w:rsidRPr="0057553F">
          <w:rPr>
            <w:rStyle w:val="ac"/>
            <w:noProof/>
          </w:rPr>
          <w:t xml:space="preserve">9 </w:t>
        </w:r>
        <w:r w:rsidR="0043215B" w:rsidRPr="0057553F">
          <w:rPr>
            <w:rStyle w:val="ac"/>
            <w:rFonts w:hint="eastAsia"/>
            <w:noProof/>
          </w:rPr>
          <w:t>组装测试计划</w:t>
        </w:r>
        <w:r w:rsidR="0043215B">
          <w:rPr>
            <w:noProof/>
            <w:webHidden/>
          </w:rPr>
          <w:tab/>
        </w:r>
        <w:r w:rsidR="0043215B">
          <w:rPr>
            <w:noProof/>
            <w:webHidden/>
          </w:rPr>
          <w:fldChar w:fldCharType="begin"/>
        </w:r>
        <w:r w:rsidR="0043215B">
          <w:rPr>
            <w:noProof/>
            <w:webHidden/>
          </w:rPr>
          <w:instrText xml:space="preserve"> PAGEREF _Toc7728465 \h </w:instrText>
        </w:r>
        <w:r w:rsidR="0043215B">
          <w:rPr>
            <w:noProof/>
            <w:webHidden/>
          </w:rPr>
        </w:r>
        <w:r w:rsidR="0043215B">
          <w:rPr>
            <w:noProof/>
            <w:webHidden/>
          </w:rPr>
          <w:fldChar w:fldCharType="separate"/>
        </w:r>
        <w:r w:rsidR="0043215B">
          <w:rPr>
            <w:noProof/>
            <w:webHidden/>
          </w:rPr>
          <w:t>- 101 -</w:t>
        </w:r>
        <w:r w:rsidR="0043215B">
          <w:rPr>
            <w:noProof/>
            <w:webHidden/>
          </w:rPr>
          <w:fldChar w:fldCharType="end"/>
        </w:r>
      </w:hyperlink>
    </w:p>
    <w:p w14:paraId="697BD30A" w14:textId="77777777" w:rsidR="0043215B" w:rsidRDefault="00C12FD8">
      <w:pPr>
        <w:pStyle w:val="10"/>
        <w:tabs>
          <w:tab w:val="right" w:leader="dot" w:pos="8381"/>
        </w:tabs>
        <w:rPr>
          <w:rFonts w:asciiTheme="minorHAnsi" w:hAnsiTheme="minorHAnsi"/>
          <w:noProof/>
          <w:sz w:val="21"/>
        </w:rPr>
      </w:pPr>
      <w:hyperlink w:anchor="_Toc7728466" w:history="1">
        <w:r w:rsidR="0043215B" w:rsidRPr="0057553F">
          <w:rPr>
            <w:rStyle w:val="ac"/>
            <w:rFonts w:hint="eastAsia"/>
            <w:noProof/>
          </w:rPr>
          <w:t>附录</w:t>
        </w:r>
        <w:r w:rsidR="0043215B" w:rsidRPr="0057553F">
          <w:rPr>
            <w:rStyle w:val="ac"/>
            <w:noProof/>
          </w:rPr>
          <w:t xml:space="preserve">10 </w:t>
        </w:r>
        <w:r w:rsidR="0043215B" w:rsidRPr="0057553F">
          <w:rPr>
            <w:rStyle w:val="ac"/>
            <w:rFonts w:hint="eastAsia"/>
            <w:noProof/>
          </w:rPr>
          <w:t>详细设计说明书</w:t>
        </w:r>
        <w:r w:rsidR="0043215B">
          <w:rPr>
            <w:noProof/>
            <w:webHidden/>
          </w:rPr>
          <w:tab/>
        </w:r>
        <w:r w:rsidR="0043215B">
          <w:rPr>
            <w:noProof/>
            <w:webHidden/>
          </w:rPr>
          <w:fldChar w:fldCharType="begin"/>
        </w:r>
        <w:r w:rsidR="0043215B">
          <w:rPr>
            <w:noProof/>
            <w:webHidden/>
          </w:rPr>
          <w:instrText xml:space="preserve"> PAGEREF _Toc7728466 \h </w:instrText>
        </w:r>
        <w:r w:rsidR="0043215B">
          <w:rPr>
            <w:noProof/>
            <w:webHidden/>
          </w:rPr>
        </w:r>
        <w:r w:rsidR="0043215B">
          <w:rPr>
            <w:noProof/>
            <w:webHidden/>
          </w:rPr>
          <w:fldChar w:fldCharType="separate"/>
        </w:r>
        <w:r w:rsidR="0043215B">
          <w:rPr>
            <w:noProof/>
            <w:webHidden/>
          </w:rPr>
          <w:t>- 108 -</w:t>
        </w:r>
        <w:r w:rsidR="0043215B">
          <w:rPr>
            <w:noProof/>
            <w:webHidden/>
          </w:rPr>
          <w:fldChar w:fldCharType="end"/>
        </w:r>
      </w:hyperlink>
    </w:p>
    <w:p w14:paraId="4E5C0365" w14:textId="77777777" w:rsidR="0043215B" w:rsidRDefault="00C12FD8">
      <w:pPr>
        <w:pStyle w:val="10"/>
        <w:tabs>
          <w:tab w:val="right" w:leader="dot" w:pos="8381"/>
        </w:tabs>
        <w:rPr>
          <w:rFonts w:asciiTheme="minorHAnsi" w:hAnsiTheme="minorHAnsi"/>
          <w:noProof/>
          <w:sz w:val="21"/>
        </w:rPr>
      </w:pPr>
      <w:hyperlink w:anchor="_Toc7728467" w:history="1">
        <w:r w:rsidR="0043215B" w:rsidRPr="0057553F">
          <w:rPr>
            <w:rStyle w:val="ac"/>
            <w:rFonts w:hint="eastAsia"/>
            <w:noProof/>
          </w:rPr>
          <w:t>附录</w:t>
        </w:r>
        <w:r w:rsidR="0043215B" w:rsidRPr="0057553F">
          <w:rPr>
            <w:rStyle w:val="ac"/>
            <w:noProof/>
          </w:rPr>
          <w:t xml:space="preserve">11 </w:t>
        </w:r>
        <w:r w:rsidR="0043215B" w:rsidRPr="0057553F">
          <w:rPr>
            <w:rStyle w:val="ac"/>
            <w:rFonts w:hint="eastAsia"/>
            <w:noProof/>
          </w:rPr>
          <w:t>模块开发说明书</w:t>
        </w:r>
        <w:r w:rsidR="0043215B">
          <w:rPr>
            <w:noProof/>
            <w:webHidden/>
          </w:rPr>
          <w:tab/>
        </w:r>
        <w:r w:rsidR="0043215B">
          <w:rPr>
            <w:noProof/>
            <w:webHidden/>
          </w:rPr>
          <w:fldChar w:fldCharType="begin"/>
        </w:r>
        <w:r w:rsidR="0043215B">
          <w:rPr>
            <w:noProof/>
            <w:webHidden/>
          </w:rPr>
          <w:instrText xml:space="preserve"> PAGEREF _Toc7728467 \h </w:instrText>
        </w:r>
        <w:r w:rsidR="0043215B">
          <w:rPr>
            <w:noProof/>
            <w:webHidden/>
          </w:rPr>
        </w:r>
        <w:r w:rsidR="0043215B">
          <w:rPr>
            <w:noProof/>
            <w:webHidden/>
          </w:rPr>
          <w:fldChar w:fldCharType="separate"/>
        </w:r>
        <w:r w:rsidR="0043215B">
          <w:rPr>
            <w:noProof/>
            <w:webHidden/>
          </w:rPr>
          <w:t>- 115 -</w:t>
        </w:r>
        <w:r w:rsidR="0043215B">
          <w:rPr>
            <w:noProof/>
            <w:webHidden/>
          </w:rPr>
          <w:fldChar w:fldCharType="end"/>
        </w:r>
      </w:hyperlink>
    </w:p>
    <w:p w14:paraId="3AFB0E96" w14:textId="77777777" w:rsidR="0043215B" w:rsidRDefault="00C12FD8">
      <w:pPr>
        <w:pStyle w:val="10"/>
        <w:tabs>
          <w:tab w:val="right" w:leader="dot" w:pos="8381"/>
        </w:tabs>
        <w:rPr>
          <w:rFonts w:asciiTheme="minorHAnsi" w:hAnsiTheme="minorHAnsi"/>
          <w:noProof/>
          <w:sz w:val="21"/>
        </w:rPr>
      </w:pPr>
      <w:hyperlink w:anchor="_Toc7728468" w:history="1">
        <w:r w:rsidR="0043215B" w:rsidRPr="0057553F">
          <w:rPr>
            <w:rStyle w:val="ac"/>
            <w:rFonts w:hint="eastAsia"/>
            <w:noProof/>
          </w:rPr>
          <w:t>附录</w:t>
        </w:r>
        <w:r w:rsidR="0043215B" w:rsidRPr="0057553F">
          <w:rPr>
            <w:rStyle w:val="ac"/>
            <w:noProof/>
          </w:rPr>
          <w:t xml:space="preserve">12 </w:t>
        </w:r>
        <w:r w:rsidR="0043215B" w:rsidRPr="0057553F">
          <w:rPr>
            <w:rStyle w:val="ac"/>
            <w:rFonts w:hint="eastAsia"/>
            <w:noProof/>
          </w:rPr>
          <w:t>单元测试报告</w:t>
        </w:r>
        <w:r w:rsidR="0043215B">
          <w:rPr>
            <w:noProof/>
            <w:webHidden/>
          </w:rPr>
          <w:tab/>
        </w:r>
        <w:r w:rsidR="0043215B">
          <w:rPr>
            <w:noProof/>
            <w:webHidden/>
          </w:rPr>
          <w:fldChar w:fldCharType="begin"/>
        </w:r>
        <w:r w:rsidR="0043215B">
          <w:rPr>
            <w:noProof/>
            <w:webHidden/>
          </w:rPr>
          <w:instrText xml:space="preserve"> PAGEREF _Toc7728468 \h </w:instrText>
        </w:r>
        <w:r w:rsidR="0043215B">
          <w:rPr>
            <w:noProof/>
            <w:webHidden/>
          </w:rPr>
        </w:r>
        <w:r w:rsidR="0043215B">
          <w:rPr>
            <w:noProof/>
            <w:webHidden/>
          </w:rPr>
          <w:fldChar w:fldCharType="separate"/>
        </w:r>
        <w:r w:rsidR="0043215B">
          <w:rPr>
            <w:noProof/>
            <w:webHidden/>
          </w:rPr>
          <w:t>- 119 -</w:t>
        </w:r>
        <w:r w:rsidR="0043215B">
          <w:rPr>
            <w:noProof/>
            <w:webHidden/>
          </w:rPr>
          <w:fldChar w:fldCharType="end"/>
        </w:r>
      </w:hyperlink>
    </w:p>
    <w:p w14:paraId="4C6B629D" w14:textId="77777777" w:rsidR="0043215B" w:rsidRDefault="00C12FD8">
      <w:pPr>
        <w:pStyle w:val="10"/>
        <w:tabs>
          <w:tab w:val="right" w:leader="dot" w:pos="8381"/>
        </w:tabs>
        <w:rPr>
          <w:rFonts w:asciiTheme="minorHAnsi" w:hAnsiTheme="minorHAnsi"/>
          <w:noProof/>
          <w:sz w:val="21"/>
        </w:rPr>
      </w:pPr>
      <w:hyperlink w:anchor="_Toc7728469" w:history="1">
        <w:r w:rsidR="0043215B" w:rsidRPr="0057553F">
          <w:rPr>
            <w:rStyle w:val="ac"/>
            <w:rFonts w:eastAsia="黑体" w:cs="Times New Roman" w:hint="eastAsia"/>
            <w:bCs/>
            <w:noProof/>
            <w:kern w:val="44"/>
          </w:rPr>
          <w:t>翻译</w:t>
        </w:r>
        <w:r w:rsidR="0043215B">
          <w:rPr>
            <w:noProof/>
            <w:webHidden/>
          </w:rPr>
          <w:tab/>
        </w:r>
        <w:r w:rsidR="0043215B">
          <w:rPr>
            <w:noProof/>
            <w:webHidden/>
          </w:rPr>
          <w:fldChar w:fldCharType="begin"/>
        </w:r>
        <w:r w:rsidR="0043215B">
          <w:rPr>
            <w:noProof/>
            <w:webHidden/>
          </w:rPr>
          <w:instrText xml:space="preserve"> PAGEREF _Toc7728469 \h </w:instrText>
        </w:r>
        <w:r w:rsidR="0043215B">
          <w:rPr>
            <w:noProof/>
            <w:webHidden/>
          </w:rPr>
        </w:r>
        <w:r w:rsidR="0043215B">
          <w:rPr>
            <w:noProof/>
            <w:webHidden/>
          </w:rPr>
          <w:fldChar w:fldCharType="separate"/>
        </w:r>
        <w:r w:rsidR="0043215B">
          <w:rPr>
            <w:noProof/>
            <w:webHidden/>
          </w:rPr>
          <w:t>- 130 -</w:t>
        </w:r>
        <w:r w:rsidR="0043215B">
          <w:rPr>
            <w:noProof/>
            <w:webHidden/>
          </w:rPr>
          <w:fldChar w:fldCharType="end"/>
        </w:r>
      </w:hyperlink>
    </w:p>
    <w:p w14:paraId="015A75CC" w14:textId="77777777" w:rsidR="00366C7F" w:rsidRDefault="00CD5E67" w:rsidP="00DC06D5">
      <w:pPr>
        <w:ind w:firstLine="560"/>
        <w:rPr>
          <w:sz w:val="28"/>
          <w:szCs w:val="28"/>
        </w:rPr>
      </w:pPr>
      <w:r>
        <w:rPr>
          <w:sz w:val="28"/>
          <w:szCs w:val="28"/>
        </w:rPr>
        <w:fldChar w:fldCharType="end"/>
      </w:r>
    </w:p>
    <w:p w14:paraId="5C589C16" w14:textId="0665C398" w:rsidR="003A691E" w:rsidRDefault="003A691E" w:rsidP="00DC06D5">
      <w:pPr>
        <w:ind w:firstLine="480"/>
      </w:pPr>
      <w:r>
        <w:br w:type="page"/>
      </w:r>
    </w:p>
    <w:p w14:paraId="4E68E0BE" w14:textId="711725C6" w:rsidR="003A691E" w:rsidRDefault="003A691E" w:rsidP="00666D45">
      <w:pPr>
        <w:pStyle w:val="a8"/>
        <w:ind w:firstLine="420"/>
      </w:pPr>
      <w:bookmarkStart w:id="4" w:name="_Toc423184767"/>
      <w:bookmarkStart w:id="5" w:name="_Toc514534590"/>
      <w:bookmarkStart w:id="6" w:name="_Toc512648826"/>
      <w:bookmarkStart w:id="7" w:name="_Toc67804965"/>
      <w:bookmarkStart w:id="8" w:name="_Toc514845412"/>
    </w:p>
    <w:p w14:paraId="2882B051" w14:textId="77777777" w:rsidR="003A691E" w:rsidRDefault="003A691E" w:rsidP="003A691E">
      <w:pPr>
        <w:pStyle w:val="-10"/>
        <w:spacing w:line="400" w:lineRule="exact"/>
        <w:ind w:firstLine="600"/>
      </w:pPr>
      <w:bookmarkStart w:id="9" w:name="_Toc12521"/>
      <w:bookmarkStart w:id="10" w:name="_Toc7728425"/>
      <w:r>
        <w:rPr>
          <w:rFonts w:hint="eastAsia"/>
        </w:rPr>
        <w:t>第一章</w:t>
      </w:r>
      <w:r>
        <w:rPr>
          <w:rFonts w:hint="eastAsia"/>
        </w:rPr>
        <w:t xml:space="preserve"> </w:t>
      </w:r>
      <w:r>
        <w:rPr>
          <w:rFonts w:hint="eastAsia"/>
        </w:rPr>
        <w:t>绪论</w:t>
      </w:r>
      <w:bookmarkEnd w:id="4"/>
      <w:bookmarkEnd w:id="9"/>
      <w:bookmarkEnd w:id="10"/>
    </w:p>
    <w:p w14:paraId="38B2DE5B" w14:textId="21E0EFB9" w:rsidR="003A691E" w:rsidRDefault="003A691E" w:rsidP="00510EA5">
      <w:pPr>
        <w:pStyle w:val="-2"/>
        <w:pPrChange w:id="11" w:author="Admire" w:date="2019-05-07T14:02:00Z">
          <w:pPr>
            <w:pStyle w:val="-2"/>
            <w:spacing w:before="0" w:after="0" w:line="400" w:lineRule="exact"/>
            <w:ind w:firstLine="560"/>
          </w:pPr>
        </w:pPrChange>
      </w:pPr>
      <w:bookmarkStart w:id="12" w:name="_Toc18726"/>
      <w:bookmarkStart w:id="13" w:name="_Toc7728426"/>
      <w:r>
        <w:rPr>
          <w:rFonts w:hint="eastAsia"/>
        </w:rPr>
        <w:t xml:space="preserve">1.1 </w:t>
      </w:r>
      <w:r>
        <w:rPr>
          <w:rFonts w:hint="eastAsia"/>
        </w:rPr>
        <w:t>研究背景及</w:t>
      </w:r>
      <w:r>
        <w:t>意义</w:t>
      </w:r>
      <w:bookmarkEnd w:id="5"/>
      <w:bookmarkEnd w:id="6"/>
      <w:bookmarkEnd w:id="7"/>
      <w:bookmarkEnd w:id="8"/>
      <w:bookmarkEnd w:id="12"/>
      <w:bookmarkEnd w:id="13"/>
    </w:p>
    <w:p w14:paraId="790CB7C7" w14:textId="2D786CCB" w:rsidR="00F853C0" w:rsidRPr="004E2380" w:rsidRDefault="00F853C0" w:rsidP="00E72285">
      <w:pPr>
        <w:spacing w:line="400" w:lineRule="exact"/>
        <w:ind w:firstLineChars="200" w:firstLine="480"/>
        <w:rPr>
          <w:rFonts w:eastAsia="宋体"/>
        </w:rPr>
      </w:pPr>
      <w:r w:rsidRPr="004E2380">
        <w:rPr>
          <w:rFonts w:eastAsia="宋体" w:hint="eastAsia"/>
        </w:rPr>
        <w:t>网络攻击从简单的脚本运行，已经发展到自动化工具操作。借助自动化工具，网络攻击不再是高级黑客组织</w:t>
      </w:r>
      <w:r w:rsidR="001240A8">
        <w:rPr>
          <w:rFonts w:eastAsia="宋体" w:hint="eastAsia"/>
        </w:rPr>
        <w:t>的</w:t>
      </w:r>
      <w:r w:rsidR="001240A8">
        <w:rPr>
          <w:rFonts w:eastAsia="宋体"/>
        </w:rPr>
        <w:t>专有技术</w:t>
      </w:r>
      <w:r w:rsidRPr="004E2380">
        <w:rPr>
          <w:rFonts w:eastAsia="宋体" w:hint="eastAsia"/>
        </w:rPr>
        <w:t>，</w:t>
      </w:r>
      <w:r w:rsidR="009874B8">
        <w:rPr>
          <w:rFonts w:eastAsia="宋体" w:hint="eastAsia"/>
        </w:rPr>
        <w:t>而是向着</w:t>
      </w:r>
      <w:r w:rsidRPr="004E2380">
        <w:rPr>
          <w:rFonts w:eastAsia="宋体" w:hint="eastAsia"/>
        </w:rPr>
        <w:t>“低成本、高效率”的</w:t>
      </w:r>
      <w:r w:rsidR="009874B8">
        <w:rPr>
          <w:rFonts w:eastAsia="宋体" w:hint="eastAsia"/>
        </w:rPr>
        <w:t>方向</w:t>
      </w:r>
      <w:r w:rsidRPr="004E2380">
        <w:rPr>
          <w:rFonts w:eastAsia="宋体" w:hint="eastAsia"/>
        </w:rPr>
        <w:t>发展</w:t>
      </w:r>
      <w:r w:rsidR="004A2522">
        <w:rPr>
          <w:rFonts w:eastAsia="宋体" w:hint="eastAsia"/>
        </w:rPr>
        <w:t>，</w:t>
      </w:r>
      <w:r w:rsidRPr="004E2380">
        <w:rPr>
          <w:rFonts w:eastAsia="宋体" w:hint="eastAsia"/>
        </w:rPr>
        <w:t>快速曝光</w:t>
      </w:r>
      <w:r w:rsidR="004A2522">
        <w:rPr>
          <w:rFonts w:eastAsia="宋体" w:hint="eastAsia"/>
        </w:rPr>
        <w:t>的</w:t>
      </w:r>
      <w:r w:rsidR="004A2522" w:rsidRPr="004E2380">
        <w:rPr>
          <w:rFonts w:eastAsia="宋体" w:hint="eastAsia"/>
        </w:rPr>
        <w:t>漏洞</w:t>
      </w:r>
      <w:r w:rsidR="004A2522">
        <w:rPr>
          <w:rFonts w:eastAsia="宋体" w:hint="eastAsia"/>
        </w:rPr>
        <w:t>被</w:t>
      </w:r>
      <w:r w:rsidRPr="004E2380">
        <w:rPr>
          <w:rFonts w:eastAsia="宋体" w:hint="eastAsia"/>
        </w:rPr>
        <w:t>快速利用</w:t>
      </w:r>
      <w:r w:rsidR="004A2522">
        <w:rPr>
          <w:rFonts w:eastAsia="宋体" w:hint="eastAsia"/>
        </w:rPr>
        <w:t>，影响</w:t>
      </w:r>
      <w:r w:rsidR="004A2522">
        <w:rPr>
          <w:rFonts w:eastAsia="宋体"/>
        </w:rPr>
        <w:t>严重</w:t>
      </w:r>
      <w:r w:rsidRPr="004E2380">
        <w:rPr>
          <w:rFonts w:eastAsia="宋体" w:hint="eastAsia"/>
        </w:rPr>
        <w:t>。</w:t>
      </w:r>
    </w:p>
    <w:p w14:paraId="77F33A9C" w14:textId="5132CC1D" w:rsidR="00F853C0" w:rsidRPr="004E2380" w:rsidRDefault="00F853C0" w:rsidP="00E72285">
      <w:pPr>
        <w:spacing w:line="400" w:lineRule="exact"/>
        <w:ind w:firstLineChars="200" w:firstLine="480"/>
        <w:rPr>
          <w:rFonts w:eastAsia="宋体"/>
        </w:rPr>
      </w:pPr>
      <w:r w:rsidRPr="004E2380">
        <w:rPr>
          <w:rFonts w:eastAsia="宋体" w:cs="Open Sans"/>
          <w:color w:val="373737"/>
          <w:szCs w:val="23"/>
          <w:shd w:val="clear" w:color="auto" w:fill="FFFFFF"/>
        </w:rPr>
        <w:t>根据</w:t>
      </w:r>
      <w:r w:rsidRPr="004E2380">
        <w:rPr>
          <w:rFonts w:eastAsia="宋体" w:cs="Open Sans"/>
          <w:color w:val="373737"/>
          <w:szCs w:val="23"/>
          <w:shd w:val="clear" w:color="auto" w:fill="FFFFFF"/>
        </w:rPr>
        <w:t>Imperva</w:t>
      </w:r>
      <w:r w:rsidRPr="004E2380">
        <w:rPr>
          <w:rFonts w:eastAsia="宋体" w:cs="Open Sans"/>
          <w:color w:val="373737"/>
          <w:szCs w:val="23"/>
          <w:shd w:val="clear" w:color="auto" w:fill="FFFFFF"/>
        </w:rPr>
        <w:t>公司公布的</w:t>
      </w:r>
      <w:r w:rsidRPr="004E2380">
        <w:rPr>
          <w:rFonts w:eastAsia="宋体" w:cs="Open Sans"/>
          <w:color w:val="373737"/>
          <w:szCs w:val="23"/>
          <w:shd w:val="clear" w:color="auto" w:fill="FFFFFF"/>
        </w:rPr>
        <w:t>2016</w:t>
      </w:r>
      <w:r w:rsidRPr="004E2380">
        <w:rPr>
          <w:rFonts w:eastAsia="宋体" w:cs="Open Sans"/>
          <w:color w:val="373737"/>
          <w:szCs w:val="23"/>
          <w:shd w:val="clear" w:color="auto" w:fill="FFFFFF"/>
        </w:rPr>
        <w:t>年</w:t>
      </w:r>
      <w:r w:rsidRPr="004E2380">
        <w:rPr>
          <w:rFonts w:eastAsia="宋体" w:cs="Open Sans"/>
          <w:color w:val="373737"/>
          <w:szCs w:val="23"/>
          <w:shd w:val="clear" w:color="auto" w:fill="FFFFFF"/>
        </w:rPr>
        <w:t>Bot</w:t>
      </w:r>
      <w:r w:rsidRPr="004E2380">
        <w:rPr>
          <w:rFonts w:eastAsia="宋体" w:cs="Open Sans"/>
          <w:color w:val="373737"/>
          <w:szCs w:val="23"/>
          <w:shd w:val="clear" w:color="auto" w:fill="FFFFFF"/>
        </w:rPr>
        <w:t>流量报告中显示，人类在线流量降到了</w:t>
      </w:r>
      <w:r w:rsidRPr="004E2380">
        <w:rPr>
          <w:rFonts w:eastAsia="宋体" w:cs="Open Sans"/>
          <w:color w:val="373737"/>
          <w:szCs w:val="23"/>
          <w:shd w:val="clear" w:color="auto" w:fill="FFFFFF"/>
        </w:rPr>
        <w:t>48.2%</w:t>
      </w:r>
      <w:r w:rsidRPr="004E2380">
        <w:rPr>
          <w:rFonts w:eastAsia="宋体" w:cs="Open Sans"/>
          <w:color w:val="373737"/>
          <w:szCs w:val="23"/>
          <w:shd w:val="clear" w:color="auto" w:fill="FFFFFF"/>
        </w:rPr>
        <w:t>，而</w:t>
      </w:r>
      <w:r w:rsidR="002F6F78">
        <w:rPr>
          <w:rFonts w:eastAsia="宋体" w:cs="Open Sans" w:hint="eastAsia"/>
          <w:color w:val="373737"/>
          <w:szCs w:val="23"/>
          <w:shd w:val="clear" w:color="auto" w:fill="FFFFFF"/>
        </w:rPr>
        <w:t>B</w:t>
      </w:r>
      <w:r w:rsidRPr="004E2380">
        <w:rPr>
          <w:rFonts w:eastAsia="宋体" w:cs="Open Sans"/>
          <w:color w:val="373737"/>
          <w:szCs w:val="23"/>
          <w:shd w:val="clear" w:color="auto" w:fill="FFFFFF"/>
        </w:rPr>
        <w:t>ot</w:t>
      </w:r>
      <w:r w:rsidRPr="004E2380">
        <w:rPr>
          <w:rFonts w:eastAsia="宋体" w:cs="Open Sans"/>
          <w:color w:val="373737"/>
          <w:szCs w:val="23"/>
          <w:shd w:val="clear" w:color="auto" w:fill="FFFFFF"/>
        </w:rPr>
        <w:t>流量却达到了</w:t>
      </w:r>
      <w:r w:rsidRPr="004E2380">
        <w:rPr>
          <w:rFonts w:eastAsia="宋体" w:cs="Open Sans"/>
          <w:color w:val="373737"/>
          <w:szCs w:val="23"/>
          <w:shd w:val="clear" w:color="auto" w:fill="FFFFFF"/>
        </w:rPr>
        <w:t>51.8%</w:t>
      </w:r>
      <w:r w:rsidRPr="004E2380">
        <w:rPr>
          <w:rFonts w:eastAsia="宋体" w:cs="Open Sans"/>
          <w:color w:val="373737"/>
          <w:szCs w:val="23"/>
          <w:shd w:val="clear" w:color="auto" w:fill="FFFFFF"/>
        </w:rPr>
        <w:t>，已经超过人类在线流量。其中代表着僵尸网络，以恶意攻击为目的的恶意</w:t>
      </w:r>
      <w:r w:rsidR="009F76EB">
        <w:rPr>
          <w:rFonts w:eastAsia="宋体" w:cs="Open Sans" w:hint="eastAsia"/>
          <w:color w:val="373737"/>
          <w:szCs w:val="23"/>
          <w:shd w:val="clear" w:color="auto" w:fill="FFFFFF"/>
        </w:rPr>
        <w:t>B</w:t>
      </w:r>
      <w:r w:rsidR="009F76EB" w:rsidRPr="004E2380">
        <w:rPr>
          <w:rFonts w:eastAsia="宋体" w:cs="Open Sans"/>
          <w:color w:val="373737"/>
          <w:szCs w:val="23"/>
          <w:shd w:val="clear" w:color="auto" w:fill="FFFFFF"/>
        </w:rPr>
        <w:t>ot</w:t>
      </w:r>
      <w:r w:rsidRPr="004E2380">
        <w:rPr>
          <w:rFonts w:eastAsia="宋体" w:cs="Open Sans"/>
          <w:color w:val="373737"/>
          <w:szCs w:val="23"/>
          <w:shd w:val="clear" w:color="auto" w:fill="FFFFFF"/>
        </w:rPr>
        <w:t>流量已经占到</w:t>
      </w:r>
      <w:r w:rsidRPr="004E2380">
        <w:rPr>
          <w:rFonts w:eastAsia="宋体" w:cs="Open Sans"/>
          <w:color w:val="373737"/>
          <w:szCs w:val="23"/>
          <w:shd w:val="clear" w:color="auto" w:fill="FFFFFF"/>
        </w:rPr>
        <w:t>28.9%</w:t>
      </w:r>
      <w:r w:rsidRPr="004E2380">
        <w:rPr>
          <w:rFonts w:eastAsia="宋体" w:cs="Open Sans"/>
          <w:color w:val="373737"/>
          <w:szCs w:val="23"/>
          <w:shd w:val="clear" w:color="auto" w:fill="FFFFFF"/>
        </w:rPr>
        <w:t>，超过合法企业正常数据搜集或网站扫描的正常</w:t>
      </w:r>
      <w:r w:rsidR="009F76EB">
        <w:rPr>
          <w:rFonts w:eastAsia="宋体" w:cs="Open Sans" w:hint="eastAsia"/>
          <w:color w:val="373737"/>
          <w:szCs w:val="23"/>
          <w:shd w:val="clear" w:color="auto" w:fill="FFFFFF"/>
        </w:rPr>
        <w:t>B</w:t>
      </w:r>
      <w:r w:rsidR="009F76EB" w:rsidRPr="004E2380">
        <w:rPr>
          <w:rFonts w:eastAsia="宋体" w:cs="Open Sans"/>
          <w:color w:val="373737"/>
          <w:szCs w:val="23"/>
          <w:shd w:val="clear" w:color="auto" w:fill="FFFFFF"/>
        </w:rPr>
        <w:t>ot</w:t>
      </w:r>
      <w:r w:rsidRPr="004E2380">
        <w:rPr>
          <w:rFonts w:eastAsia="宋体" w:cs="Open Sans"/>
          <w:color w:val="373737"/>
          <w:szCs w:val="23"/>
          <w:shd w:val="clear" w:color="auto" w:fill="FFFFFF"/>
        </w:rPr>
        <w:t>流量。</w:t>
      </w:r>
      <w:r w:rsidR="009D7625" w:rsidRPr="00666D45">
        <w:rPr>
          <w:rFonts w:eastAsia="宋体" w:cs="Open Sans"/>
          <w:color w:val="373737"/>
          <w:szCs w:val="23"/>
          <w:shd w:val="clear" w:color="auto" w:fill="FFFFFF"/>
          <w:vertAlign w:val="superscript"/>
        </w:rPr>
        <w:fldChar w:fldCharType="begin"/>
      </w:r>
      <w:r w:rsidR="009D7625" w:rsidRPr="00666D45">
        <w:rPr>
          <w:rFonts w:eastAsia="宋体" w:cs="Open Sans"/>
          <w:color w:val="373737"/>
          <w:szCs w:val="23"/>
          <w:shd w:val="clear" w:color="auto" w:fill="FFFFFF"/>
          <w:vertAlign w:val="superscript"/>
        </w:rPr>
        <w:instrText xml:space="preserve"> REF _Ref7704250 \r \h </w:instrText>
      </w:r>
      <w:r w:rsidR="004D00A9">
        <w:rPr>
          <w:rFonts w:eastAsia="宋体" w:cs="Open Sans"/>
          <w:color w:val="373737"/>
          <w:szCs w:val="23"/>
          <w:shd w:val="clear" w:color="auto" w:fill="FFFFFF"/>
          <w:vertAlign w:val="superscript"/>
        </w:rPr>
        <w:instrText xml:space="preserve"> \* MERGEFORMAT </w:instrText>
      </w:r>
      <w:r w:rsidR="009D7625" w:rsidRPr="00666D45">
        <w:rPr>
          <w:rFonts w:eastAsia="宋体" w:cs="Open Sans"/>
          <w:color w:val="373737"/>
          <w:szCs w:val="23"/>
          <w:shd w:val="clear" w:color="auto" w:fill="FFFFFF"/>
          <w:vertAlign w:val="superscript"/>
        </w:rPr>
      </w:r>
      <w:r w:rsidR="009D7625" w:rsidRPr="00666D45">
        <w:rPr>
          <w:rFonts w:eastAsia="宋体" w:cs="Open Sans"/>
          <w:color w:val="373737"/>
          <w:szCs w:val="23"/>
          <w:shd w:val="clear" w:color="auto" w:fill="FFFFFF"/>
          <w:vertAlign w:val="superscript"/>
        </w:rPr>
        <w:fldChar w:fldCharType="separate"/>
      </w:r>
      <w:r w:rsidR="009D7625" w:rsidRPr="00666D45">
        <w:rPr>
          <w:rFonts w:eastAsia="宋体" w:cs="Open Sans"/>
          <w:color w:val="373737"/>
          <w:szCs w:val="23"/>
          <w:shd w:val="clear" w:color="auto" w:fill="FFFFFF"/>
          <w:vertAlign w:val="superscript"/>
        </w:rPr>
        <w:t>[1]</w:t>
      </w:r>
      <w:r w:rsidR="009D7625" w:rsidRPr="00666D45">
        <w:rPr>
          <w:rFonts w:eastAsia="宋体" w:cs="Open Sans"/>
          <w:color w:val="373737"/>
          <w:szCs w:val="23"/>
          <w:shd w:val="clear" w:color="auto" w:fill="FFFFFF"/>
          <w:vertAlign w:val="superscript"/>
        </w:rPr>
        <w:fldChar w:fldCharType="end"/>
      </w:r>
    </w:p>
    <w:p w14:paraId="491C7379" w14:textId="7BE43130" w:rsidR="00F853C0" w:rsidRPr="004E2380" w:rsidRDefault="00F853C0" w:rsidP="00E72285">
      <w:pPr>
        <w:spacing w:line="400" w:lineRule="exact"/>
        <w:ind w:firstLineChars="200" w:firstLine="480"/>
        <w:rPr>
          <w:rFonts w:eastAsia="宋体"/>
        </w:rPr>
      </w:pPr>
      <w:r w:rsidRPr="004E2380">
        <w:rPr>
          <w:rFonts w:eastAsia="宋体" w:hint="eastAsia"/>
        </w:rPr>
        <w:t>根据</w:t>
      </w:r>
      <w:r w:rsidRPr="004E2380">
        <w:rPr>
          <w:rFonts w:eastAsia="宋体"/>
        </w:rPr>
        <w:t>distilnetworks</w:t>
      </w:r>
      <w:r w:rsidRPr="004E2380">
        <w:rPr>
          <w:rFonts w:eastAsia="宋体" w:hint="eastAsia"/>
        </w:rPr>
        <w:t>公司在</w:t>
      </w:r>
      <w:r w:rsidRPr="004E2380">
        <w:rPr>
          <w:rFonts w:eastAsia="宋体"/>
        </w:rPr>
        <w:t>2019</w:t>
      </w:r>
      <w:r w:rsidRPr="004E2380">
        <w:rPr>
          <w:rFonts w:eastAsia="宋体" w:hint="eastAsia"/>
        </w:rPr>
        <w:t>年发布的报告显示</w:t>
      </w:r>
      <w:r w:rsidRPr="004E2380">
        <w:rPr>
          <w:rFonts w:eastAsia="宋体"/>
        </w:rPr>
        <w:t>，</w:t>
      </w:r>
      <w:r w:rsidRPr="004E2380">
        <w:rPr>
          <w:rFonts w:eastAsia="宋体" w:hint="eastAsia"/>
        </w:rPr>
        <w:t>在</w:t>
      </w:r>
      <w:r w:rsidRPr="004E2380">
        <w:rPr>
          <w:rFonts w:eastAsia="宋体" w:hint="eastAsia"/>
        </w:rPr>
        <w:t>2018</w:t>
      </w:r>
      <w:r w:rsidRPr="004E2380">
        <w:rPr>
          <w:rFonts w:eastAsia="宋体" w:hint="eastAsia"/>
        </w:rPr>
        <w:t>年</w:t>
      </w:r>
      <w:r w:rsidRPr="004E2380">
        <w:rPr>
          <w:rFonts w:eastAsia="宋体"/>
        </w:rPr>
        <w:t>，恶意</w:t>
      </w:r>
      <w:r w:rsidRPr="004E2380">
        <w:rPr>
          <w:rFonts w:eastAsia="宋体" w:hint="eastAsia"/>
        </w:rPr>
        <w:t>自动化请求</w:t>
      </w:r>
      <w:r w:rsidRPr="004E2380">
        <w:rPr>
          <w:rFonts w:eastAsia="宋体"/>
        </w:rPr>
        <w:t>达到了</w:t>
      </w:r>
      <w:r w:rsidRPr="004E2380">
        <w:rPr>
          <w:rFonts w:eastAsia="宋体" w:hint="eastAsia"/>
        </w:rPr>
        <w:t>网站</w:t>
      </w:r>
      <w:r w:rsidRPr="004E2380">
        <w:rPr>
          <w:rFonts w:eastAsia="宋体"/>
        </w:rPr>
        <w:t>请求的五分之一</w:t>
      </w:r>
      <w:r w:rsidRPr="004E2380">
        <w:rPr>
          <w:rFonts w:eastAsia="宋体" w:hint="eastAsia"/>
        </w:rPr>
        <w:t>（占到了</w:t>
      </w:r>
      <w:r w:rsidRPr="004E2380">
        <w:rPr>
          <w:rFonts w:eastAsia="宋体" w:hint="eastAsia"/>
        </w:rPr>
        <w:t>20.4</w:t>
      </w:r>
      <w:r w:rsidRPr="004E2380">
        <w:rPr>
          <w:rFonts w:eastAsia="宋体"/>
        </w:rPr>
        <w:t>%</w:t>
      </w:r>
      <w:r w:rsidRPr="004E2380">
        <w:rPr>
          <w:rFonts w:eastAsia="宋体" w:hint="eastAsia"/>
        </w:rPr>
        <w:t>的网络流量</w:t>
      </w:r>
      <w:r>
        <w:rPr>
          <w:rFonts w:eastAsia="宋体" w:hint="eastAsia"/>
        </w:rPr>
        <w:t>）</w:t>
      </w:r>
      <w:r w:rsidRPr="004E2380">
        <w:rPr>
          <w:rFonts w:eastAsia="宋体" w:hint="eastAsia"/>
        </w:rPr>
        <w:t>；</w:t>
      </w:r>
      <w:r w:rsidRPr="004E2380">
        <w:rPr>
          <w:rFonts w:eastAsia="宋体"/>
        </w:rPr>
        <w:t>73.6</w:t>
      </w:r>
      <w:r w:rsidRPr="004E2380">
        <w:rPr>
          <w:rFonts w:eastAsia="宋体" w:hint="eastAsia"/>
        </w:rPr>
        <w:t>%</w:t>
      </w:r>
      <w:r w:rsidRPr="004E2380">
        <w:rPr>
          <w:rFonts w:eastAsia="宋体" w:hint="eastAsia"/>
        </w:rPr>
        <w:t>的恶意机器人都是高级持久性机器人</w:t>
      </w:r>
      <w:r w:rsidRPr="004E2380">
        <w:rPr>
          <w:rFonts w:eastAsia="宋体" w:hint="eastAsia"/>
        </w:rPr>
        <w:t>(APB)</w:t>
      </w:r>
      <w:r w:rsidRPr="004E2380">
        <w:rPr>
          <w:rFonts w:eastAsia="宋体" w:hint="eastAsia"/>
        </w:rPr>
        <w:t>。</w:t>
      </w:r>
      <w:r w:rsidRPr="004E2380">
        <w:rPr>
          <w:rFonts w:eastAsia="宋体" w:hint="eastAsia"/>
        </w:rPr>
        <w:t>APB</w:t>
      </w:r>
      <w:r w:rsidRPr="004E2380">
        <w:rPr>
          <w:rFonts w:eastAsia="宋体" w:hint="eastAsia"/>
        </w:rPr>
        <w:t>通过随机</w:t>
      </w:r>
      <w:r w:rsidRPr="004E2380">
        <w:rPr>
          <w:rFonts w:eastAsia="宋体" w:hint="eastAsia"/>
        </w:rPr>
        <w:t>IP</w:t>
      </w:r>
      <w:r w:rsidRPr="004E2380">
        <w:rPr>
          <w:rFonts w:eastAsia="宋体" w:hint="eastAsia"/>
        </w:rPr>
        <w:t>地址，匿名代理进入，改变身份信息和模仿人类行为，进行循环的</w:t>
      </w:r>
      <w:r w:rsidRPr="004E2380">
        <w:rPr>
          <w:rFonts w:eastAsia="宋体"/>
        </w:rPr>
        <w:t>资源</w:t>
      </w:r>
      <w:r w:rsidRPr="004E2380">
        <w:rPr>
          <w:rFonts w:eastAsia="宋体" w:hint="eastAsia"/>
        </w:rPr>
        <w:t>请求</w:t>
      </w:r>
      <w:r w:rsidR="004D00A9">
        <w:rPr>
          <w:rFonts w:eastAsia="宋体" w:hint="eastAsia"/>
        </w:rPr>
        <w:t>，</w:t>
      </w:r>
      <w:r w:rsidRPr="004E2380">
        <w:rPr>
          <w:rFonts w:eastAsia="宋体" w:hint="eastAsia"/>
        </w:rPr>
        <w:t>消耗服务器资源</w:t>
      </w:r>
      <w:r w:rsidRPr="004E2380">
        <w:rPr>
          <w:rFonts w:eastAsia="宋体"/>
        </w:rPr>
        <w:t>。</w:t>
      </w:r>
      <w:r w:rsidR="004D00A9" w:rsidRPr="00666D45">
        <w:rPr>
          <w:rFonts w:eastAsia="宋体"/>
          <w:vertAlign w:val="superscript"/>
        </w:rPr>
        <w:fldChar w:fldCharType="begin"/>
      </w:r>
      <w:r w:rsidR="004D00A9" w:rsidRPr="00666D45">
        <w:rPr>
          <w:rFonts w:eastAsia="宋体"/>
          <w:vertAlign w:val="superscript"/>
        </w:rPr>
        <w:instrText xml:space="preserve"> REF _Ref7704363 \r \h </w:instrText>
      </w:r>
      <w:r w:rsidR="004D00A9">
        <w:rPr>
          <w:rFonts w:eastAsia="宋体"/>
          <w:vertAlign w:val="superscript"/>
        </w:rPr>
        <w:instrText xml:space="preserve"> \* MERGEFORMAT </w:instrText>
      </w:r>
      <w:r w:rsidR="004D00A9" w:rsidRPr="00666D45">
        <w:rPr>
          <w:rFonts w:eastAsia="宋体"/>
          <w:vertAlign w:val="superscript"/>
        </w:rPr>
      </w:r>
      <w:r w:rsidR="004D00A9" w:rsidRPr="00666D45">
        <w:rPr>
          <w:rFonts w:eastAsia="宋体"/>
          <w:vertAlign w:val="superscript"/>
        </w:rPr>
        <w:fldChar w:fldCharType="separate"/>
      </w:r>
      <w:r w:rsidR="004D00A9" w:rsidRPr="00666D45">
        <w:rPr>
          <w:rFonts w:eastAsia="宋体"/>
          <w:vertAlign w:val="superscript"/>
        </w:rPr>
        <w:t>[2]</w:t>
      </w:r>
      <w:r w:rsidR="004D00A9" w:rsidRPr="00666D45">
        <w:rPr>
          <w:rFonts w:eastAsia="宋体"/>
          <w:vertAlign w:val="superscript"/>
        </w:rPr>
        <w:fldChar w:fldCharType="end"/>
      </w:r>
    </w:p>
    <w:p w14:paraId="6386CC16" w14:textId="61EF164B" w:rsidR="00F853C0" w:rsidRPr="004E2380" w:rsidRDefault="00F853C0" w:rsidP="00E72285">
      <w:pPr>
        <w:spacing w:line="400" w:lineRule="exact"/>
        <w:ind w:firstLineChars="200" w:firstLine="480"/>
        <w:rPr>
          <w:rFonts w:eastAsia="宋体"/>
        </w:rPr>
      </w:pPr>
      <w:r w:rsidRPr="004E2380">
        <w:rPr>
          <w:rFonts w:eastAsia="宋体" w:hint="eastAsia"/>
        </w:rPr>
        <w:t>当前市场上安全防护产品大多都是基于规则，产品总体偏重于匹配特征。显然，这样不停地找漏洞、打补丁令企业置身于千变万化攻击的被动中。特别是随着互联网</w:t>
      </w:r>
      <w:r w:rsidRPr="004E2380">
        <w:rPr>
          <w:rFonts w:eastAsia="宋体" w:hint="eastAsia"/>
        </w:rPr>
        <w:t>+</w:t>
      </w:r>
      <w:r w:rsidRPr="004E2380">
        <w:rPr>
          <w:rFonts w:eastAsia="宋体" w:hint="eastAsia"/>
        </w:rPr>
        <w:t>在国内的大力发展，像自动化漏洞扫描、</w:t>
      </w:r>
      <w:proofErr w:type="gramStart"/>
      <w:r w:rsidRPr="004E2380">
        <w:rPr>
          <w:rFonts w:eastAsia="宋体" w:hint="eastAsia"/>
        </w:rPr>
        <w:t>撞库扫号</w:t>
      </w:r>
      <w:proofErr w:type="gramEnd"/>
      <w:r w:rsidRPr="004E2380">
        <w:rPr>
          <w:rFonts w:eastAsia="宋体" w:hint="eastAsia"/>
        </w:rPr>
        <w:t>、恶意爬虫、暴力破解、薅羊毛等自动化攻击技术</w:t>
      </w:r>
      <w:r w:rsidR="00F1131A">
        <w:rPr>
          <w:rFonts w:eastAsia="宋体" w:hint="eastAsia"/>
        </w:rPr>
        <w:t>，</w:t>
      </w:r>
      <w:r w:rsidR="00F1131A">
        <w:rPr>
          <w:rFonts w:eastAsia="宋体"/>
        </w:rPr>
        <w:t>它们</w:t>
      </w:r>
      <w:r w:rsidRPr="004E2380">
        <w:rPr>
          <w:rFonts w:eastAsia="宋体" w:hint="eastAsia"/>
        </w:rPr>
        <w:t>的发展速度丝毫不亚于企业新业务的发展，安全手段的乏力始终是</w:t>
      </w:r>
      <w:r w:rsidRPr="004E2380">
        <w:rPr>
          <w:rFonts w:eastAsia="宋体" w:hint="eastAsia"/>
        </w:rPr>
        <w:t>Web</w:t>
      </w:r>
      <w:r w:rsidRPr="004E2380">
        <w:rPr>
          <w:rFonts w:eastAsia="宋体" w:hint="eastAsia"/>
        </w:rPr>
        <w:t>站点防护的一个难题。传统基于特征和规则的入侵检测系统、</w:t>
      </w:r>
      <w:r w:rsidRPr="004E2380">
        <w:rPr>
          <w:rFonts w:eastAsia="宋体" w:hint="eastAsia"/>
        </w:rPr>
        <w:t>Web</w:t>
      </w:r>
      <w:r w:rsidRPr="004E2380">
        <w:rPr>
          <w:rFonts w:eastAsia="宋体" w:hint="eastAsia"/>
        </w:rPr>
        <w:t>应用防火墙（</w:t>
      </w:r>
      <w:r w:rsidRPr="004E2380">
        <w:rPr>
          <w:rFonts w:eastAsia="宋体" w:hint="eastAsia"/>
        </w:rPr>
        <w:t>WAF</w:t>
      </w:r>
      <w:r w:rsidRPr="004E2380">
        <w:rPr>
          <w:rFonts w:eastAsia="宋体" w:hint="eastAsia"/>
        </w:rPr>
        <w:t>）等已经无法有效地检测和拦截这些攻击，网站的防护急需一种新型的方式来应对。</w:t>
      </w:r>
    </w:p>
    <w:p w14:paraId="5C4D97EB" w14:textId="77777777" w:rsidR="00666D45" w:rsidRPr="00E72285" w:rsidRDefault="00F853C0" w:rsidP="00E72285">
      <w:pPr>
        <w:pStyle w:val="a8"/>
        <w:spacing w:line="400" w:lineRule="exact"/>
        <w:ind w:firstLine="480"/>
        <w:rPr>
          <w:rFonts w:cstheme="minorBidi"/>
          <w:sz w:val="24"/>
          <w:szCs w:val="22"/>
        </w:rPr>
      </w:pPr>
      <w:r w:rsidRPr="00E72285">
        <w:rPr>
          <w:rFonts w:cstheme="minorBidi" w:hint="eastAsia"/>
          <w:sz w:val="24"/>
          <w:szCs w:val="22"/>
        </w:rPr>
        <w:t>“基于代码混淆的</w:t>
      </w:r>
      <w:r w:rsidRPr="00E72285">
        <w:rPr>
          <w:rFonts w:cstheme="minorBidi"/>
          <w:sz w:val="24"/>
          <w:szCs w:val="22"/>
        </w:rPr>
        <w:t>W</w:t>
      </w:r>
      <w:r w:rsidRPr="00E72285">
        <w:rPr>
          <w:rFonts w:cstheme="minorBidi" w:hint="eastAsia"/>
          <w:sz w:val="24"/>
          <w:szCs w:val="22"/>
        </w:rPr>
        <w:t>eb</w:t>
      </w:r>
      <w:r w:rsidRPr="00E72285">
        <w:rPr>
          <w:rFonts w:cstheme="minorBidi" w:hint="eastAsia"/>
          <w:sz w:val="24"/>
          <w:szCs w:val="22"/>
        </w:rPr>
        <w:t>站点动态防御系统”，</w:t>
      </w:r>
      <w:r w:rsidRPr="00E72285">
        <w:rPr>
          <w:rFonts w:cstheme="minorBidi"/>
          <w:sz w:val="24"/>
          <w:szCs w:val="22"/>
        </w:rPr>
        <w:t>本系统</w:t>
      </w:r>
      <w:r w:rsidRPr="00E72285">
        <w:rPr>
          <w:rFonts w:cstheme="minorBidi" w:hint="eastAsia"/>
          <w:sz w:val="24"/>
          <w:szCs w:val="22"/>
        </w:rPr>
        <w:t>一方面</w:t>
      </w:r>
      <w:r w:rsidRPr="00E72285">
        <w:rPr>
          <w:rFonts w:cstheme="minorBidi"/>
          <w:sz w:val="24"/>
          <w:szCs w:val="22"/>
        </w:rPr>
        <w:t>对自动化请求进行过滤，另一方面</w:t>
      </w:r>
      <w:r w:rsidRPr="00E72285">
        <w:rPr>
          <w:rFonts w:cstheme="minorBidi" w:hint="eastAsia"/>
          <w:sz w:val="24"/>
          <w:szCs w:val="22"/>
        </w:rPr>
        <w:t>对自身系统添加</w:t>
      </w:r>
      <w:r w:rsidRPr="00E72285">
        <w:rPr>
          <w:rFonts w:cstheme="minorBidi"/>
          <w:sz w:val="24"/>
          <w:szCs w:val="22"/>
        </w:rPr>
        <w:t>保护</w:t>
      </w:r>
      <w:r w:rsidRPr="00E72285">
        <w:rPr>
          <w:rFonts w:cstheme="minorBidi" w:hint="eastAsia"/>
          <w:sz w:val="24"/>
          <w:szCs w:val="22"/>
        </w:rPr>
        <w:t>，尽力阻止</w:t>
      </w:r>
      <w:r w:rsidRPr="00E72285">
        <w:rPr>
          <w:rFonts w:cstheme="minorBidi"/>
          <w:sz w:val="24"/>
          <w:szCs w:val="22"/>
        </w:rPr>
        <w:t>被逆向分析。</w:t>
      </w:r>
      <w:commentRangeStart w:id="14"/>
      <w:r w:rsidRPr="00E72285">
        <w:rPr>
          <w:rFonts w:cstheme="minorBidi" w:hint="eastAsia"/>
          <w:sz w:val="24"/>
          <w:szCs w:val="22"/>
        </w:rPr>
        <w:t>本</w:t>
      </w:r>
      <w:commentRangeEnd w:id="14"/>
      <w:r w:rsidR="00000058" w:rsidRPr="00E72285">
        <w:rPr>
          <w:rFonts w:cstheme="minorBidi"/>
          <w:sz w:val="24"/>
          <w:szCs w:val="22"/>
        </w:rPr>
        <w:commentReference w:id="14"/>
      </w:r>
      <w:r w:rsidRPr="00E72285">
        <w:rPr>
          <w:rFonts w:cstheme="minorBidi" w:hint="eastAsia"/>
          <w:sz w:val="24"/>
          <w:szCs w:val="22"/>
        </w:rPr>
        <w:t>系统实现对网站的动态防御，有效降低自动化攻击技术的安全威胁，进一步防护网站的安全。对防止漏洞利用、拟人化攻击等多类应用安全问题提供解决方案，构建集中于商业逻辑、用户、数据和应用的可信安全架构。</w:t>
      </w:r>
      <w:bookmarkStart w:id="15" w:name="_Toc67804966"/>
      <w:bookmarkStart w:id="16" w:name="_Toc514534591"/>
      <w:bookmarkStart w:id="17" w:name="_Toc512648827"/>
      <w:bookmarkStart w:id="18" w:name="_Toc514845413"/>
      <w:bookmarkStart w:id="19" w:name="_Toc30284"/>
    </w:p>
    <w:p w14:paraId="68156532" w14:textId="27C9E6D1" w:rsidR="003A691E" w:rsidRDefault="003A691E" w:rsidP="00510EA5">
      <w:pPr>
        <w:pStyle w:val="-2"/>
        <w:pPrChange w:id="20" w:author="Admire" w:date="2019-05-07T14:02:00Z">
          <w:pPr>
            <w:pStyle w:val="-2"/>
            <w:ind w:firstLine="560"/>
          </w:pPr>
        </w:pPrChange>
      </w:pPr>
      <w:bookmarkStart w:id="21" w:name="_Toc7728427"/>
      <w:r>
        <w:rPr>
          <w:rFonts w:hint="eastAsia"/>
        </w:rPr>
        <w:t xml:space="preserve">1.2 </w:t>
      </w:r>
      <w:bookmarkEnd w:id="15"/>
      <w:r>
        <w:rPr>
          <w:rFonts w:hint="eastAsia"/>
        </w:rPr>
        <w:t>研究现状</w:t>
      </w:r>
      <w:bookmarkEnd w:id="16"/>
      <w:bookmarkEnd w:id="17"/>
      <w:bookmarkEnd w:id="18"/>
      <w:bookmarkEnd w:id="19"/>
      <w:bookmarkEnd w:id="21"/>
    </w:p>
    <w:p w14:paraId="17D824A8" w14:textId="77777777" w:rsidR="006D1113" w:rsidRPr="004F7D41" w:rsidRDefault="006D1113" w:rsidP="00666D45">
      <w:pPr>
        <w:spacing w:line="400" w:lineRule="exact"/>
        <w:ind w:firstLineChars="200" w:firstLine="480"/>
      </w:pPr>
      <w:r w:rsidRPr="000A4ABF">
        <w:rPr>
          <w:rFonts w:eastAsia="宋体" w:hint="eastAsia"/>
        </w:rPr>
        <w:t>美国国家技术委员会在</w:t>
      </w:r>
      <w:r w:rsidRPr="000A4ABF">
        <w:rPr>
          <w:rFonts w:eastAsia="宋体"/>
        </w:rPr>
        <w:t>2011</w:t>
      </w:r>
      <w:r w:rsidRPr="00666D45">
        <w:rPr>
          <w:rFonts w:eastAsia="宋体" w:hint="eastAsia"/>
        </w:rPr>
        <w:t>年提出“移动目标防御”</w:t>
      </w:r>
      <w:r w:rsidRPr="00666D45">
        <w:rPr>
          <w:rFonts w:eastAsia="宋体"/>
        </w:rPr>
        <w:t>(MTD)</w:t>
      </w:r>
      <w:r w:rsidRPr="00666D45">
        <w:rPr>
          <w:rFonts w:eastAsia="宋体" w:hint="eastAsia"/>
        </w:rPr>
        <w:t>的概念，也有学者将</w:t>
      </w:r>
      <w:r w:rsidRPr="00666D45">
        <w:rPr>
          <w:rFonts w:eastAsia="宋体"/>
        </w:rPr>
        <w:t>MTD</w:t>
      </w:r>
      <w:r w:rsidRPr="00666D45">
        <w:rPr>
          <w:rFonts w:eastAsia="宋体" w:hint="eastAsia"/>
        </w:rPr>
        <w:t>技术称为“动态防御技术”、“动态弹性安全防御技术”或者“动态赋能网络防御技术”。</w:t>
      </w:r>
    </w:p>
    <w:p w14:paraId="5A02ED50" w14:textId="4AA42A09" w:rsidR="006D1113" w:rsidRPr="000A4ABF" w:rsidRDefault="006D1113" w:rsidP="00666D45">
      <w:pPr>
        <w:spacing w:line="400" w:lineRule="exact"/>
        <w:ind w:firstLineChars="200" w:firstLine="480"/>
      </w:pPr>
      <w:r w:rsidRPr="00FE23B3">
        <w:rPr>
          <w:rFonts w:eastAsia="宋体" w:hint="eastAsia"/>
        </w:rPr>
        <w:t>动态防御不同于以往的网络安全研究思路，它旨在部署和运行不确定、随机动态的网络和系统，让攻击者难以发现目标。动态防御还可以主动欺骗攻击者，扰乱攻击者的视线，将具引入死胡同，至少可以设置一个</w:t>
      </w:r>
      <w:proofErr w:type="gramStart"/>
      <w:r w:rsidRPr="00FE23B3">
        <w:rPr>
          <w:rFonts w:eastAsia="宋体" w:hint="eastAsia"/>
        </w:rPr>
        <w:t>伪目标</w:t>
      </w:r>
      <w:proofErr w:type="gramEnd"/>
      <w:r w:rsidR="00F6211F" w:rsidRPr="00FE23B3">
        <w:rPr>
          <w:rFonts w:eastAsia="宋体" w:hint="eastAsia"/>
        </w:rPr>
        <w:t>或</w:t>
      </w:r>
      <w:r w:rsidRPr="00666D45">
        <w:rPr>
          <w:rFonts w:eastAsia="宋体" w:hint="eastAsia"/>
        </w:rPr>
        <w:t>诱饵，诱骗攻击者对</w:t>
      </w:r>
      <w:r w:rsidR="007A3A8C" w:rsidRPr="00666D45">
        <w:rPr>
          <w:rFonts w:eastAsia="宋体" w:hint="eastAsia"/>
        </w:rPr>
        <w:t>其</w:t>
      </w:r>
      <w:r w:rsidRPr="000A4ABF">
        <w:rPr>
          <w:rFonts w:eastAsia="宋体" w:hint="eastAsia"/>
        </w:rPr>
        <w:t>实施攻击，从而触发攻击告警。动态防御改变了网络防御被动的态势，改变了攻防双方的“游戏规则”，</w:t>
      </w:r>
      <w:r w:rsidR="003A72B3" w:rsidRPr="000A4ABF">
        <w:rPr>
          <w:rFonts w:eastAsia="宋体" w:hint="eastAsia"/>
        </w:rPr>
        <w:t>真正</w:t>
      </w:r>
      <w:r w:rsidRPr="000A4ABF">
        <w:rPr>
          <w:rFonts w:eastAsia="宋体" w:hint="eastAsia"/>
        </w:rPr>
        <w:t>实现“主动”防御。</w:t>
      </w:r>
      <w:r w:rsidR="0025215C" w:rsidRPr="00666D45">
        <w:rPr>
          <w:rFonts w:eastAsia="宋体"/>
          <w:vertAlign w:val="superscript"/>
        </w:rPr>
        <w:fldChar w:fldCharType="begin"/>
      </w:r>
      <w:r w:rsidR="0025215C" w:rsidRPr="00666D45">
        <w:rPr>
          <w:rFonts w:eastAsia="宋体"/>
          <w:vertAlign w:val="superscript"/>
        </w:rPr>
        <w:instrText xml:space="preserve"> </w:instrText>
      </w:r>
      <w:r w:rsidR="0025215C" w:rsidRPr="00666D45">
        <w:rPr>
          <w:rFonts w:eastAsia="宋体" w:hint="eastAsia"/>
          <w:vertAlign w:val="superscript"/>
        </w:rPr>
        <w:instrText>REF _Ref7704624 \r \h</w:instrText>
      </w:r>
      <w:r w:rsidR="0025215C" w:rsidRPr="00666D45">
        <w:rPr>
          <w:rFonts w:eastAsia="宋体"/>
          <w:vertAlign w:val="superscript"/>
        </w:rPr>
        <w:instrText xml:space="preserve"> </w:instrText>
      </w:r>
      <w:r w:rsidR="00FE23B3">
        <w:rPr>
          <w:rFonts w:eastAsia="宋体"/>
          <w:vertAlign w:val="superscript"/>
        </w:rPr>
        <w:instrText xml:space="preserve"> \* MERGEFORMAT </w:instrText>
      </w:r>
      <w:r w:rsidR="0025215C" w:rsidRPr="00666D45">
        <w:rPr>
          <w:rFonts w:eastAsia="宋体"/>
          <w:vertAlign w:val="superscript"/>
        </w:rPr>
      </w:r>
      <w:r w:rsidR="0025215C" w:rsidRPr="00666D45">
        <w:rPr>
          <w:rFonts w:eastAsia="宋体"/>
          <w:vertAlign w:val="superscript"/>
        </w:rPr>
        <w:fldChar w:fldCharType="separate"/>
      </w:r>
      <w:r w:rsidR="0025215C" w:rsidRPr="00666D45">
        <w:rPr>
          <w:rFonts w:eastAsia="宋体"/>
          <w:vertAlign w:val="superscript"/>
        </w:rPr>
        <w:t>[3]</w:t>
      </w:r>
      <w:r w:rsidR="0025215C" w:rsidRPr="00666D45">
        <w:rPr>
          <w:rFonts w:eastAsia="宋体"/>
          <w:vertAlign w:val="superscript"/>
        </w:rPr>
        <w:fldChar w:fldCharType="end"/>
      </w:r>
    </w:p>
    <w:p w14:paraId="3D56FD50" w14:textId="4CA0DB4C" w:rsidR="006D1113" w:rsidRPr="00666D45" w:rsidRDefault="006D1113" w:rsidP="00666D45">
      <w:pPr>
        <w:spacing w:line="400" w:lineRule="exact"/>
        <w:ind w:firstLineChars="200" w:firstLine="480"/>
      </w:pPr>
      <w:r w:rsidRPr="00666D45">
        <w:rPr>
          <w:rFonts w:eastAsia="宋体" w:hint="eastAsia"/>
        </w:rPr>
        <w:t>我国也对动态防御技术进行了重点研究，邬江兴院士提出了网络空</w:t>
      </w:r>
      <w:r w:rsidR="00895081">
        <w:rPr>
          <w:rFonts w:eastAsia="宋体" w:hint="eastAsia"/>
        </w:rPr>
        <w:t>间</w:t>
      </w:r>
      <w:r w:rsidRPr="00666D45">
        <w:rPr>
          <w:rFonts w:eastAsia="宋体" w:hint="eastAsia"/>
        </w:rPr>
        <w:t>拟态防御</w:t>
      </w:r>
      <w:r w:rsidRPr="00666D45">
        <w:rPr>
          <w:rFonts w:eastAsia="宋体"/>
        </w:rPr>
        <w:t>CMD</w:t>
      </w:r>
      <w:r w:rsidRPr="00666D45">
        <w:rPr>
          <w:rFonts w:eastAsia="宋体" w:hint="eastAsia"/>
        </w:rPr>
        <w:t>思想。</w:t>
      </w:r>
      <w:r w:rsidRPr="00666D45">
        <w:rPr>
          <w:rFonts w:eastAsia="宋体"/>
        </w:rPr>
        <w:t>CMD</w:t>
      </w:r>
      <w:r w:rsidRPr="00666D45">
        <w:rPr>
          <w:rFonts w:eastAsia="宋体" w:hint="eastAsia"/>
        </w:rPr>
        <w:t>理论在可靠性领域非相似余度架构基础上导入异构冗余动态重构机制，造成在功能不变条件下，目标对象内部的非相似余度构造元素始终在作数量或类型、时</w:t>
      </w:r>
      <w:r w:rsidR="003A72B3" w:rsidRPr="00666D45">
        <w:rPr>
          <w:rFonts w:eastAsia="宋体" w:hint="eastAsia"/>
        </w:rPr>
        <w:t>间</w:t>
      </w:r>
      <w:r w:rsidRPr="00666D45">
        <w:rPr>
          <w:rFonts w:eastAsia="宋体" w:hint="eastAsia"/>
        </w:rPr>
        <w:t>或空</w:t>
      </w:r>
      <w:r w:rsidR="003A72B3" w:rsidRPr="00666D45">
        <w:rPr>
          <w:rFonts w:eastAsia="宋体" w:hint="eastAsia"/>
        </w:rPr>
        <w:t>间</w:t>
      </w:r>
      <w:r w:rsidRPr="00666D45">
        <w:rPr>
          <w:rFonts w:eastAsia="宋体" w:hint="eastAsia"/>
        </w:rPr>
        <w:t>维度上的策略性变化或变换，用不确定防御原理来对抗网络空</w:t>
      </w:r>
      <w:r w:rsidR="003A72B3" w:rsidRPr="00666D45">
        <w:rPr>
          <w:rFonts w:eastAsia="宋体" w:hint="eastAsia"/>
        </w:rPr>
        <w:t>间</w:t>
      </w:r>
      <w:r w:rsidRPr="00666D45">
        <w:rPr>
          <w:rFonts w:eastAsia="宋体" w:hint="eastAsia"/>
        </w:rPr>
        <w:t>的确定或不确定威</w:t>
      </w:r>
      <w:proofErr w:type="gramStart"/>
      <w:r w:rsidRPr="00666D45">
        <w:rPr>
          <w:rFonts w:eastAsia="宋体" w:hint="eastAsia"/>
        </w:rPr>
        <w:t>肋</w:t>
      </w:r>
      <w:proofErr w:type="gramEnd"/>
      <w:r w:rsidRPr="00666D45">
        <w:rPr>
          <w:rFonts w:eastAsia="宋体" w:hint="eastAsia"/>
        </w:rPr>
        <w:t>。</w:t>
      </w:r>
      <w:r w:rsidR="0025215C" w:rsidRPr="00666D45">
        <w:rPr>
          <w:rFonts w:eastAsia="宋体"/>
          <w:vertAlign w:val="superscript"/>
        </w:rPr>
        <w:fldChar w:fldCharType="begin"/>
      </w:r>
      <w:r w:rsidR="0025215C" w:rsidRPr="00666D45">
        <w:rPr>
          <w:rFonts w:eastAsia="宋体"/>
          <w:vertAlign w:val="superscript"/>
        </w:rPr>
        <w:instrText xml:space="preserve"> </w:instrText>
      </w:r>
      <w:r w:rsidR="0025215C" w:rsidRPr="00666D45">
        <w:rPr>
          <w:rFonts w:eastAsia="宋体" w:hint="eastAsia"/>
          <w:vertAlign w:val="superscript"/>
        </w:rPr>
        <w:instrText>REF _Ref7704624 \r \h</w:instrText>
      </w:r>
      <w:r w:rsidR="0025215C" w:rsidRPr="00666D45">
        <w:rPr>
          <w:rFonts w:eastAsia="宋体"/>
          <w:vertAlign w:val="superscript"/>
        </w:rPr>
        <w:instrText xml:space="preserve"> </w:instrText>
      </w:r>
      <w:r w:rsidR="00FE23B3">
        <w:rPr>
          <w:rFonts w:eastAsia="宋体"/>
          <w:vertAlign w:val="superscript"/>
        </w:rPr>
        <w:instrText xml:space="preserve"> \* MERGEFORMAT </w:instrText>
      </w:r>
      <w:r w:rsidR="0025215C" w:rsidRPr="00666D45">
        <w:rPr>
          <w:rFonts w:eastAsia="宋体"/>
          <w:vertAlign w:val="superscript"/>
        </w:rPr>
      </w:r>
      <w:r w:rsidR="0025215C" w:rsidRPr="00666D45">
        <w:rPr>
          <w:rFonts w:eastAsia="宋体"/>
          <w:vertAlign w:val="superscript"/>
        </w:rPr>
        <w:fldChar w:fldCharType="separate"/>
      </w:r>
      <w:r w:rsidR="0025215C" w:rsidRPr="00666D45">
        <w:rPr>
          <w:rFonts w:eastAsia="宋体"/>
          <w:vertAlign w:val="superscript"/>
        </w:rPr>
        <w:t>[3]</w:t>
      </w:r>
      <w:r w:rsidR="0025215C" w:rsidRPr="00666D45">
        <w:rPr>
          <w:rFonts w:eastAsia="宋体"/>
          <w:vertAlign w:val="superscript"/>
        </w:rPr>
        <w:fldChar w:fldCharType="end"/>
      </w:r>
    </w:p>
    <w:p w14:paraId="4D40CB71" w14:textId="44501B53" w:rsidR="006D1113" w:rsidRPr="000A4ABF" w:rsidRDefault="006D1113" w:rsidP="00666D45">
      <w:pPr>
        <w:spacing w:line="400" w:lineRule="exact"/>
        <w:ind w:firstLineChars="200" w:firstLine="480"/>
      </w:pPr>
      <w:r w:rsidRPr="000A4ABF">
        <w:rPr>
          <w:rFonts w:eastAsia="宋体" w:hint="eastAsia"/>
        </w:rPr>
        <w:t>在邬江兴院士文章中提到，拟态安全防御是指在主动和被动触发条件下动态地、伪随机地选择执行各种硬件变体以及相应的软件变体，使得内外部攻击者观察到的硬件执行环境和软件工作状况非常不确定，无法或很难构建起基于漏洞</w:t>
      </w:r>
      <w:r w:rsidRPr="000A4ABF">
        <w:rPr>
          <w:rFonts w:eastAsia="宋体"/>
        </w:rPr>
        <w:t>(bug)</w:t>
      </w:r>
      <w:r w:rsidRPr="000A4ABF">
        <w:rPr>
          <w:rFonts w:eastAsia="宋体" w:hint="eastAsia"/>
        </w:rPr>
        <w:t>或后门的攻击链</w:t>
      </w:r>
      <w:r w:rsidRPr="000A4ABF">
        <w:rPr>
          <w:rFonts w:eastAsia="宋体"/>
        </w:rPr>
        <w:t>.</w:t>
      </w:r>
      <w:r w:rsidRPr="000A4ABF">
        <w:rPr>
          <w:rFonts w:eastAsia="宋体" w:hint="eastAsia"/>
        </w:rPr>
        <w:t>以达成降低系统安全风险的目的。</w:t>
      </w:r>
      <w:r w:rsidR="00724B20" w:rsidRPr="00666D45">
        <w:rPr>
          <w:rFonts w:eastAsia="宋体"/>
          <w:vertAlign w:val="superscript"/>
        </w:rPr>
        <w:fldChar w:fldCharType="begin"/>
      </w:r>
      <w:r w:rsidR="00724B20" w:rsidRPr="00666D45">
        <w:rPr>
          <w:rFonts w:eastAsia="宋体"/>
          <w:vertAlign w:val="superscript"/>
        </w:rPr>
        <w:instrText xml:space="preserve"> REF _Ref7247305 \r \h  \* MERGEFORMAT </w:instrText>
      </w:r>
      <w:r w:rsidR="00724B20" w:rsidRPr="00666D45">
        <w:rPr>
          <w:rFonts w:eastAsia="宋体"/>
          <w:vertAlign w:val="superscript"/>
        </w:rPr>
      </w:r>
      <w:r w:rsidR="00724B20" w:rsidRPr="00666D45">
        <w:rPr>
          <w:rFonts w:eastAsia="宋体"/>
          <w:vertAlign w:val="superscript"/>
        </w:rPr>
        <w:fldChar w:fldCharType="separate"/>
      </w:r>
      <w:r w:rsidR="00724B20" w:rsidRPr="00666D45">
        <w:rPr>
          <w:rFonts w:eastAsia="宋体"/>
          <w:vertAlign w:val="superscript"/>
        </w:rPr>
        <w:t>[4]</w:t>
      </w:r>
      <w:r w:rsidR="00724B20" w:rsidRPr="00666D45">
        <w:rPr>
          <w:rFonts w:eastAsia="宋体"/>
          <w:vertAlign w:val="superscript"/>
        </w:rPr>
        <w:fldChar w:fldCharType="end"/>
      </w:r>
    </w:p>
    <w:p w14:paraId="49C97EAC" w14:textId="19DC1083" w:rsidR="006D1113" w:rsidRPr="000A4ABF" w:rsidRDefault="006D1113" w:rsidP="00666D45">
      <w:pPr>
        <w:spacing w:line="400" w:lineRule="exact"/>
        <w:ind w:firstLineChars="200" w:firstLine="480"/>
      </w:pPr>
      <w:r w:rsidRPr="000A4ABF">
        <w:rPr>
          <w:rFonts w:eastAsia="宋体" w:hint="eastAsia"/>
        </w:rPr>
        <w:t>目前的国内研究以高效能计算为目标，从体系结构创新入手，对高性能计算在多个典型领域的应用、结构和效能关系进行了深入分析</w:t>
      </w:r>
      <w:r w:rsidR="00E13CD9" w:rsidRPr="000A4ABF">
        <w:rPr>
          <w:rFonts w:eastAsia="宋体" w:hint="eastAsia"/>
        </w:rPr>
        <w:t>。</w:t>
      </w:r>
      <w:r w:rsidRPr="00666D45">
        <w:rPr>
          <w:rFonts w:eastAsia="宋体" w:hint="eastAsia"/>
        </w:rPr>
        <w:t>揭示</w:t>
      </w:r>
      <w:r w:rsidRPr="000A4ABF">
        <w:rPr>
          <w:rFonts w:eastAsia="宋体" w:hint="eastAsia"/>
        </w:rPr>
        <w:t>出“刚性不变的体系结构支持差异巨大的应用是使计算效能低下的根本原因”，引入了“应用决定结构，结构决定效能”的理念，提出了基于多维重构函数化结构与动态多变体运行机制的拟态计算体系—拟态计算</w:t>
      </w:r>
      <w:r w:rsidRPr="000A4ABF">
        <w:rPr>
          <w:rFonts w:eastAsia="宋体"/>
        </w:rPr>
        <w:t>(mimic computing</w:t>
      </w:r>
      <w:r w:rsidRPr="000A4ABF">
        <w:rPr>
          <w:rFonts w:eastAsia="宋体" w:hint="eastAsia"/>
        </w:rPr>
        <w:t>，</w:t>
      </w:r>
      <w:r w:rsidRPr="00666D45">
        <w:rPr>
          <w:rFonts w:eastAsia="宋体"/>
        </w:rPr>
        <w:t>MC)</w:t>
      </w:r>
      <w:r w:rsidRPr="00666D45">
        <w:rPr>
          <w:rFonts w:eastAsia="宋体" w:hint="eastAsia"/>
        </w:rPr>
        <w:t>。拟态计算固有的随机性、动态性和不确定性阻断了目前攻击技术所依赖的攻击链完整性。拟态计算的信息系统具备内在的主动防御能力</w:t>
      </w:r>
      <w:r w:rsidRPr="00666D45">
        <w:rPr>
          <w:rFonts w:eastAsia="宋体"/>
        </w:rPr>
        <w:t>,</w:t>
      </w:r>
      <w:r w:rsidRPr="00666D45">
        <w:rPr>
          <w:rFonts w:eastAsia="宋体" w:hint="eastAsia"/>
        </w:rPr>
        <w:t>因此，基于拟态计算的信息系统具备内在的主动防御能力，称为拟态安全防御</w:t>
      </w:r>
      <w:r w:rsidRPr="00666D45">
        <w:rPr>
          <w:rFonts w:eastAsia="宋体"/>
        </w:rPr>
        <w:t>(mimic security defense</w:t>
      </w:r>
      <w:r w:rsidR="008A17BB">
        <w:rPr>
          <w:rFonts w:eastAsia="宋体" w:hint="eastAsia"/>
        </w:rPr>
        <w:t>，</w:t>
      </w:r>
      <w:r w:rsidRPr="00666D45">
        <w:rPr>
          <w:rFonts w:eastAsia="宋体"/>
        </w:rPr>
        <w:t>MSD)</w:t>
      </w:r>
      <w:r w:rsidR="00724B20" w:rsidRPr="005B1E23">
        <w:rPr>
          <w:rFonts w:eastAsia="宋体"/>
          <w:vertAlign w:val="superscript"/>
        </w:rPr>
        <w:fldChar w:fldCharType="begin"/>
      </w:r>
      <w:r w:rsidR="00724B20" w:rsidRPr="005B1E23">
        <w:rPr>
          <w:rFonts w:eastAsia="宋体"/>
          <w:vertAlign w:val="superscript"/>
        </w:rPr>
        <w:instrText xml:space="preserve"> REF _Ref7247305 \r \h  \* MERGEFORMAT </w:instrText>
      </w:r>
      <w:r w:rsidR="00724B20" w:rsidRPr="005B1E23">
        <w:rPr>
          <w:rFonts w:eastAsia="宋体"/>
          <w:vertAlign w:val="superscript"/>
        </w:rPr>
      </w:r>
      <w:r w:rsidR="00724B20" w:rsidRPr="005B1E23">
        <w:rPr>
          <w:rFonts w:eastAsia="宋体"/>
          <w:vertAlign w:val="superscript"/>
        </w:rPr>
        <w:fldChar w:fldCharType="separate"/>
      </w:r>
      <w:r w:rsidR="00724B20" w:rsidRPr="005B1E23">
        <w:rPr>
          <w:rFonts w:eastAsia="宋体"/>
          <w:vertAlign w:val="superscript"/>
        </w:rPr>
        <w:t>[4]</w:t>
      </w:r>
      <w:r w:rsidR="00724B20" w:rsidRPr="005B1E23">
        <w:rPr>
          <w:rFonts w:eastAsia="宋体"/>
          <w:vertAlign w:val="superscript"/>
        </w:rPr>
        <w:fldChar w:fldCharType="end"/>
      </w:r>
    </w:p>
    <w:p w14:paraId="520D7768" w14:textId="37E3A221" w:rsidR="006D1113" w:rsidRPr="000A4ABF" w:rsidRDefault="006D1113" w:rsidP="00666D45">
      <w:pPr>
        <w:spacing w:line="400" w:lineRule="exact"/>
        <w:ind w:firstLineChars="200" w:firstLine="480"/>
      </w:pPr>
      <w:r w:rsidRPr="000A4ABF">
        <w:rPr>
          <w:rFonts w:eastAsia="宋体"/>
        </w:rPr>
        <w:t>MSD</w:t>
      </w:r>
      <w:r w:rsidRPr="000A4ABF">
        <w:rPr>
          <w:rFonts w:eastAsia="宋体" w:hint="eastAsia"/>
        </w:rPr>
        <w:t>主要针对网络空间攻击成本和防御成本的严重不对称性，以及我国信息领域核心技术与产业基础严重滞后国家安全需求的严峻性而提出，它是一种改变游戏规则的变革性技术</w:t>
      </w:r>
      <w:r w:rsidR="00C70989" w:rsidRPr="000A4ABF">
        <w:rPr>
          <w:rFonts w:eastAsia="宋体" w:hint="eastAsia"/>
        </w:rPr>
        <w:t>。</w:t>
      </w:r>
      <w:r w:rsidRPr="000A4ABF">
        <w:rPr>
          <w:rFonts w:eastAsia="宋体" w:hint="eastAsia"/>
        </w:rPr>
        <w:t>力图扭转目前网络空间“易攻难守”的战略格局。</w:t>
      </w:r>
      <w:r w:rsidR="004E6E1A" w:rsidRPr="00145439">
        <w:rPr>
          <w:rFonts w:eastAsia="宋体"/>
          <w:vertAlign w:val="superscript"/>
        </w:rPr>
        <w:fldChar w:fldCharType="begin"/>
      </w:r>
      <w:r w:rsidR="004E6E1A" w:rsidRPr="00145439">
        <w:rPr>
          <w:rFonts w:eastAsia="宋体"/>
          <w:vertAlign w:val="superscript"/>
        </w:rPr>
        <w:instrText xml:space="preserve"> </w:instrText>
      </w:r>
      <w:r w:rsidR="004E6E1A" w:rsidRPr="00145439">
        <w:rPr>
          <w:rFonts w:eastAsia="宋体" w:hint="eastAsia"/>
          <w:vertAlign w:val="superscript"/>
        </w:rPr>
        <w:instrText>REF _Ref7709943 \r \h</w:instrText>
      </w:r>
      <w:r w:rsidR="004E6E1A" w:rsidRPr="00145439">
        <w:rPr>
          <w:rFonts w:eastAsia="宋体"/>
          <w:vertAlign w:val="superscript"/>
        </w:rPr>
        <w:instrText xml:space="preserve"> </w:instrText>
      </w:r>
      <w:r w:rsidR="004E6E1A">
        <w:rPr>
          <w:rFonts w:eastAsia="宋体"/>
          <w:vertAlign w:val="superscript"/>
        </w:rPr>
        <w:instrText xml:space="preserve"> \* MERGEFORMAT </w:instrText>
      </w:r>
      <w:r w:rsidR="004E6E1A" w:rsidRPr="00145439">
        <w:rPr>
          <w:rFonts w:eastAsia="宋体"/>
          <w:vertAlign w:val="superscript"/>
        </w:rPr>
      </w:r>
      <w:r w:rsidR="004E6E1A" w:rsidRPr="00145439">
        <w:rPr>
          <w:rFonts w:eastAsia="宋体"/>
          <w:vertAlign w:val="superscript"/>
        </w:rPr>
        <w:fldChar w:fldCharType="separate"/>
      </w:r>
      <w:r w:rsidR="004E6E1A" w:rsidRPr="00145439">
        <w:rPr>
          <w:rFonts w:eastAsia="宋体"/>
          <w:vertAlign w:val="superscript"/>
        </w:rPr>
        <w:t>[4]</w:t>
      </w:r>
      <w:r w:rsidR="004E6E1A" w:rsidRPr="00145439">
        <w:rPr>
          <w:rFonts w:eastAsia="宋体"/>
          <w:vertAlign w:val="superscript"/>
        </w:rPr>
        <w:fldChar w:fldCharType="end"/>
      </w:r>
    </w:p>
    <w:p w14:paraId="69AAB256" w14:textId="1E0FCB70" w:rsidR="006D1113" w:rsidRPr="000A4ABF" w:rsidRDefault="006D1113" w:rsidP="00666D45">
      <w:pPr>
        <w:spacing w:line="400" w:lineRule="exact"/>
        <w:ind w:firstLineChars="200" w:firstLine="480"/>
      </w:pPr>
      <w:r w:rsidRPr="000A4ABF">
        <w:rPr>
          <w:rFonts w:eastAsia="宋体" w:hint="eastAsia"/>
        </w:rPr>
        <w:t>美国阿贡国家实验室</w:t>
      </w:r>
      <w:r w:rsidRPr="000A4ABF">
        <w:rPr>
          <w:rFonts w:eastAsia="宋体"/>
        </w:rPr>
        <w:t>2016</w:t>
      </w:r>
      <w:r w:rsidRPr="00666D45">
        <w:rPr>
          <w:rFonts w:eastAsia="宋体" w:hint="eastAsia"/>
        </w:rPr>
        <w:t>年</w:t>
      </w:r>
      <w:r w:rsidRPr="00666D45">
        <w:rPr>
          <w:rFonts w:eastAsia="宋体"/>
        </w:rPr>
        <w:t>3</w:t>
      </w:r>
      <w:r w:rsidRPr="00666D45">
        <w:rPr>
          <w:rFonts w:eastAsia="宋体" w:hint="eastAsia"/>
        </w:rPr>
        <w:t>月</w:t>
      </w:r>
      <w:r w:rsidRPr="00666D45">
        <w:rPr>
          <w:rFonts w:eastAsia="宋体"/>
        </w:rPr>
        <w:t>22</w:t>
      </w:r>
      <w:r w:rsidRPr="00666D45">
        <w:rPr>
          <w:rFonts w:eastAsia="宋体" w:hint="eastAsia"/>
        </w:rPr>
        <w:t>日报道，更多的动态防御技术被美国国家专利局授权。</w:t>
      </w:r>
      <w:r w:rsidRPr="00666D45">
        <w:rPr>
          <w:rFonts w:eastAsia="宋体"/>
        </w:rPr>
        <w:t>2015</w:t>
      </w:r>
      <w:r w:rsidRPr="00666D45">
        <w:rPr>
          <w:rFonts w:eastAsia="宋体" w:hint="eastAsia"/>
        </w:rPr>
        <w:t>年美国新型动态防御公司吸引到投资界的关注，动态防御概念的</w:t>
      </w:r>
      <w:r w:rsidRPr="00666D45">
        <w:rPr>
          <w:rFonts w:eastAsia="宋体"/>
        </w:rPr>
        <w:t>3</w:t>
      </w:r>
      <w:r w:rsidRPr="00666D45">
        <w:rPr>
          <w:rFonts w:eastAsia="宋体" w:hint="eastAsia"/>
        </w:rPr>
        <w:t>家公司获得超过</w:t>
      </w:r>
      <w:r w:rsidRPr="00666D45">
        <w:rPr>
          <w:rFonts w:eastAsia="宋体"/>
        </w:rPr>
        <w:t>5000</w:t>
      </w:r>
      <w:r w:rsidRPr="00666D45">
        <w:rPr>
          <w:rFonts w:eastAsia="宋体" w:hint="eastAsia"/>
        </w:rPr>
        <w:t>万美元的融资。具中，</w:t>
      </w:r>
      <w:r w:rsidRPr="00666D45">
        <w:rPr>
          <w:rFonts w:eastAsia="宋体"/>
        </w:rPr>
        <w:t>CrowdStrike</w:t>
      </w:r>
      <w:r w:rsidR="00FE4828" w:rsidRPr="000A4ABF">
        <w:rPr>
          <w:rFonts w:eastAsia="宋体" w:hint="eastAsia"/>
        </w:rPr>
        <w:t>（</w:t>
      </w:r>
      <w:r w:rsidRPr="000A4ABF">
        <w:rPr>
          <w:rFonts w:eastAsia="宋体" w:hint="eastAsia"/>
        </w:rPr>
        <w:t>动态防御概念</w:t>
      </w:r>
      <w:r w:rsidR="00FE4828" w:rsidRPr="000A4ABF">
        <w:rPr>
          <w:rFonts w:eastAsia="宋体" w:hint="eastAsia"/>
        </w:rPr>
        <w:t>）</w:t>
      </w:r>
      <w:r w:rsidRPr="00666D45">
        <w:rPr>
          <w:rFonts w:eastAsia="宋体" w:hint="eastAsia"/>
        </w:rPr>
        <w:t>获得</w:t>
      </w:r>
      <w:r w:rsidRPr="00666D45">
        <w:rPr>
          <w:rFonts w:eastAsia="宋体"/>
        </w:rPr>
        <w:t>3000</w:t>
      </w:r>
      <w:r w:rsidRPr="00666D45">
        <w:rPr>
          <w:rFonts w:eastAsia="宋体" w:hint="eastAsia"/>
        </w:rPr>
        <w:t>万美元天使轮融资，</w:t>
      </w:r>
      <w:r w:rsidRPr="00666D45">
        <w:rPr>
          <w:rFonts w:eastAsia="宋体"/>
        </w:rPr>
        <w:t>Morphisec</w:t>
      </w:r>
      <w:r w:rsidRPr="00666D45">
        <w:rPr>
          <w:rFonts w:eastAsia="宋体" w:hint="eastAsia"/>
        </w:rPr>
        <w:t>获得</w:t>
      </w:r>
      <w:r w:rsidRPr="00666D45">
        <w:rPr>
          <w:rFonts w:eastAsia="宋体"/>
        </w:rPr>
        <w:t>800</w:t>
      </w:r>
      <w:r w:rsidRPr="00666D45">
        <w:rPr>
          <w:rFonts w:eastAsia="宋体" w:hint="eastAsia"/>
        </w:rPr>
        <w:t>万美元融资，</w:t>
      </w:r>
      <w:r w:rsidRPr="00666D45">
        <w:rPr>
          <w:rFonts w:eastAsia="宋体"/>
        </w:rPr>
        <w:t>ShapeSecurity</w:t>
      </w:r>
      <w:r w:rsidRPr="00666D45">
        <w:rPr>
          <w:rFonts w:eastAsia="宋体" w:hint="eastAsia"/>
        </w:rPr>
        <w:t>获得</w:t>
      </w:r>
      <w:r w:rsidRPr="00666D45">
        <w:rPr>
          <w:rFonts w:eastAsia="宋体"/>
        </w:rPr>
        <w:t>2600</w:t>
      </w:r>
      <w:r w:rsidRPr="00666D45">
        <w:rPr>
          <w:rFonts w:eastAsia="宋体" w:hint="eastAsia"/>
        </w:rPr>
        <w:t>万美元融资。北京卫达科一技有限公司将动态防御技术应用到内网防御、边界防御、工控防御、</w:t>
      </w:r>
      <w:r w:rsidRPr="00666D45">
        <w:rPr>
          <w:rFonts w:eastAsia="宋体"/>
        </w:rPr>
        <w:t>DDos</w:t>
      </w:r>
      <w:r w:rsidRPr="00666D45">
        <w:rPr>
          <w:rFonts w:eastAsia="宋体" w:hint="eastAsia"/>
        </w:rPr>
        <w:t>防御、</w:t>
      </w:r>
      <w:r w:rsidR="0080613D" w:rsidRPr="00666D45">
        <w:rPr>
          <w:rFonts w:eastAsia="宋体"/>
        </w:rPr>
        <w:t>Web</w:t>
      </w:r>
      <w:r w:rsidRPr="00666D45">
        <w:rPr>
          <w:rFonts w:eastAsia="宋体" w:hint="eastAsia"/>
        </w:rPr>
        <w:t>应用</w:t>
      </w:r>
      <w:r w:rsidRPr="000A4ABF">
        <w:rPr>
          <w:rFonts w:eastAsia="宋体" w:hint="eastAsia"/>
        </w:rPr>
        <w:t>防御、</w:t>
      </w:r>
      <w:proofErr w:type="gramStart"/>
      <w:r w:rsidRPr="000A4ABF">
        <w:rPr>
          <w:rFonts w:eastAsia="宋体" w:hint="eastAsia"/>
        </w:rPr>
        <w:t>云安全</w:t>
      </w:r>
      <w:proofErr w:type="gramEnd"/>
      <w:r w:rsidRPr="000A4ABF">
        <w:rPr>
          <w:rFonts w:eastAsia="宋体" w:hint="eastAsia"/>
        </w:rPr>
        <w:t>等应用场景，研发</w:t>
      </w:r>
      <w:r w:rsidRPr="000A4ABF">
        <w:rPr>
          <w:rFonts w:eastAsia="宋体"/>
        </w:rPr>
        <w:t>6</w:t>
      </w:r>
      <w:r w:rsidRPr="000A4ABF">
        <w:rPr>
          <w:rFonts w:eastAsia="宋体" w:hint="eastAsia"/>
        </w:rPr>
        <w:t>个系列的产品。</w:t>
      </w:r>
      <w:r w:rsidR="00724B20" w:rsidRPr="00666D45">
        <w:rPr>
          <w:rFonts w:eastAsia="宋体"/>
          <w:vertAlign w:val="superscript"/>
        </w:rPr>
        <w:fldChar w:fldCharType="begin"/>
      </w:r>
      <w:r w:rsidR="00724B20" w:rsidRPr="00666D45">
        <w:rPr>
          <w:rFonts w:eastAsia="宋体"/>
          <w:vertAlign w:val="superscript"/>
        </w:rPr>
        <w:instrText xml:space="preserve"> REF _Ref7247222 \r \h  \* MERGEFORMAT </w:instrText>
      </w:r>
      <w:r w:rsidR="00724B20" w:rsidRPr="00666D45">
        <w:rPr>
          <w:rFonts w:eastAsia="宋体"/>
          <w:vertAlign w:val="superscript"/>
        </w:rPr>
      </w:r>
      <w:r w:rsidR="00724B20" w:rsidRPr="00666D45">
        <w:rPr>
          <w:rFonts w:eastAsia="宋体"/>
          <w:vertAlign w:val="superscript"/>
        </w:rPr>
        <w:fldChar w:fldCharType="separate"/>
      </w:r>
      <w:r w:rsidR="00724B20" w:rsidRPr="00666D45">
        <w:rPr>
          <w:rFonts w:eastAsia="宋体"/>
          <w:vertAlign w:val="superscript"/>
        </w:rPr>
        <w:t>[</w:t>
      </w:r>
      <w:r w:rsidR="00FE23B3">
        <w:rPr>
          <w:rFonts w:eastAsia="宋体"/>
          <w:vertAlign w:val="superscript"/>
        </w:rPr>
        <w:t>3</w:t>
      </w:r>
      <w:r w:rsidR="00724B20" w:rsidRPr="00666D45">
        <w:rPr>
          <w:rFonts w:eastAsia="宋体"/>
          <w:vertAlign w:val="superscript"/>
        </w:rPr>
        <w:t>]</w:t>
      </w:r>
      <w:r w:rsidR="00724B20" w:rsidRPr="00666D45">
        <w:rPr>
          <w:rFonts w:eastAsia="宋体"/>
          <w:vertAlign w:val="superscript"/>
        </w:rPr>
        <w:fldChar w:fldCharType="end"/>
      </w:r>
    </w:p>
    <w:p w14:paraId="54887A1D" w14:textId="2A722FDB" w:rsidR="006D1113" w:rsidRPr="004F7D41" w:rsidRDefault="006D1113" w:rsidP="00666D45">
      <w:pPr>
        <w:spacing w:line="400" w:lineRule="exact"/>
        <w:ind w:firstLineChars="200" w:firstLine="480"/>
      </w:pPr>
      <w:r w:rsidRPr="000A4ABF">
        <w:rPr>
          <w:rFonts w:eastAsia="宋体" w:hint="eastAsia"/>
        </w:rPr>
        <w:t>截止目前，现有的网络安全产品大多采用传统的防火墙技术和入侵检测技术来实现对</w:t>
      </w:r>
      <w:r w:rsidRPr="00666D45">
        <w:rPr>
          <w:rFonts w:eastAsia="宋体"/>
        </w:rPr>
        <w:t>Web</w:t>
      </w:r>
      <w:r w:rsidRPr="00666D45">
        <w:rPr>
          <w:rFonts w:eastAsia="宋体" w:hint="eastAsia"/>
        </w:rPr>
        <w:t>网站进行防护，在面对自动化攻击时十分脆弱。</w:t>
      </w:r>
      <w:proofErr w:type="gramStart"/>
      <w:r w:rsidRPr="00666D45">
        <w:rPr>
          <w:rFonts w:eastAsia="宋体" w:hint="eastAsia"/>
        </w:rPr>
        <w:t>瑞数信息技术</w:t>
      </w:r>
      <w:proofErr w:type="gramEnd"/>
      <w:r w:rsidRPr="00666D45">
        <w:rPr>
          <w:rFonts w:eastAsia="宋体" w:hint="eastAsia"/>
        </w:rPr>
        <w:t>（上海）有限公司提供了类似的产品。</w:t>
      </w:r>
      <w:r w:rsidR="00891D5C">
        <w:rPr>
          <w:rFonts w:eastAsia="宋体" w:hint="eastAsia"/>
        </w:rPr>
        <w:t>如图</w:t>
      </w:r>
      <w:r w:rsidR="00891D5C">
        <w:rPr>
          <w:rFonts w:eastAsia="宋体" w:hint="eastAsia"/>
        </w:rPr>
        <w:t>1</w:t>
      </w:r>
      <w:r w:rsidR="00891D5C">
        <w:rPr>
          <w:rFonts w:eastAsia="宋体"/>
        </w:rPr>
        <w:t>-1</w:t>
      </w:r>
      <w:r w:rsidR="00A508DA">
        <w:rPr>
          <w:rFonts w:eastAsia="宋体" w:hint="eastAsia"/>
        </w:rPr>
        <w:t>“</w:t>
      </w:r>
      <w:r w:rsidR="00891D5C">
        <w:rPr>
          <w:rFonts w:eastAsia="宋体" w:hint="eastAsia"/>
        </w:rPr>
        <w:t>瑞数信息公司</w:t>
      </w:r>
      <w:r w:rsidR="00891D5C">
        <w:rPr>
          <w:rFonts w:eastAsia="宋体"/>
        </w:rPr>
        <w:t>动态安全</w:t>
      </w:r>
      <w:r w:rsidR="00A508DA">
        <w:rPr>
          <w:rFonts w:eastAsia="宋体" w:hint="eastAsia"/>
        </w:rPr>
        <w:t>”</w:t>
      </w:r>
      <w:r w:rsidR="00891D5C">
        <w:rPr>
          <w:rFonts w:eastAsia="宋体"/>
        </w:rPr>
        <w:t>所示：</w:t>
      </w:r>
    </w:p>
    <w:p w14:paraId="12C18174" w14:textId="0E032274" w:rsidR="006D1113" w:rsidRPr="004F7D41" w:rsidRDefault="006D1113" w:rsidP="00666D45">
      <w:pPr>
        <w:spacing w:line="400" w:lineRule="exact"/>
        <w:ind w:firstLineChars="200" w:firstLine="480"/>
      </w:pPr>
      <w:r w:rsidRPr="00666D45">
        <w:rPr>
          <w:rFonts w:eastAsia="宋体" w:hint="eastAsia"/>
        </w:rPr>
        <w:t>（</w:t>
      </w:r>
      <w:r w:rsidRPr="00666D45">
        <w:rPr>
          <w:rFonts w:eastAsia="宋体"/>
        </w:rPr>
        <w:t>1</w:t>
      </w:r>
      <w:r w:rsidRPr="00666D45">
        <w:rPr>
          <w:rFonts w:eastAsia="宋体" w:hint="eastAsia"/>
        </w:rPr>
        <w:t>）动态算法生成：每次检查代码逻辑与形态均不同，且有效时间随</w:t>
      </w:r>
      <w:r w:rsidR="00524959" w:rsidRPr="00666D45">
        <w:rPr>
          <w:rFonts w:eastAsia="宋体" w:hint="eastAsia"/>
        </w:rPr>
        <w:t>着</w:t>
      </w:r>
      <w:r w:rsidRPr="00666D45">
        <w:rPr>
          <w:rFonts w:eastAsia="宋体" w:hint="eastAsia"/>
        </w:rPr>
        <w:t>整体访问量动态调整，攻击者每次必须在极短的时间内完成逆向，大幅提升了攻击难度，迫使攻击者放弃攻击。</w:t>
      </w:r>
    </w:p>
    <w:p w14:paraId="24900D98" w14:textId="77777777" w:rsidR="006D1113" w:rsidRPr="004F7D41" w:rsidRDefault="006D1113" w:rsidP="00666D45">
      <w:pPr>
        <w:spacing w:line="400" w:lineRule="exact"/>
        <w:ind w:firstLineChars="200" w:firstLine="480"/>
      </w:pPr>
      <w:r w:rsidRPr="00666D45">
        <w:rPr>
          <w:rFonts w:eastAsia="宋体" w:hint="eastAsia"/>
        </w:rPr>
        <w:t>（</w:t>
      </w:r>
      <w:r w:rsidRPr="00666D45">
        <w:rPr>
          <w:rFonts w:eastAsia="宋体"/>
        </w:rPr>
        <w:t>2</w:t>
      </w:r>
      <w:r w:rsidRPr="00666D45">
        <w:rPr>
          <w:rFonts w:eastAsia="宋体" w:hint="eastAsia"/>
        </w:rPr>
        <w:t>）真实环境检查：利用不同浏览器中脚本引擎对特殊属性和语法的不同处理，验证真实的浏览器形态，大幅提升攻击者伪造终端运行环境的难度。</w:t>
      </w:r>
    </w:p>
    <w:p w14:paraId="45663A83" w14:textId="77777777" w:rsidR="006D1113" w:rsidRPr="004F7D41" w:rsidRDefault="006D1113" w:rsidP="00666D45">
      <w:pPr>
        <w:spacing w:line="400" w:lineRule="exact"/>
        <w:ind w:firstLineChars="200" w:firstLine="480"/>
      </w:pPr>
      <w:r w:rsidRPr="00666D45">
        <w:rPr>
          <w:rFonts w:eastAsia="宋体" w:hint="eastAsia"/>
        </w:rPr>
        <w:t>（</w:t>
      </w:r>
      <w:r w:rsidRPr="00666D45">
        <w:rPr>
          <w:rFonts w:eastAsia="宋体"/>
        </w:rPr>
        <w:t>3</w:t>
      </w:r>
      <w:r w:rsidRPr="00666D45">
        <w:rPr>
          <w:rFonts w:eastAsia="宋体" w:hint="eastAsia"/>
        </w:rPr>
        <w:t>）攻击行为模式分析：基于人机互动理论，分析终端操作行为模式，有效识别非人为的操作行为，有效防止低频模拟操作攻击</w:t>
      </w:r>
    </w:p>
    <w:p w14:paraId="167DD7DF" w14:textId="5EFC3D7C" w:rsidR="00724B20" w:rsidRPr="00666D45" w:rsidRDefault="00910A7A" w:rsidP="00666D45">
      <w:pPr>
        <w:pStyle w:val="a8"/>
        <w:ind w:firstLineChars="0" w:firstLine="0"/>
        <w:jc w:val="center"/>
      </w:pPr>
      <w:r w:rsidRPr="00910A7A">
        <w:rPr>
          <w:rFonts w:cs="仿宋"/>
          <w:noProof/>
        </w:rPr>
        <w:t xml:space="preserve"> </w:t>
      </w:r>
      <w:r w:rsidRPr="00D67C68">
        <w:rPr>
          <w:rFonts w:cs="仿宋"/>
          <w:noProof/>
        </w:rPr>
        <w:drawing>
          <wp:inline distT="0" distB="0" distL="0" distR="0" wp14:anchorId="42443FA6" wp14:editId="25B718F5">
            <wp:extent cx="3960000" cy="1702800"/>
            <wp:effectExtent l="0" t="0" r="2540" b="0"/>
            <wp:docPr id="63" name="图片 17" descr="瑞数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7" descr="瑞数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960000" cy="1702800"/>
                    </a:xfrm>
                    <a:prstGeom prst="rect">
                      <a:avLst/>
                    </a:prstGeom>
                    <a:noFill/>
                    <a:ln>
                      <a:noFill/>
                    </a:ln>
                  </pic:spPr>
                </pic:pic>
              </a:graphicData>
            </a:graphic>
          </wp:inline>
        </w:drawing>
      </w:r>
    </w:p>
    <w:p w14:paraId="7DDF9990" w14:textId="7269D575" w:rsidR="006D1113" w:rsidRPr="00D135DD" w:rsidRDefault="00724B20" w:rsidP="00724B20">
      <w:pPr>
        <w:pStyle w:val="af0"/>
        <w:ind w:firstLine="400"/>
        <w:jc w:val="center"/>
        <w:rPr>
          <w:rFonts w:ascii="Times New Roman" w:hAnsi="Times New Roman"/>
          <w:sz w:val="24"/>
        </w:rPr>
      </w:pPr>
      <w:r w:rsidRPr="00D135DD">
        <w:rPr>
          <w:rFonts w:ascii="Times New Roman" w:hAnsi="Times New Roman" w:hint="eastAsia"/>
        </w:rPr>
        <w:t>图</w:t>
      </w:r>
      <w:r w:rsidRPr="00D135DD">
        <w:rPr>
          <w:rFonts w:ascii="Times New Roman" w:hAnsi="Times New Roman" w:hint="eastAsia"/>
        </w:rPr>
        <w:t xml:space="preserve"> 1-</w:t>
      </w:r>
      <w:r w:rsidR="00DE0DC7" w:rsidRPr="00D135DD">
        <w:rPr>
          <w:rFonts w:ascii="Times New Roman" w:hAnsi="Times New Roman"/>
        </w:rPr>
        <w:t xml:space="preserve">1 </w:t>
      </w:r>
      <w:proofErr w:type="gramStart"/>
      <w:r w:rsidRPr="00D135DD">
        <w:rPr>
          <w:rFonts w:ascii="Times New Roman" w:hAnsi="Times New Roman" w:hint="eastAsia"/>
        </w:rPr>
        <w:t>瑞数信息</w:t>
      </w:r>
      <w:proofErr w:type="gramEnd"/>
      <w:r w:rsidRPr="00D135DD">
        <w:rPr>
          <w:rFonts w:ascii="Times New Roman" w:hAnsi="Times New Roman" w:hint="eastAsia"/>
        </w:rPr>
        <w:t>公司动态安全</w:t>
      </w:r>
    </w:p>
    <w:p w14:paraId="2965D088" w14:textId="64153EAB" w:rsidR="003A691E" w:rsidRDefault="006D1113" w:rsidP="00666D45">
      <w:pPr>
        <w:spacing w:line="400" w:lineRule="exact"/>
        <w:ind w:firstLineChars="200" w:firstLine="480"/>
        <w:rPr>
          <w:ins w:id="22" w:author="Admire" w:date="2019-05-07T14:03:00Z"/>
          <w:rFonts w:eastAsia="宋体"/>
        </w:rPr>
      </w:pPr>
      <w:r w:rsidRPr="00666D45">
        <w:rPr>
          <w:rFonts w:eastAsia="宋体" w:hint="eastAsia"/>
        </w:rPr>
        <w:t>我们在此项目中将开发动态的防御，使防御手段变动，增强防御的机制，增加攻击者破解的难度，使攻击者无法用规律的自动化计算快速攻击、获取页面信息。</w:t>
      </w:r>
    </w:p>
    <w:p w14:paraId="4AAFB058" w14:textId="1C1B722A" w:rsidR="00510EA5" w:rsidRPr="004F7D41" w:rsidRDefault="00510EA5" w:rsidP="00510EA5">
      <w:pPr>
        <w:pStyle w:val="-2"/>
        <w:rPr>
          <w:rFonts w:hint="eastAsia"/>
        </w:rPr>
        <w:pPrChange w:id="23" w:author="Admire" w:date="2019-05-07T14:03:00Z">
          <w:pPr>
            <w:spacing w:line="400" w:lineRule="exact"/>
            <w:ind w:firstLineChars="200" w:firstLine="480"/>
          </w:pPr>
        </w:pPrChange>
      </w:pPr>
      <w:ins w:id="24" w:author="Admire" w:date="2019-05-07T14:03:00Z">
        <w:r>
          <w:rPr>
            <w:rFonts w:hint="eastAsia"/>
          </w:rPr>
          <w:t>1.3</w:t>
        </w:r>
        <w:r>
          <w:t xml:space="preserve"> </w:t>
        </w:r>
        <w:r>
          <w:rPr>
            <w:rFonts w:hint="eastAsia"/>
          </w:rPr>
          <w:t>主要工作</w:t>
        </w:r>
      </w:ins>
    </w:p>
    <w:p w14:paraId="41FDAF99" w14:textId="639BD4FD" w:rsidR="003A691E" w:rsidDel="00510EA5" w:rsidRDefault="003A691E" w:rsidP="00510EA5">
      <w:pPr>
        <w:pStyle w:val="-2"/>
        <w:numPr>
          <w:ilvl w:val="1"/>
          <w:numId w:val="35"/>
        </w:numPr>
        <w:ind w:left="559" w:firstLine="0"/>
        <w:rPr>
          <w:del w:id="25" w:author="Admire" w:date="2019-05-07T14:03:00Z"/>
        </w:rPr>
        <w:pPrChange w:id="26" w:author="Admire" w:date="2019-05-07T14:03:00Z">
          <w:pPr>
            <w:pStyle w:val="-2"/>
            <w:numPr>
              <w:ilvl w:val="1"/>
              <w:numId w:val="35"/>
            </w:numPr>
            <w:spacing w:before="0" w:after="0" w:line="400" w:lineRule="exact"/>
            <w:ind w:left="935" w:hanging="375"/>
          </w:pPr>
        </w:pPrChange>
      </w:pPr>
      <w:bookmarkStart w:id="27" w:name="_Toc24055"/>
      <w:bookmarkStart w:id="28" w:name="_Toc7728428"/>
      <w:del w:id="29" w:author="Admire" w:date="2019-05-07T14:03:00Z">
        <w:r w:rsidDel="00510EA5">
          <w:rPr>
            <w:rFonts w:hint="eastAsia"/>
          </w:rPr>
          <w:delText>主要工作</w:delText>
        </w:r>
        <w:bookmarkEnd w:id="27"/>
        <w:bookmarkEnd w:id="28"/>
      </w:del>
    </w:p>
    <w:p w14:paraId="231A90A3" w14:textId="77777777" w:rsidR="004E20CF" w:rsidRDefault="00066022" w:rsidP="00510EA5">
      <w:pPr>
        <w:spacing w:line="400" w:lineRule="exact"/>
        <w:ind w:leftChars="233" w:left="559" w:firstLine="0"/>
        <w:pPrChange w:id="30" w:author="Admire" w:date="2019-05-07T14:03:00Z">
          <w:pPr>
            <w:spacing w:line="400" w:lineRule="exact"/>
            <w:ind w:leftChars="233" w:left="559" w:firstLineChars="200" w:firstLine="480"/>
          </w:pPr>
        </w:pPrChange>
      </w:pPr>
      <w:r>
        <w:rPr>
          <w:rFonts w:hint="eastAsia"/>
        </w:rPr>
        <w:t>基于代码混淆的</w:t>
      </w:r>
      <w:r>
        <w:t>W</w:t>
      </w:r>
      <w:r>
        <w:rPr>
          <w:rFonts w:hint="eastAsia"/>
        </w:rPr>
        <w:t>eb</w:t>
      </w:r>
      <w:r>
        <w:rPr>
          <w:rFonts w:hint="eastAsia"/>
        </w:rPr>
        <w:t>站点动态防御系统，</w:t>
      </w:r>
      <w:r>
        <w:t>主要</w:t>
      </w:r>
      <w:r>
        <w:rPr>
          <w:rFonts w:hint="eastAsia"/>
        </w:rPr>
        <w:t>工作</w:t>
      </w:r>
      <w:r>
        <w:t>：</w:t>
      </w:r>
    </w:p>
    <w:p w14:paraId="6A8E6613" w14:textId="4631EC15" w:rsidR="00301E6D" w:rsidRDefault="00301E6D" w:rsidP="005240D3">
      <w:pPr>
        <w:pStyle w:val="-3"/>
        <w:pPrChange w:id="31" w:author="Admire" w:date="2019-05-07T13:58:00Z">
          <w:pPr>
            <w:pStyle w:val="-3"/>
            <w:ind w:firstLine="480"/>
          </w:pPr>
        </w:pPrChange>
      </w:pPr>
      <w:r>
        <w:t xml:space="preserve">1.3.1 </w:t>
      </w:r>
      <w:r w:rsidR="00066022">
        <w:rPr>
          <w:rFonts w:hint="eastAsia"/>
        </w:rPr>
        <w:t>Nginx</w:t>
      </w:r>
      <w:r w:rsidR="00066022">
        <w:t xml:space="preserve"> HTTP </w:t>
      </w:r>
      <w:r w:rsidR="00066022">
        <w:rPr>
          <w:rFonts w:hint="eastAsia"/>
        </w:rPr>
        <w:t>模块</w:t>
      </w:r>
      <w:r w:rsidR="00066022">
        <w:t>的开发</w:t>
      </w:r>
      <w:r w:rsidR="00066022">
        <w:rPr>
          <w:rFonts w:hint="eastAsia"/>
        </w:rPr>
        <w:t>。</w:t>
      </w:r>
    </w:p>
    <w:p w14:paraId="1B96CE0A" w14:textId="73EEE0A8" w:rsidR="004E20CF" w:rsidRDefault="00066022" w:rsidP="003A5B7E">
      <w:pPr>
        <w:spacing w:line="400" w:lineRule="exact"/>
        <w:ind w:firstLineChars="200" w:firstLine="480"/>
      </w:pPr>
      <w:r w:rsidRPr="003C62B7">
        <w:rPr>
          <w:rFonts w:hint="eastAsia"/>
        </w:rPr>
        <w:t>Nginx</w:t>
      </w:r>
      <w:r>
        <w:rPr>
          <w:rFonts w:hint="eastAsia"/>
        </w:rPr>
        <w:t>整体采用</w:t>
      </w:r>
      <w:commentRangeStart w:id="32"/>
      <w:r>
        <w:rPr>
          <w:rFonts w:hint="eastAsia"/>
        </w:rPr>
        <w:t>高度</w:t>
      </w:r>
      <w:commentRangeEnd w:id="32"/>
      <w:r w:rsidR="00000058">
        <w:rPr>
          <w:rStyle w:val="a5"/>
          <w:rFonts w:eastAsia="宋体" w:cs="Times New Roman"/>
        </w:rPr>
        <w:commentReference w:id="32"/>
      </w:r>
      <w:r>
        <w:rPr>
          <w:rFonts w:hint="eastAsia"/>
        </w:rPr>
        <w:t>模块化的架构设计。本系统需要开发</w:t>
      </w:r>
      <w:r>
        <w:t>一个</w:t>
      </w:r>
      <w:r>
        <w:rPr>
          <w:rFonts w:hint="eastAsia"/>
        </w:rPr>
        <w:t>根据</w:t>
      </w:r>
      <w:r>
        <w:t>Nginx</w:t>
      </w:r>
      <w:r>
        <w:t>框架定义</w:t>
      </w:r>
      <w:r>
        <w:rPr>
          <w:rFonts w:hint="eastAsia"/>
        </w:rPr>
        <w:t>的</w:t>
      </w:r>
      <w:r>
        <w:t xml:space="preserve">HTTP </w:t>
      </w:r>
      <w:r>
        <w:rPr>
          <w:rFonts w:hint="eastAsia"/>
        </w:rPr>
        <w:t>模块</w:t>
      </w:r>
      <w:r>
        <w:t>。</w:t>
      </w:r>
      <w:r>
        <w:rPr>
          <w:rFonts w:hint="eastAsia"/>
        </w:rPr>
        <w:t>这样才能把</w:t>
      </w:r>
      <w:r w:rsidR="009670C2">
        <w:rPr>
          <w:rFonts w:hint="eastAsia"/>
        </w:rPr>
        <w:t>本系统</w:t>
      </w:r>
      <w:r>
        <w:t>程序</w:t>
      </w:r>
      <w:r>
        <w:rPr>
          <w:rFonts w:hint="eastAsia"/>
        </w:rPr>
        <w:t>嵌入到</w:t>
      </w:r>
      <w:r>
        <w:rPr>
          <w:rFonts w:hint="eastAsia"/>
        </w:rPr>
        <w:t>Nginx</w:t>
      </w:r>
      <w:r>
        <w:t>中</w:t>
      </w:r>
      <w:r>
        <w:rPr>
          <w:rFonts w:hint="eastAsia"/>
        </w:rPr>
        <w:t>，使得</w:t>
      </w:r>
      <w:r>
        <w:t>最终编译出的二进制程序</w:t>
      </w:r>
      <w:r>
        <w:t xml:space="preserve">Nginx </w:t>
      </w:r>
      <w:r>
        <w:rPr>
          <w:rFonts w:hint="eastAsia"/>
        </w:rPr>
        <w:t>包含</w:t>
      </w:r>
      <w:r>
        <w:t>本系统的代码</w:t>
      </w:r>
      <w:bookmarkStart w:id="33" w:name="_GoBack"/>
      <w:bookmarkEnd w:id="33"/>
      <w:r>
        <w:t>。</w:t>
      </w:r>
    </w:p>
    <w:p w14:paraId="2AA4B4FA" w14:textId="77777777" w:rsidR="00301E6D" w:rsidRDefault="004E20CF" w:rsidP="005240D3">
      <w:pPr>
        <w:pStyle w:val="-3"/>
        <w:pPrChange w:id="34" w:author="Admire" w:date="2019-05-07T13:58:00Z">
          <w:pPr>
            <w:pStyle w:val="-3"/>
            <w:ind w:firstLine="480"/>
          </w:pPr>
        </w:pPrChange>
      </w:pPr>
      <w:r>
        <w:t xml:space="preserve">1.3.2 </w:t>
      </w:r>
      <w:r w:rsidR="00066022">
        <w:rPr>
          <w:rFonts w:hint="eastAsia"/>
        </w:rPr>
        <w:t>动态</w:t>
      </w:r>
      <w:r w:rsidR="0056616B">
        <w:rPr>
          <w:rFonts w:hint="eastAsia"/>
        </w:rPr>
        <w:t>ID</w:t>
      </w:r>
      <w:r w:rsidR="00066022">
        <w:rPr>
          <w:rFonts w:hint="eastAsia"/>
        </w:rPr>
        <w:t>实现</w:t>
      </w:r>
    </w:p>
    <w:p w14:paraId="3B8011E6" w14:textId="2946DD18" w:rsidR="004E20CF" w:rsidRDefault="00066022" w:rsidP="003A5B7E">
      <w:pPr>
        <w:spacing w:line="400" w:lineRule="exact"/>
        <w:ind w:firstLineChars="180" w:firstLine="432"/>
      </w:pPr>
      <w:r>
        <w:rPr>
          <w:rFonts w:hint="eastAsia"/>
        </w:rPr>
        <w:t>没有</w:t>
      </w:r>
      <w:r w:rsidR="0056616B">
        <w:rPr>
          <w:rFonts w:hint="eastAsia"/>
        </w:rPr>
        <w:t>ID</w:t>
      </w:r>
      <w:r>
        <w:t>或者</w:t>
      </w:r>
      <w:r w:rsidR="0056616B">
        <w:t>ID</w:t>
      </w:r>
      <w:r>
        <w:t>错误的请求，</w:t>
      </w:r>
      <w:r>
        <w:rPr>
          <w:rFonts w:hint="eastAsia"/>
        </w:rPr>
        <w:t>下发</w:t>
      </w:r>
      <w:r w:rsidR="0056616B">
        <w:t>ID</w:t>
      </w:r>
      <w:r>
        <w:rPr>
          <w:rFonts w:hint="eastAsia"/>
        </w:rPr>
        <w:t>给予</w:t>
      </w:r>
      <w:r>
        <w:t>再次访问</w:t>
      </w:r>
      <w:r>
        <w:rPr>
          <w:rFonts w:hint="eastAsia"/>
        </w:rPr>
        <w:t>的</w:t>
      </w:r>
      <w:r>
        <w:t>机会</w:t>
      </w:r>
      <w:r>
        <w:rPr>
          <w:rFonts w:hint="eastAsia"/>
        </w:rPr>
        <w:t>；</w:t>
      </w:r>
      <w:r w:rsidR="0056616B">
        <w:t>ID</w:t>
      </w:r>
      <w:r>
        <w:t>正确的请求，</w:t>
      </w:r>
      <w:r>
        <w:rPr>
          <w:rFonts w:hint="eastAsia"/>
        </w:rPr>
        <w:t>给予</w:t>
      </w:r>
      <w:r>
        <w:t>正确响应，并</w:t>
      </w:r>
      <w:r>
        <w:rPr>
          <w:rFonts w:hint="eastAsia"/>
        </w:rPr>
        <w:t>准备好</w:t>
      </w:r>
      <w:r>
        <w:t>下一次的</w:t>
      </w:r>
      <w:r w:rsidR="0056616B">
        <w:t>ID</w:t>
      </w:r>
      <w:r>
        <w:t>。</w:t>
      </w:r>
    </w:p>
    <w:p w14:paraId="54BEE659" w14:textId="77777777" w:rsidR="00301E6D" w:rsidRPr="003A5B7E" w:rsidRDefault="004E20CF" w:rsidP="005240D3">
      <w:pPr>
        <w:pStyle w:val="-3"/>
        <w:ind w:firstLine="480"/>
        <w:rPr>
          <w:rPrChange w:id="35" w:author="Admire" w:date="2019-05-07T13:50:00Z">
            <w:rPr/>
          </w:rPrChange>
        </w:rPr>
        <w:pPrChange w:id="36" w:author="Admire" w:date="2019-05-07T13:58:00Z">
          <w:pPr>
            <w:pStyle w:val="-3"/>
            <w:ind w:firstLine="482"/>
          </w:pPr>
        </w:pPrChange>
      </w:pPr>
      <w:r w:rsidRPr="003A5B7E">
        <w:rPr>
          <w:rPrChange w:id="37" w:author="Admire" w:date="2019-05-07T13:50:00Z">
            <w:rPr/>
          </w:rPrChange>
        </w:rPr>
        <w:t xml:space="preserve">1.3.3 </w:t>
      </w:r>
      <w:r w:rsidR="00066022" w:rsidRPr="003A5B7E">
        <w:rPr>
          <w:rFonts w:hint="eastAsia"/>
          <w:rPrChange w:id="38" w:author="Admire" w:date="2019-05-07T13:50:00Z">
            <w:rPr>
              <w:rFonts w:hint="eastAsia"/>
            </w:rPr>
          </w:rPrChange>
        </w:rPr>
        <w:t>JavaScript</w:t>
      </w:r>
      <w:r w:rsidR="00066022" w:rsidRPr="003A5B7E">
        <w:rPr>
          <w:rFonts w:hint="eastAsia"/>
          <w:rPrChange w:id="39" w:author="Admire" w:date="2019-05-07T13:50:00Z">
            <w:rPr>
              <w:rFonts w:hint="eastAsia"/>
            </w:rPr>
          </w:rPrChange>
        </w:rPr>
        <w:t>代码混淆</w:t>
      </w:r>
    </w:p>
    <w:p w14:paraId="4A0F4A84" w14:textId="1E9C97F8" w:rsidR="00066022" w:rsidRDefault="00066022" w:rsidP="003A5B7E">
      <w:pPr>
        <w:spacing w:line="400" w:lineRule="exact"/>
        <w:ind w:firstLineChars="175" w:firstLine="420"/>
      </w:pPr>
      <w:r>
        <w:rPr>
          <w:rFonts w:hint="eastAsia"/>
        </w:rPr>
        <w:t>发送</w:t>
      </w:r>
      <w:r>
        <w:t>到用户浏览器的</w:t>
      </w:r>
      <w:r>
        <w:t>JavaScript</w:t>
      </w:r>
      <w:r>
        <w:t>代码，</w:t>
      </w:r>
      <w:r>
        <w:rPr>
          <w:rFonts w:hint="eastAsia"/>
        </w:rPr>
        <w:t>需要</w:t>
      </w:r>
      <w:r>
        <w:t>经过代码混淆进行保护处理。</w:t>
      </w:r>
      <w:r>
        <w:rPr>
          <w:rFonts w:hint="eastAsia"/>
        </w:rPr>
        <w:t>这些</w:t>
      </w:r>
      <w:r>
        <w:t>JavaScript</w:t>
      </w:r>
      <w:r>
        <w:t>代码包括受保护</w:t>
      </w:r>
      <w:r>
        <w:rPr>
          <w:rFonts w:hint="eastAsia"/>
        </w:rPr>
        <w:t>网站网页中</w:t>
      </w:r>
      <w:r>
        <w:t>使用的</w:t>
      </w:r>
      <w:r>
        <w:t>JavaScript</w:t>
      </w:r>
      <w:r>
        <w:t>代码</w:t>
      </w:r>
      <w:r>
        <w:rPr>
          <w:rFonts w:hint="eastAsia"/>
        </w:rPr>
        <w:t>和本系统中</w:t>
      </w:r>
      <w:r>
        <w:t>动态</w:t>
      </w:r>
      <w:r w:rsidR="0056616B">
        <w:t>ID</w:t>
      </w:r>
      <w:r>
        <w:rPr>
          <w:rFonts w:hint="eastAsia"/>
        </w:rPr>
        <w:t>在</w:t>
      </w:r>
      <w:r>
        <w:t>浏览器端</w:t>
      </w:r>
      <w:r>
        <w:rPr>
          <w:rFonts w:hint="eastAsia"/>
        </w:rPr>
        <w:t>的</w:t>
      </w:r>
      <w:r>
        <w:rPr>
          <w:rFonts w:hint="eastAsia"/>
        </w:rPr>
        <w:t>JavaScript</w:t>
      </w:r>
      <w:r>
        <w:rPr>
          <w:rFonts w:hint="eastAsia"/>
        </w:rPr>
        <w:t>程序</w:t>
      </w:r>
      <w:r>
        <w:t>代码</w:t>
      </w:r>
      <w:r>
        <w:rPr>
          <w:rFonts w:hint="eastAsia"/>
        </w:rPr>
        <w:t>。</w:t>
      </w:r>
    </w:p>
    <w:p w14:paraId="21522ECD" w14:textId="5109A7E8" w:rsidR="003A691E" w:rsidRDefault="003A691E" w:rsidP="00656762">
      <w:pPr>
        <w:spacing w:line="400" w:lineRule="atLeast"/>
        <w:ind w:firstLine="480"/>
        <w:rPr>
          <w:color w:val="000000"/>
          <w:szCs w:val="30"/>
        </w:rPr>
      </w:pPr>
    </w:p>
    <w:p w14:paraId="68DA2252" w14:textId="77777777" w:rsidR="003A691E" w:rsidRDefault="003A691E" w:rsidP="00510EA5">
      <w:pPr>
        <w:pStyle w:val="-2"/>
        <w:pPrChange w:id="40" w:author="Admire" w:date="2019-05-07T14:02:00Z">
          <w:pPr>
            <w:pStyle w:val="-2"/>
            <w:spacing w:before="0" w:after="0" w:line="400" w:lineRule="exact"/>
            <w:ind w:firstLine="562"/>
          </w:pPr>
        </w:pPrChange>
      </w:pPr>
      <w:bookmarkStart w:id="41" w:name="_Toc20095"/>
      <w:bookmarkStart w:id="42" w:name="_Toc512648829"/>
      <w:bookmarkStart w:id="43" w:name="_Toc514534593"/>
      <w:bookmarkStart w:id="44" w:name="_Toc15247"/>
      <w:bookmarkStart w:id="45" w:name="_Toc10659"/>
      <w:bookmarkStart w:id="46" w:name="_Toc17778"/>
      <w:bookmarkStart w:id="47" w:name="_Toc514845415"/>
      <w:bookmarkStart w:id="48" w:name="_Toc218767023"/>
      <w:bookmarkStart w:id="49" w:name="_Toc499675511"/>
      <w:bookmarkStart w:id="50" w:name="_Toc10133"/>
      <w:bookmarkStart w:id="51" w:name="_Toc7728429"/>
      <w:r>
        <w:rPr>
          <w:rFonts w:hint="eastAsia"/>
        </w:rPr>
        <w:t xml:space="preserve">1.4 </w:t>
      </w:r>
      <w:r>
        <w:rPr>
          <w:rFonts w:hint="eastAsia"/>
        </w:rPr>
        <w:t>论文组织</w:t>
      </w:r>
      <w:bookmarkEnd w:id="41"/>
      <w:bookmarkEnd w:id="42"/>
      <w:bookmarkEnd w:id="43"/>
      <w:bookmarkEnd w:id="44"/>
      <w:bookmarkEnd w:id="45"/>
      <w:bookmarkEnd w:id="46"/>
      <w:bookmarkEnd w:id="47"/>
      <w:bookmarkEnd w:id="48"/>
      <w:bookmarkEnd w:id="49"/>
      <w:bookmarkEnd w:id="50"/>
      <w:bookmarkEnd w:id="51"/>
    </w:p>
    <w:p w14:paraId="1363984E" w14:textId="77777777" w:rsidR="003A691E" w:rsidRPr="004F7D41" w:rsidRDefault="003A691E" w:rsidP="00666D45">
      <w:pPr>
        <w:spacing w:line="400" w:lineRule="exact"/>
        <w:ind w:firstLineChars="200" w:firstLine="480"/>
      </w:pPr>
      <w:r w:rsidRPr="00666D45">
        <w:rPr>
          <w:rFonts w:eastAsia="宋体" w:hint="eastAsia"/>
        </w:rPr>
        <w:t>这篇论文内容结构如下：</w:t>
      </w:r>
    </w:p>
    <w:p w14:paraId="0B832104" w14:textId="696B7C81" w:rsidR="008F16AE" w:rsidRPr="004F7D41" w:rsidRDefault="003A691E" w:rsidP="00666D45">
      <w:pPr>
        <w:spacing w:line="400" w:lineRule="exact"/>
        <w:ind w:firstLineChars="200" w:firstLine="480"/>
      </w:pPr>
      <w:r w:rsidRPr="00666D45">
        <w:rPr>
          <w:rFonts w:eastAsia="宋体" w:hint="eastAsia"/>
        </w:rPr>
        <w:t>第一章，</w:t>
      </w:r>
      <w:r w:rsidR="004632E6" w:rsidRPr="00666D45">
        <w:rPr>
          <w:rFonts w:eastAsia="宋体" w:hint="eastAsia"/>
        </w:rPr>
        <w:t>本章</w:t>
      </w:r>
      <w:r w:rsidR="008F16AE" w:rsidRPr="00666D45">
        <w:rPr>
          <w:rFonts w:eastAsia="宋体" w:hint="eastAsia"/>
        </w:rPr>
        <w:t>讲述基于代码混淆的</w:t>
      </w:r>
      <w:r w:rsidR="008F16AE" w:rsidRPr="00666D45">
        <w:rPr>
          <w:rFonts w:eastAsia="宋体"/>
        </w:rPr>
        <w:t>Web</w:t>
      </w:r>
      <w:r w:rsidR="008F16AE" w:rsidRPr="00666D45">
        <w:rPr>
          <w:rFonts w:eastAsia="宋体" w:hint="eastAsia"/>
        </w:rPr>
        <w:t>站点动态防御系统的应用背景和开发必要性，然后通过分析研究现状，对现有的防御进行详细分析，提出这些系统目前存在的一些问题，明确了开发本系统的重要意义。</w:t>
      </w:r>
    </w:p>
    <w:p w14:paraId="3CBC4E5C" w14:textId="1AC21FC6" w:rsidR="003A691E" w:rsidRPr="004F7D41" w:rsidRDefault="003A691E" w:rsidP="00666D45">
      <w:pPr>
        <w:spacing w:line="400" w:lineRule="exact"/>
        <w:ind w:firstLineChars="200" w:firstLine="480"/>
      </w:pPr>
      <w:r w:rsidRPr="00666D45">
        <w:rPr>
          <w:rFonts w:eastAsia="宋体" w:hint="eastAsia"/>
        </w:rPr>
        <w:t>第</w:t>
      </w:r>
      <w:r w:rsidR="00AD37F3" w:rsidRPr="00666D45">
        <w:rPr>
          <w:rFonts w:eastAsia="宋体" w:hint="eastAsia"/>
        </w:rPr>
        <w:t>二章</w:t>
      </w:r>
      <w:r w:rsidR="008F16AE" w:rsidRPr="00666D45">
        <w:rPr>
          <w:rFonts w:eastAsia="宋体" w:hint="eastAsia"/>
        </w:rPr>
        <w:t>，</w:t>
      </w:r>
      <w:r w:rsidR="004632E6" w:rsidRPr="00666D45">
        <w:rPr>
          <w:rFonts w:eastAsia="宋体" w:hint="eastAsia"/>
        </w:rPr>
        <w:t>本章</w:t>
      </w:r>
      <w:r w:rsidR="008F16AE" w:rsidRPr="00666D45">
        <w:rPr>
          <w:rFonts w:eastAsia="宋体" w:hint="eastAsia"/>
        </w:rPr>
        <w:t>描述开发代码混淆的</w:t>
      </w:r>
      <w:r w:rsidR="008F16AE" w:rsidRPr="00666D45">
        <w:rPr>
          <w:rFonts w:eastAsia="宋体"/>
        </w:rPr>
        <w:t>Web</w:t>
      </w:r>
      <w:r w:rsidR="008F16AE" w:rsidRPr="00666D45">
        <w:rPr>
          <w:rFonts w:eastAsia="宋体" w:hint="eastAsia"/>
        </w:rPr>
        <w:t>站点动态防御系统</w:t>
      </w:r>
      <w:r w:rsidR="00A24A71" w:rsidRPr="00666D45">
        <w:rPr>
          <w:rFonts w:eastAsia="宋体" w:hint="eastAsia"/>
        </w:rPr>
        <w:t>所需要的预备技术和知识，主要有</w:t>
      </w:r>
      <w:r w:rsidR="00A24A71" w:rsidRPr="00666D45">
        <w:rPr>
          <w:rFonts w:eastAsia="宋体"/>
        </w:rPr>
        <w:t>Nginx</w:t>
      </w:r>
      <w:r w:rsidR="00A24A71" w:rsidRPr="00666D45">
        <w:rPr>
          <w:rFonts w:eastAsia="宋体" w:hint="eastAsia"/>
        </w:rPr>
        <w:t>模块开发，</w:t>
      </w:r>
      <w:r w:rsidR="00A24A71" w:rsidRPr="00666D45">
        <w:rPr>
          <w:rFonts w:eastAsia="宋体"/>
        </w:rPr>
        <w:t xml:space="preserve">Chrome </w:t>
      </w:r>
      <w:r w:rsidR="00F37A0F">
        <w:rPr>
          <w:rFonts w:eastAsia="宋体"/>
        </w:rPr>
        <w:t>E</w:t>
      </w:r>
      <w:r w:rsidR="00A24A71" w:rsidRPr="00666D45">
        <w:rPr>
          <w:rFonts w:eastAsia="宋体"/>
        </w:rPr>
        <w:t>xtension</w:t>
      </w:r>
      <w:r w:rsidR="00A24A71" w:rsidRPr="00666D45">
        <w:rPr>
          <w:rFonts w:eastAsia="宋体" w:hint="eastAsia"/>
        </w:rPr>
        <w:t>开发</w:t>
      </w:r>
      <w:r w:rsidR="008F16AE" w:rsidRPr="00666D45">
        <w:rPr>
          <w:rFonts w:eastAsia="宋体" w:hint="eastAsia"/>
        </w:rPr>
        <w:t>。</w:t>
      </w:r>
    </w:p>
    <w:p w14:paraId="23BE0ABE" w14:textId="434FC9F3" w:rsidR="008F16AE" w:rsidRPr="004F7D41" w:rsidRDefault="003A691E" w:rsidP="00666D45">
      <w:pPr>
        <w:spacing w:line="400" w:lineRule="exact"/>
        <w:ind w:firstLineChars="200" w:firstLine="480"/>
      </w:pPr>
      <w:r w:rsidRPr="00666D45">
        <w:rPr>
          <w:rFonts w:eastAsia="宋体" w:hint="eastAsia"/>
        </w:rPr>
        <w:t>第</w:t>
      </w:r>
      <w:r w:rsidR="00AD37F3" w:rsidRPr="00666D45">
        <w:rPr>
          <w:rFonts w:eastAsia="宋体" w:hint="eastAsia"/>
        </w:rPr>
        <w:t>三章</w:t>
      </w:r>
      <w:r w:rsidRPr="00666D45">
        <w:rPr>
          <w:rFonts w:eastAsia="宋体" w:hint="eastAsia"/>
        </w:rPr>
        <w:t>。</w:t>
      </w:r>
      <w:r w:rsidR="004632E6" w:rsidRPr="00666D45">
        <w:rPr>
          <w:rFonts w:eastAsia="宋体" w:hint="eastAsia"/>
        </w:rPr>
        <w:t>本章</w:t>
      </w:r>
      <w:r w:rsidR="008F16AE" w:rsidRPr="00666D45">
        <w:rPr>
          <w:rFonts w:eastAsia="宋体" w:hint="eastAsia"/>
        </w:rPr>
        <w:t>着重分析</w:t>
      </w:r>
      <w:r w:rsidR="003E72F7" w:rsidRPr="00666D45">
        <w:rPr>
          <w:rFonts w:eastAsia="宋体" w:hint="eastAsia"/>
        </w:rPr>
        <w:t>基于代码混淆的</w:t>
      </w:r>
      <w:r w:rsidR="003E72F7" w:rsidRPr="00666D45">
        <w:rPr>
          <w:rFonts w:eastAsia="宋体"/>
        </w:rPr>
        <w:t>Web</w:t>
      </w:r>
      <w:r w:rsidR="003E72F7" w:rsidRPr="00666D45">
        <w:rPr>
          <w:rFonts w:eastAsia="宋体" w:hint="eastAsia"/>
        </w:rPr>
        <w:t>站点动态防御系统</w:t>
      </w:r>
      <w:r w:rsidR="008F16AE" w:rsidRPr="00666D45">
        <w:rPr>
          <w:rFonts w:eastAsia="宋体" w:hint="eastAsia"/>
        </w:rPr>
        <w:t>的功能和需求，并为整个系统进行概要设计和说明。着重分析了系统的功能性需求和数据库设计。</w:t>
      </w:r>
    </w:p>
    <w:p w14:paraId="5068055F" w14:textId="76CAB53E" w:rsidR="003A691E" w:rsidRPr="004F7D41" w:rsidRDefault="003A691E" w:rsidP="00666D45">
      <w:pPr>
        <w:spacing w:line="400" w:lineRule="exact"/>
        <w:ind w:firstLineChars="200" w:firstLine="480"/>
      </w:pPr>
      <w:r w:rsidRPr="00666D45">
        <w:rPr>
          <w:rFonts w:eastAsia="宋体" w:hint="eastAsia"/>
        </w:rPr>
        <w:t>第</w:t>
      </w:r>
      <w:r w:rsidR="00AD37F3" w:rsidRPr="00666D45">
        <w:rPr>
          <w:rFonts w:eastAsia="宋体" w:hint="eastAsia"/>
        </w:rPr>
        <w:t>四章</w:t>
      </w:r>
      <w:r w:rsidR="00B069DB" w:rsidRPr="00666D45">
        <w:rPr>
          <w:rFonts w:eastAsia="宋体" w:hint="eastAsia"/>
        </w:rPr>
        <w:t>，</w:t>
      </w:r>
      <w:r w:rsidR="004632E6" w:rsidRPr="00666D45">
        <w:rPr>
          <w:rFonts w:eastAsia="宋体" w:hint="eastAsia"/>
        </w:rPr>
        <w:t>本章</w:t>
      </w:r>
      <w:r w:rsidR="008F16AE" w:rsidRPr="00666D45">
        <w:rPr>
          <w:rFonts w:eastAsia="宋体" w:hint="eastAsia"/>
        </w:rPr>
        <w:t>主要讲述了系统的实现方法，详细介绍</w:t>
      </w:r>
      <w:r w:rsidR="000C73FB" w:rsidRPr="00666D45">
        <w:rPr>
          <w:rFonts w:eastAsia="宋体" w:hint="eastAsia"/>
        </w:rPr>
        <w:t>动态</w:t>
      </w:r>
      <w:r w:rsidR="000C73FB" w:rsidRPr="00666D45">
        <w:rPr>
          <w:rFonts w:eastAsia="宋体"/>
        </w:rPr>
        <w:t>ID</w:t>
      </w:r>
      <w:r w:rsidR="000C73FB" w:rsidRPr="00666D45">
        <w:rPr>
          <w:rFonts w:eastAsia="宋体" w:hint="eastAsia"/>
        </w:rPr>
        <w:t>模块和代码混淆模块</w:t>
      </w:r>
      <w:r w:rsidR="008F16AE" w:rsidRPr="00666D45">
        <w:rPr>
          <w:rFonts w:eastAsia="宋体" w:hint="eastAsia"/>
        </w:rPr>
        <w:t>的设计和实现，并且展示了</w:t>
      </w:r>
      <w:r w:rsidR="000C73FB" w:rsidRPr="00666D45">
        <w:rPr>
          <w:rFonts w:eastAsia="宋体" w:hint="eastAsia"/>
        </w:rPr>
        <w:t>基于代码混淆的</w:t>
      </w:r>
      <w:r w:rsidR="000C73FB" w:rsidRPr="00666D45">
        <w:rPr>
          <w:rFonts w:eastAsia="宋体"/>
        </w:rPr>
        <w:t>Web</w:t>
      </w:r>
      <w:r w:rsidR="000C73FB" w:rsidRPr="00666D45">
        <w:rPr>
          <w:rFonts w:eastAsia="宋体" w:hint="eastAsia"/>
        </w:rPr>
        <w:t>站点动态防御系统</w:t>
      </w:r>
      <w:r w:rsidR="008F16AE" w:rsidRPr="00666D45">
        <w:rPr>
          <w:rFonts w:eastAsia="宋体" w:hint="eastAsia"/>
        </w:rPr>
        <w:t>的部分效果图例。</w:t>
      </w:r>
    </w:p>
    <w:p w14:paraId="7BD2473A" w14:textId="67033543" w:rsidR="008F16AE" w:rsidRPr="004F7D41" w:rsidRDefault="003A691E" w:rsidP="00666D45">
      <w:pPr>
        <w:spacing w:line="400" w:lineRule="exact"/>
        <w:ind w:firstLineChars="200" w:firstLine="480"/>
      </w:pPr>
      <w:r w:rsidRPr="00666D45">
        <w:rPr>
          <w:rFonts w:eastAsia="宋体" w:hint="eastAsia"/>
        </w:rPr>
        <w:t>第</w:t>
      </w:r>
      <w:r w:rsidR="00AD37F3" w:rsidRPr="00666D45">
        <w:rPr>
          <w:rFonts w:eastAsia="宋体" w:hint="eastAsia"/>
        </w:rPr>
        <w:t>五章</w:t>
      </w:r>
      <w:r w:rsidR="00761538" w:rsidRPr="00666D45">
        <w:rPr>
          <w:rFonts w:eastAsia="宋体" w:hint="eastAsia"/>
        </w:rPr>
        <w:t>，</w:t>
      </w:r>
      <w:r w:rsidR="004632E6" w:rsidRPr="00666D45">
        <w:rPr>
          <w:rFonts w:eastAsia="宋体" w:hint="eastAsia"/>
        </w:rPr>
        <w:t>本章</w:t>
      </w:r>
      <w:r w:rsidR="008F16AE" w:rsidRPr="00666D45">
        <w:rPr>
          <w:rFonts w:eastAsia="宋体" w:hint="eastAsia"/>
        </w:rPr>
        <w:t>主要介绍了系统测试的过程，用户真实的操作手段对数据进行采集，对系统进行详细的测试，最后分析系统开发的结果。</w:t>
      </w:r>
    </w:p>
    <w:p w14:paraId="19254238" w14:textId="4E91DF90" w:rsidR="008F16AE" w:rsidRPr="004F7D41" w:rsidRDefault="003A691E" w:rsidP="00666D45">
      <w:pPr>
        <w:spacing w:line="400" w:lineRule="exact"/>
        <w:ind w:firstLineChars="200" w:firstLine="480"/>
      </w:pPr>
      <w:r w:rsidRPr="00666D45">
        <w:rPr>
          <w:rFonts w:eastAsia="宋体" w:hint="eastAsia"/>
        </w:rPr>
        <w:t>第</w:t>
      </w:r>
      <w:r w:rsidR="00AD37F3" w:rsidRPr="00666D45">
        <w:rPr>
          <w:rFonts w:eastAsia="宋体" w:hint="eastAsia"/>
        </w:rPr>
        <w:t>六章</w:t>
      </w:r>
      <w:r w:rsidR="004632E6" w:rsidRPr="00666D45">
        <w:rPr>
          <w:rFonts w:eastAsia="宋体" w:hint="eastAsia"/>
        </w:rPr>
        <w:t>，本章</w:t>
      </w:r>
      <w:r w:rsidRPr="00666D45">
        <w:rPr>
          <w:rFonts w:eastAsia="宋体" w:hint="eastAsia"/>
        </w:rPr>
        <w:t>总结整个项目</w:t>
      </w:r>
      <w:r w:rsidR="008F16AE" w:rsidRPr="00666D45">
        <w:rPr>
          <w:rFonts w:eastAsia="宋体" w:hint="eastAsia"/>
        </w:rPr>
        <w:t>，</w:t>
      </w:r>
      <w:r w:rsidR="004632E6" w:rsidRPr="00666D45">
        <w:rPr>
          <w:rFonts w:eastAsia="宋体" w:hint="eastAsia"/>
        </w:rPr>
        <w:t>描述</w:t>
      </w:r>
      <w:r w:rsidR="008F16AE" w:rsidRPr="00666D45">
        <w:rPr>
          <w:rFonts w:eastAsia="宋体" w:hint="eastAsia"/>
        </w:rPr>
        <w:t>自己在</w:t>
      </w:r>
      <w:r w:rsidR="00B66241" w:rsidRPr="00666D45">
        <w:rPr>
          <w:rFonts w:eastAsia="宋体" w:hint="eastAsia"/>
        </w:rPr>
        <w:t>基于代码混淆的</w:t>
      </w:r>
      <w:r w:rsidR="00B66241" w:rsidRPr="00666D45">
        <w:rPr>
          <w:rFonts w:eastAsia="宋体"/>
        </w:rPr>
        <w:t>Web</w:t>
      </w:r>
      <w:r w:rsidR="00B66241" w:rsidRPr="00666D45">
        <w:rPr>
          <w:rFonts w:eastAsia="宋体" w:hint="eastAsia"/>
        </w:rPr>
        <w:t>站点动态防御系统</w:t>
      </w:r>
      <w:r w:rsidR="008F16AE" w:rsidRPr="00666D45">
        <w:rPr>
          <w:rFonts w:eastAsia="宋体" w:hint="eastAsia"/>
        </w:rPr>
        <w:t>的开发和设计过程中的理解和感悟。</w:t>
      </w:r>
    </w:p>
    <w:p w14:paraId="2369A429" w14:textId="55A0BC03" w:rsidR="003A691E" w:rsidRDefault="003A691E" w:rsidP="00AD37F3">
      <w:pPr>
        <w:spacing w:line="400" w:lineRule="atLeast"/>
        <w:ind w:firstLineChars="200" w:firstLine="480"/>
      </w:pPr>
    </w:p>
    <w:p w14:paraId="26CB7A9C" w14:textId="77777777" w:rsidR="003A691E" w:rsidRDefault="003A691E" w:rsidP="00510EA5">
      <w:pPr>
        <w:pStyle w:val="-2"/>
        <w:pPrChange w:id="52" w:author="Admire" w:date="2019-05-07T14:02:00Z">
          <w:pPr>
            <w:pStyle w:val="-2"/>
            <w:spacing w:before="0" w:after="0" w:line="400" w:lineRule="exact"/>
            <w:ind w:firstLine="562"/>
          </w:pPr>
        </w:pPrChange>
      </w:pPr>
      <w:bookmarkStart w:id="53" w:name="_Toc7947"/>
      <w:bookmarkStart w:id="54" w:name="_Toc7728430"/>
      <w:r>
        <w:rPr>
          <w:rFonts w:hint="eastAsia"/>
        </w:rPr>
        <w:t xml:space="preserve">1.5 </w:t>
      </w:r>
      <w:r>
        <w:rPr>
          <w:rFonts w:hint="eastAsia"/>
        </w:rPr>
        <w:t>小结</w:t>
      </w:r>
      <w:bookmarkEnd w:id="53"/>
      <w:bookmarkEnd w:id="54"/>
    </w:p>
    <w:p w14:paraId="672B719C" w14:textId="33EE3A23" w:rsidR="003A691E" w:rsidRPr="00666D45" w:rsidRDefault="003A691E" w:rsidP="00666D45">
      <w:pPr>
        <w:spacing w:line="400" w:lineRule="exact"/>
        <w:ind w:firstLineChars="200" w:firstLine="480"/>
        <w:rPr>
          <w:rFonts w:eastAsia="宋体"/>
        </w:rPr>
      </w:pPr>
      <w:r w:rsidRPr="00666D45">
        <w:rPr>
          <w:rFonts w:eastAsia="宋体" w:hint="eastAsia"/>
        </w:rPr>
        <w:t>本章主要描述了</w:t>
      </w:r>
      <w:r w:rsidR="00987C32" w:rsidRPr="00666D45">
        <w:rPr>
          <w:rFonts w:eastAsia="宋体" w:hint="eastAsia"/>
        </w:rPr>
        <w:t>基于代码混淆的</w:t>
      </w:r>
      <w:r w:rsidR="00987C32" w:rsidRPr="00666D45">
        <w:rPr>
          <w:rFonts w:eastAsia="宋体"/>
        </w:rPr>
        <w:t>Web</w:t>
      </w:r>
      <w:r w:rsidR="00987C32" w:rsidRPr="00666D45">
        <w:rPr>
          <w:rFonts w:eastAsia="宋体" w:hint="eastAsia"/>
        </w:rPr>
        <w:t>站点动态防御系统</w:t>
      </w:r>
      <w:proofErr w:type="gramStart"/>
      <w:r w:rsidRPr="00666D45">
        <w:rPr>
          <w:rFonts w:eastAsia="宋体" w:hint="eastAsia"/>
        </w:rPr>
        <w:t>系统</w:t>
      </w:r>
      <w:proofErr w:type="gramEnd"/>
      <w:r w:rsidRPr="00666D45">
        <w:rPr>
          <w:rFonts w:eastAsia="宋体" w:hint="eastAsia"/>
        </w:rPr>
        <w:t>的开发背景和开发意义，在分析研究了现有产品的研究现状和不足之处后，对本系统应该进行的改进进行了分析，进而提出了本系统应做的主要工作即功能需求，最后介绍了整篇论文的实现思路和组织结构。</w:t>
      </w:r>
    </w:p>
    <w:p w14:paraId="08B25DB2" w14:textId="77777777" w:rsidR="00987C32" w:rsidRDefault="00987C32">
      <w:pPr>
        <w:ind w:firstLine="480"/>
        <w:rPr>
          <w:color w:val="000000"/>
          <w:szCs w:val="30"/>
        </w:rPr>
      </w:pPr>
      <w:r>
        <w:rPr>
          <w:color w:val="000000"/>
          <w:szCs w:val="30"/>
        </w:rPr>
        <w:br w:type="page"/>
      </w:r>
    </w:p>
    <w:p w14:paraId="7D0BA237" w14:textId="77777777" w:rsidR="00C25564" w:rsidRPr="005571C7" w:rsidRDefault="00C25564" w:rsidP="00666D45">
      <w:pPr>
        <w:ind w:firstLine="480"/>
        <w:rPr>
          <w:rFonts w:asciiTheme="minorHAnsi" w:hAnsiTheme="minorHAnsi"/>
        </w:rPr>
      </w:pPr>
      <w:bookmarkStart w:id="55" w:name="_Toc512648830"/>
      <w:bookmarkStart w:id="56" w:name="_Toc514845416"/>
      <w:bookmarkStart w:id="57" w:name="_Toc67804968"/>
      <w:bookmarkStart w:id="58" w:name="_Toc514534594"/>
      <w:bookmarkStart w:id="59" w:name="_Toc31016"/>
    </w:p>
    <w:p w14:paraId="3DC117FB" w14:textId="77777777" w:rsidR="00987C32" w:rsidRDefault="00987C32" w:rsidP="00987C32">
      <w:pPr>
        <w:pStyle w:val="-10"/>
        <w:spacing w:line="400" w:lineRule="exact"/>
        <w:ind w:firstLine="600"/>
      </w:pPr>
      <w:bookmarkStart w:id="60" w:name="_Toc7728431"/>
      <w:r>
        <w:rPr>
          <w:rFonts w:hint="eastAsia"/>
        </w:rPr>
        <w:t>第二章</w:t>
      </w:r>
      <w:r>
        <w:rPr>
          <w:rFonts w:hint="eastAsia"/>
        </w:rPr>
        <w:t xml:space="preserve"> </w:t>
      </w:r>
      <w:r>
        <w:rPr>
          <w:rFonts w:hint="eastAsia"/>
        </w:rPr>
        <w:t>预备知识</w:t>
      </w:r>
      <w:bookmarkEnd w:id="55"/>
      <w:bookmarkEnd w:id="56"/>
      <w:bookmarkEnd w:id="57"/>
      <w:bookmarkEnd w:id="58"/>
      <w:bookmarkEnd w:id="59"/>
      <w:bookmarkEnd w:id="60"/>
    </w:p>
    <w:p w14:paraId="2EBCB52E" w14:textId="1647D041" w:rsidR="00987C32" w:rsidRPr="004F7D41" w:rsidRDefault="006309E8" w:rsidP="00666D45">
      <w:pPr>
        <w:spacing w:line="400" w:lineRule="exact"/>
        <w:ind w:firstLineChars="200" w:firstLine="480"/>
      </w:pPr>
      <w:r w:rsidRPr="00666D45">
        <w:rPr>
          <w:rFonts w:eastAsia="宋体" w:hint="eastAsia"/>
        </w:rPr>
        <w:t>基于代码混淆的</w:t>
      </w:r>
      <w:r w:rsidRPr="00666D45">
        <w:rPr>
          <w:rFonts w:eastAsia="宋体"/>
        </w:rPr>
        <w:t>Web</w:t>
      </w:r>
      <w:r w:rsidRPr="00666D45">
        <w:rPr>
          <w:rFonts w:eastAsia="宋体" w:hint="eastAsia"/>
        </w:rPr>
        <w:t>站点动态防御系统</w:t>
      </w:r>
      <w:r w:rsidR="00987C32" w:rsidRPr="00666D45">
        <w:rPr>
          <w:rFonts w:eastAsia="宋体" w:hint="eastAsia"/>
        </w:rPr>
        <w:t>主要可以分成两个模块，即</w:t>
      </w:r>
      <w:r w:rsidRPr="00666D45">
        <w:rPr>
          <w:rFonts w:eastAsia="宋体" w:hint="eastAsia"/>
        </w:rPr>
        <w:t>动态</w:t>
      </w:r>
      <w:r w:rsidR="0056616B">
        <w:rPr>
          <w:rFonts w:eastAsia="宋体" w:hint="eastAsia"/>
        </w:rPr>
        <w:t>ID</w:t>
      </w:r>
      <w:r w:rsidR="000F72B4" w:rsidRPr="00666D45">
        <w:rPr>
          <w:rFonts w:eastAsia="宋体" w:hint="eastAsia"/>
        </w:rPr>
        <w:t>模块</w:t>
      </w:r>
      <w:r w:rsidR="00987C32" w:rsidRPr="00666D45">
        <w:rPr>
          <w:rFonts w:eastAsia="宋体" w:hint="eastAsia"/>
        </w:rPr>
        <w:t>和</w:t>
      </w:r>
      <w:r w:rsidR="00EE2067" w:rsidRPr="00666D45">
        <w:rPr>
          <w:rFonts w:eastAsia="宋体"/>
        </w:rPr>
        <w:t>JavaScript</w:t>
      </w:r>
      <w:r w:rsidR="00EE2067" w:rsidRPr="00666D45">
        <w:rPr>
          <w:rFonts w:eastAsia="宋体" w:hint="eastAsia"/>
        </w:rPr>
        <w:t>混淆</w:t>
      </w:r>
      <w:r w:rsidR="00987C32" w:rsidRPr="00666D45">
        <w:rPr>
          <w:rFonts w:eastAsia="宋体" w:hint="eastAsia"/>
        </w:rPr>
        <w:t>模块。</w:t>
      </w:r>
      <w:r w:rsidR="000F72B4" w:rsidRPr="00666D45">
        <w:rPr>
          <w:rFonts w:eastAsia="宋体" w:hint="eastAsia"/>
        </w:rPr>
        <w:t>动态</w:t>
      </w:r>
      <w:r w:rsidR="0056616B">
        <w:rPr>
          <w:rFonts w:eastAsia="宋体" w:hint="eastAsia"/>
        </w:rPr>
        <w:t>ID</w:t>
      </w:r>
      <w:r w:rsidR="000F72B4" w:rsidRPr="00666D45">
        <w:rPr>
          <w:rFonts w:eastAsia="宋体" w:hint="eastAsia"/>
        </w:rPr>
        <w:t>模块</w:t>
      </w:r>
      <w:r w:rsidR="007340C9" w:rsidRPr="00666D45">
        <w:rPr>
          <w:rFonts w:eastAsia="宋体" w:hint="eastAsia"/>
        </w:rPr>
        <w:t>又由</w:t>
      </w:r>
      <w:r w:rsidR="000F72B4" w:rsidRPr="00666D45">
        <w:rPr>
          <w:rFonts w:eastAsia="宋体" w:hint="eastAsia"/>
        </w:rPr>
        <w:t>浏览器</w:t>
      </w:r>
      <w:r w:rsidR="002779B1" w:rsidRPr="00666D45">
        <w:rPr>
          <w:rFonts w:eastAsia="宋体" w:hint="eastAsia"/>
        </w:rPr>
        <w:t>端</w:t>
      </w:r>
      <w:r w:rsidR="000F72B4" w:rsidRPr="00666D45">
        <w:rPr>
          <w:rFonts w:eastAsia="宋体" w:hint="eastAsia"/>
        </w:rPr>
        <w:t>插件和</w:t>
      </w:r>
      <w:r w:rsidR="007340C9" w:rsidRPr="00666D45">
        <w:rPr>
          <w:rFonts w:eastAsia="宋体" w:hint="eastAsia"/>
        </w:rPr>
        <w:t>服务器</w:t>
      </w:r>
      <w:r w:rsidR="002779B1" w:rsidRPr="00666D45">
        <w:rPr>
          <w:rFonts w:eastAsia="宋体" w:hint="eastAsia"/>
        </w:rPr>
        <w:t>端配合实现</w:t>
      </w:r>
      <w:r w:rsidR="00F32680" w:rsidRPr="00666D45">
        <w:rPr>
          <w:rFonts w:eastAsia="宋体" w:hint="eastAsia"/>
        </w:rPr>
        <w:t>；</w:t>
      </w:r>
      <w:r w:rsidR="000F72B4" w:rsidRPr="00666D45">
        <w:rPr>
          <w:rFonts w:eastAsia="宋体" w:hint="eastAsia"/>
        </w:rPr>
        <w:t>使用混淆技术的代码保护</w:t>
      </w:r>
      <w:r w:rsidR="002A40C1" w:rsidRPr="00666D45">
        <w:rPr>
          <w:rFonts w:eastAsia="宋体" w:hint="eastAsia"/>
        </w:rPr>
        <w:t>模块</w:t>
      </w:r>
      <w:r w:rsidR="00326D94" w:rsidRPr="00666D45">
        <w:rPr>
          <w:rFonts w:eastAsia="宋体" w:hint="eastAsia"/>
        </w:rPr>
        <w:t>使用</w:t>
      </w:r>
      <w:r w:rsidR="00326D94" w:rsidRPr="00666D45">
        <w:rPr>
          <w:rFonts w:eastAsia="宋体"/>
        </w:rPr>
        <w:t>JavaScript</w:t>
      </w:r>
      <w:r w:rsidR="00326D94" w:rsidRPr="00666D45">
        <w:rPr>
          <w:rFonts w:eastAsia="宋体" w:hint="eastAsia"/>
        </w:rPr>
        <w:t>代码混淆技术</w:t>
      </w:r>
      <w:r w:rsidR="00987C32" w:rsidRPr="00666D45">
        <w:rPr>
          <w:rFonts w:eastAsia="宋体" w:hint="eastAsia"/>
        </w:rPr>
        <w:t>。</w:t>
      </w:r>
    </w:p>
    <w:p w14:paraId="187F6ADF" w14:textId="7B4FCAF3" w:rsidR="00987C32" w:rsidRPr="00666D45" w:rsidRDefault="00C25564" w:rsidP="00510EA5">
      <w:pPr>
        <w:pStyle w:val="-2"/>
        <w:pPrChange w:id="61" w:author="Admire" w:date="2019-05-07T14:02:00Z">
          <w:pPr>
            <w:pStyle w:val="-2"/>
            <w:ind w:firstLine="560"/>
          </w:pPr>
        </w:pPrChange>
      </w:pPr>
      <w:bookmarkStart w:id="62" w:name="_Toc7728432"/>
      <w:r>
        <w:t xml:space="preserve">2.1 </w:t>
      </w:r>
      <w:r w:rsidR="00050138" w:rsidRPr="00666D45">
        <w:t>Nginx</w:t>
      </w:r>
      <w:r w:rsidR="000613A9" w:rsidRPr="00666D45">
        <w:rPr>
          <w:rFonts w:hint="eastAsia"/>
        </w:rPr>
        <w:t>模块开发</w:t>
      </w:r>
      <w:bookmarkEnd w:id="62"/>
    </w:p>
    <w:p w14:paraId="762C5457" w14:textId="317679E2" w:rsidR="00BA115F" w:rsidRPr="004F7D41" w:rsidRDefault="006309E8" w:rsidP="00666D45">
      <w:pPr>
        <w:spacing w:line="400" w:lineRule="exact"/>
        <w:ind w:firstLineChars="200" w:firstLine="480"/>
      </w:pPr>
      <w:r w:rsidRPr="00666D45">
        <w:rPr>
          <w:rFonts w:eastAsia="宋体"/>
        </w:rPr>
        <w:t>Nginx</w:t>
      </w:r>
      <w:r w:rsidR="0019066B" w:rsidRPr="00666D45">
        <w:rPr>
          <w:rFonts w:eastAsia="宋体" w:hint="eastAsia"/>
        </w:rPr>
        <w:t>是</w:t>
      </w:r>
      <w:r w:rsidR="000613A9" w:rsidRPr="00666D45">
        <w:rPr>
          <w:rFonts w:eastAsia="宋体" w:hint="eastAsia"/>
        </w:rPr>
        <w:t>一个高性能的</w:t>
      </w:r>
      <w:r w:rsidR="000613A9" w:rsidRPr="00666D45">
        <w:rPr>
          <w:rFonts w:eastAsia="宋体"/>
        </w:rPr>
        <w:t>HTTP</w:t>
      </w:r>
      <w:r w:rsidR="000613A9" w:rsidRPr="00666D45">
        <w:rPr>
          <w:rFonts w:eastAsia="宋体" w:hint="eastAsia"/>
        </w:rPr>
        <w:t>和反向代理</w:t>
      </w:r>
      <w:r w:rsidR="00FC6661" w:rsidRPr="00666D45">
        <w:rPr>
          <w:rFonts w:eastAsia="宋体"/>
        </w:rPr>
        <w:t>Web</w:t>
      </w:r>
      <w:r w:rsidR="00FC6661" w:rsidRPr="00666D45">
        <w:rPr>
          <w:rFonts w:eastAsia="宋体" w:hint="eastAsia"/>
        </w:rPr>
        <w:t>服务器。同时也提供了</w:t>
      </w:r>
      <w:r w:rsidR="00FC6661" w:rsidRPr="00666D45">
        <w:rPr>
          <w:rFonts w:eastAsia="宋体"/>
        </w:rPr>
        <w:t>IMAP/POP3/SMTP</w:t>
      </w:r>
      <w:r w:rsidR="00FC6661" w:rsidRPr="00666D45">
        <w:rPr>
          <w:rFonts w:eastAsia="宋体" w:hint="eastAsia"/>
        </w:rPr>
        <w:t>服务</w:t>
      </w:r>
      <w:r w:rsidRPr="00666D45">
        <w:rPr>
          <w:rFonts w:eastAsia="宋体" w:hint="eastAsia"/>
        </w:rPr>
        <w:t>。</w:t>
      </w:r>
      <w:r w:rsidR="00813F10" w:rsidRPr="0056616B">
        <w:rPr>
          <w:rFonts w:eastAsia="宋体"/>
          <w:vertAlign w:val="superscript"/>
        </w:rPr>
        <w:fldChar w:fldCharType="begin"/>
      </w:r>
      <w:r w:rsidR="00813F10" w:rsidRPr="0056616B">
        <w:rPr>
          <w:rFonts w:eastAsia="宋体"/>
          <w:vertAlign w:val="superscript"/>
        </w:rPr>
        <w:instrText xml:space="preserve"> REF _Ref7708409 \r \h </w:instrText>
      </w:r>
      <w:r w:rsidR="00813F10">
        <w:rPr>
          <w:rFonts w:eastAsia="宋体"/>
          <w:vertAlign w:val="superscript"/>
        </w:rPr>
        <w:instrText xml:space="preserve"> \* MERGEFORMAT </w:instrText>
      </w:r>
      <w:r w:rsidR="00813F10" w:rsidRPr="0056616B">
        <w:rPr>
          <w:rFonts w:eastAsia="宋体"/>
          <w:vertAlign w:val="superscript"/>
        </w:rPr>
      </w:r>
      <w:r w:rsidR="00813F10" w:rsidRPr="0056616B">
        <w:rPr>
          <w:rFonts w:eastAsia="宋体"/>
          <w:vertAlign w:val="superscript"/>
        </w:rPr>
        <w:fldChar w:fldCharType="separate"/>
      </w:r>
      <w:r w:rsidR="00813F10" w:rsidRPr="0056616B">
        <w:rPr>
          <w:rFonts w:eastAsia="宋体"/>
          <w:vertAlign w:val="superscript"/>
        </w:rPr>
        <w:t>[5]</w:t>
      </w:r>
      <w:r w:rsidR="00813F10" w:rsidRPr="0056616B">
        <w:rPr>
          <w:rFonts w:eastAsia="宋体"/>
          <w:vertAlign w:val="superscript"/>
        </w:rPr>
        <w:fldChar w:fldCharType="end"/>
      </w:r>
    </w:p>
    <w:p w14:paraId="1E9210F5" w14:textId="5C0D1B8A" w:rsidR="00311F97" w:rsidRPr="004F7D41" w:rsidRDefault="00F73356" w:rsidP="00666D45">
      <w:pPr>
        <w:spacing w:line="400" w:lineRule="exact"/>
        <w:ind w:firstLineChars="200" w:firstLine="480"/>
      </w:pPr>
      <w:r w:rsidRPr="00666D45">
        <w:rPr>
          <w:rFonts w:eastAsia="宋体"/>
        </w:rPr>
        <w:t xml:space="preserve">Nginx </w:t>
      </w:r>
      <w:r w:rsidRPr="00666D45">
        <w:rPr>
          <w:rFonts w:eastAsia="宋体" w:hint="eastAsia"/>
        </w:rPr>
        <w:t>是优秀的代理服务器，表现出众。根据</w:t>
      </w:r>
      <w:r w:rsidRPr="00666D45">
        <w:rPr>
          <w:rFonts w:eastAsia="宋体"/>
        </w:rPr>
        <w:t>Netcraft</w:t>
      </w:r>
      <w:r w:rsidRPr="00666D45">
        <w:rPr>
          <w:rFonts w:eastAsia="宋体" w:hint="eastAsia"/>
        </w:rPr>
        <w:t>在</w:t>
      </w:r>
      <w:r w:rsidRPr="00666D45">
        <w:rPr>
          <w:rFonts w:eastAsia="宋体"/>
        </w:rPr>
        <w:t>2019</w:t>
      </w:r>
      <w:r w:rsidRPr="00666D45">
        <w:rPr>
          <w:rFonts w:eastAsia="宋体" w:hint="eastAsia"/>
        </w:rPr>
        <w:t>年</w:t>
      </w:r>
      <w:r w:rsidRPr="00666D45">
        <w:rPr>
          <w:rFonts w:eastAsia="宋体"/>
        </w:rPr>
        <w:t>3</w:t>
      </w:r>
      <w:r w:rsidRPr="00666D45">
        <w:rPr>
          <w:rFonts w:eastAsia="宋体" w:hint="eastAsia"/>
        </w:rPr>
        <w:t>月发布的调研报告显示</w:t>
      </w:r>
      <w:r w:rsidR="00A934D0" w:rsidRPr="005B1E23">
        <w:rPr>
          <w:rFonts w:eastAsia="宋体"/>
          <w:vertAlign w:val="superscript"/>
        </w:rPr>
        <w:fldChar w:fldCharType="begin"/>
      </w:r>
      <w:r w:rsidR="00A934D0" w:rsidRPr="005B1E23">
        <w:rPr>
          <w:rFonts w:eastAsia="宋体"/>
          <w:vertAlign w:val="superscript"/>
        </w:rPr>
        <w:instrText xml:space="preserve"> </w:instrText>
      </w:r>
      <w:r w:rsidR="00A934D0" w:rsidRPr="005B1E23">
        <w:rPr>
          <w:rFonts w:eastAsia="宋体" w:hint="eastAsia"/>
          <w:vertAlign w:val="superscript"/>
        </w:rPr>
        <w:instrText>REF _Ref7705850 \r \h</w:instrText>
      </w:r>
      <w:r w:rsidR="00A934D0" w:rsidRPr="005B1E23">
        <w:rPr>
          <w:rFonts w:eastAsia="宋体"/>
          <w:vertAlign w:val="superscript"/>
        </w:rPr>
        <w:instrText xml:space="preserve"> </w:instrText>
      </w:r>
      <w:r w:rsidR="00A934D0">
        <w:rPr>
          <w:rFonts w:eastAsia="宋体"/>
          <w:vertAlign w:val="superscript"/>
        </w:rPr>
        <w:instrText xml:space="preserve"> \* MERGEFORMAT </w:instrText>
      </w:r>
      <w:r w:rsidR="00A934D0" w:rsidRPr="005B1E23">
        <w:rPr>
          <w:rFonts w:eastAsia="宋体"/>
          <w:vertAlign w:val="superscript"/>
        </w:rPr>
      </w:r>
      <w:r w:rsidR="00A934D0" w:rsidRPr="005B1E23">
        <w:rPr>
          <w:rFonts w:eastAsia="宋体"/>
          <w:vertAlign w:val="superscript"/>
        </w:rPr>
        <w:fldChar w:fldCharType="separate"/>
      </w:r>
      <w:r w:rsidR="00A934D0" w:rsidRPr="005B1E23">
        <w:rPr>
          <w:rFonts w:eastAsia="宋体"/>
          <w:vertAlign w:val="superscript"/>
        </w:rPr>
        <w:t>[</w:t>
      </w:r>
      <w:r w:rsidR="00813F10">
        <w:rPr>
          <w:rFonts w:eastAsia="宋体"/>
          <w:vertAlign w:val="superscript"/>
        </w:rPr>
        <w:t>6</w:t>
      </w:r>
      <w:r w:rsidR="00A934D0" w:rsidRPr="005B1E23">
        <w:rPr>
          <w:rFonts w:eastAsia="宋体"/>
          <w:vertAlign w:val="superscript"/>
        </w:rPr>
        <w:t>]</w:t>
      </w:r>
      <w:r w:rsidR="00A934D0" w:rsidRPr="005B1E23">
        <w:rPr>
          <w:rFonts w:eastAsia="宋体"/>
          <w:vertAlign w:val="superscript"/>
        </w:rPr>
        <w:fldChar w:fldCharType="end"/>
      </w:r>
      <w:r w:rsidRPr="00666D45">
        <w:rPr>
          <w:rFonts w:eastAsia="宋体" w:hint="eastAsia"/>
        </w:rPr>
        <w:t>，</w:t>
      </w:r>
      <w:r w:rsidR="00A934D0">
        <w:rPr>
          <w:rFonts w:eastAsia="宋体" w:hint="eastAsia"/>
        </w:rPr>
        <w:t>Nginx</w:t>
      </w:r>
      <w:r w:rsidR="00A934D0">
        <w:rPr>
          <w:rFonts w:eastAsia="宋体"/>
        </w:rPr>
        <w:t>的市场份额越来越大</w:t>
      </w:r>
      <w:r w:rsidR="00364AC9">
        <w:rPr>
          <w:rFonts w:eastAsia="宋体" w:hint="eastAsia"/>
        </w:rPr>
        <w:t>。</w:t>
      </w:r>
      <w:r w:rsidR="00CE1BF6">
        <w:rPr>
          <w:rFonts w:eastAsia="宋体" w:hint="eastAsia"/>
        </w:rPr>
        <w:t>如图</w:t>
      </w:r>
      <w:r w:rsidR="00CE1BF6">
        <w:rPr>
          <w:rFonts w:eastAsia="宋体" w:hint="eastAsia"/>
        </w:rPr>
        <w:t>2</w:t>
      </w:r>
      <w:r w:rsidR="00CE1BF6">
        <w:rPr>
          <w:rFonts w:eastAsia="宋体"/>
        </w:rPr>
        <w:t>-1</w:t>
      </w:r>
      <w:r w:rsidR="00A8388F">
        <w:rPr>
          <w:rFonts w:eastAsia="宋体" w:hint="eastAsia"/>
        </w:rPr>
        <w:t>，</w:t>
      </w:r>
      <w:r w:rsidR="00364AC9">
        <w:rPr>
          <w:rFonts w:eastAsia="宋体" w:hint="eastAsia"/>
        </w:rPr>
        <w:t>是</w:t>
      </w:r>
      <w:r w:rsidRPr="00666D45">
        <w:rPr>
          <w:rFonts w:eastAsia="宋体"/>
        </w:rPr>
        <w:t>2018</w:t>
      </w:r>
      <w:r w:rsidRPr="00666D45">
        <w:rPr>
          <w:rFonts w:eastAsia="宋体" w:hint="eastAsia"/>
        </w:rPr>
        <w:t>浏览器市场占比</w:t>
      </w:r>
      <w:r w:rsidR="00364AC9">
        <w:rPr>
          <w:rFonts w:eastAsia="宋体" w:hint="eastAsia"/>
        </w:rPr>
        <w:t>图</w:t>
      </w:r>
      <w:r w:rsidR="00CE1BF6" w:rsidRPr="00666D45" w:rsidDel="00CE1BF6">
        <w:rPr>
          <w:rFonts w:eastAsia="宋体"/>
        </w:rPr>
        <w:t xml:space="preserve"> </w:t>
      </w:r>
    </w:p>
    <w:p w14:paraId="691CE044" w14:textId="77777777" w:rsidR="00F73356" w:rsidRDefault="00F73356" w:rsidP="00633A30">
      <w:pPr>
        <w:spacing w:line="400" w:lineRule="exact"/>
        <w:ind w:firstLine="0"/>
      </w:pPr>
    </w:p>
    <w:p w14:paraId="13D490C2" w14:textId="60666FB5" w:rsidR="00F73356" w:rsidRDefault="00311F97" w:rsidP="00633A30">
      <w:pPr>
        <w:pStyle w:val="a8"/>
        <w:ind w:firstLineChars="0" w:firstLine="0"/>
        <w:jc w:val="center"/>
      </w:pPr>
      <w:r w:rsidRPr="00666D45">
        <w:rPr>
          <w:noProof/>
          <w:sz w:val="24"/>
        </w:rPr>
        <w:drawing>
          <wp:inline distT="0" distB="0" distL="0" distR="0" wp14:anchorId="2114ACA9" wp14:editId="678C650A">
            <wp:extent cx="4320000" cy="2012400"/>
            <wp:effectExtent l="0" t="0" r="4445" b="698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descr="pIYBAFyIvqyAJlIpAAD8Lo9QXOY917"/>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320000" cy="2012400"/>
                    </a:xfrm>
                    <a:prstGeom prst="rect">
                      <a:avLst/>
                    </a:prstGeom>
                    <a:noFill/>
                    <a:ln>
                      <a:noFill/>
                    </a:ln>
                  </pic:spPr>
                </pic:pic>
              </a:graphicData>
            </a:graphic>
          </wp:inline>
        </w:drawing>
      </w:r>
      <w:r w:rsidRPr="00666D45" w:rsidDel="00311F97">
        <w:rPr>
          <w:noProof/>
        </w:rPr>
        <w:t xml:space="preserve"> </w:t>
      </w:r>
    </w:p>
    <w:p w14:paraId="5CC22636" w14:textId="07CFB9C8" w:rsidR="00F73356" w:rsidRPr="00D135DD" w:rsidRDefault="00F73356" w:rsidP="00F73356">
      <w:pPr>
        <w:pStyle w:val="af0"/>
        <w:ind w:firstLine="400"/>
        <w:jc w:val="center"/>
        <w:rPr>
          <w:rFonts w:ascii="Times New Roman" w:hAnsi="Times New Roman"/>
        </w:rPr>
      </w:pPr>
      <w:r w:rsidRPr="00D135DD">
        <w:rPr>
          <w:rFonts w:ascii="Times New Roman" w:hAnsi="Times New Roman" w:hint="eastAsia"/>
        </w:rPr>
        <w:t>图</w:t>
      </w:r>
      <w:r w:rsidRPr="00D135DD">
        <w:rPr>
          <w:rFonts w:ascii="Times New Roman" w:hAnsi="Times New Roman" w:hint="eastAsia"/>
        </w:rPr>
        <w:t xml:space="preserve"> </w:t>
      </w:r>
      <w:r w:rsidR="00F1093E" w:rsidRPr="00D135DD">
        <w:rPr>
          <w:rFonts w:ascii="Times New Roman" w:hAnsi="Times New Roman"/>
        </w:rPr>
        <w:t>2</w:t>
      </w:r>
      <w:r w:rsidRPr="00D135DD">
        <w:rPr>
          <w:rFonts w:ascii="Times New Roman" w:hAnsi="Times New Roman" w:hint="eastAsia"/>
        </w:rPr>
        <w:t xml:space="preserve">- </w:t>
      </w:r>
      <w:r w:rsidRPr="00D135DD">
        <w:rPr>
          <w:rFonts w:ascii="Times New Roman" w:hAnsi="Times New Roman"/>
        </w:rPr>
        <w:fldChar w:fldCharType="begin"/>
      </w:r>
      <w:r w:rsidRPr="00D135DD">
        <w:rPr>
          <w:rFonts w:ascii="Times New Roman" w:hAnsi="Times New Roman"/>
        </w:rPr>
        <w:instrText xml:space="preserve"> </w:instrText>
      </w:r>
      <w:r w:rsidRPr="00D135DD">
        <w:rPr>
          <w:rFonts w:ascii="Times New Roman" w:hAnsi="Times New Roman" w:hint="eastAsia"/>
        </w:rPr>
        <w:instrText xml:space="preserve">SEQ </w:instrText>
      </w:r>
      <w:r w:rsidRPr="00D135DD">
        <w:rPr>
          <w:rFonts w:ascii="Times New Roman" w:hAnsi="Times New Roman" w:hint="eastAsia"/>
        </w:rPr>
        <w:instrText>图</w:instrText>
      </w:r>
      <w:r w:rsidRPr="00D135DD">
        <w:rPr>
          <w:rFonts w:ascii="Times New Roman" w:hAnsi="Times New Roman" w:hint="eastAsia"/>
        </w:rPr>
        <w:instrText>_1- \* ARABIC</w:instrText>
      </w:r>
      <w:r w:rsidRPr="00D135DD">
        <w:rPr>
          <w:rFonts w:ascii="Times New Roman" w:hAnsi="Times New Roman"/>
        </w:rPr>
        <w:instrText xml:space="preserve"> </w:instrText>
      </w:r>
      <w:r w:rsidRPr="00D135DD">
        <w:rPr>
          <w:rFonts w:ascii="Times New Roman" w:hAnsi="Times New Roman"/>
        </w:rPr>
        <w:fldChar w:fldCharType="separate"/>
      </w:r>
      <w:r w:rsidRPr="00D135DD">
        <w:rPr>
          <w:rFonts w:ascii="Times New Roman" w:hAnsi="Times New Roman"/>
          <w:noProof/>
        </w:rPr>
        <w:t>1</w:t>
      </w:r>
      <w:r w:rsidRPr="00D135DD">
        <w:rPr>
          <w:rFonts w:ascii="Times New Roman" w:hAnsi="Times New Roman"/>
        </w:rPr>
        <w:fldChar w:fldCharType="end"/>
      </w:r>
      <w:r w:rsidRPr="00D135DD">
        <w:rPr>
          <w:rFonts w:ascii="Times New Roman" w:hAnsi="Times New Roman"/>
        </w:rPr>
        <w:t xml:space="preserve"> </w:t>
      </w:r>
      <w:r w:rsidRPr="00D135DD">
        <w:rPr>
          <w:rFonts w:ascii="Times New Roman" w:hAnsi="Times New Roman" w:hint="eastAsia"/>
        </w:rPr>
        <w:t>Web</w:t>
      </w:r>
      <w:r w:rsidRPr="00D135DD">
        <w:rPr>
          <w:rFonts w:ascii="Times New Roman" w:hAnsi="Times New Roman" w:hint="eastAsia"/>
        </w:rPr>
        <w:t>服务器开发人员：域的市场份额</w:t>
      </w:r>
    </w:p>
    <w:p w14:paraId="2541F674" w14:textId="77777777" w:rsidR="00611EED" w:rsidRPr="00633A30" w:rsidRDefault="00611EED" w:rsidP="00633A30">
      <w:pPr>
        <w:ind w:firstLine="0"/>
      </w:pPr>
    </w:p>
    <w:p w14:paraId="687A8C8A" w14:textId="4716E5DA" w:rsidR="00F73356" w:rsidRPr="004F7D41" w:rsidRDefault="00F73356" w:rsidP="00666D45">
      <w:pPr>
        <w:spacing w:line="400" w:lineRule="exact"/>
        <w:ind w:firstLineChars="200" w:firstLine="480"/>
      </w:pPr>
      <w:r w:rsidRPr="00666D45">
        <w:rPr>
          <w:rFonts w:eastAsia="宋体" w:hint="eastAsia"/>
        </w:rPr>
        <w:t>中国用户群体数量巨大，在特定工作或休息时间段的并发请求压力巨大，对</w:t>
      </w:r>
      <w:r w:rsidRPr="00666D45">
        <w:rPr>
          <w:rFonts w:eastAsia="宋体"/>
        </w:rPr>
        <w:t>Web</w:t>
      </w:r>
      <w:r w:rsidRPr="00666D45">
        <w:rPr>
          <w:rFonts w:eastAsia="宋体" w:hint="eastAsia"/>
        </w:rPr>
        <w:t>服务器的设计要比欧美更加困难。对互联网服务在大并发压力下给用户提供良好体验有着高要求。</w:t>
      </w:r>
      <w:r w:rsidRPr="00666D45">
        <w:rPr>
          <w:rFonts w:eastAsia="宋体"/>
        </w:rPr>
        <w:t>Nginx</w:t>
      </w:r>
      <w:r w:rsidRPr="00666D45">
        <w:rPr>
          <w:rFonts w:eastAsia="宋体" w:hint="eastAsia"/>
        </w:rPr>
        <w:t>先天的事件驱动型设计、全异步的网络</w:t>
      </w:r>
      <w:r w:rsidRPr="00666D45">
        <w:rPr>
          <w:rFonts w:eastAsia="宋体"/>
        </w:rPr>
        <w:t>I/O</w:t>
      </w:r>
      <w:r w:rsidRPr="00666D45">
        <w:rPr>
          <w:rFonts w:eastAsia="宋体" w:hint="eastAsia"/>
        </w:rPr>
        <w:t>处理机制、极少的进程间切换以及许多优化设计，使得</w:t>
      </w:r>
      <w:r w:rsidRPr="00666D45">
        <w:rPr>
          <w:rFonts w:eastAsia="宋体"/>
        </w:rPr>
        <w:t>Nginx</w:t>
      </w:r>
      <w:r w:rsidRPr="00666D45">
        <w:rPr>
          <w:rFonts w:eastAsia="宋体" w:hint="eastAsia"/>
        </w:rPr>
        <w:t>擅于处理高并发压力下的互联网请求。</w:t>
      </w:r>
    </w:p>
    <w:p w14:paraId="6B33B996" w14:textId="2AC4F8C8" w:rsidR="00635CA3" w:rsidRPr="004F7D41" w:rsidRDefault="008E70FB" w:rsidP="00666D45">
      <w:pPr>
        <w:spacing w:line="400" w:lineRule="exact"/>
        <w:ind w:firstLineChars="200" w:firstLine="480"/>
      </w:pPr>
      <w:r w:rsidRPr="00666D45">
        <w:rPr>
          <w:rFonts w:eastAsia="宋体"/>
        </w:rPr>
        <w:t>Nginx</w:t>
      </w:r>
      <w:r w:rsidR="008F6900" w:rsidRPr="00666D45">
        <w:rPr>
          <w:rFonts w:eastAsia="宋体" w:hint="eastAsia"/>
        </w:rPr>
        <w:t>整体</w:t>
      </w:r>
      <w:r w:rsidRPr="00666D45">
        <w:rPr>
          <w:rFonts w:eastAsia="宋体" w:hint="eastAsia"/>
        </w:rPr>
        <w:t>采用</w:t>
      </w:r>
      <w:r w:rsidR="00A5725B" w:rsidRPr="00666D45">
        <w:rPr>
          <w:rFonts w:eastAsia="宋体" w:hint="eastAsia"/>
        </w:rPr>
        <w:t>高度</w:t>
      </w:r>
      <w:r w:rsidRPr="00666D45">
        <w:rPr>
          <w:rFonts w:eastAsia="宋体" w:hint="eastAsia"/>
        </w:rPr>
        <w:t>模块化</w:t>
      </w:r>
      <w:r w:rsidR="00A5725B" w:rsidRPr="00666D45">
        <w:rPr>
          <w:rFonts w:eastAsia="宋体" w:hint="eastAsia"/>
        </w:rPr>
        <w:t>的架构设计。</w:t>
      </w:r>
      <w:r w:rsidR="00BA115F" w:rsidRPr="00666D45">
        <w:rPr>
          <w:rFonts w:eastAsia="宋体"/>
        </w:rPr>
        <w:t xml:space="preserve">Nginx </w:t>
      </w:r>
      <w:r w:rsidR="00BA115F" w:rsidRPr="00666D45">
        <w:rPr>
          <w:rFonts w:eastAsia="宋体" w:hint="eastAsia"/>
        </w:rPr>
        <w:t>服务器被分解为多个模块，每个模块就是一个功能模块，只负责自身的功能，模块之间严格遵循“高内聚，低耦合”的原则</w:t>
      </w:r>
      <w:r w:rsidR="009454C4" w:rsidRPr="00666D45">
        <w:rPr>
          <w:rFonts w:eastAsia="宋体" w:hint="eastAsia"/>
        </w:rPr>
        <w:t>。这下模块可以简单分类为按照核心模块，标准</w:t>
      </w:r>
      <w:r w:rsidR="009454C4" w:rsidRPr="00666D45">
        <w:rPr>
          <w:rFonts w:eastAsia="宋体"/>
        </w:rPr>
        <w:t>HTP</w:t>
      </w:r>
      <w:r w:rsidR="009454C4" w:rsidRPr="00666D45">
        <w:rPr>
          <w:rFonts w:eastAsia="宋体" w:hint="eastAsia"/>
        </w:rPr>
        <w:t>模块，可选</w:t>
      </w:r>
      <w:r w:rsidR="009454C4" w:rsidRPr="00666D45">
        <w:rPr>
          <w:rFonts w:eastAsia="宋体"/>
        </w:rPr>
        <w:t>HTTP</w:t>
      </w:r>
      <w:r w:rsidR="009454C4" w:rsidRPr="00666D45">
        <w:rPr>
          <w:rFonts w:eastAsia="宋体" w:hint="eastAsia"/>
        </w:rPr>
        <w:t>模块，邮件服务模块和第三方模块。</w:t>
      </w:r>
      <w:r w:rsidR="00324B22" w:rsidRPr="00666D45">
        <w:rPr>
          <w:rFonts w:eastAsia="宋体" w:hint="eastAsia"/>
        </w:rPr>
        <w:t>其中，核心模块是</w:t>
      </w:r>
      <w:r w:rsidR="00324B22" w:rsidRPr="00666D45">
        <w:rPr>
          <w:rFonts w:eastAsia="宋体"/>
        </w:rPr>
        <w:t xml:space="preserve"> Nginx </w:t>
      </w:r>
      <w:r w:rsidR="00324B22" w:rsidRPr="00666D45">
        <w:rPr>
          <w:rFonts w:eastAsia="宋体" w:hint="eastAsia"/>
        </w:rPr>
        <w:t>服务器正常运行必不可少的模块，提供错误日志记录、配置文件解析、事件驱动机制、进程管理等核心功能；标准</w:t>
      </w:r>
      <w:r w:rsidR="00324B22" w:rsidRPr="00666D45">
        <w:rPr>
          <w:rFonts w:eastAsia="宋体"/>
        </w:rPr>
        <w:t xml:space="preserve"> HTTP </w:t>
      </w:r>
      <w:r w:rsidR="00324B22" w:rsidRPr="00666D45">
        <w:rPr>
          <w:rFonts w:eastAsia="宋体" w:hint="eastAsia"/>
        </w:rPr>
        <w:t>模块提供</w:t>
      </w:r>
      <w:r w:rsidR="00324B22" w:rsidRPr="00666D45">
        <w:rPr>
          <w:rFonts w:eastAsia="宋体"/>
        </w:rPr>
        <w:t xml:space="preserve"> HTTP </w:t>
      </w:r>
      <w:r w:rsidR="00324B22" w:rsidRPr="00666D45">
        <w:rPr>
          <w:rFonts w:eastAsia="宋体" w:hint="eastAsia"/>
        </w:rPr>
        <w:t>协议解析相关的功能，如：端口配置、网页编码设置、</w:t>
      </w:r>
      <w:r w:rsidR="00324B22" w:rsidRPr="00666D45">
        <w:rPr>
          <w:rFonts w:eastAsia="宋体"/>
        </w:rPr>
        <w:t xml:space="preserve">HTTP </w:t>
      </w:r>
      <w:r w:rsidR="00324B22" w:rsidRPr="00666D45">
        <w:rPr>
          <w:rFonts w:eastAsia="宋体" w:hint="eastAsia"/>
        </w:rPr>
        <w:t>响应</w:t>
      </w:r>
      <w:proofErr w:type="gramStart"/>
      <w:r w:rsidR="00324B22" w:rsidRPr="00666D45">
        <w:rPr>
          <w:rFonts w:eastAsia="宋体" w:hint="eastAsia"/>
        </w:rPr>
        <w:t>头设置</w:t>
      </w:r>
      <w:proofErr w:type="gramEnd"/>
      <w:r w:rsidR="00324B22" w:rsidRPr="00666D45">
        <w:rPr>
          <w:rFonts w:eastAsia="宋体" w:hint="eastAsia"/>
        </w:rPr>
        <w:t>等；可选</w:t>
      </w:r>
      <w:r w:rsidR="00324B22" w:rsidRPr="00666D45">
        <w:rPr>
          <w:rFonts w:eastAsia="宋体"/>
        </w:rPr>
        <w:t xml:space="preserve"> HTTP </w:t>
      </w:r>
      <w:r w:rsidR="00324B22" w:rsidRPr="00666D45">
        <w:rPr>
          <w:rFonts w:eastAsia="宋体" w:hint="eastAsia"/>
        </w:rPr>
        <w:t>模块主要用于扩展标准的</w:t>
      </w:r>
      <w:r w:rsidR="00324B22" w:rsidRPr="00666D45">
        <w:rPr>
          <w:rFonts w:eastAsia="宋体"/>
        </w:rPr>
        <w:t xml:space="preserve"> HTTP </w:t>
      </w:r>
      <w:r w:rsidR="00324B22" w:rsidRPr="00666D45">
        <w:rPr>
          <w:rFonts w:eastAsia="宋体" w:hint="eastAsia"/>
        </w:rPr>
        <w:t>功能，让</w:t>
      </w:r>
      <w:r w:rsidR="00324B22" w:rsidRPr="00666D45">
        <w:rPr>
          <w:rFonts w:eastAsia="宋体"/>
        </w:rPr>
        <w:t xml:space="preserve"> Nginx </w:t>
      </w:r>
      <w:r w:rsidR="00324B22" w:rsidRPr="00666D45">
        <w:rPr>
          <w:rFonts w:eastAsia="宋体" w:hint="eastAsia"/>
        </w:rPr>
        <w:t>能处理一些特殊的服务，如：</w:t>
      </w:r>
      <w:r w:rsidR="00324B22" w:rsidRPr="00666D45">
        <w:rPr>
          <w:rFonts w:eastAsia="宋体"/>
        </w:rPr>
        <w:t xml:space="preserve">Flash </w:t>
      </w:r>
      <w:r w:rsidR="00324B22" w:rsidRPr="00666D45">
        <w:rPr>
          <w:rFonts w:eastAsia="宋体" w:hint="eastAsia"/>
        </w:rPr>
        <w:t>多媒体传输、解析</w:t>
      </w:r>
      <w:r w:rsidR="00324B22" w:rsidRPr="00666D45">
        <w:rPr>
          <w:rFonts w:eastAsia="宋体"/>
        </w:rPr>
        <w:t xml:space="preserve"> GeoIP </w:t>
      </w:r>
      <w:r w:rsidR="00324B22" w:rsidRPr="00666D45">
        <w:rPr>
          <w:rFonts w:eastAsia="宋体" w:hint="eastAsia"/>
        </w:rPr>
        <w:t>请求、</w:t>
      </w:r>
      <w:r w:rsidR="00324B22" w:rsidRPr="00666D45">
        <w:rPr>
          <w:rFonts w:eastAsia="宋体"/>
        </w:rPr>
        <w:t xml:space="preserve">SSL </w:t>
      </w:r>
      <w:r w:rsidR="00324B22" w:rsidRPr="00666D45">
        <w:rPr>
          <w:rFonts w:eastAsia="宋体" w:hint="eastAsia"/>
        </w:rPr>
        <w:t>支持等。</w:t>
      </w:r>
    </w:p>
    <w:p w14:paraId="3A63A1C2" w14:textId="49BDD627" w:rsidR="006309E8" w:rsidRPr="004F7D41" w:rsidRDefault="00FC253A" w:rsidP="00666D45">
      <w:pPr>
        <w:spacing w:line="400" w:lineRule="exact"/>
        <w:ind w:firstLineChars="200" w:firstLine="480"/>
      </w:pPr>
      <w:r w:rsidRPr="00666D45">
        <w:rPr>
          <w:rFonts w:eastAsia="宋体" w:hint="eastAsia"/>
        </w:rPr>
        <w:t>本系统</w:t>
      </w:r>
      <w:r w:rsidR="00F46865" w:rsidRPr="00666D45">
        <w:rPr>
          <w:rFonts w:eastAsia="宋体" w:hint="eastAsia"/>
        </w:rPr>
        <w:t>开发了一个第三方模块，在</w:t>
      </w:r>
      <w:r w:rsidR="00E3561A" w:rsidRPr="00666D45">
        <w:rPr>
          <w:rFonts w:eastAsia="宋体" w:hint="eastAsia"/>
        </w:rPr>
        <w:t>该模块的</w:t>
      </w:r>
      <w:r w:rsidR="00F46865" w:rsidRPr="00666D45">
        <w:rPr>
          <w:rFonts w:eastAsia="宋体" w:hint="eastAsia"/>
        </w:rPr>
        <w:t>开发中使用了</w:t>
      </w:r>
      <w:r w:rsidR="00F46865" w:rsidRPr="00666D45">
        <w:rPr>
          <w:rFonts w:eastAsia="宋体"/>
        </w:rPr>
        <w:t>Nginx</w:t>
      </w:r>
      <w:r w:rsidR="004E2648" w:rsidRPr="00666D45">
        <w:rPr>
          <w:rFonts w:eastAsia="宋体" w:hint="eastAsia"/>
        </w:rPr>
        <w:t>基本的</w:t>
      </w:r>
      <w:r w:rsidRPr="00666D45">
        <w:rPr>
          <w:rFonts w:eastAsia="宋体"/>
        </w:rPr>
        <w:t>subrequest</w:t>
      </w:r>
      <w:r w:rsidRPr="00666D45">
        <w:rPr>
          <w:rFonts w:eastAsia="宋体" w:hint="eastAsia"/>
        </w:rPr>
        <w:t>，</w:t>
      </w:r>
      <w:r w:rsidRPr="00666D45">
        <w:rPr>
          <w:rFonts w:eastAsia="宋体"/>
        </w:rPr>
        <w:t>proxy</w:t>
      </w:r>
      <w:r w:rsidR="00CD2A01" w:rsidRPr="00666D45">
        <w:rPr>
          <w:rFonts w:eastAsia="宋体" w:hint="eastAsia"/>
        </w:rPr>
        <w:t>，</w:t>
      </w:r>
      <w:r w:rsidR="00CD2A01" w:rsidRPr="00666D45">
        <w:rPr>
          <w:rFonts w:eastAsia="宋体"/>
        </w:rPr>
        <w:t>slab</w:t>
      </w:r>
      <w:r w:rsidR="00F46865" w:rsidRPr="00666D45">
        <w:rPr>
          <w:rFonts w:eastAsia="宋体" w:hint="eastAsia"/>
        </w:rPr>
        <w:t>等</w:t>
      </w:r>
      <w:r w:rsidRPr="00666D45">
        <w:rPr>
          <w:rFonts w:eastAsia="宋体" w:hint="eastAsia"/>
        </w:rPr>
        <w:t>模块。</w:t>
      </w:r>
      <w:r w:rsidR="00CD2A01" w:rsidRPr="00666D45">
        <w:rPr>
          <w:rFonts w:eastAsia="宋体" w:hint="eastAsia"/>
        </w:rPr>
        <w:t>过程中</w:t>
      </w:r>
      <w:r w:rsidR="00635CA3" w:rsidRPr="00666D45">
        <w:rPr>
          <w:rFonts w:eastAsia="宋体" w:hint="eastAsia"/>
        </w:rPr>
        <w:t>运用</w:t>
      </w:r>
      <w:r w:rsidR="00635CA3" w:rsidRPr="00666D45">
        <w:rPr>
          <w:rFonts w:eastAsia="宋体"/>
        </w:rPr>
        <w:t>Nginx</w:t>
      </w:r>
      <w:r w:rsidR="00635CA3" w:rsidRPr="00666D45">
        <w:rPr>
          <w:rFonts w:eastAsia="宋体" w:hint="eastAsia"/>
        </w:rPr>
        <w:t>基本数据结构</w:t>
      </w:r>
      <w:r w:rsidR="00CD2A01" w:rsidRPr="00666D45">
        <w:rPr>
          <w:rFonts w:eastAsia="宋体" w:hint="eastAsia"/>
        </w:rPr>
        <w:t>知识</w:t>
      </w:r>
      <w:r w:rsidR="00635CA3" w:rsidRPr="00666D45">
        <w:rPr>
          <w:rFonts w:eastAsia="宋体" w:hint="eastAsia"/>
        </w:rPr>
        <w:t>，模块结构</w:t>
      </w:r>
      <w:r w:rsidR="00CD2A01" w:rsidRPr="00666D45">
        <w:rPr>
          <w:rFonts w:eastAsia="宋体" w:hint="eastAsia"/>
        </w:rPr>
        <w:t>知识</w:t>
      </w:r>
      <w:r w:rsidR="00635CA3" w:rsidRPr="00666D45">
        <w:rPr>
          <w:rFonts w:eastAsia="宋体" w:hint="eastAsia"/>
        </w:rPr>
        <w:t>，事件处理方式，共享内存管理</w:t>
      </w:r>
      <w:r w:rsidR="00BC7BAB" w:rsidRPr="00666D45">
        <w:rPr>
          <w:rFonts w:eastAsia="宋体" w:hint="eastAsia"/>
        </w:rPr>
        <w:t>和</w:t>
      </w:r>
      <w:r w:rsidR="00180DCF" w:rsidRPr="00666D45">
        <w:rPr>
          <w:rFonts w:eastAsia="宋体" w:hint="eastAsia"/>
        </w:rPr>
        <w:t>模块内</w:t>
      </w:r>
      <w:r w:rsidR="00BC7BAB" w:rsidRPr="00666D45">
        <w:rPr>
          <w:rFonts w:eastAsia="宋体" w:hint="eastAsia"/>
        </w:rPr>
        <w:t>引用库</w:t>
      </w:r>
      <w:r w:rsidR="00180DCF" w:rsidRPr="00666D45">
        <w:rPr>
          <w:rFonts w:eastAsia="宋体" w:hint="eastAsia"/>
        </w:rPr>
        <w:t>等</w:t>
      </w:r>
      <w:r w:rsidR="00BC7BAB" w:rsidRPr="00666D45">
        <w:rPr>
          <w:rFonts w:eastAsia="宋体" w:hint="eastAsia"/>
        </w:rPr>
        <w:t>技术</w:t>
      </w:r>
      <w:r w:rsidR="00635CA3" w:rsidRPr="00666D45">
        <w:rPr>
          <w:rFonts w:eastAsia="宋体" w:hint="eastAsia"/>
        </w:rPr>
        <w:t>进行模块开发。</w:t>
      </w:r>
    </w:p>
    <w:p w14:paraId="1B416978" w14:textId="75F23EAE" w:rsidR="00987C32" w:rsidRPr="00666D45" w:rsidRDefault="00C25564" w:rsidP="00510EA5">
      <w:pPr>
        <w:pStyle w:val="-2"/>
        <w:pPrChange w:id="63" w:author="Admire" w:date="2019-05-07T14:02:00Z">
          <w:pPr>
            <w:pStyle w:val="-2"/>
            <w:ind w:firstLine="560"/>
          </w:pPr>
        </w:pPrChange>
      </w:pPr>
      <w:bookmarkStart w:id="64" w:name="_Toc7728433"/>
      <w:r>
        <w:t xml:space="preserve">2.2 </w:t>
      </w:r>
      <w:r w:rsidR="00050138" w:rsidRPr="00666D45">
        <w:t>Gumbo</w:t>
      </w:r>
      <w:r>
        <w:rPr>
          <w:rFonts w:hint="eastAsia"/>
        </w:rPr>
        <w:t>解析库</w:t>
      </w:r>
      <w:bookmarkEnd w:id="64"/>
    </w:p>
    <w:p w14:paraId="3777D9D7" w14:textId="7DE6535F" w:rsidR="0066474F" w:rsidRPr="004F7D41" w:rsidRDefault="005F2AC9" w:rsidP="00666D45">
      <w:pPr>
        <w:spacing w:line="400" w:lineRule="exact"/>
        <w:ind w:firstLineChars="200" w:firstLine="480"/>
      </w:pPr>
      <w:r w:rsidRPr="00666D45">
        <w:rPr>
          <w:rFonts w:eastAsia="宋体"/>
        </w:rPr>
        <w:t>Gumbo</w:t>
      </w:r>
      <w:r w:rsidRPr="00666D45">
        <w:rPr>
          <w:rFonts w:eastAsia="宋体" w:hint="eastAsia"/>
        </w:rPr>
        <w:t>提供一个轻量级的</w:t>
      </w:r>
      <w:r w:rsidRPr="00666D45">
        <w:rPr>
          <w:rFonts w:eastAsia="宋体"/>
        </w:rPr>
        <w:t xml:space="preserve"> HTML </w:t>
      </w:r>
      <w:proofErr w:type="gramStart"/>
      <w:r w:rsidR="00154921" w:rsidRPr="00666D45">
        <w:rPr>
          <w:rFonts w:eastAsia="宋体" w:hint="eastAsia"/>
        </w:rPr>
        <w:t>解析库</w:t>
      </w:r>
      <w:r w:rsidR="00822BEA" w:rsidRPr="00666D45">
        <w:rPr>
          <w:rFonts w:eastAsia="宋体" w:hint="eastAsia"/>
        </w:rPr>
        <w:t>给开发</w:t>
      </w:r>
      <w:proofErr w:type="gramEnd"/>
      <w:r w:rsidR="00822BEA" w:rsidRPr="00666D45">
        <w:rPr>
          <w:rFonts w:eastAsia="宋体" w:hint="eastAsia"/>
        </w:rPr>
        <w:t>人员</w:t>
      </w:r>
      <w:r w:rsidR="00154921" w:rsidRPr="00666D45">
        <w:rPr>
          <w:rFonts w:eastAsia="宋体" w:hint="eastAsia"/>
        </w:rPr>
        <w:t>，它没有外部依赖，</w:t>
      </w:r>
      <w:r w:rsidRPr="00666D45">
        <w:rPr>
          <w:rFonts w:eastAsia="宋体" w:hint="eastAsia"/>
        </w:rPr>
        <w:t>大多数语言都可调用它。</w:t>
      </w:r>
      <w:r w:rsidR="00EE3615" w:rsidRPr="00666D45">
        <w:rPr>
          <w:rFonts w:eastAsia="宋体" w:hint="eastAsia"/>
        </w:rPr>
        <w:t>它遵循</w:t>
      </w:r>
      <w:r w:rsidR="00EE3615" w:rsidRPr="00666D45">
        <w:rPr>
          <w:rFonts w:eastAsia="宋体"/>
        </w:rPr>
        <w:t xml:space="preserve"> HTML5 </w:t>
      </w:r>
      <w:r w:rsidR="00EE3615" w:rsidRPr="00666D45">
        <w:rPr>
          <w:rFonts w:eastAsia="宋体" w:hint="eastAsia"/>
        </w:rPr>
        <w:t>规范，</w:t>
      </w:r>
      <w:r w:rsidRPr="00666D45">
        <w:rPr>
          <w:rFonts w:eastAsia="宋体" w:hint="eastAsia"/>
        </w:rPr>
        <w:t>符合</w:t>
      </w:r>
      <w:r w:rsidRPr="00666D45">
        <w:rPr>
          <w:rFonts w:eastAsia="宋体"/>
        </w:rPr>
        <w:t xml:space="preserve">HTML </w:t>
      </w:r>
      <w:r w:rsidRPr="00666D45">
        <w:rPr>
          <w:rFonts w:eastAsia="宋体" w:hint="eastAsia"/>
        </w:rPr>
        <w:t>解析算法标准，它通过了所有的</w:t>
      </w:r>
      <w:r w:rsidRPr="00666D45">
        <w:rPr>
          <w:rFonts w:eastAsia="宋体"/>
        </w:rPr>
        <w:t>html5lib-0.95</w:t>
      </w:r>
      <w:r w:rsidRPr="00666D45">
        <w:rPr>
          <w:rFonts w:eastAsia="宋体" w:hint="eastAsia"/>
        </w:rPr>
        <w:t>测试，并且已经在</w:t>
      </w:r>
      <w:r w:rsidRPr="00666D45">
        <w:rPr>
          <w:rFonts w:eastAsia="宋体"/>
        </w:rPr>
        <w:t xml:space="preserve"> Google </w:t>
      </w:r>
      <w:r w:rsidRPr="00666D45">
        <w:rPr>
          <w:rFonts w:eastAsia="宋体" w:hint="eastAsia"/>
        </w:rPr>
        <w:t>索引的</w:t>
      </w:r>
      <w:r w:rsidRPr="00666D45">
        <w:rPr>
          <w:rFonts w:eastAsia="宋体"/>
        </w:rPr>
        <w:t xml:space="preserve"> 25 </w:t>
      </w:r>
      <w:r w:rsidRPr="00666D45">
        <w:rPr>
          <w:rFonts w:eastAsia="宋体" w:hint="eastAsia"/>
        </w:rPr>
        <w:t>亿个网页上进行过测试</w:t>
      </w:r>
      <w:r w:rsidR="00CB346E" w:rsidRPr="00666D45">
        <w:rPr>
          <w:rFonts w:eastAsia="宋体" w:hint="eastAsia"/>
        </w:rPr>
        <w:t>。</w:t>
      </w:r>
      <w:r w:rsidR="002755F8" w:rsidRPr="00CC72D3">
        <w:rPr>
          <w:rFonts w:eastAsia="宋体"/>
          <w:vertAlign w:val="superscript"/>
        </w:rPr>
        <w:fldChar w:fldCharType="begin"/>
      </w:r>
      <w:r w:rsidR="002755F8" w:rsidRPr="00CC72D3">
        <w:rPr>
          <w:rFonts w:eastAsia="宋体"/>
          <w:vertAlign w:val="superscript"/>
        </w:rPr>
        <w:instrText xml:space="preserve"> </w:instrText>
      </w:r>
      <w:r w:rsidR="002755F8" w:rsidRPr="00CC72D3">
        <w:rPr>
          <w:rFonts w:eastAsia="宋体" w:hint="eastAsia"/>
          <w:vertAlign w:val="superscript"/>
        </w:rPr>
        <w:instrText>REF _Ref7707751 \r \h</w:instrText>
      </w:r>
      <w:r w:rsidR="002755F8" w:rsidRPr="00CC72D3">
        <w:rPr>
          <w:rFonts w:eastAsia="宋体"/>
          <w:vertAlign w:val="superscript"/>
        </w:rPr>
        <w:instrText xml:space="preserve"> </w:instrText>
      </w:r>
      <w:r w:rsidR="002755F8">
        <w:rPr>
          <w:rFonts w:eastAsia="宋体"/>
          <w:vertAlign w:val="superscript"/>
        </w:rPr>
        <w:instrText xml:space="preserve"> \* MERGEFORMAT </w:instrText>
      </w:r>
      <w:r w:rsidR="002755F8" w:rsidRPr="00CC72D3">
        <w:rPr>
          <w:rFonts w:eastAsia="宋体"/>
          <w:vertAlign w:val="superscript"/>
        </w:rPr>
      </w:r>
      <w:r w:rsidR="002755F8" w:rsidRPr="00CC72D3">
        <w:rPr>
          <w:rFonts w:eastAsia="宋体"/>
          <w:vertAlign w:val="superscript"/>
        </w:rPr>
        <w:fldChar w:fldCharType="separate"/>
      </w:r>
      <w:r w:rsidR="002755F8" w:rsidRPr="00CC72D3">
        <w:rPr>
          <w:rFonts w:eastAsia="宋体"/>
          <w:vertAlign w:val="superscript"/>
        </w:rPr>
        <w:t>[</w:t>
      </w:r>
      <w:r w:rsidR="00813F10">
        <w:rPr>
          <w:rFonts w:eastAsia="宋体"/>
          <w:vertAlign w:val="superscript"/>
        </w:rPr>
        <w:t>7</w:t>
      </w:r>
      <w:r w:rsidR="002755F8" w:rsidRPr="00CC72D3">
        <w:rPr>
          <w:rFonts w:eastAsia="宋体"/>
          <w:vertAlign w:val="superscript"/>
        </w:rPr>
        <w:t>]</w:t>
      </w:r>
      <w:r w:rsidR="002755F8" w:rsidRPr="00CC72D3">
        <w:rPr>
          <w:rFonts w:eastAsia="宋体"/>
          <w:vertAlign w:val="superscript"/>
        </w:rPr>
        <w:fldChar w:fldCharType="end"/>
      </w:r>
      <w:r w:rsidR="00EE3615" w:rsidRPr="00666D45">
        <w:rPr>
          <w:rFonts w:eastAsia="宋体" w:hint="eastAsia"/>
        </w:rPr>
        <w:t>并且</w:t>
      </w:r>
      <w:r w:rsidR="00EE3615" w:rsidRPr="00666D45">
        <w:rPr>
          <w:rFonts w:eastAsia="宋体"/>
        </w:rPr>
        <w:t>Gumbo</w:t>
      </w:r>
      <w:r w:rsidR="00EE3615" w:rsidRPr="00666D45">
        <w:rPr>
          <w:rFonts w:eastAsia="宋体" w:hint="eastAsia"/>
        </w:rPr>
        <w:t>功能强大，可处理一些不规范的</w:t>
      </w:r>
      <w:r w:rsidR="00EE3615" w:rsidRPr="00666D45">
        <w:rPr>
          <w:rFonts w:eastAsia="宋体"/>
        </w:rPr>
        <w:t xml:space="preserve"> HTML </w:t>
      </w:r>
      <w:r w:rsidR="00EE3615" w:rsidRPr="00666D45">
        <w:rPr>
          <w:rFonts w:eastAsia="宋体" w:hint="eastAsia"/>
        </w:rPr>
        <w:t>标签。</w:t>
      </w:r>
      <w:r w:rsidR="0064088C" w:rsidRPr="00666D45">
        <w:rPr>
          <w:rFonts w:eastAsia="宋体"/>
        </w:rPr>
        <w:t xml:space="preserve">Google </w:t>
      </w:r>
      <w:r w:rsidR="0064088C" w:rsidRPr="00666D45">
        <w:rPr>
          <w:rFonts w:eastAsia="宋体" w:hint="eastAsia"/>
        </w:rPr>
        <w:t>开放</w:t>
      </w:r>
      <w:r w:rsidR="00FB1385" w:rsidRPr="00666D45">
        <w:rPr>
          <w:rFonts w:eastAsia="宋体" w:hint="eastAsia"/>
        </w:rPr>
        <w:t>了</w:t>
      </w:r>
      <w:r w:rsidR="0064088C" w:rsidRPr="00666D45">
        <w:rPr>
          <w:rFonts w:eastAsia="宋体"/>
        </w:rPr>
        <w:t>Gumbo</w:t>
      </w:r>
      <w:r w:rsidR="0064088C" w:rsidRPr="00666D45">
        <w:rPr>
          <w:rFonts w:eastAsia="宋体" w:hint="eastAsia"/>
        </w:rPr>
        <w:t>的源代码。</w:t>
      </w:r>
    </w:p>
    <w:p w14:paraId="0BECDE42" w14:textId="78507F12" w:rsidR="00987C32" w:rsidRPr="004F7D41" w:rsidRDefault="00CB346E" w:rsidP="00666D45">
      <w:pPr>
        <w:spacing w:line="400" w:lineRule="exact"/>
        <w:ind w:firstLineChars="200" w:firstLine="480"/>
      </w:pPr>
      <w:r w:rsidRPr="00666D45">
        <w:rPr>
          <w:rFonts w:eastAsia="宋体" w:hint="eastAsia"/>
        </w:rPr>
        <w:t>本系统</w:t>
      </w:r>
      <w:r w:rsidR="00E11547" w:rsidRPr="00666D45">
        <w:rPr>
          <w:rFonts w:eastAsia="宋体" w:hint="eastAsia"/>
        </w:rPr>
        <w:t>在</w:t>
      </w:r>
      <w:r w:rsidR="000C659C" w:rsidRPr="00666D45">
        <w:rPr>
          <w:rFonts w:eastAsia="宋体" w:hint="eastAsia"/>
        </w:rPr>
        <w:t>反向代理转发</w:t>
      </w:r>
      <w:r w:rsidRPr="00666D45">
        <w:rPr>
          <w:rFonts w:eastAsia="宋体" w:hint="eastAsia"/>
        </w:rPr>
        <w:t>目标网站页面内容</w:t>
      </w:r>
      <w:r w:rsidR="00473054" w:rsidRPr="00666D45">
        <w:rPr>
          <w:rFonts w:eastAsia="宋体" w:hint="eastAsia"/>
        </w:rPr>
        <w:t>时，</w:t>
      </w:r>
      <w:r w:rsidR="005A3488" w:rsidRPr="00666D45">
        <w:rPr>
          <w:rFonts w:eastAsia="宋体" w:hint="eastAsia"/>
        </w:rPr>
        <w:t>使用</w:t>
      </w:r>
      <w:r w:rsidR="005A3488" w:rsidRPr="00666D45">
        <w:rPr>
          <w:rFonts w:eastAsia="宋体"/>
        </w:rPr>
        <w:t>Gumbo</w:t>
      </w:r>
      <w:r w:rsidR="005A3488" w:rsidRPr="00666D45">
        <w:rPr>
          <w:rFonts w:eastAsia="宋体" w:hint="eastAsia"/>
        </w:rPr>
        <w:t>进行</w:t>
      </w:r>
      <w:r w:rsidR="005A3488" w:rsidRPr="00666D45">
        <w:rPr>
          <w:rFonts w:eastAsia="宋体"/>
        </w:rPr>
        <w:t>HTML</w:t>
      </w:r>
      <w:r w:rsidR="005A3488" w:rsidRPr="00666D45">
        <w:rPr>
          <w:rFonts w:eastAsia="宋体" w:hint="eastAsia"/>
        </w:rPr>
        <w:t>解析，</w:t>
      </w:r>
      <w:r w:rsidR="00473054" w:rsidRPr="00666D45">
        <w:rPr>
          <w:rFonts w:eastAsia="宋体" w:hint="eastAsia"/>
        </w:rPr>
        <w:t>寻找</w:t>
      </w:r>
      <w:r w:rsidR="00473054" w:rsidRPr="00666D45">
        <w:rPr>
          <w:rFonts w:eastAsia="宋体"/>
        </w:rPr>
        <w:t>ID</w:t>
      </w:r>
      <w:r w:rsidRPr="00666D45">
        <w:rPr>
          <w:rFonts w:eastAsia="宋体" w:hint="eastAsia"/>
        </w:rPr>
        <w:t>的</w:t>
      </w:r>
      <w:r w:rsidR="008678C8" w:rsidRPr="00666D45">
        <w:rPr>
          <w:rFonts w:eastAsia="宋体" w:hint="eastAsia"/>
        </w:rPr>
        <w:t>注</w:t>
      </w:r>
      <w:r w:rsidRPr="00666D45">
        <w:rPr>
          <w:rFonts w:eastAsia="宋体" w:hint="eastAsia"/>
        </w:rPr>
        <w:t>入点。</w:t>
      </w:r>
    </w:p>
    <w:p w14:paraId="19173297" w14:textId="65228B74" w:rsidR="00987C32" w:rsidRPr="00666D45" w:rsidRDefault="00C25564" w:rsidP="00510EA5">
      <w:pPr>
        <w:pStyle w:val="-2"/>
        <w:pPrChange w:id="65" w:author="Admire" w:date="2019-05-07T14:02:00Z">
          <w:pPr>
            <w:pStyle w:val="-2"/>
            <w:ind w:firstLine="560"/>
          </w:pPr>
        </w:pPrChange>
      </w:pPr>
      <w:bookmarkStart w:id="66" w:name="_Toc7728434"/>
      <w:r>
        <w:t xml:space="preserve">2.3 </w:t>
      </w:r>
      <w:r w:rsidR="00050138" w:rsidRPr="00666D45">
        <w:t>Duktape</w:t>
      </w:r>
      <w:r>
        <w:rPr>
          <w:rFonts w:hint="eastAsia"/>
        </w:rPr>
        <w:t>引擎</w:t>
      </w:r>
      <w:bookmarkEnd w:id="66"/>
    </w:p>
    <w:p w14:paraId="10A961E6" w14:textId="1C817812" w:rsidR="00AD0089" w:rsidRPr="004F7D41" w:rsidRDefault="007231C1" w:rsidP="00666D45">
      <w:pPr>
        <w:spacing w:line="400" w:lineRule="exact"/>
        <w:ind w:firstLineChars="200" w:firstLine="480"/>
      </w:pPr>
      <w:r w:rsidRPr="00666D45">
        <w:rPr>
          <w:rFonts w:eastAsia="宋体"/>
        </w:rPr>
        <w:t>Duktape</w:t>
      </w:r>
      <w:r w:rsidRPr="00666D45">
        <w:rPr>
          <w:rFonts w:eastAsia="宋体" w:hint="eastAsia"/>
        </w:rPr>
        <w:t>是一个轻量级的嵌入式</w:t>
      </w:r>
      <w:r w:rsidRPr="00666D45">
        <w:rPr>
          <w:rFonts w:eastAsia="宋体"/>
        </w:rPr>
        <w:t xml:space="preserve"> JavaScript </w:t>
      </w:r>
      <w:r w:rsidRPr="00666D45">
        <w:rPr>
          <w:rFonts w:eastAsia="宋体" w:hint="eastAsia"/>
        </w:rPr>
        <w:t>引擎</w:t>
      </w:r>
      <w:r w:rsidR="002F4050" w:rsidRPr="00666D45">
        <w:rPr>
          <w:rFonts w:eastAsia="宋体" w:hint="eastAsia"/>
        </w:rPr>
        <w:t>，</w:t>
      </w:r>
      <w:r w:rsidR="007927FF" w:rsidRPr="00666D45">
        <w:rPr>
          <w:rFonts w:eastAsia="宋体" w:hint="eastAsia"/>
        </w:rPr>
        <w:t>专注可移植性和减少内存占用</w:t>
      </w:r>
      <w:r w:rsidR="00EB6BEF" w:rsidRPr="00666D45">
        <w:rPr>
          <w:rFonts w:eastAsia="宋体" w:hint="eastAsia"/>
        </w:rPr>
        <w:t>，有最小的平台依赖</w:t>
      </w:r>
      <w:r w:rsidR="007927FF" w:rsidRPr="00666D45">
        <w:rPr>
          <w:rFonts w:eastAsia="宋体" w:hint="eastAsia"/>
        </w:rPr>
        <w:t>。</w:t>
      </w:r>
      <w:r w:rsidR="002F291D" w:rsidRPr="00666D45">
        <w:rPr>
          <w:rFonts w:eastAsia="宋体" w:hint="eastAsia"/>
        </w:rPr>
        <w:t>遵循</w:t>
      </w:r>
      <w:r w:rsidR="002F291D" w:rsidRPr="00666D45">
        <w:rPr>
          <w:rFonts w:eastAsia="宋体"/>
        </w:rPr>
        <w:t xml:space="preserve"> Ecmascript E5/E5.1</w:t>
      </w:r>
      <w:r w:rsidR="002F291D" w:rsidRPr="00666D45">
        <w:rPr>
          <w:rFonts w:eastAsia="宋体" w:hint="eastAsia"/>
        </w:rPr>
        <w:t>，</w:t>
      </w:r>
      <w:r w:rsidR="002F4050" w:rsidRPr="00666D45">
        <w:rPr>
          <w:rFonts w:eastAsia="宋体" w:hint="eastAsia"/>
        </w:rPr>
        <w:t>对</w:t>
      </w:r>
      <w:r w:rsidR="002F4050" w:rsidRPr="00666D45">
        <w:rPr>
          <w:rFonts w:eastAsia="宋体"/>
        </w:rPr>
        <w:t>ECMAScript</w:t>
      </w:r>
      <w:r w:rsidR="002F4050" w:rsidRPr="00666D45">
        <w:rPr>
          <w:rFonts w:eastAsia="宋体" w:hint="eastAsia"/>
        </w:rPr>
        <w:t>兼容性较好</w:t>
      </w:r>
      <w:r w:rsidRPr="00666D45">
        <w:rPr>
          <w:rFonts w:eastAsia="宋体" w:hint="eastAsia"/>
        </w:rPr>
        <w:t>。</w:t>
      </w:r>
      <w:r w:rsidR="00CB346E" w:rsidRPr="00666D45">
        <w:rPr>
          <w:rFonts w:eastAsia="宋体"/>
        </w:rPr>
        <w:t>Duktape</w:t>
      </w:r>
      <w:r w:rsidR="002F291D" w:rsidRPr="00666D45">
        <w:rPr>
          <w:rFonts w:eastAsia="宋体" w:hint="eastAsia"/>
        </w:rPr>
        <w:t>专注于可移植性和低占用率。</w:t>
      </w:r>
      <w:r w:rsidR="00CB346E" w:rsidRPr="00666D45">
        <w:rPr>
          <w:rFonts w:eastAsia="宋体" w:hint="eastAsia"/>
        </w:rPr>
        <w:t>可以被轻松地</w:t>
      </w:r>
      <w:proofErr w:type="gramStart"/>
      <w:r w:rsidR="00CB346E" w:rsidRPr="00666D45">
        <w:rPr>
          <w:rFonts w:eastAsia="宋体" w:hint="eastAsia"/>
        </w:rPr>
        <w:t>集成进</w:t>
      </w:r>
      <w:proofErr w:type="gramEnd"/>
      <w:r w:rsidR="00CB346E" w:rsidRPr="00666D45">
        <w:rPr>
          <w:rFonts w:eastAsia="宋体" w:hint="eastAsia"/>
        </w:rPr>
        <w:t>一个</w:t>
      </w:r>
      <w:r w:rsidR="00CB346E" w:rsidRPr="00666D45">
        <w:rPr>
          <w:rFonts w:eastAsia="宋体"/>
        </w:rPr>
        <w:t xml:space="preserve"> C/C++ </w:t>
      </w:r>
      <w:r w:rsidR="00571375" w:rsidRPr="00666D45">
        <w:rPr>
          <w:rFonts w:eastAsia="宋体" w:hint="eastAsia"/>
        </w:rPr>
        <w:t>项目中，在使用时，只需添加</w:t>
      </w:r>
      <w:r w:rsidR="00571375" w:rsidRPr="00666D45">
        <w:rPr>
          <w:rFonts w:eastAsia="宋体"/>
        </w:rPr>
        <w:t xml:space="preserve">duktape.c </w:t>
      </w:r>
      <w:r w:rsidR="00571375" w:rsidRPr="00666D45">
        <w:rPr>
          <w:rFonts w:eastAsia="宋体" w:hint="eastAsia"/>
        </w:rPr>
        <w:t>和</w:t>
      </w:r>
      <w:r w:rsidR="00571375" w:rsidRPr="00666D45">
        <w:rPr>
          <w:rFonts w:eastAsia="宋体"/>
        </w:rPr>
        <w:t xml:space="preserve"> duktape.h</w:t>
      </w:r>
      <w:r w:rsidR="00571375" w:rsidRPr="00666D45">
        <w:rPr>
          <w:rFonts w:eastAsia="宋体" w:hint="eastAsia"/>
        </w:rPr>
        <w:t>文件到项目中就可以使用。</w:t>
      </w:r>
      <w:r w:rsidR="00AD0089" w:rsidRPr="00666D45">
        <w:rPr>
          <w:rFonts w:eastAsia="宋体"/>
        </w:rPr>
        <w:t>Duktape</w:t>
      </w:r>
      <w:r w:rsidR="00AD0089" w:rsidRPr="00666D45">
        <w:rPr>
          <w:rFonts w:eastAsia="宋体" w:hint="eastAsia"/>
        </w:rPr>
        <w:t>有着丰富的文档资料，社区良好，帮助开发人员使用。它构建一个</w:t>
      </w:r>
      <w:proofErr w:type="gramStart"/>
      <w:r w:rsidR="00AD0089" w:rsidRPr="00666D45">
        <w:rPr>
          <w:rFonts w:eastAsia="宋体" w:hint="eastAsia"/>
        </w:rPr>
        <w:t>栈式环境</w:t>
      </w:r>
      <w:proofErr w:type="gramEnd"/>
      <w:r w:rsidR="00AD0089" w:rsidRPr="00666D45">
        <w:rPr>
          <w:rFonts w:eastAsia="宋体" w:hint="eastAsia"/>
        </w:rPr>
        <w:t>来进行操作，开发需要着重关注计算堆栈</w:t>
      </w:r>
      <w:r w:rsidR="00760751">
        <w:rPr>
          <w:rFonts w:eastAsia="宋体" w:hint="eastAsia"/>
        </w:rPr>
        <w:t>上</w:t>
      </w:r>
      <w:r w:rsidR="00AD0089" w:rsidRPr="00666D45">
        <w:rPr>
          <w:rFonts w:eastAsia="宋体" w:hint="eastAsia"/>
        </w:rPr>
        <w:t>入</w:t>
      </w:r>
      <w:proofErr w:type="gramStart"/>
      <w:r w:rsidR="00760751">
        <w:rPr>
          <w:rFonts w:eastAsia="宋体" w:hint="eastAsia"/>
        </w:rPr>
        <w:t>栈</w:t>
      </w:r>
      <w:proofErr w:type="gramEnd"/>
      <w:r w:rsidR="00AD0089" w:rsidRPr="00666D45">
        <w:rPr>
          <w:rFonts w:eastAsia="宋体" w:hint="eastAsia"/>
        </w:rPr>
        <w:t>的次数，出</w:t>
      </w:r>
      <w:proofErr w:type="gramStart"/>
      <w:r w:rsidR="00760751">
        <w:rPr>
          <w:rFonts w:eastAsia="宋体" w:hint="eastAsia"/>
        </w:rPr>
        <w:t>栈</w:t>
      </w:r>
      <w:proofErr w:type="gramEnd"/>
      <w:r w:rsidR="00AD0089" w:rsidRPr="00666D45">
        <w:rPr>
          <w:rFonts w:eastAsia="宋体" w:hint="eastAsia"/>
        </w:rPr>
        <w:t>的次数；</w:t>
      </w:r>
      <w:r w:rsidR="00AD0089" w:rsidRPr="00666D45">
        <w:rPr>
          <w:rFonts w:eastAsia="宋体"/>
        </w:rPr>
        <w:t>Duktape</w:t>
      </w:r>
      <w:r w:rsidR="00AD0089" w:rsidRPr="00666D45">
        <w:rPr>
          <w:rFonts w:eastAsia="宋体" w:hint="eastAsia"/>
        </w:rPr>
        <w:t>的作者开发能力强，对开发和维护积极，并陆续在添加一些实用的特性。</w:t>
      </w:r>
    </w:p>
    <w:p w14:paraId="6FDF4701" w14:textId="4D1D6EB3" w:rsidR="00571375" w:rsidRPr="004F7D41" w:rsidRDefault="00571375" w:rsidP="00666D45">
      <w:pPr>
        <w:spacing w:line="400" w:lineRule="exact"/>
        <w:ind w:firstLineChars="200" w:firstLine="480"/>
      </w:pPr>
      <w:r w:rsidRPr="00666D45">
        <w:rPr>
          <w:rFonts w:eastAsia="宋体" w:hint="eastAsia"/>
        </w:rPr>
        <w:t>在本系统开发中，针对</w:t>
      </w:r>
      <w:r w:rsidRPr="00666D45">
        <w:rPr>
          <w:rFonts w:eastAsia="宋体"/>
        </w:rPr>
        <w:t>Nginx</w:t>
      </w:r>
      <w:r w:rsidRPr="00666D45">
        <w:rPr>
          <w:rFonts w:eastAsia="宋体" w:hint="eastAsia"/>
        </w:rPr>
        <w:t>模块编译的特殊性，将</w:t>
      </w:r>
      <w:r w:rsidRPr="00666D45">
        <w:rPr>
          <w:rFonts w:eastAsia="宋体"/>
        </w:rPr>
        <w:t>Duktape</w:t>
      </w:r>
      <w:r w:rsidRPr="00666D45">
        <w:rPr>
          <w:rFonts w:eastAsia="宋体" w:hint="eastAsia"/>
        </w:rPr>
        <w:t>生成静态库，使用语法集成到本模块中。</w:t>
      </w:r>
    </w:p>
    <w:p w14:paraId="3406A177" w14:textId="0BCFDA4C" w:rsidR="00987C32" w:rsidRPr="002F6F78" w:rsidRDefault="000E3703" w:rsidP="00666D45">
      <w:pPr>
        <w:spacing w:line="400" w:lineRule="exact"/>
        <w:ind w:firstLineChars="200" w:firstLine="480"/>
      </w:pPr>
      <w:r w:rsidRPr="00666D45">
        <w:rPr>
          <w:rFonts w:eastAsia="宋体" w:hint="eastAsia"/>
        </w:rPr>
        <w:t>本系统</w:t>
      </w:r>
      <w:r w:rsidR="00571375" w:rsidRPr="00666D45">
        <w:rPr>
          <w:rFonts w:eastAsia="宋体" w:hint="eastAsia"/>
        </w:rPr>
        <w:t>在实现混淆</w:t>
      </w:r>
      <w:r w:rsidR="00571375" w:rsidRPr="00666D45">
        <w:rPr>
          <w:rFonts w:eastAsia="宋体"/>
        </w:rPr>
        <w:t>JavaScript</w:t>
      </w:r>
      <w:r w:rsidR="00571375" w:rsidRPr="00666D45">
        <w:rPr>
          <w:rFonts w:eastAsia="宋体" w:hint="eastAsia"/>
        </w:rPr>
        <w:t>脚本的开发中，</w:t>
      </w:r>
      <w:r w:rsidRPr="00666D45">
        <w:rPr>
          <w:rFonts w:eastAsia="宋体" w:hint="eastAsia"/>
        </w:rPr>
        <w:t>使用</w:t>
      </w:r>
      <w:r w:rsidRPr="00666D45">
        <w:rPr>
          <w:rFonts w:eastAsia="宋体"/>
        </w:rPr>
        <w:t>JavaScript</w:t>
      </w:r>
      <w:r w:rsidRPr="00666D45">
        <w:rPr>
          <w:rFonts w:eastAsia="宋体" w:hint="eastAsia"/>
        </w:rPr>
        <w:t>程序代码</w:t>
      </w:r>
      <w:r w:rsidR="00FB0180" w:rsidRPr="00666D45">
        <w:rPr>
          <w:rFonts w:eastAsia="宋体" w:hint="eastAsia"/>
        </w:rPr>
        <w:t>来</w:t>
      </w:r>
      <w:r w:rsidR="003A027E" w:rsidRPr="00666D45">
        <w:rPr>
          <w:rFonts w:eastAsia="宋体" w:hint="eastAsia"/>
        </w:rPr>
        <w:t>实现混淆算法，</w:t>
      </w:r>
      <w:r w:rsidRPr="00666D45">
        <w:rPr>
          <w:rFonts w:eastAsia="宋体" w:hint="eastAsia"/>
        </w:rPr>
        <w:t>混淆受保护站点</w:t>
      </w:r>
      <w:r w:rsidR="003A027E" w:rsidRPr="00666D45">
        <w:rPr>
          <w:rFonts w:eastAsia="宋体" w:hint="eastAsia"/>
        </w:rPr>
        <w:t>的</w:t>
      </w:r>
      <w:r w:rsidRPr="00666D45">
        <w:rPr>
          <w:rFonts w:eastAsia="宋体"/>
        </w:rPr>
        <w:t>JavaScript</w:t>
      </w:r>
      <w:r w:rsidRPr="00666D45">
        <w:rPr>
          <w:rFonts w:eastAsia="宋体" w:hint="eastAsia"/>
        </w:rPr>
        <w:t>脚本文件</w:t>
      </w:r>
      <w:r w:rsidR="003A027E" w:rsidRPr="00666D45">
        <w:rPr>
          <w:rFonts w:eastAsia="宋体" w:hint="eastAsia"/>
        </w:rPr>
        <w:t>。因此，</w:t>
      </w:r>
      <w:r w:rsidRPr="00666D45">
        <w:rPr>
          <w:rFonts w:eastAsia="宋体" w:hint="eastAsia"/>
        </w:rPr>
        <w:t>使用</w:t>
      </w:r>
      <w:r w:rsidRPr="00666D45">
        <w:rPr>
          <w:rFonts w:eastAsia="宋体"/>
        </w:rPr>
        <w:t>Duktape</w:t>
      </w:r>
      <w:r w:rsidR="005E6384" w:rsidRPr="00666D45">
        <w:rPr>
          <w:rFonts w:eastAsia="宋体" w:hint="eastAsia"/>
        </w:rPr>
        <w:t>来</w:t>
      </w:r>
      <w:r w:rsidRPr="00666D45">
        <w:rPr>
          <w:rFonts w:eastAsia="宋体" w:hint="eastAsia"/>
        </w:rPr>
        <w:t>执行</w:t>
      </w:r>
      <w:r w:rsidR="003A027E" w:rsidRPr="00666D45">
        <w:rPr>
          <w:rFonts w:eastAsia="宋体" w:hint="eastAsia"/>
        </w:rPr>
        <w:t>实现混淆算法的</w:t>
      </w:r>
      <w:r w:rsidR="003A027E" w:rsidRPr="00666D45">
        <w:rPr>
          <w:rFonts w:eastAsia="宋体"/>
        </w:rPr>
        <w:t>JavaScript</w:t>
      </w:r>
      <w:r w:rsidR="003A027E" w:rsidRPr="00666D45">
        <w:rPr>
          <w:rFonts w:eastAsia="宋体" w:hint="eastAsia"/>
        </w:rPr>
        <w:t>代码。</w:t>
      </w:r>
    </w:p>
    <w:p w14:paraId="7D6D29E5" w14:textId="0B94425C" w:rsidR="00987C32" w:rsidRPr="00666D45" w:rsidRDefault="00C25564" w:rsidP="00510EA5">
      <w:pPr>
        <w:pStyle w:val="-2"/>
        <w:pPrChange w:id="67" w:author="Admire" w:date="2019-05-07T14:02:00Z">
          <w:pPr>
            <w:pStyle w:val="-2"/>
            <w:ind w:firstLine="560"/>
          </w:pPr>
        </w:pPrChange>
      </w:pPr>
      <w:bookmarkStart w:id="68" w:name="_Toc7728435"/>
      <w:r>
        <w:t xml:space="preserve">2.4 </w:t>
      </w:r>
      <w:r w:rsidR="00050138" w:rsidRPr="00666D45">
        <w:t>Chrome Extension</w:t>
      </w:r>
      <w:r>
        <w:rPr>
          <w:rFonts w:hint="eastAsia"/>
        </w:rPr>
        <w:t>插件</w:t>
      </w:r>
      <w:bookmarkEnd w:id="68"/>
    </w:p>
    <w:p w14:paraId="06C7181E" w14:textId="77777777" w:rsidR="00C91849" w:rsidRPr="004F7D41" w:rsidRDefault="00C91849" w:rsidP="00666D45">
      <w:pPr>
        <w:spacing w:line="400" w:lineRule="exact"/>
        <w:ind w:firstLineChars="200" w:firstLine="480"/>
      </w:pPr>
      <w:r w:rsidRPr="00666D45">
        <w:rPr>
          <w:rFonts w:eastAsia="宋体"/>
        </w:rPr>
        <w:t>Chrome Extension</w:t>
      </w:r>
      <w:r w:rsidRPr="00666D45">
        <w:rPr>
          <w:rFonts w:eastAsia="宋体" w:hint="eastAsia"/>
        </w:rPr>
        <w:t>扩展浏览器的功能，例如：捕捉特定网页的内容，捕捉</w:t>
      </w:r>
      <w:r w:rsidRPr="00666D45">
        <w:rPr>
          <w:rFonts w:eastAsia="宋体"/>
        </w:rPr>
        <w:t>HTTP</w:t>
      </w:r>
      <w:r w:rsidRPr="00666D45">
        <w:rPr>
          <w:rFonts w:eastAsia="宋体" w:hint="eastAsia"/>
        </w:rPr>
        <w:t>报文，捕捉用户浏览动作，改变浏览器地址栏</w:t>
      </w:r>
      <w:r w:rsidRPr="00666D45">
        <w:rPr>
          <w:rFonts w:eastAsia="宋体"/>
        </w:rPr>
        <w:t>/</w:t>
      </w:r>
      <w:r w:rsidRPr="00666D45">
        <w:rPr>
          <w:rFonts w:eastAsia="宋体" w:hint="eastAsia"/>
        </w:rPr>
        <w:t>起始页</w:t>
      </w:r>
      <w:r w:rsidRPr="00666D45">
        <w:rPr>
          <w:rFonts w:eastAsia="宋体"/>
        </w:rPr>
        <w:t>/</w:t>
      </w:r>
      <w:r w:rsidRPr="00666D45">
        <w:rPr>
          <w:rFonts w:eastAsia="宋体" w:hint="eastAsia"/>
        </w:rPr>
        <w:t>书签</w:t>
      </w:r>
      <w:r w:rsidRPr="00666D45">
        <w:rPr>
          <w:rFonts w:eastAsia="宋体"/>
        </w:rPr>
        <w:t>/Tab</w:t>
      </w:r>
      <w:r w:rsidRPr="00666D45">
        <w:rPr>
          <w:rFonts w:eastAsia="宋体" w:hint="eastAsia"/>
        </w:rPr>
        <w:t>等界面元素的行为，与别的站点通信，修改网页内容等。</w:t>
      </w:r>
    </w:p>
    <w:p w14:paraId="0CFFBC23" w14:textId="2B1D2EE3" w:rsidR="00C9372C" w:rsidRPr="004F7D41" w:rsidRDefault="00336CED" w:rsidP="00666D45">
      <w:pPr>
        <w:spacing w:line="400" w:lineRule="exact"/>
        <w:ind w:firstLineChars="200" w:firstLine="480"/>
      </w:pPr>
      <w:r w:rsidRPr="00666D45">
        <w:rPr>
          <w:rFonts w:eastAsia="宋体" w:hint="eastAsia"/>
        </w:rPr>
        <w:t>相比起</w:t>
      </w:r>
      <w:r w:rsidRPr="00666D45">
        <w:rPr>
          <w:rFonts w:eastAsia="宋体"/>
        </w:rPr>
        <w:t>Firefox</w:t>
      </w:r>
      <w:r w:rsidR="00C9372C" w:rsidRPr="00666D45">
        <w:rPr>
          <w:rFonts w:eastAsia="宋体" w:hint="eastAsia"/>
        </w:rPr>
        <w:t>：</w:t>
      </w:r>
    </w:p>
    <w:p w14:paraId="199C7EA7" w14:textId="08196657" w:rsidR="00C9372C" w:rsidRPr="00666D45" w:rsidRDefault="00336CED" w:rsidP="00666D45">
      <w:pPr>
        <w:spacing w:line="400" w:lineRule="exact"/>
        <w:ind w:firstLineChars="200" w:firstLine="480"/>
      </w:pPr>
      <w:r w:rsidRPr="00666D45">
        <w:rPr>
          <w:rFonts w:eastAsia="宋体"/>
        </w:rPr>
        <w:t>Chrome</w:t>
      </w:r>
      <w:r w:rsidRPr="00666D45">
        <w:rPr>
          <w:rFonts w:eastAsia="宋体" w:hint="eastAsia"/>
        </w:rPr>
        <w:t>占有率更高</w:t>
      </w:r>
      <w:r w:rsidR="00D1680C" w:rsidRPr="00666D45">
        <w:rPr>
          <w:rFonts w:eastAsia="宋体" w:hint="eastAsia"/>
        </w:rPr>
        <w:t>，根据</w:t>
      </w:r>
      <w:r w:rsidR="00D1680C" w:rsidRPr="00666D45">
        <w:rPr>
          <w:rFonts w:eastAsia="宋体"/>
        </w:rPr>
        <w:t>StatCounter</w:t>
      </w:r>
      <w:r w:rsidR="00D1680C" w:rsidRPr="00666D45">
        <w:rPr>
          <w:rFonts w:eastAsia="宋体" w:hint="eastAsia"/>
        </w:rPr>
        <w:t>公布的</w:t>
      </w:r>
      <w:r w:rsidR="00D1680C" w:rsidRPr="00666D45">
        <w:rPr>
          <w:rFonts w:eastAsia="宋体"/>
        </w:rPr>
        <w:t>2019</w:t>
      </w:r>
      <w:r w:rsidR="00D1680C" w:rsidRPr="00666D45">
        <w:rPr>
          <w:rFonts w:eastAsia="宋体" w:hint="eastAsia"/>
        </w:rPr>
        <w:t>年</w:t>
      </w:r>
      <w:r w:rsidR="00D1680C" w:rsidRPr="00666D45">
        <w:rPr>
          <w:rFonts w:eastAsia="宋体"/>
        </w:rPr>
        <w:t>3</w:t>
      </w:r>
      <w:r w:rsidR="00D1680C" w:rsidRPr="00666D45">
        <w:rPr>
          <w:rFonts w:eastAsia="宋体" w:hint="eastAsia"/>
        </w:rPr>
        <w:t>月份全球浏览器市场份额数据，</w:t>
      </w:r>
      <w:r w:rsidR="00D1680C" w:rsidRPr="00666D45">
        <w:rPr>
          <w:rFonts w:eastAsia="宋体"/>
        </w:rPr>
        <w:t>Chrome</w:t>
      </w:r>
      <w:r w:rsidR="00D1680C" w:rsidRPr="00666D45">
        <w:rPr>
          <w:rFonts w:eastAsia="宋体" w:hint="eastAsia"/>
        </w:rPr>
        <w:t>浏览器以</w:t>
      </w:r>
      <w:r w:rsidR="00D1680C" w:rsidRPr="00666D45">
        <w:rPr>
          <w:rFonts w:eastAsia="宋体"/>
        </w:rPr>
        <w:t xml:space="preserve"> 62.63% </w:t>
      </w:r>
      <w:r w:rsidR="00D1680C" w:rsidRPr="00666D45">
        <w:rPr>
          <w:rFonts w:eastAsia="宋体" w:hint="eastAsia"/>
        </w:rPr>
        <w:t>的市场占有率</w:t>
      </w:r>
      <w:r w:rsidR="007102A7" w:rsidRPr="00666D45">
        <w:rPr>
          <w:rFonts w:eastAsia="宋体" w:hint="eastAsia"/>
        </w:rPr>
        <w:t>位于</w:t>
      </w:r>
      <w:r w:rsidR="00D1680C" w:rsidRPr="00666D45">
        <w:rPr>
          <w:rFonts w:eastAsia="宋体" w:hint="eastAsia"/>
        </w:rPr>
        <w:t>第一；</w:t>
      </w:r>
      <w:r w:rsidR="002755F8" w:rsidRPr="00CC72D3">
        <w:rPr>
          <w:rFonts w:eastAsia="宋体"/>
          <w:vertAlign w:val="superscript"/>
        </w:rPr>
        <w:fldChar w:fldCharType="begin"/>
      </w:r>
      <w:r w:rsidR="002755F8" w:rsidRPr="00CC72D3">
        <w:rPr>
          <w:rFonts w:eastAsia="宋体"/>
          <w:vertAlign w:val="superscript"/>
        </w:rPr>
        <w:instrText xml:space="preserve"> </w:instrText>
      </w:r>
      <w:r w:rsidR="002755F8" w:rsidRPr="00CC72D3">
        <w:rPr>
          <w:rFonts w:eastAsia="宋体" w:hint="eastAsia"/>
          <w:vertAlign w:val="superscript"/>
        </w:rPr>
        <w:instrText>REF _Ref7707816 \r \h</w:instrText>
      </w:r>
      <w:r w:rsidR="002755F8" w:rsidRPr="00CC72D3">
        <w:rPr>
          <w:rFonts w:eastAsia="宋体"/>
          <w:vertAlign w:val="superscript"/>
        </w:rPr>
        <w:instrText xml:space="preserve"> </w:instrText>
      </w:r>
      <w:r w:rsidR="002755F8">
        <w:rPr>
          <w:rFonts w:eastAsia="宋体"/>
          <w:vertAlign w:val="superscript"/>
        </w:rPr>
        <w:instrText xml:space="preserve"> \* MERGEFORMAT </w:instrText>
      </w:r>
      <w:r w:rsidR="002755F8" w:rsidRPr="00CC72D3">
        <w:rPr>
          <w:rFonts w:eastAsia="宋体"/>
          <w:vertAlign w:val="superscript"/>
        </w:rPr>
      </w:r>
      <w:r w:rsidR="002755F8" w:rsidRPr="00CC72D3">
        <w:rPr>
          <w:rFonts w:eastAsia="宋体"/>
          <w:vertAlign w:val="superscript"/>
        </w:rPr>
        <w:fldChar w:fldCharType="separate"/>
      </w:r>
      <w:r w:rsidR="002755F8" w:rsidRPr="00CC72D3">
        <w:rPr>
          <w:rFonts w:eastAsia="宋体"/>
          <w:vertAlign w:val="superscript"/>
        </w:rPr>
        <w:t>[</w:t>
      </w:r>
      <w:r w:rsidR="00813F10">
        <w:rPr>
          <w:rFonts w:eastAsia="宋体"/>
          <w:vertAlign w:val="superscript"/>
        </w:rPr>
        <w:t>8</w:t>
      </w:r>
      <w:r w:rsidR="002755F8" w:rsidRPr="00CC72D3">
        <w:rPr>
          <w:rFonts w:eastAsia="宋体"/>
          <w:vertAlign w:val="superscript"/>
        </w:rPr>
        <w:t>]</w:t>
      </w:r>
      <w:r w:rsidR="002755F8" w:rsidRPr="00CC72D3">
        <w:rPr>
          <w:rFonts w:eastAsia="宋体"/>
          <w:vertAlign w:val="superscript"/>
        </w:rPr>
        <w:fldChar w:fldCharType="end"/>
      </w:r>
      <w:r w:rsidR="00AC4A65" w:rsidRPr="00666D45">
        <w:rPr>
          <w:rFonts w:eastAsia="宋体"/>
        </w:rPr>
        <w:t xml:space="preserve"> </w:t>
      </w:r>
    </w:p>
    <w:p w14:paraId="06DE36DF" w14:textId="2449B238" w:rsidR="00336CED" w:rsidRPr="004F7D41" w:rsidRDefault="00336CED" w:rsidP="00666D45">
      <w:pPr>
        <w:spacing w:line="400" w:lineRule="exact"/>
        <w:ind w:firstLineChars="200" w:firstLine="480"/>
      </w:pPr>
      <w:r w:rsidRPr="00666D45">
        <w:rPr>
          <w:rFonts w:eastAsia="宋体" w:hint="eastAsia"/>
        </w:rPr>
        <w:t>应用场景更广泛，</w:t>
      </w:r>
      <w:r w:rsidRPr="00666D45">
        <w:rPr>
          <w:rFonts w:eastAsia="宋体"/>
        </w:rPr>
        <w:t>Firefox</w:t>
      </w:r>
      <w:r w:rsidRPr="00666D45">
        <w:rPr>
          <w:rFonts w:eastAsia="宋体" w:hint="eastAsia"/>
        </w:rPr>
        <w:t>插件只能运行在</w:t>
      </w:r>
      <w:r w:rsidRPr="00666D45">
        <w:rPr>
          <w:rFonts w:eastAsia="宋体"/>
        </w:rPr>
        <w:t>Firefox</w:t>
      </w:r>
      <w:r w:rsidRPr="00666D45">
        <w:rPr>
          <w:rFonts w:eastAsia="宋体" w:hint="eastAsia"/>
        </w:rPr>
        <w:t>上，而</w:t>
      </w:r>
      <w:r w:rsidRPr="00666D45">
        <w:rPr>
          <w:rFonts w:eastAsia="宋体"/>
        </w:rPr>
        <w:t>Chrome</w:t>
      </w:r>
      <w:r w:rsidRPr="00666D45">
        <w:rPr>
          <w:rFonts w:eastAsia="宋体" w:hint="eastAsia"/>
        </w:rPr>
        <w:t>除了</w:t>
      </w:r>
      <w:r w:rsidRPr="00666D45">
        <w:rPr>
          <w:rFonts w:eastAsia="宋体"/>
        </w:rPr>
        <w:t>Chrome</w:t>
      </w:r>
      <w:r w:rsidRPr="00666D45">
        <w:rPr>
          <w:rFonts w:eastAsia="宋体" w:hint="eastAsia"/>
        </w:rPr>
        <w:t>浏览器之外，还可以运行在所有</w:t>
      </w:r>
      <w:r w:rsidR="0088790D" w:rsidRPr="00666D45">
        <w:rPr>
          <w:rFonts w:eastAsia="宋体"/>
        </w:rPr>
        <w:t>W</w:t>
      </w:r>
      <w:r w:rsidRPr="00666D45">
        <w:rPr>
          <w:rFonts w:eastAsia="宋体"/>
        </w:rPr>
        <w:t>ebkit</w:t>
      </w:r>
      <w:r w:rsidRPr="00666D45">
        <w:rPr>
          <w:rFonts w:eastAsia="宋体" w:hint="eastAsia"/>
        </w:rPr>
        <w:t>内核的国产浏览器，比如</w:t>
      </w:r>
      <w:r w:rsidRPr="00666D45">
        <w:rPr>
          <w:rFonts w:eastAsia="宋体"/>
        </w:rPr>
        <w:t>360</w:t>
      </w:r>
      <w:proofErr w:type="gramStart"/>
      <w:r w:rsidRPr="00666D45">
        <w:rPr>
          <w:rFonts w:eastAsia="宋体" w:hint="eastAsia"/>
        </w:rPr>
        <w:t>极</w:t>
      </w:r>
      <w:proofErr w:type="gramEnd"/>
      <w:r w:rsidRPr="00666D45">
        <w:rPr>
          <w:rFonts w:eastAsia="宋体" w:hint="eastAsia"/>
        </w:rPr>
        <w:t>速浏览器、</w:t>
      </w:r>
      <w:r w:rsidRPr="00666D45">
        <w:rPr>
          <w:rFonts w:eastAsia="宋体"/>
        </w:rPr>
        <w:t>360</w:t>
      </w:r>
      <w:r w:rsidRPr="00666D45">
        <w:rPr>
          <w:rFonts w:eastAsia="宋体" w:hint="eastAsia"/>
        </w:rPr>
        <w:t>安全浏览器、</w:t>
      </w:r>
      <w:proofErr w:type="gramStart"/>
      <w:r w:rsidRPr="00666D45">
        <w:rPr>
          <w:rFonts w:eastAsia="宋体" w:hint="eastAsia"/>
        </w:rPr>
        <w:t>搜狗浏览器</w:t>
      </w:r>
      <w:proofErr w:type="gramEnd"/>
      <w:r w:rsidRPr="00666D45">
        <w:rPr>
          <w:rFonts w:eastAsia="宋体" w:hint="eastAsia"/>
        </w:rPr>
        <w:t>、</w:t>
      </w:r>
      <w:r w:rsidRPr="00666D45">
        <w:rPr>
          <w:rFonts w:eastAsia="宋体"/>
        </w:rPr>
        <w:t>QQ</w:t>
      </w:r>
      <w:r w:rsidRPr="00666D45">
        <w:rPr>
          <w:rFonts w:eastAsia="宋体" w:hint="eastAsia"/>
        </w:rPr>
        <w:t>浏览器等等；除此之外，</w:t>
      </w:r>
      <w:r w:rsidR="008423B0" w:rsidRPr="00666D45">
        <w:rPr>
          <w:rFonts w:eastAsia="宋体"/>
        </w:rPr>
        <w:t>WebExtension API</w:t>
      </w:r>
      <w:r w:rsidR="008423B0" w:rsidRPr="00666D45">
        <w:rPr>
          <w:rFonts w:eastAsia="宋体" w:hint="eastAsia"/>
        </w:rPr>
        <w:t>作为新附加组件的开发标准，并且可以大部分兼容</w:t>
      </w:r>
      <w:r w:rsidR="00E478BB">
        <w:rPr>
          <w:rFonts w:eastAsia="宋体"/>
        </w:rPr>
        <w:t>C</w:t>
      </w:r>
      <w:commentRangeStart w:id="69"/>
      <w:r w:rsidR="008423B0" w:rsidRPr="00666D45">
        <w:rPr>
          <w:rFonts w:eastAsia="宋体"/>
        </w:rPr>
        <w:t>hrome</w:t>
      </w:r>
      <w:commentRangeEnd w:id="69"/>
      <w:r w:rsidR="007B2E61">
        <w:rPr>
          <w:rStyle w:val="a5"/>
          <w:rFonts w:eastAsia="宋体" w:cs="Times New Roman"/>
        </w:rPr>
        <w:commentReference w:id="69"/>
      </w:r>
      <w:r w:rsidR="008423B0" w:rsidRPr="00666D45">
        <w:rPr>
          <w:rFonts w:eastAsia="宋体" w:hint="eastAsia"/>
        </w:rPr>
        <w:t>的</w:t>
      </w:r>
      <w:r w:rsidR="008423B0" w:rsidRPr="00666D45">
        <w:rPr>
          <w:rFonts w:eastAsia="宋体"/>
        </w:rPr>
        <w:t>crx</w:t>
      </w:r>
      <w:r w:rsidR="008423B0" w:rsidRPr="00666D45">
        <w:rPr>
          <w:rFonts w:eastAsia="宋体" w:hint="eastAsia"/>
        </w:rPr>
        <w:t>扩展。</w:t>
      </w:r>
    </w:p>
    <w:p w14:paraId="1EF4DCAA" w14:textId="14ED9D1F" w:rsidR="00C91849" w:rsidRPr="004F7D41" w:rsidRDefault="00C91849" w:rsidP="00666D45">
      <w:pPr>
        <w:spacing w:line="400" w:lineRule="exact"/>
        <w:ind w:firstLineChars="200" w:firstLine="480"/>
      </w:pPr>
      <w:r w:rsidRPr="00666D45">
        <w:rPr>
          <w:rFonts w:eastAsia="宋体"/>
        </w:rPr>
        <w:t>Chrome Extension</w:t>
      </w:r>
      <w:r w:rsidRPr="00666D45">
        <w:rPr>
          <w:rFonts w:eastAsia="宋体" w:hint="eastAsia"/>
        </w:rPr>
        <w:t>开发涉及到</w:t>
      </w:r>
      <w:r w:rsidRPr="00666D45">
        <w:rPr>
          <w:rFonts w:eastAsia="宋体"/>
        </w:rPr>
        <w:t>HTML</w:t>
      </w:r>
      <w:r w:rsidRPr="00666D45">
        <w:rPr>
          <w:rFonts w:eastAsia="宋体" w:hint="eastAsia"/>
        </w:rPr>
        <w:t>，</w:t>
      </w:r>
      <w:r w:rsidRPr="00666D45">
        <w:rPr>
          <w:rFonts w:eastAsia="宋体"/>
        </w:rPr>
        <w:t>JavaScript</w:t>
      </w:r>
      <w:r w:rsidRPr="00666D45">
        <w:rPr>
          <w:rFonts w:eastAsia="宋体" w:hint="eastAsia"/>
        </w:rPr>
        <w:t>和</w:t>
      </w:r>
      <w:r w:rsidRPr="00666D45">
        <w:rPr>
          <w:rFonts w:eastAsia="宋体"/>
        </w:rPr>
        <w:t>CSS</w:t>
      </w:r>
      <w:r w:rsidRPr="00666D45">
        <w:rPr>
          <w:rFonts w:eastAsia="宋体" w:hint="eastAsia"/>
        </w:rPr>
        <w:t>技术点。浏览器扩展拥有一定高度的权限，在实现</w:t>
      </w:r>
      <w:r w:rsidRPr="00666D45">
        <w:rPr>
          <w:rFonts w:eastAsia="宋体"/>
        </w:rPr>
        <w:t>“</w:t>
      </w:r>
      <w:r w:rsidRPr="00666D45">
        <w:rPr>
          <w:rFonts w:eastAsia="宋体" w:hint="eastAsia"/>
        </w:rPr>
        <w:t>捕获页面发出的</w:t>
      </w:r>
      <w:r w:rsidRPr="00666D45">
        <w:rPr>
          <w:rFonts w:eastAsia="宋体"/>
        </w:rPr>
        <w:t>HTTP</w:t>
      </w:r>
      <w:r w:rsidRPr="00666D45">
        <w:rPr>
          <w:rFonts w:eastAsia="宋体" w:hint="eastAsia"/>
        </w:rPr>
        <w:t>请求请在</w:t>
      </w:r>
      <w:r w:rsidR="00A0062A" w:rsidRPr="00666D45">
        <w:rPr>
          <w:rFonts w:eastAsia="宋体"/>
        </w:rPr>
        <w:t>URL</w:t>
      </w:r>
      <w:r w:rsidRPr="00666D45">
        <w:rPr>
          <w:rFonts w:eastAsia="宋体" w:hint="eastAsia"/>
        </w:rPr>
        <w:t>上缀加</w:t>
      </w:r>
      <w:r w:rsidRPr="00666D45">
        <w:rPr>
          <w:rFonts w:eastAsia="宋体"/>
        </w:rPr>
        <w:t>ID”</w:t>
      </w:r>
      <w:r w:rsidRPr="00666D45">
        <w:rPr>
          <w:rFonts w:eastAsia="宋体" w:hint="eastAsia"/>
        </w:rPr>
        <w:t>这一目标过程中，使用浏览器扩展是开发变得清晰明朗，避开了包括解析</w:t>
      </w:r>
      <w:r w:rsidRPr="00666D45">
        <w:rPr>
          <w:rFonts w:eastAsia="宋体"/>
        </w:rPr>
        <w:t>HTML</w:t>
      </w:r>
      <w:proofErr w:type="gramStart"/>
      <w:r w:rsidRPr="00666D45">
        <w:rPr>
          <w:rFonts w:eastAsia="宋体" w:hint="eastAsia"/>
        </w:rPr>
        <w:t>页面超链接</w:t>
      </w:r>
      <w:proofErr w:type="gramEnd"/>
      <w:r w:rsidRPr="00666D45">
        <w:rPr>
          <w:rFonts w:eastAsia="宋体" w:hint="eastAsia"/>
        </w:rPr>
        <w:t>，文件引用和</w:t>
      </w:r>
      <w:r w:rsidRPr="00666D45">
        <w:rPr>
          <w:rFonts w:eastAsia="宋体"/>
        </w:rPr>
        <w:t>JavaScript</w:t>
      </w:r>
      <w:r w:rsidRPr="00666D45">
        <w:rPr>
          <w:rFonts w:eastAsia="宋体" w:hint="eastAsia"/>
        </w:rPr>
        <w:t>函数覆盖等一系列复杂的实现。</w:t>
      </w:r>
    </w:p>
    <w:p w14:paraId="23491456" w14:textId="5E73C042" w:rsidR="00C91849" w:rsidRPr="004F7D41" w:rsidRDefault="00C91849" w:rsidP="00666D45">
      <w:pPr>
        <w:spacing w:line="400" w:lineRule="exact"/>
        <w:ind w:firstLineChars="200" w:firstLine="480"/>
      </w:pPr>
      <w:r w:rsidRPr="00666D45">
        <w:rPr>
          <w:rFonts w:eastAsia="宋体" w:hint="eastAsia"/>
        </w:rPr>
        <w:t>在本系统中，</w:t>
      </w:r>
      <w:r w:rsidRPr="00666D45">
        <w:rPr>
          <w:rFonts w:eastAsia="宋体"/>
        </w:rPr>
        <w:t>Nginx</w:t>
      </w:r>
      <w:r w:rsidRPr="00666D45">
        <w:rPr>
          <w:rFonts w:eastAsia="宋体" w:hint="eastAsia"/>
        </w:rPr>
        <w:t>模块在转发目标站点的响应到浏览器的过程中向响应页面注入</w:t>
      </w:r>
      <w:r w:rsidRPr="00666D45">
        <w:rPr>
          <w:rFonts w:eastAsia="宋体"/>
        </w:rPr>
        <w:t>ID</w:t>
      </w:r>
      <w:r w:rsidRPr="00666D45">
        <w:rPr>
          <w:rFonts w:eastAsia="宋体" w:hint="eastAsia"/>
        </w:rPr>
        <w:t>，然后浏览器扩展从页面捕捉到</w:t>
      </w:r>
      <w:r w:rsidRPr="00666D45">
        <w:rPr>
          <w:rFonts w:eastAsia="宋体"/>
        </w:rPr>
        <w:t>ID</w:t>
      </w:r>
      <w:r w:rsidRPr="00666D45">
        <w:rPr>
          <w:rFonts w:eastAsia="宋体" w:hint="eastAsia"/>
        </w:rPr>
        <w:t>。实现了</w:t>
      </w:r>
      <w:r w:rsidRPr="00666D45">
        <w:rPr>
          <w:rFonts w:eastAsia="宋体"/>
        </w:rPr>
        <w:t>ID</w:t>
      </w:r>
      <w:r w:rsidRPr="00666D45">
        <w:rPr>
          <w:rFonts w:eastAsia="宋体" w:hint="eastAsia"/>
        </w:rPr>
        <w:t>验证机制的前后端配合。</w:t>
      </w:r>
    </w:p>
    <w:p w14:paraId="00C63BBB" w14:textId="76AE83BB" w:rsidR="00C91849" w:rsidRPr="00666D45" w:rsidRDefault="00C25564" w:rsidP="00510EA5">
      <w:pPr>
        <w:pStyle w:val="-2"/>
        <w:pPrChange w:id="70" w:author="Admire" w:date="2019-05-07T14:02:00Z">
          <w:pPr>
            <w:pStyle w:val="-2"/>
            <w:ind w:firstLine="560"/>
          </w:pPr>
        </w:pPrChange>
      </w:pPr>
      <w:bookmarkStart w:id="71" w:name="_Toc7728436"/>
      <w:r>
        <w:t xml:space="preserve">2.5 </w:t>
      </w:r>
      <w:r w:rsidR="00C91849" w:rsidRPr="00666D45">
        <w:t>AugularJS</w:t>
      </w:r>
      <w:r>
        <w:rPr>
          <w:rFonts w:hint="eastAsia"/>
        </w:rPr>
        <w:t>框架</w:t>
      </w:r>
      <w:bookmarkEnd w:id="71"/>
    </w:p>
    <w:p w14:paraId="44877103" w14:textId="59E9B0FA" w:rsidR="00AD2175" w:rsidRPr="004F7D41" w:rsidRDefault="00AD2175" w:rsidP="00666D45">
      <w:pPr>
        <w:spacing w:line="400" w:lineRule="exact"/>
        <w:ind w:firstLineChars="200" w:firstLine="480"/>
      </w:pPr>
      <w:r w:rsidRPr="00EA5B4D">
        <w:rPr>
          <w:rFonts w:hint="eastAsia"/>
        </w:rPr>
        <w:t>A</w:t>
      </w:r>
      <w:r w:rsidRPr="00666D45">
        <w:rPr>
          <w:rFonts w:eastAsia="宋体"/>
        </w:rPr>
        <w:t xml:space="preserve">ngularJS </w:t>
      </w:r>
      <w:r w:rsidR="00D70829" w:rsidRPr="00666D45">
        <w:rPr>
          <w:rFonts w:eastAsia="宋体" w:hint="eastAsia"/>
        </w:rPr>
        <w:t>是一款为了克服</w:t>
      </w:r>
      <w:r w:rsidR="00D70829" w:rsidRPr="00666D45">
        <w:rPr>
          <w:rFonts w:eastAsia="宋体"/>
        </w:rPr>
        <w:t>HTML</w:t>
      </w:r>
      <w:r w:rsidR="00D70829" w:rsidRPr="00666D45">
        <w:rPr>
          <w:rFonts w:eastAsia="宋体" w:hint="eastAsia"/>
        </w:rPr>
        <w:t>在构建应用上的不足而设计的优秀的前端</w:t>
      </w:r>
      <w:r w:rsidR="00D70829" w:rsidRPr="00666D45">
        <w:rPr>
          <w:rFonts w:eastAsia="宋体"/>
        </w:rPr>
        <w:t>JS</w:t>
      </w:r>
      <w:r w:rsidR="00863E9A" w:rsidRPr="00666D45">
        <w:rPr>
          <w:rFonts w:eastAsia="宋体" w:hint="eastAsia"/>
        </w:rPr>
        <w:t>框架，</w:t>
      </w:r>
      <w:r w:rsidR="00D70829" w:rsidRPr="00666D45">
        <w:rPr>
          <w:rFonts w:eastAsia="宋体" w:hint="eastAsia"/>
        </w:rPr>
        <w:t>是</w:t>
      </w:r>
      <w:r w:rsidR="00863E9A" w:rsidRPr="00666D45">
        <w:rPr>
          <w:rFonts w:eastAsia="宋体" w:hint="eastAsia"/>
        </w:rPr>
        <w:t>以一个</w:t>
      </w:r>
      <w:r w:rsidR="00863E9A" w:rsidRPr="00666D45">
        <w:rPr>
          <w:rFonts w:eastAsia="宋体"/>
        </w:rPr>
        <w:t xml:space="preserve">JavaScript </w:t>
      </w:r>
      <w:r w:rsidR="00863E9A" w:rsidRPr="00666D45">
        <w:rPr>
          <w:rFonts w:eastAsia="宋体" w:hint="eastAsia"/>
        </w:rPr>
        <w:t>文件形式发布的</w:t>
      </w:r>
      <w:r w:rsidR="00D70829" w:rsidRPr="00666D45">
        <w:rPr>
          <w:rFonts w:eastAsia="宋体"/>
        </w:rPr>
        <w:t xml:space="preserve">JavaScript </w:t>
      </w:r>
      <w:r w:rsidR="000279A9" w:rsidRPr="00666D45">
        <w:rPr>
          <w:rFonts w:eastAsia="宋体" w:hint="eastAsia"/>
        </w:rPr>
        <w:t>编写的库，</w:t>
      </w:r>
      <w:r w:rsidR="00D70829" w:rsidRPr="00666D45">
        <w:rPr>
          <w:rFonts w:eastAsia="宋体" w:hint="eastAsia"/>
        </w:rPr>
        <w:t>可通过</w:t>
      </w:r>
      <w:r w:rsidR="00D70829" w:rsidRPr="00666D45">
        <w:rPr>
          <w:rFonts w:eastAsia="宋体"/>
        </w:rPr>
        <w:t xml:space="preserve"> script </w:t>
      </w:r>
      <w:r w:rsidR="00D70829" w:rsidRPr="00666D45">
        <w:rPr>
          <w:rFonts w:eastAsia="宋体" w:hint="eastAsia"/>
        </w:rPr>
        <w:t>标签添加到网页中。</w:t>
      </w:r>
      <w:r w:rsidR="00D70829" w:rsidRPr="00666D45">
        <w:rPr>
          <w:rFonts w:eastAsia="宋体"/>
        </w:rPr>
        <w:t>AngularJS</w:t>
      </w:r>
      <w:r w:rsidR="00D70829" w:rsidRPr="00666D45">
        <w:rPr>
          <w:rFonts w:eastAsia="宋体" w:hint="eastAsia"/>
        </w:rPr>
        <w:t>有着诸多特性，最为核心的是：</w:t>
      </w:r>
      <w:r w:rsidR="00D70829" w:rsidRPr="00666D45">
        <w:rPr>
          <w:rFonts w:eastAsia="宋体"/>
        </w:rPr>
        <w:t>MVC</w:t>
      </w:r>
      <w:r w:rsidR="00D70829" w:rsidRPr="00666D45">
        <w:rPr>
          <w:rFonts w:eastAsia="宋体" w:hint="eastAsia"/>
        </w:rPr>
        <w:t>、模块化、自动化双向数据绑定、语义化标签、依赖注入等等。</w:t>
      </w:r>
      <w:r w:rsidRPr="00666D45">
        <w:rPr>
          <w:rFonts w:eastAsia="宋体" w:hint="eastAsia"/>
        </w:rPr>
        <w:t>它通过指令扩展了</w:t>
      </w:r>
      <w:r w:rsidRPr="00666D45">
        <w:rPr>
          <w:rFonts w:eastAsia="宋体"/>
        </w:rPr>
        <w:t xml:space="preserve"> HTML</w:t>
      </w:r>
      <w:r w:rsidRPr="00666D45">
        <w:rPr>
          <w:rFonts w:eastAsia="宋体" w:hint="eastAsia"/>
        </w:rPr>
        <w:t>，且通过表达式绑定数据到</w:t>
      </w:r>
      <w:r w:rsidRPr="00666D45">
        <w:rPr>
          <w:rFonts w:eastAsia="宋体"/>
        </w:rPr>
        <w:t xml:space="preserve"> HTML</w:t>
      </w:r>
      <w:r w:rsidRPr="00666D45">
        <w:rPr>
          <w:rFonts w:eastAsia="宋体" w:hint="eastAsia"/>
        </w:rPr>
        <w:t>。</w:t>
      </w:r>
    </w:p>
    <w:p w14:paraId="07E01E62" w14:textId="1B076BFD" w:rsidR="00AD2175" w:rsidRPr="004F7D41" w:rsidRDefault="00AD2175" w:rsidP="00666D45">
      <w:pPr>
        <w:spacing w:line="400" w:lineRule="exact"/>
        <w:ind w:firstLineChars="200" w:firstLine="480"/>
      </w:pPr>
      <w:r w:rsidRPr="00666D45">
        <w:rPr>
          <w:rFonts w:eastAsia="宋体" w:hint="eastAsia"/>
        </w:rPr>
        <w:t>在本系统的浏览器插件“</w:t>
      </w:r>
      <w:r w:rsidRPr="00666D45">
        <w:rPr>
          <w:rFonts w:eastAsia="宋体"/>
        </w:rPr>
        <w:t>protect</w:t>
      </w:r>
      <w:r w:rsidRPr="00666D45">
        <w:rPr>
          <w:rFonts w:eastAsia="宋体" w:hint="eastAsia"/>
        </w:rPr>
        <w:t>”的开发中，使用了</w:t>
      </w:r>
      <w:r w:rsidRPr="00666D45">
        <w:rPr>
          <w:rFonts w:eastAsia="宋体"/>
        </w:rPr>
        <w:t xml:space="preserve">ng-app </w:t>
      </w:r>
      <w:r w:rsidRPr="00666D45">
        <w:rPr>
          <w:rFonts w:eastAsia="宋体" w:hint="eastAsia"/>
        </w:rPr>
        <w:t>指令定义一个</w:t>
      </w:r>
      <w:r w:rsidRPr="00666D45">
        <w:rPr>
          <w:rFonts w:eastAsia="宋体"/>
        </w:rPr>
        <w:t xml:space="preserve"> AngularJS </w:t>
      </w:r>
      <w:r w:rsidRPr="00666D45">
        <w:rPr>
          <w:rFonts w:eastAsia="宋体" w:hint="eastAsia"/>
        </w:rPr>
        <w:t>应用程序。</w:t>
      </w:r>
      <w:r w:rsidRPr="00666D45">
        <w:rPr>
          <w:rFonts w:eastAsia="宋体"/>
        </w:rPr>
        <w:t xml:space="preserve">ng-model </w:t>
      </w:r>
      <w:r w:rsidRPr="00666D45">
        <w:rPr>
          <w:rFonts w:eastAsia="宋体" w:hint="eastAsia"/>
        </w:rPr>
        <w:t>指令把元素值（比如输入域的值）绑定到应用程序。</w:t>
      </w:r>
    </w:p>
    <w:p w14:paraId="6831025D" w14:textId="3A25B15A" w:rsidR="00AD2175" w:rsidRPr="00666D45" w:rsidRDefault="00C25564" w:rsidP="00510EA5">
      <w:pPr>
        <w:pStyle w:val="-2"/>
        <w:pPrChange w:id="72" w:author="Admire" w:date="2019-05-07T14:02:00Z">
          <w:pPr>
            <w:pStyle w:val="-2"/>
            <w:ind w:firstLine="560"/>
          </w:pPr>
        </w:pPrChange>
      </w:pPr>
      <w:bookmarkStart w:id="73" w:name="_Toc7728437"/>
      <w:r>
        <w:t xml:space="preserve">2.6 </w:t>
      </w:r>
      <w:r w:rsidR="00AD2175" w:rsidRPr="00666D45">
        <w:t>JavaScript</w:t>
      </w:r>
      <w:bookmarkEnd w:id="73"/>
    </w:p>
    <w:p w14:paraId="6E54BEDC" w14:textId="29C987D1" w:rsidR="00292D96" w:rsidRDefault="00156148" w:rsidP="00666D45">
      <w:pPr>
        <w:spacing w:line="400" w:lineRule="exact"/>
        <w:ind w:firstLineChars="200" w:firstLine="480"/>
        <w:rPr>
          <w:rFonts w:eastAsia="宋体"/>
        </w:rPr>
      </w:pPr>
      <w:r w:rsidRPr="00666D45">
        <w:rPr>
          <w:rFonts w:eastAsia="宋体"/>
        </w:rPr>
        <w:t>JavaScript</w:t>
      </w:r>
      <w:r w:rsidRPr="00666D45">
        <w:rPr>
          <w:rFonts w:eastAsia="宋体" w:hint="eastAsia"/>
        </w:rPr>
        <w:t>是因特网上最流行的脚本语言</w:t>
      </w:r>
      <w:r w:rsidR="0056616B" w:rsidRPr="00CC72D3">
        <w:rPr>
          <w:rFonts w:eastAsia="宋体"/>
          <w:vertAlign w:val="superscript"/>
        </w:rPr>
        <w:fldChar w:fldCharType="begin"/>
      </w:r>
      <w:r w:rsidR="0056616B" w:rsidRPr="00CC72D3">
        <w:rPr>
          <w:rFonts w:eastAsia="宋体"/>
          <w:vertAlign w:val="superscript"/>
        </w:rPr>
        <w:instrText xml:space="preserve"> </w:instrText>
      </w:r>
      <w:r w:rsidR="0056616B" w:rsidRPr="00CC72D3">
        <w:rPr>
          <w:rFonts w:eastAsia="宋体" w:hint="eastAsia"/>
          <w:vertAlign w:val="superscript"/>
        </w:rPr>
        <w:instrText>REF _Ref7707910 \r \h</w:instrText>
      </w:r>
      <w:r w:rsidR="0056616B" w:rsidRPr="00CC72D3">
        <w:rPr>
          <w:rFonts w:eastAsia="宋体"/>
          <w:vertAlign w:val="superscript"/>
        </w:rPr>
        <w:instrText xml:space="preserve"> </w:instrText>
      </w:r>
      <w:r w:rsidR="0056616B">
        <w:rPr>
          <w:rFonts w:eastAsia="宋体"/>
          <w:vertAlign w:val="superscript"/>
        </w:rPr>
        <w:instrText xml:space="preserve"> \* MERGEFORMAT </w:instrText>
      </w:r>
      <w:r w:rsidR="0056616B" w:rsidRPr="00CC72D3">
        <w:rPr>
          <w:rFonts w:eastAsia="宋体"/>
          <w:vertAlign w:val="superscript"/>
        </w:rPr>
      </w:r>
      <w:r w:rsidR="0056616B" w:rsidRPr="00CC72D3">
        <w:rPr>
          <w:rFonts w:eastAsia="宋体"/>
          <w:vertAlign w:val="superscript"/>
        </w:rPr>
        <w:fldChar w:fldCharType="separate"/>
      </w:r>
      <w:r w:rsidR="0056616B" w:rsidRPr="00CC72D3">
        <w:rPr>
          <w:rFonts w:eastAsia="宋体"/>
          <w:vertAlign w:val="superscript"/>
        </w:rPr>
        <w:t>[</w:t>
      </w:r>
      <w:r w:rsidR="0056616B">
        <w:rPr>
          <w:rFonts w:eastAsia="宋体"/>
          <w:vertAlign w:val="superscript"/>
        </w:rPr>
        <w:t>9</w:t>
      </w:r>
      <w:r w:rsidR="0056616B" w:rsidRPr="00CC72D3">
        <w:rPr>
          <w:rFonts w:eastAsia="宋体"/>
          <w:vertAlign w:val="superscript"/>
        </w:rPr>
        <w:t>]</w:t>
      </w:r>
      <w:r w:rsidR="0056616B" w:rsidRPr="00CC72D3">
        <w:rPr>
          <w:rFonts w:eastAsia="宋体"/>
          <w:vertAlign w:val="superscript"/>
        </w:rPr>
        <w:fldChar w:fldCharType="end"/>
      </w:r>
      <w:r w:rsidR="0056616B" w:rsidRPr="00666D45">
        <w:commentReference w:id="74"/>
      </w:r>
      <w:r w:rsidRPr="00666D45">
        <w:rPr>
          <w:rFonts w:eastAsia="宋体" w:hint="eastAsia"/>
        </w:rPr>
        <w:t>。</w:t>
      </w:r>
      <w:r w:rsidR="0056616B">
        <w:rPr>
          <w:rFonts w:eastAsia="宋体" w:hint="eastAsia"/>
        </w:rPr>
        <w:t>一</w:t>
      </w:r>
      <w:r w:rsidR="00F91252" w:rsidRPr="00666D45">
        <w:rPr>
          <w:rFonts w:eastAsia="宋体" w:hint="eastAsia"/>
        </w:rPr>
        <w:t>种直译式脚本语言，动态类型、弱类型、基于原型的语言，内置支持类型。</w:t>
      </w:r>
      <w:r w:rsidR="00841FF8" w:rsidRPr="00666D45">
        <w:rPr>
          <w:rFonts w:eastAsia="宋体" w:hint="eastAsia"/>
        </w:rPr>
        <w:t>的脚本语言，最早是在</w:t>
      </w:r>
      <w:r w:rsidR="00841FF8" w:rsidRPr="00666D45">
        <w:rPr>
          <w:rFonts w:eastAsia="宋体"/>
        </w:rPr>
        <w:t>HTML</w:t>
      </w:r>
      <w:r w:rsidR="00841FF8" w:rsidRPr="00666D45">
        <w:rPr>
          <w:rFonts w:eastAsia="宋体" w:hint="eastAsia"/>
        </w:rPr>
        <w:t>（标准通用标记语言下的一个应用）网页上使用，用来给</w:t>
      </w:r>
      <w:r w:rsidR="00841FF8" w:rsidRPr="00666D45">
        <w:rPr>
          <w:rFonts w:eastAsia="宋体"/>
        </w:rPr>
        <w:t>HTML</w:t>
      </w:r>
      <w:r w:rsidR="00841FF8" w:rsidRPr="00666D45">
        <w:rPr>
          <w:rFonts w:eastAsia="宋体" w:hint="eastAsia"/>
        </w:rPr>
        <w:t>网页增加动态功能。</w:t>
      </w:r>
      <w:r w:rsidR="00F91252" w:rsidRPr="00666D45">
        <w:rPr>
          <w:rFonts w:eastAsia="宋体" w:hint="eastAsia"/>
        </w:rPr>
        <w:t>它的解释器被称为</w:t>
      </w:r>
      <w:r w:rsidR="00F91252" w:rsidRPr="00666D45">
        <w:rPr>
          <w:rFonts w:eastAsia="宋体"/>
        </w:rPr>
        <w:t>JavaScript</w:t>
      </w:r>
      <w:r w:rsidR="00F91252" w:rsidRPr="00666D45">
        <w:rPr>
          <w:rFonts w:eastAsia="宋体" w:hint="eastAsia"/>
        </w:rPr>
        <w:t>引擎，为浏览器的一部分</w:t>
      </w:r>
      <w:r w:rsidR="00F9062D">
        <w:rPr>
          <w:rFonts w:eastAsia="宋体" w:hint="eastAsia"/>
        </w:rPr>
        <w:t>。</w:t>
      </w:r>
    </w:p>
    <w:p w14:paraId="7202D88C" w14:textId="482D1F76" w:rsidR="00AD2175" w:rsidRPr="004F7D41" w:rsidRDefault="00292D96" w:rsidP="00CC72D3">
      <w:pPr>
        <w:spacing w:line="400" w:lineRule="exact"/>
        <w:ind w:firstLineChars="200" w:firstLine="480"/>
      </w:pPr>
      <w:r w:rsidRPr="00292D96">
        <w:rPr>
          <w:rFonts w:eastAsia="宋体" w:hint="eastAsia"/>
        </w:rPr>
        <w:t>Java</w:t>
      </w:r>
      <w:r w:rsidR="006F2407">
        <w:rPr>
          <w:rFonts w:eastAsia="宋体"/>
        </w:rPr>
        <w:t>S</w:t>
      </w:r>
      <w:r w:rsidRPr="00292D96">
        <w:rPr>
          <w:rFonts w:eastAsia="宋体" w:hint="eastAsia"/>
        </w:rPr>
        <w:t>cript</w:t>
      </w:r>
      <w:r w:rsidRPr="00292D96">
        <w:rPr>
          <w:rFonts w:eastAsia="宋体" w:hint="eastAsia"/>
        </w:rPr>
        <w:t>脚本是一种可读性较高的解释性语言，通常直接嵌入到网页文件中，一般用户都可以使用浏览器获得源码，对攻击者来说可轻易地获取源码进行逆向分析和恶意利用，这对承载</w:t>
      </w:r>
      <w:r w:rsidRPr="00292D96">
        <w:rPr>
          <w:rFonts w:eastAsia="宋体" w:hint="eastAsia"/>
        </w:rPr>
        <w:t>Web</w:t>
      </w:r>
      <w:r w:rsidRPr="00292D96">
        <w:rPr>
          <w:rFonts w:eastAsia="宋体" w:hint="eastAsia"/>
        </w:rPr>
        <w:t>应用重要核心业务流程信息的</w:t>
      </w:r>
      <w:r w:rsidRPr="00292D96">
        <w:rPr>
          <w:rFonts w:eastAsia="宋体" w:hint="eastAsia"/>
        </w:rPr>
        <w:t>Java</w:t>
      </w:r>
      <w:r w:rsidR="006F2407">
        <w:rPr>
          <w:rFonts w:eastAsia="宋体"/>
        </w:rPr>
        <w:t>S</w:t>
      </w:r>
      <w:r w:rsidRPr="00292D96">
        <w:rPr>
          <w:rFonts w:eastAsia="宋体" w:hint="eastAsia"/>
        </w:rPr>
        <w:t>cript</w:t>
      </w:r>
      <w:r w:rsidRPr="00292D96">
        <w:rPr>
          <w:rFonts w:eastAsia="宋体" w:hint="eastAsia"/>
        </w:rPr>
        <w:t>安全性带来巨大威胁。</w:t>
      </w:r>
      <w:r w:rsidRPr="00CC72D3">
        <w:rPr>
          <w:rFonts w:eastAsia="宋体"/>
          <w:vertAlign w:val="superscript"/>
        </w:rPr>
        <w:fldChar w:fldCharType="begin"/>
      </w:r>
      <w:r w:rsidRPr="00CC72D3">
        <w:rPr>
          <w:rFonts w:eastAsia="宋体"/>
          <w:vertAlign w:val="superscript"/>
        </w:rPr>
        <w:instrText xml:space="preserve"> </w:instrText>
      </w:r>
      <w:r w:rsidRPr="00CC72D3">
        <w:rPr>
          <w:rFonts w:eastAsia="宋体" w:hint="eastAsia"/>
          <w:vertAlign w:val="superscript"/>
        </w:rPr>
        <w:instrText>REF _Ref7707982 \r \h</w:instrText>
      </w:r>
      <w:r w:rsidRPr="00CC72D3">
        <w:rPr>
          <w:rFonts w:eastAsia="宋体"/>
          <w:vertAlign w:val="superscript"/>
        </w:rPr>
        <w:instrText xml:space="preserve"> </w:instrText>
      </w:r>
      <w:r>
        <w:rPr>
          <w:rFonts w:eastAsia="宋体"/>
          <w:vertAlign w:val="superscript"/>
        </w:rPr>
        <w:instrText xml:space="preserve"> \* MERGEFORMAT </w:instrText>
      </w:r>
      <w:r w:rsidRPr="00CC72D3">
        <w:rPr>
          <w:rFonts w:eastAsia="宋体"/>
          <w:vertAlign w:val="superscript"/>
        </w:rPr>
      </w:r>
      <w:r w:rsidRPr="00CC72D3">
        <w:rPr>
          <w:rFonts w:eastAsia="宋体"/>
          <w:vertAlign w:val="superscript"/>
        </w:rPr>
        <w:fldChar w:fldCharType="separate"/>
      </w:r>
      <w:r w:rsidRPr="00CC72D3">
        <w:rPr>
          <w:rFonts w:eastAsia="宋体"/>
          <w:vertAlign w:val="superscript"/>
        </w:rPr>
        <w:t>[</w:t>
      </w:r>
      <w:r w:rsidR="00813F10">
        <w:rPr>
          <w:rFonts w:eastAsia="宋体"/>
          <w:vertAlign w:val="superscript"/>
        </w:rPr>
        <w:t>10</w:t>
      </w:r>
      <w:r w:rsidRPr="00CC72D3">
        <w:rPr>
          <w:rFonts w:eastAsia="宋体"/>
          <w:vertAlign w:val="superscript"/>
        </w:rPr>
        <w:t>]</w:t>
      </w:r>
      <w:r w:rsidRPr="00CC72D3">
        <w:rPr>
          <w:rFonts w:eastAsia="宋体"/>
          <w:vertAlign w:val="superscript"/>
        </w:rPr>
        <w:fldChar w:fldCharType="end"/>
      </w:r>
    </w:p>
    <w:p w14:paraId="7DBDB595" w14:textId="660D8243" w:rsidR="00987C32" w:rsidRDefault="00987C32" w:rsidP="00510EA5">
      <w:pPr>
        <w:pStyle w:val="-2"/>
        <w:pPrChange w:id="75" w:author="Admire" w:date="2019-05-07T14:02:00Z">
          <w:pPr>
            <w:pStyle w:val="-2"/>
            <w:ind w:firstLine="560"/>
          </w:pPr>
        </w:pPrChange>
      </w:pPr>
      <w:bookmarkStart w:id="76" w:name="_Toc514845418"/>
      <w:bookmarkStart w:id="77" w:name="_Toc514534596"/>
      <w:bookmarkStart w:id="78" w:name="_Toc24505"/>
      <w:bookmarkStart w:id="79" w:name="_Toc7728438"/>
      <w:r>
        <w:rPr>
          <w:rFonts w:hint="eastAsia"/>
        </w:rPr>
        <w:t>2.</w:t>
      </w:r>
      <w:bookmarkEnd w:id="76"/>
      <w:bookmarkEnd w:id="77"/>
      <w:r w:rsidR="00574F67">
        <w:t xml:space="preserve">7 </w:t>
      </w:r>
      <w:r>
        <w:rPr>
          <w:rFonts w:hint="eastAsia"/>
        </w:rPr>
        <w:t>小结</w:t>
      </w:r>
      <w:bookmarkEnd w:id="78"/>
      <w:bookmarkEnd w:id="79"/>
    </w:p>
    <w:p w14:paraId="71EC08E4" w14:textId="2A5E6904" w:rsidR="00987C32" w:rsidRPr="004F7D41" w:rsidRDefault="00987C32" w:rsidP="00666D45">
      <w:pPr>
        <w:spacing w:line="400" w:lineRule="exact"/>
        <w:ind w:firstLineChars="200" w:firstLine="480"/>
      </w:pPr>
      <w:r w:rsidRPr="00666D45">
        <w:rPr>
          <w:rFonts w:eastAsia="宋体" w:hint="eastAsia"/>
        </w:rPr>
        <w:t>本章主要描述了开发</w:t>
      </w:r>
      <w:r w:rsidR="0047443E" w:rsidRPr="00666D45">
        <w:rPr>
          <w:rFonts w:eastAsia="宋体" w:hint="eastAsia"/>
        </w:rPr>
        <w:t>基于代码混淆的</w:t>
      </w:r>
      <w:r w:rsidR="0047443E" w:rsidRPr="00666D45">
        <w:rPr>
          <w:rFonts w:eastAsia="宋体"/>
        </w:rPr>
        <w:t>Web</w:t>
      </w:r>
      <w:r w:rsidR="0047443E" w:rsidRPr="00666D45">
        <w:rPr>
          <w:rFonts w:eastAsia="宋体" w:hint="eastAsia"/>
        </w:rPr>
        <w:t>站点动态防御系统</w:t>
      </w:r>
      <w:r w:rsidRPr="00666D45">
        <w:rPr>
          <w:rFonts w:eastAsia="宋体" w:hint="eastAsia"/>
        </w:rPr>
        <w:t>所需要的预备技术和知识。主要</w:t>
      </w:r>
      <w:r w:rsidR="0076413E" w:rsidRPr="00666D45">
        <w:rPr>
          <w:rFonts w:eastAsia="宋体" w:hint="eastAsia"/>
        </w:rPr>
        <w:t>介绍使用到的</w:t>
      </w:r>
      <w:r w:rsidR="0076413E" w:rsidRPr="00666D45">
        <w:rPr>
          <w:rFonts w:eastAsia="宋体"/>
        </w:rPr>
        <w:t>Nginx</w:t>
      </w:r>
      <w:r w:rsidR="0076413E" w:rsidRPr="00666D45">
        <w:rPr>
          <w:rFonts w:eastAsia="宋体" w:hint="eastAsia"/>
        </w:rPr>
        <w:t>项目知识，包括模块结构，如何引用库到</w:t>
      </w:r>
      <w:r w:rsidR="0076413E" w:rsidRPr="00666D45">
        <w:rPr>
          <w:rFonts w:eastAsia="宋体"/>
        </w:rPr>
        <w:t>Nginx</w:t>
      </w:r>
      <w:r w:rsidR="0076413E" w:rsidRPr="00666D45">
        <w:rPr>
          <w:rFonts w:eastAsia="宋体" w:hint="eastAsia"/>
        </w:rPr>
        <w:t>项目中，以及引用的</w:t>
      </w:r>
      <w:r w:rsidR="0076413E" w:rsidRPr="00666D45">
        <w:rPr>
          <w:rFonts w:eastAsia="宋体"/>
        </w:rPr>
        <w:t>Gumbo</w:t>
      </w:r>
      <w:r w:rsidR="00292D96">
        <w:rPr>
          <w:rFonts w:eastAsia="宋体" w:hint="eastAsia"/>
        </w:rPr>
        <w:t>解析</w:t>
      </w:r>
      <w:r w:rsidR="0076413E" w:rsidRPr="00666D45">
        <w:rPr>
          <w:rFonts w:eastAsia="宋体" w:hint="eastAsia"/>
        </w:rPr>
        <w:t>库和</w:t>
      </w:r>
      <w:r w:rsidR="0076413E" w:rsidRPr="00666D45">
        <w:rPr>
          <w:rFonts w:eastAsia="宋体"/>
        </w:rPr>
        <w:t>Duktape</w:t>
      </w:r>
      <w:r w:rsidR="00292D96">
        <w:rPr>
          <w:rFonts w:eastAsia="宋体" w:hint="eastAsia"/>
        </w:rPr>
        <w:t>引擎</w:t>
      </w:r>
      <w:r w:rsidRPr="00666D45">
        <w:rPr>
          <w:rFonts w:eastAsia="宋体" w:hint="eastAsia"/>
        </w:rPr>
        <w:t>，并简单描述了</w:t>
      </w:r>
      <w:r w:rsidR="00C8430D" w:rsidRPr="00666D45">
        <w:rPr>
          <w:rFonts w:eastAsia="宋体" w:hint="eastAsia"/>
        </w:rPr>
        <w:t>基于代码混淆的</w:t>
      </w:r>
      <w:r w:rsidR="00C8430D" w:rsidRPr="00666D45">
        <w:rPr>
          <w:rFonts w:eastAsia="宋体"/>
        </w:rPr>
        <w:t>Web</w:t>
      </w:r>
      <w:r w:rsidR="00C8430D" w:rsidRPr="00666D45">
        <w:rPr>
          <w:rFonts w:eastAsia="宋体" w:hint="eastAsia"/>
        </w:rPr>
        <w:t>站点动态防御系统</w:t>
      </w:r>
      <w:r w:rsidRPr="00666D45">
        <w:rPr>
          <w:rFonts w:eastAsia="宋体" w:hint="eastAsia"/>
        </w:rPr>
        <w:t>如何将这些技术引用其中。</w:t>
      </w:r>
    </w:p>
    <w:p w14:paraId="071E0519" w14:textId="77777777" w:rsidR="00C412CF" w:rsidRDefault="00C412CF">
      <w:pPr>
        <w:ind w:firstLine="480"/>
      </w:pPr>
      <w:r>
        <w:br w:type="page"/>
      </w:r>
    </w:p>
    <w:p w14:paraId="25B643B6" w14:textId="77777777" w:rsidR="00710C39" w:rsidRPr="00710C39" w:rsidRDefault="00710C39" w:rsidP="00710C39">
      <w:pPr>
        <w:spacing w:line="400" w:lineRule="exact"/>
        <w:ind w:firstLineChars="200" w:firstLine="560"/>
        <w:rPr>
          <w:rFonts w:eastAsia="宋体" w:cs="Times New Roman"/>
          <w:sz w:val="28"/>
          <w:szCs w:val="28"/>
        </w:rPr>
      </w:pPr>
      <w:bookmarkStart w:id="80" w:name="_Toc514845420"/>
      <w:bookmarkStart w:id="81" w:name="_Toc514534598"/>
      <w:bookmarkStart w:id="82" w:name="_Toc512648832"/>
    </w:p>
    <w:p w14:paraId="5C50565C" w14:textId="77777777" w:rsidR="00710C39" w:rsidRPr="00710C39" w:rsidRDefault="00710C39" w:rsidP="00710C39">
      <w:pPr>
        <w:keepNext/>
        <w:keepLines/>
        <w:spacing w:line="400" w:lineRule="exact"/>
        <w:ind w:firstLine="600"/>
        <w:jc w:val="center"/>
        <w:outlineLvl w:val="0"/>
        <w:rPr>
          <w:rFonts w:eastAsia="黑体" w:cs="Times New Roman"/>
          <w:bCs/>
          <w:kern w:val="44"/>
          <w:sz w:val="30"/>
          <w:szCs w:val="44"/>
        </w:rPr>
      </w:pPr>
      <w:bookmarkStart w:id="83" w:name="_Toc5605"/>
      <w:bookmarkStart w:id="84" w:name="_Toc7728439"/>
      <w:r w:rsidRPr="00710C39">
        <w:rPr>
          <w:rFonts w:eastAsia="黑体" w:cs="Times New Roman" w:hint="eastAsia"/>
          <w:bCs/>
          <w:kern w:val="44"/>
          <w:sz w:val="30"/>
          <w:szCs w:val="44"/>
        </w:rPr>
        <w:t>第三章</w:t>
      </w:r>
      <w:r w:rsidRPr="00710C39">
        <w:rPr>
          <w:rFonts w:eastAsia="黑体" w:cs="Times New Roman" w:hint="eastAsia"/>
          <w:bCs/>
          <w:kern w:val="44"/>
          <w:sz w:val="30"/>
          <w:szCs w:val="44"/>
        </w:rPr>
        <w:t xml:space="preserve"> </w:t>
      </w:r>
      <w:r w:rsidRPr="00710C39">
        <w:rPr>
          <w:rFonts w:eastAsia="黑体" w:cs="Times New Roman" w:hint="eastAsia"/>
          <w:bCs/>
          <w:kern w:val="44"/>
          <w:sz w:val="30"/>
          <w:szCs w:val="44"/>
        </w:rPr>
        <w:t>系统分析</w:t>
      </w:r>
      <w:bookmarkEnd w:id="80"/>
      <w:bookmarkEnd w:id="81"/>
      <w:bookmarkEnd w:id="82"/>
      <w:bookmarkEnd w:id="83"/>
      <w:bookmarkEnd w:id="84"/>
    </w:p>
    <w:p w14:paraId="110DFEF0" w14:textId="77777777" w:rsidR="00710C39" w:rsidRPr="00710C39" w:rsidRDefault="00710C39" w:rsidP="00510EA5">
      <w:pPr>
        <w:pStyle w:val="-2"/>
        <w:pPrChange w:id="85" w:author="Admire" w:date="2019-05-07T14:02:00Z">
          <w:pPr>
            <w:pStyle w:val="-2"/>
          </w:pPr>
        </w:pPrChange>
      </w:pPr>
      <w:bookmarkStart w:id="86" w:name="_Toc512648833"/>
      <w:bookmarkStart w:id="87" w:name="_Toc514845421"/>
      <w:bookmarkStart w:id="88" w:name="_Toc514534599"/>
      <w:bookmarkStart w:id="89" w:name="_Toc7435"/>
      <w:bookmarkStart w:id="90" w:name="_Toc7728440"/>
      <w:r w:rsidRPr="00710C39">
        <w:t xml:space="preserve">3.1 </w:t>
      </w:r>
      <w:r w:rsidRPr="00710C39">
        <w:rPr>
          <w:rFonts w:hint="eastAsia"/>
        </w:rPr>
        <w:t>需求分析</w:t>
      </w:r>
      <w:bookmarkEnd w:id="86"/>
      <w:bookmarkEnd w:id="87"/>
      <w:bookmarkEnd w:id="88"/>
      <w:bookmarkEnd w:id="89"/>
      <w:bookmarkEnd w:id="90"/>
    </w:p>
    <w:p w14:paraId="253F4F57" w14:textId="061CC26B" w:rsidR="00A6297C" w:rsidRPr="0014560E" w:rsidRDefault="00710C39" w:rsidP="002F6F78">
      <w:pPr>
        <w:spacing w:line="400" w:lineRule="exact"/>
        <w:ind w:firstLineChars="200" w:firstLine="480"/>
        <w:rPr>
          <w:rFonts w:eastAsia="宋体"/>
        </w:rPr>
      </w:pPr>
      <w:r w:rsidRPr="000A4ABF">
        <w:rPr>
          <w:rFonts w:eastAsia="宋体" w:hint="eastAsia"/>
        </w:rPr>
        <w:t>基于代码混淆的</w:t>
      </w:r>
      <w:r w:rsidR="006F2407">
        <w:rPr>
          <w:rFonts w:eastAsia="宋体"/>
        </w:rPr>
        <w:t>W</w:t>
      </w:r>
      <w:r w:rsidRPr="000A4ABF">
        <w:rPr>
          <w:rFonts w:eastAsia="宋体" w:hint="eastAsia"/>
        </w:rPr>
        <w:t>eb</w:t>
      </w:r>
      <w:r w:rsidRPr="000A4ABF">
        <w:rPr>
          <w:rFonts w:eastAsia="宋体" w:hint="eastAsia"/>
        </w:rPr>
        <w:t>站点动态防御</w:t>
      </w:r>
      <w:r w:rsidR="00664A08" w:rsidRPr="000A4ABF">
        <w:rPr>
          <w:rFonts w:eastAsia="宋体" w:hint="eastAsia"/>
        </w:rPr>
        <w:t>系统的需求从前后端</w:t>
      </w:r>
      <w:r w:rsidR="00664A08" w:rsidRPr="0014560E">
        <w:rPr>
          <w:rFonts w:eastAsia="宋体"/>
        </w:rPr>
        <w:t>两个方面来分析</w:t>
      </w:r>
    </w:p>
    <w:p w14:paraId="6DF1AE2E" w14:textId="041B0F2D" w:rsidR="00710C39" w:rsidRPr="00666D45" w:rsidRDefault="00710C39" w:rsidP="002F6F78">
      <w:pPr>
        <w:spacing w:line="400" w:lineRule="exact"/>
        <w:ind w:firstLineChars="200" w:firstLine="480"/>
        <w:rPr>
          <w:rFonts w:eastAsia="宋体"/>
        </w:rPr>
      </w:pPr>
      <w:r w:rsidRPr="00A33A0F">
        <w:rPr>
          <w:rFonts w:eastAsia="宋体" w:hint="eastAsia"/>
        </w:rPr>
        <w:t>Chrome</w:t>
      </w:r>
      <w:r w:rsidRPr="00A33A0F">
        <w:rPr>
          <w:rFonts w:eastAsia="宋体"/>
        </w:rPr>
        <w:t xml:space="preserve"> Extension </w:t>
      </w:r>
      <w:r w:rsidR="00A33A0F">
        <w:rPr>
          <w:rFonts w:eastAsia="宋体" w:hint="eastAsia"/>
        </w:rPr>
        <w:t>“</w:t>
      </w:r>
      <w:r w:rsidR="00A33A0F" w:rsidRPr="000A4ABF">
        <w:rPr>
          <w:rFonts w:eastAsia="宋体"/>
        </w:rPr>
        <w:t>protect</w:t>
      </w:r>
      <w:r w:rsidR="00A33A0F">
        <w:rPr>
          <w:rFonts w:eastAsia="宋体" w:hint="eastAsia"/>
        </w:rPr>
        <w:t>”</w:t>
      </w:r>
      <w:r w:rsidRPr="000A4ABF">
        <w:rPr>
          <w:rFonts w:eastAsia="宋体" w:hint="eastAsia"/>
        </w:rPr>
        <w:t>能够</w:t>
      </w:r>
      <w:r w:rsidRPr="000A4ABF">
        <w:rPr>
          <w:rFonts w:eastAsia="宋体"/>
        </w:rPr>
        <w:t>接</w:t>
      </w:r>
      <w:r w:rsidRPr="000A4ABF">
        <w:rPr>
          <w:rFonts w:eastAsia="宋体" w:hint="eastAsia"/>
        </w:rPr>
        <w:t>收</w:t>
      </w:r>
      <w:r w:rsidR="004515D0" w:rsidRPr="0014560E">
        <w:rPr>
          <w:rFonts w:eastAsia="宋体" w:hint="eastAsia"/>
        </w:rPr>
        <w:t>并</w:t>
      </w:r>
      <w:r w:rsidR="004515D0" w:rsidRPr="0014560E">
        <w:rPr>
          <w:rFonts w:eastAsia="宋体"/>
        </w:rPr>
        <w:t>存储</w:t>
      </w:r>
      <w:r w:rsidRPr="00A33A0F">
        <w:rPr>
          <w:rFonts w:eastAsia="宋体"/>
        </w:rPr>
        <w:t>用户设置</w:t>
      </w:r>
      <w:r w:rsidR="00C90864" w:rsidRPr="00A33A0F">
        <w:rPr>
          <w:rFonts w:eastAsia="宋体" w:hint="eastAsia"/>
        </w:rPr>
        <w:t>的</w:t>
      </w:r>
      <w:r w:rsidRPr="00A33A0F">
        <w:rPr>
          <w:rFonts w:eastAsia="宋体"/>
        </w:rPr>
        <w:t>要作用的网页</w:t>
      </w:r>
      <w:r w:rsidR="00C90864" w:rsidRPr="00A33A0F">
        <w:rPr>
          <w:rFonts w:eastAsia="宋体" w:hint="eastAsia"/>
        </w:rPr>
        <w:t>的一类</w:t>
      </w:r>
      <w:r w:rsidR="00C90864" w:rsidRPr="00A33A0F">
        <w:rPr>
          <w:rFonts w:eastAsia="宋体"/>
        </w:rPr>
        <w:t>网址的</w:t>
      </w:r>
      <w:r w:rsidR="00E257EC" w:rsidRPr="00A33A0F">
        <w:rPr>
          <w:rFonts w:eastAsia="宋体"/>
        </w:rPr>
        <w:t>一个</w:t>
      </w:r>
      <w:r w:rsidR="00E257EC" w:rsidRPr="00A33A0F">
        <w:rPr>
          <w:rFonts w:eastAsia="宋体" w:hint="eastAsia"/>
        </w:rPr>
        <w:t>通配</w:t>
      </w:r>
      <w:r w:rsidR="00E257EC" w:rsidRPr="00A33A0F">
        <w:rPr>
          <w:rFonts w:eastAsia="宋体"/>
        </w:rPr>
        <w:t>-pattern</w:t>
      </w:r>
      <w:r w:rsidR="003028CC" w:rsidRPr="00A33A0F">
        <w:rPr>
          <w:rFonts w:eastAsia="宋体" w:hint="eastAsia"/>
        </w:rPr>
        <w:t>；</w:t>
      </w:r>
      <w:r w:rsidRPr="00A33A0F">
        <w:rPr>
          <w:rFonts w:eastAsia="宋体" w:hint="eastAsia"/>
        </w:rPr>
        <w:t>抓取</w:t>
      </w:r>
      <w:r w:rsidR="005017DA" w:rsidRPr="00A33A0F">
        <w:rPr>
          <w:rFonts w:eastAsia="宋体" w:hint="eastAsia"/>
        </w:rPr>
        <w:t>浏览器中</w:t>
      </w:r>
      <w:r w:rsidR="006F11BA" w:rsidRPr="00A33A0F">
        <w:rPr>
          <w:rFonts w:eastAsia="宋体" w:hint="eastAsia"/>
        </w:rPr>
        <w:t>网址符合该</w:t>
      </w:r>
      <w:r w:rsidR="006F11BA" w:rsidRPr="00A33A0F">
        <w:rPr>
          <w:rFonts w:eastAsia="宋体"/>
        </w:rPr>
        <w:t>pattern</w:t>
      </w:r>
      <w:r w:rsidR="006F11BA" w:rsidRPr="00A33A0F">
        <w:rPr>
          <w:rFonts w:eastAsia="宋体"/>
        </w:rPr>
        <w:t>的</w:t>
      </w:r>
      <w:r w:rsidR="00864910" w:rsidRPr="00A33A0F">
        <w:rPr>
          <w:rFonts w:eastAsia="宋体"/>
        </w:rPr>
        <w:t>网页页面中</w:t>
      </w:r>
      <w:r w:rsidR="00B62CEC">
        <w:rPr>
          <w:rFonts w:eastAsia="宋体"/>
        </w:rPr>
        <w:t>i</w:t>
      </w:r>
      <w:r w:rsidRPr="00A33A0F">
        <w:rPr>
          <w:rFonts w:eastAsia="宋体" w:hint="eastAsia"/>
        </w:rPr>
        <w:t>d</w:t>
      </w:r>
      <w:r w:rsidR="00385CDF" w:rsidRPr="00A33A0F">
        <w:rPr>
          <w:rFonts w:eastAsia="宋体" w:hint="eastAsia"/>
        </w:rPr>
        <w:t>属性</w:t>
      </w:r>
      <w:r w:rsidRPr="0015258E">
        <w:rPr>
          <w:rFonts w:eastAsia="宋体" w:hint="eastAsia"/>
        </w:rPr>
        <w:t>为</w:t>
      </w:r>
      <w:r w:rsidR="00B62CEC">
        <w:rPr>
          <w:rFonts w:eastAsia="宋体" w:hint="eastAsia"/>
        </w:rPr>
        <w:t>“</w:t>
      </w:r>
      <w:r w:rsidR="00B62CEC" w:rsidRPr="004F7D41">
        <w:rPr>
          <w:rFonts w:eastAsia="宋体"/>
        </w:rPr>
        <w:t>hxID</w:t>
      </w:r>
      <w:r w:rsidR="00B62CEC">
        <w:rPr>
          <w:rFonts w:eastAsia="宋体" w:hint="eastAsia"/>
        </w:rPr>
        <w:t>”</w:t>
      </w:r>
      <w:r w:rsidRPr="004F7D41">
        <w:rPr>
          <w:rFonts w:eastAsia="宋体" w:hint="eastAsia"/>
        </w:rPr>
        <w:t>的</w:t>
      </w:r>
      <w:r w:rsidR="00B62CEC">
        <w:rPr>
          <w:rFonts w:eastAsia="宋体" w:hint="eastAsia"/>
        </w:rPr>
        <w:t>“</w:t>
      </w:r>
      <w:r w:rsidR="00B62CEC" w:rsidRPr="00720929">
        <w:rPr>
          <w:rFonts w:eastAsia="宋体"/>
        </w:rPr>
        <w:t>input</w:t>
      </w:r>
      <w:r w:rsidR="00B62CEC">
        <w:rPr>
          <w:rFonts w:eastAsia="宋体" w:hint="eastAsia"/>
        </w:rPr>
        <w:t>”</w:t>
      </w:r>
      <w:r w:rsidRPr="002F6F78">
        <w:rPr>
          <w:rFonts w:eastAsia="宋体" w:hint="eastAsia"/>
        </w:rPr>
        <w:t>元素</w:t>
      </w:r>
      <w:r w:rsidR="006F11BA" w:rsidRPr="002F6F78">
        <w:rPr>
          <w:rFonts w:eastAsia="宋体" w:hint="eastAsia"/>
        </w:rPr>
        <w:t>的</w:t>
      </w:r>
      <w:r w:rsidR="00B62CEC">
        <w:rPr>
          <w:rFonts w:eastAsia="宋体" w:hint="eastAsia"/>
        </w:rPr>
        <w:t>“</w:t>
      </w:r>
      <w:r w:rsidR="00B62CEC" w:rsidRPr="002F6F78">
        <w:rPr>
          <w:rFonts w:eastAsia="宋体"/>
        </w:rPr>
        <w:t>value</w:t>
      </w:r>
      <w:r w:rsidR="00B62CEC">
        <w:rPr>
          <w:rFonts w:eastAsia="宋体" w:hint="eastAsia"/>
        </w:rPr>
        <w:t>”</w:t>
      </w:r>
      <w:r w:rsidR="006F11BA" w:rsidRPr="00151386">
        <w:rPr>
          <w:rFonts w:eastAsia="宋体" w:hint="eastAsia"/>
        </w:rPr>
        <w:t>属性</w:t>
      </w:r>
      <w:r w:rsidRPr="00151386">
        <w:rPr>
          <w:rFonts w:eastAsia="宋体" w:hint="eastAsia"/>
        </w:rPr>
        <w:t>获得</w:t>
      </w:r>
      <w:r w:rsidRPr="00151386">
        <w:rPr>
          <w:rFonts w:eastAsia="宋体"/>
        </w:rPr>
        <w:t>ID</w:t>
      </w:r>
      <w:r w:rsidR="00E257EC" w:rsidRPr="00FE23B3">
        <w:rPr>
          <w:rFonts w:eastAsia="宋体" w:hint="eastAsia"/>
        </w:rPr>
        <w:t>值</w:t>
      </w:r>
      <w:r w:rsidR="00B62CEC">
        <w:rPr>
          <w:rFonts w:eastAsia="宋体" w:hint="eastAsia"/>
        </w:rPr>
        <w:t>；</w:t>
      </w:r>
      <w:r w:rsidR="00E257EC" w:rsidRPr="00666D45">
        <w:rPr>
          <w:rFonts w:eastAsia="宋体" w:hint="eastAsia"/>
        </w:rPr>
        <w:t>截获浏览器发往网址符合</w:t>
      </w:r>
      <w:r w:rsidR="00E257EC" w:rsidRPr="00666D45">
        <w:rPr>
          <w:rFonts w:eastAsia="宋体"/>
        </w:rPr>
        <w:t>pattern</w:t>
      </w:r>
      <w:r w:rsidR="00E257EC" w:rsidRPr="00666D45">
        <w:rPr>
          <w:rFonts w:eastAsia="宋体" w:hint="eastAsia"/>
        </w:rPr>
        <w:t>的</w:t>
      </w:r>
      <w:r w:rsidR="00E257EC" w:rsidRPr="00666D45">
        <w:rPr>
          <w:rFonts w:eastAsia="宋体"/>
        </w:rPr>
        <w:t>HTTP</w:t>
      </w:r>
      <w:r w:rsidR="00E257EC" w:rsidRPr="00666D45">
        <w:rPr>
          <w:rFonts w:eastAsia="宋体" w:hint="eastAsia"/>
        </w:rPr>
        <w:t>请求，</w:t>
      </w:r>
      <w:r w:rsidR="00E361E1" w:rsidRPr="00666D45">
        <w:rPr>
          <w:rFonts w:eastAsia="宋体" w:hint="eastAsia"/>
        </w:rPr>
        <w:t>在</w:t>
      </w:r>
      <w:r w:rsidR="00E257EC" w:rsidRPr="00666D45">
        <w:rPr>
          <w:rFonts w:eastAsia="宋体" w:hint="eastAsia"/>
        </w:rPr>
        <w:t>添加</w:t>
      </w:r>
      <w:r w:rsidR="00E257EC" w:rsidRPr="00666D45">
        <w:rPr>
          <w:rFonts w:eastAsia="宋体"/>
        </w:rPr>
        <w:t>ID</w:t>
      </w:r>
      <w:r w:rsidR="00E257EC" w:rsidRPr="00666D45">
        <w:rPr>
          <w:rFonts w:eastAsia="宋体" w:hint="eastAsia"/>
        </w:rPr>
        <w:t>后再前往该网址。</w:t>
      </w:r>
    </w:p>
    <w:p w14:paraId="3750CFD2" w14:textId="446B39D8" w:rsidR="00A6297C" w:rsidRPr="00710C39" w:rsidRDefault="00A6297C" w:rsidP="00151386">
      <w:pPr>
        <w:spacing w:line="400" w:lineRule="exact"/>
        <w:ind w:firstLineChars="200" w:firstLine="480"/>
        <w:rPr>
          <w:rFonts w:eastAsia="宋体" w:cs="Times New Roman"/>
          <w:bCs/>
        </w:rPr>
      </w:pPr>
      <w:r w:rsidRPr="00666D45">
        <w:rPr>
          <w:rFonts w:eastAsia="宋体"/>
        </w:rPr>
        <w:t>Nginx</w:t>
      </w:r>
      <w:r w:rsidRPr="00666D45">
        <w:rPr>
          <w:rFonts w:eastAsia="宋体" w:hint="eastAsia"/>
        </w:rPr>
        <w:t>第三方模块</w:t>
      </w:r>
      <w:r w:rsidRPr="00666D45">
        <w:rPr>
          <w:rFonts w:eastAsia="宋体"/>
        </w:rPr>
        <w:t>ngx_http_ipslab_module</w:t>
      </w:r>
      <w:r w:rsidR="004515D0" w:rsidRPr="00666D45">
        <w:rPr>
          <w:rFonts w:eastAsia="宋体" w:hint="eastAsia"/>
        </w:rPr>
        <w:t>能够管理（</w:t>
      </w:r>
      <w:r w:rsidR="004515D0" w:rsidRPr="00666D45">
        <w:rPr>
          <w:rFonts w:eastAsia="宋体"/>
        </w:rPr>
        <w:t>IP</w:t>
      </w:r>
      <w:r w:rsidR="004515D0" w:rsidRPr="00666D45">
        <w:rPr>
          <w:rFonts w:eastAsia="宋体" w:hint="eastAsia"/>
        </w:rPr>
        <w:t>，</w:t>
      </w:r>
      <w:r w:rsidR="004515D0" w:rsidRPr="00666D45">
        <w:rPr>
          <w:rFonts w:eastAsia="宋体"/>
        </w:rPr>
        <w:t>ID</w:t>
      </w:r>
      <w:r w:rsidR="004515D0" w:rsidRPr="00666D45">
        <w:rPr>
          <w:rFonts w:eastAsia="宋体" w:hint="eastAsia"/>
        </w:rPr>
        <w:t>）对，包括给</w:t>
      </w:r>
      <w:r w:rsidR="00BE3CBA" w:rsidRPr="00666D45">
        <w:rPr>
          <w:rFonts w:eastAsia="宋体" w:hint="eastAsia"/>
        </w:rPr>
        <w:t>新访问新增</w:t>
      </w:r>
      <w:r w:rsidR="004515D0" w:rsidRPr="00666D45">
        <w:rPr>
          <w:rFonts w:eastAsia="宋体" w:hint="eastAsia"/>
        </w:rPr>
        <w:t>（</w:t>
      </w:r>
      <w:r w:rsidR="004515D0" w:rsidRPr="00666D45">
        <w:rPr>
          <w:rFonts w:eastAsia="宋体"/>
        </w:rPr>
        <w:t>IP</w:t>
      </w:r>
      <w:r w:rsidR="004515D0" w:rsidRPr="00666D45">
        <w:rPr>
          <w:rFonts w:eastAsia="宋体" w:hint="eastAsia"/>
        </w:rPr>
        <w:t>，</w:t>
      </w:r>
      <w:r w:rsidR="004515D0" w:rsidRPr="00666D45">
        <w:rPr>
          <w:rFonts w:eastAsia="宋体"/>
        </w:rPr>
        <w:t>ID</w:t>
      </w:r>
      <w:r w:rsidR="004515D0" w:rsidRPr="00666D45">
        <w:rPr>
          <w:rFonts w:eastAsia="宋体" w:hint="eastAsia"/>
        </w:rPr>
        <w:t>），根据</w:t>
      </w:r>
      <w:r w:rsidR="004515D0" w:rsidRPr="00666D45">
        <w:rPr>
          <w:rFonts w:eastAsia="宋体"/>
        </w:rPr>
        <w:t>IP</w:t>
      </w:r>
      <w:r w:rsidR="004515D0" w:rsidRPr="00666D45">
        <w:rPr>
          <w:rFonts w:eastAsia="宋体" w:hint="eastAsia"/>
        </w:rPr>
        <w:t>查找（</w:t>
      </w:r>
      <w:r w:rsidR="004515D0" w:rsidRPr="00666D45">
        <w:rPr>
          <w:rFonts w:eastAsia="宋体"/>
        </w:rPr>
        <w:t>IP</w:t>
      </w:r>
      <w:r w:rsidR="004515D0" w:rsidRPr="00666D45">
        <w:rPr>
          <w:rFonts w:eastAsia="宋体" w:hint="eastAsia"/>
        </w:rPr>
        <w:t>，</w:t>
      </w:r>
      <w:r w:rsidR="004515D0" w:rsidRPr="00666D45">
        <w:rPr>
          <w:rFonts w:eastAsia="宋体"/>
        </w:rPr>
        <w:t>ID</w:t>
      </w:r>
      <w:r w:rsidR="004515D0" w:rsidRPr="00666D45">
        <w:rPr>
          <w:rFonts w:eastAsia="宋体" w:hint="eastAsia"/>
        </w:rPr>
        <w:t>），更新（</w:t>
      </w:r>
      <w:r w:rsidR="004515D0" w:rsidRPr="00666D45">
        <w:rPr>
          <w:rFonts w:eastAsia="宋体"/>
        </w:rPr>
        <w:t>IP</w:t>
      </w:r>
      <w:r w:rsidR="004515D0" w:rsidRPr="00666D45">
        <w:rPr>
          <w:rFonts w:eastAsia="宋体" w:hint="eastAsia"/>
        </w:rPr>
        <w:t>，</w:t>
      </w:r>
      <w:r w:rsidR="004515D0" w:rsidRPr="00666D45">
        <w:rPr>
          <w:rFonts w:eastAsia="宋体"/>
        </w:rPr>
        <w:t>ID</w:t>
      </w:r>
      <w:r w:rsidR="004515D0" w:rsidRPr="00666D45">
        <w:rPr>
          <w:rFonts w:eastAsia="宋体" w:hint="eastAsia"/>
        </w:rPr>
        <w:t>）</w:t>
      </w:r>
      <w:r w:rsidR="00BE3CBA" w:rsidRPr="00666D45">
        <w:rPr>
          <w:rFonts w:eastAsia="宋体" w:hint="eastAsia"/>
        </w:rPr>
        <w:t>，删除（</w:t>
      </w:r>
      <w:r w:rsidR="00BE3CBA" w:rsidRPr="00666D45">
        <w:rPr>
          <w:rFonts w:eastAsia="宋体"/>
        </w:rPr>
        <w:t>IP</w:t>
      </w:r>
      <w:r w:rsidR="00BE3CBA" w:rsidRPr="00666D45">
        <w:rPr>
          <w:rFonts w:eastAsia="宋体" w:hint="eastAsia"/>
        </w:rPr>
        <w:t>，</w:t>
      </w:r>
      <w:r w:rsidR="00BE3CBA" w:rsidRPr="00666D45">
        <w:rPr>
          <w:rFonts w:eastAsia="宋体"/>
        </w:rPr>
        <w:t>ID</w:t>
      </w:r>
      <w:r w:rsidR="00BE3CBA" w:rsidRPr="00666D45">
        <w:rPr>
          <w:rFonts w:eastAsia="宋体" w:hint="eastAsia"/>
        </w:rPr>
        <w:t>）</w:t>
      </w:r>
      <w:r w:rsidR="004515D0" w:rsidRPr="00666D45">
        <w:rPr>
          <w:rFonts w:eastAsia="宋体" w:hint="eastAsia"/>
        </w:rPr>
        <w:t>；能够</w:t>
      </w:r>
      <w:r w:rsidR="00406B77" w:rsidRPr="00666D45">
        <w:rPr>
          <w:rFonts w:eastAsia="宋体" w:hint="eastAsia"/>
        </w:rPr>
        <w:t>转发浏览器请求；转发目标服务器响应；能够向所转发的响应内容中注入</w:t>
      </w:r>
      <w:r w:rsidR="00406B77" w:rsidRPr="00666D45">
        <w:rPr>
          <w:rFonts w:eastAsia="宋体"/>
        </w:rPr>
        <w:t>ID</w:t>
      </w:r>
      <w:r w:rsidR="00406B77" w:rsidRPr="00666D45">
        <w:rPr>
          <w:rFonts w:eastAsia="宋体" w:hint="eastAsia"/>
        </w:rPr>
        <w:t>相关信息；能够混淆</w:t>
      </w:r>
      <w:r w:rsidR="00406B77" w:rsidRPr="00666D45">
        <w:rPr>
          <w:rFonts w:eastAsia="宋体"/>
        </w:rPr>
        <w:t>JavaScript</w:t>
      </w:r>
      <w:r w:rsidR="00406B77" w:rsidRPr="00666D45">
        <w:rPr>
          <w:rFonts w:eastAsia="宋体" w:hint="eastAsia"/>
        </w:rPr>
        <w:t>代码。</w:t>
      </w:r>
    </w:p>
    <w:p w14:paraId="6BB40A34" w14:textId="77777777" w:rsidR="00710C39" w:rsidRPr="00710C39" w:rsidRDefault="00710C39" w:rsidP="00710C39">
      <w:pPr>
        <w:spacing w:line="400" w:lineRule="exact"/>
        <w:ind w:firstLineChars="200" w:firstLine="480"/>
        <w:rPr>
          <w:rFonts w:eastAsia="宋体" w:cs="Times New Roman"/>
          <w:bCs/>
        </w:rPr>
      </w:pPr>
    </w:p>
    <w:p w14:paraId="74F85184" w14:textId="1BAD2431" w:rsidR="00710C39" w:rsidRPr="00710C39" w:rsidRDefault="00710C39" w:rsidP="004F7D41">
      <w:pPr>
        <w:keepNext/>
        <w:keepLines/>
        <w:spacing w:line="400" w:lineRule="exact"/>
        <w:ind w:firstLine="480"/>
        <w:outlineLvl w:val="2"/>
        <w:rPr>
          <w:rFonts w:eastAsia="黑体" w:cs="Times New Roman"/>
          <w:bCs/>
          <w:szCs w:val="32"/>
        </w:rPr>
      </w:pPr>
      <w:bookmarkStart w:id="91" w:name="_Toc512648835"/>
      <w:bookmarkStart w:id="92" w:name="_Toc514845422"/>
      <w:bookmarkStart w:id="93" w:name="_Toc514534600"/>
      <w:bookmarkStart w:id="94" w:name="_Toc31046"/>
      <w:r w:rsidRPr="00710C39">
        <w:rPr>
          <w:rFonts w:eastAsia="黑体" w:cs="Times New Roman" w:hint="eastAsia"/>
          <w:bCs/>
          <w:szCs w:val="32"/>
        </w:rPr>
        <w:t xml:space="preserve">3.1.1 </w:t>
      </w:r>
      <w:r w:rsidRPr="00710C39">
        <w:rPr>
          <w:rFonts w:eastAsia="黑体" w:cs="Times New Roman" w:hint="eastAsia"/>
          <w:bCs/>
          <w:szCs w:val="32"/>
        </w:rPr>
        <w:t>数据分析</w:t>
      </w:r>
      <w:bookmarkEnd w:id="91"/>
      <w:bookmarkEnd w:id="92"/>
      <w:bookmarkEnd w:id="93"/>
      <w:bookmarkEnd w:id="94"/>
    </w:p>
    <w:p w14:paraId="755C330E" w14:textId="3911FBCA" w:rsidR="00710C39" w:rsidRPr="000A4ABF" w:rsidRDefault="00C639DC" w:rsidP="00666D45">
      <w:pPr>
        <w:spacing w:line="400" w:lineRule="exact"/>
        <w:ind w:firstLineChars="200" w:firstLine="480"/>
        <w:rPr>
          <w:rFonts w:eastAsia="宋体"/>
        </w:rPr>
      </w:pPr>
      <w:r>
        <w:rPr>
          <w:rFonts w:eastAsia="宋体" w:hint="eastAsia"/>
        </w:rPr>
        <w:t>从</w:t>
      </w:r>
      <w:r>
        <w:rPr>
          <w:rFonts w:eastAsia="宋体"/>
        </w:rPr>
        <w:t>数据的角度，</w:t>
      </w:r>
      <w:r w:rsidR="00A037C6">
        <w:rPr>
          <w:rFonts w:eastAsia="宋体" w:cs="Times New Roman" w:hint="eastAsia"/>
          <w:bCs/>
        </w:rPr>
        <w:t>基</w:t>
      </w:r>
      <w:r w:rsidR="00A037C6" w:rsidRPr="000A4ABF">
        <w:rPr>
          <w:rFonts w:eastAsia="宋体" w:hint="eastAsia"/>
        </w:rPr>
        <w:t>于代码混淆的</w:t>
      </w:r>
      <w:r w:rsidR="00A72DA7" w:rsidRPr="000A4ABF">
        <w:rPr>
          <w:rFonts w:eastAsia="宋体"/>
        </w:rPr>
        <w:t>W</w:t>
      </w:r>
      <w:r w:rsidR="00A037C6" w:rsidRPr="0014560E">
        <w:rPr>
          <w:rFonts w:eastAsia="宋体" w:hint="eastAsia"/>
        </w:rPr>
        <w:t>eb</w:t>
      </w:r>
      <w:r w:rsidR="00A037C6" w:rsidRPr="0014560E">
        <w:rPr>
          <w:rFonts w:eastAsia="宋体" w:hint="eastAsia"/>
        </w:rPr>
        <w:t>站点动态防御系统</w:t>
      </w:r>
      <w:r w:rsidR="002D40CC">
        <w:rPr>
          <w:rFonts w:eastAsia="宋体"/>
        </w:rPr>
        <w:t>可以</w:t>
      </w:r>
      <w:r>
        <w:rPr>
          <w:rFonts w:eastAsia="宋体" w:hint="eastAsia"/>
        </w:rPr>
        <w:t>分为</w:t>
      </w:r>
      <w:r w:rsidR="00AB1FE4">
        <w:rPr>
          <w:rFonts w:eastAsia="宋体" w:hint="eastAsia"/>
        </w:rPr>
        <w:t>以下</w:t>
      </w:r>
      <w:r w:rsidR="002D40CC">
        <w:rPr>
          <w:rFonts w:eastAsia="宋体"/>
        </w:rPr>
        <w:t>三方面进行分析。</w:t>
      </w:r>
      <w:r w:rsidR="00146488">
        <w:rPr>
          <w:rFonts w:eastAsia="宋体" w:hint="eastAsia"/>
        </w:rPr>
        <w:t>一</w:t>
      </w:r>
      <w:r w:rsidR="00E25F37">
        <w:rPr>
          <w:rFonts w:eastAsia="宋体" w:hint="eastAsia"/>
        </w:rPr>
        <w:t>是</w:t>
      </w:r>
      <w:r w:rsidR="00F00740">
        <w:rPr>
          <w:rFonts w:eastAsia="宋体"/>
        </w:rPr>
        <w:t>slab</w:t>
      </w:r>
      <w:r w:rsidR="000072BE" w:rsidRPr="00A33A0F">
        <w:rPr>
          <w:rFonts w:eastAsia="宋体" w:hint="eastAsia"/>
        </w:rPr>
        <w:t>共享</w:t>
      </w:r>
      <w:r w:rsidR="000072BE" w:rsidRPr="00A33A0F">
        <w:rPr>
          <w:rFonts w:eastAsia="宋体"/>
        </w:rPr>
        <w:t>内存中的数据</w:t>
      </w:r>
      <w:r w:rsidR="00A53333">
        <w:rPr>
          <w:rFonts w:eastAsia="宋体" w:hint="eastAsia"/>
        </w:rPr>
        <w:t>以及</w:t>
      </w:r>
      <w:r w:rsidR="000072BE" w:rsidRPr="00A33A0F">
        <w:rPr>
          <w:rFonts w:eastAsia="宋体"/>
        </w:rPr>
        <w:t>内部交互</w:t>
      </w:r>
      <w:r w:rsidR="000072BE" w:rsidRPr="00A33A0F">
        <w:rPr>
          <w:rFonts w:eastAsia="宋体" w:hint="eastAsia"/>
        </w:rPr>
        <w:t>，</w:t>
      </w:r>
      <w:r w:rsidR="00146488">
        <w:rPr>
          <w:rFonts w:eastAsia="宋体" w:hint="eastAsia"/>
        </w:rPr>
        <w:t>二</w:t>
      </w:r>
      <w:r w:rsidR="00E25F37">
        <w:rPr>
          <w:rFonts w:eastAsia="宋体" w:hint="eastAsia"/>
        </w:rPr>
        <w:t>是</w:t>
      </w:r>
      <w:r w:rsidR="000072BE" w:rsidRPr="00A33A0F">
        <w:rPr>
          <w:rFonts w:eastAsia="宋体" w:hint="eastAsia"/>
        </w:rPr>
        <w:t>Chrome</w:t>
      </w:r>
      <w:r w:rsidR="000072BE" w:rsidRPr="00A33A0F">
        <w:rPr>
          <w:rFonts w:eastAsia="宋体"/>
        </w:rPr>
        <w:t xml:space="preserve"> Extension </w:t>
      </w:r>
      <w:r w:rsidR="000072BE" w:rsidRPr="00A33A0F">
        <w:rPr>
          <w:rFonts w:eastAsia="宋体" w:hint="eastAsia"/>
        </w:rPr>
        <w:t>中的</w:t>
      </w:r>
      <w:r w:rsidR="000072BE" w:rsidRPr="00A33A0F">
        <w:rPr>
          <w:rFonts w:eastAsia="宋体"/>
        </w:rPr>
        <w:t>数据</w:t>
      </w:r>
      <w:r w:rsidR="00E32179">
        <w:rPr>
          <w:rFonts w:eastAsia="宋体" w:hint="eastAsia"/>
        </w:rPr>
        <w:t>以及</w:t>
      </w:r>
      <w:r w:rsidR="000072BE" w:rsidRPr="00A33A0F">
        <w:rPr>
          <w:rFonts w:eastAsia="宋体"/>
        </w:rPr>
        <w:t>内部交互</w:t>
      </w:r>
      <w:r w:rsidR="007E595D">
        <w:rPr>
          <w:rFonts w:eastAsia="宋体" w:hint="eastAsia"/>
        </w:rPr>
        <w:t>，</w:t>
      </w:r>
      <w:r w:rsidR="00146488">
        <w:rPr>
          <w:rFonts w:eastAsia="宋体" w:hint="eastAsia"/>
        </w:rPr>
        <w:t>三</w:t>
      </w:r>
      <w:r w:rsidR="007E595D">
        <w:rPr>
          <w:rFonts w:eastAsia="宋体" w:hint="eastAsia"/>
        </w:rPr>
        <w:t>是这</w:t>
      </w:r>
      <w:r w:rsidR="000072BE" w:rsidRPr="00A33A0F">
        <w:rPr>
          <w:rFonts w:eastAsia="宋体" w:hint="eastAsia"/>
        </w:rPr>
        <w:t>二者之间</w:t>
      </w:r>
      <w:r w:rsidR="000072BE" w:rsidRPr="00A33A0F">
        <w:rPr>
          <w:rFonts w:eastAsia="宋体"/>
        </w:rPr>
        <w:t>的</w:t>
      </w:r>
      <w:r w:rsidR="00D87DA3">
        <w:rPr>
          <w:rFonts w:eastAsia="宋体" w:hint="eastAsia"/>
        </w:rPr>
        <w:t>数据</w:t>
      </w:r>
      <w:r w:rsidR="000072BE" w:rsidRPr="00A33A0F">
        <w:rPr>
          <w:rFonts w:eastAsia="宋体"/>
        </w:rPr>
        <w:t>交互</w:t>
      </w:r>
      <w:r w:rsidR="004F40BA">
        <w:rPr>
          <w:rFonts w:eastAsia="宋体" w:hint="eastAsia"/>
        </w:rPr>
        <w:t>方面</w:t>
      </w:r>
      <w:r w:rsidR="00710C39" w:rsidRPr="000A4ABF">
        <w:rPr>
          <w:rFonts w:eastAsia="宋体" w:hint="eastAsia"/>
        </w:rPr>
        <w:t>。</w:t>
      </w:r>
    </w:p>
    <w:p w14:paraId="6D1F94E6" w14:textId="39DAAF1C" w:rsidR="00710C39" w:rsidRPr="004F7D41" w:rsidRDefault="00175036" w:rsidP="00E72285">
      <w:pPr>
        <w:keepNext/>
        <w:keepLines/>
        <w:spacing w:before="40" w:after="50" w:line="400" w:lineRule="exact"/>
        <w:ind w:firstLine="480"/>
        <w:outlineLvl w:val="3"/>
        <w:rPr>
          <w:rFonts w:eastAsia="宋体" w:cs="Times New Roman"/>
          <w:bCs/>
        </w:rPr>
      </w:pPr>
      <w:r w:rsidRPr="00E72285">
        <w:rPr>
          <w:rFonts w:eastAsia="黑体" w:cs="Times New Roman"/>
          <w:bCs/>
          <w:szCs w:val="28"/>
        </w:rPr>
        <w:t>3.1.1.1</w:t>
      </w:r>
      <w:r w:rsidR="00A00175" w:rsidRPr="00E72285">
        <w:rPr>
          <w:rFonts w:eastAsia="黑体" w:cs="Times New Roman"/>
          <w:bCs/>
          <w:szCs w:val="28"/>
        </w:rPr>
        <w:t xml:space="preserve"> </w:t>
      </w:r>
      <w:r w:rsidR="005B0B82" w:rsidRPr="00E72285">
        <w:rPr>
          <w:rFonts w:eastAsia="黑体" w:cs="Times New Roman"/>
          <w:bCs/>
          <w:szCs w:val="28"/>
        </w:rPr>
        <w:t>Nginx</w:t>
      </w:r>
      <w:r w:rsidR="005B0B82" w:rsidRPr="00E72285">
        <w:rPr>
          <w:rFonts w:eastAsia="黑体" w:cs="Times New Roman" w:hint="eastAsia"/>
          <w:bCs/>
          <w:szCs w:val="28"/>
        </w:rPr>
        <w:t>模块</w:t>
      </w:r>
      <w:r w:rsidR="005B0B82" w:rsidRPr="00E72285">
        <w:rPr>
          <w:rFonts w:eastAsia="黑体" w:cs="Times New Roman"/>
          <w:bCs/>
          <w:szCs w:val="28"/>
        </w:rPr>
        <w:t>ngx_http_ipslab_module</w:t>
      </w:r>
      <w:r w:rsidR="005B0B82" w:rsidRPr="00E72285">
        <w:rPr>
          <w:rFonts w:eastAsia="黑体" w:cs="Times New Roman" w:hint="eastAsia"/>
          <w:bCs/>
          <w:szCs w:val="28"/>
        </w:rPr>
        <w:t>中的</w:t>
      </w:r>
      <w:r w:rsidR="000072BE" w:rsidRPr="00E72285">
        <w:rPr>
          <w:rFonts w:eastAsia="黑体" w:cs="Times New Roman" w:hint="eastAsia"/>
          <w:bCs/>
          <w:szCs w:val="28"/>
        </w:rPr>
        <w:t>数据及内部交互</w:t>
      </w:r>
      <w:r w:rsidR="00E959DA" w:rsidRPr="00E72285">
        <w:rPr>
          <w:rFonts w:eastAsia="黑体" w:cs="Times New Roman" w:hint="eastAsia"/>
          <w:bCs/>
          <w:szCs w:val="28"/>
        </w:rPr>
        <w:t>。</w:t>
      </w:r>
    </w:p>
    <w:p w14:paraId="6FA01C49" w14:textId="6B3913C3" w:rsidR="00710C39" w:rsidRDefault="00851392" w:rsidP="004F7D41">
      <w:pPr>
        <w:spacing w:line="400" w:lineRule="exact"/>
        <w:ind w:firstLineChars="200" w:firstLine="480"/>
        <w:rPr>
          <w:rFonts w:eastAsia="宋体" w:cs="Times New Roman"/>
          <w:bCs/>
        </w:rPr>
      </w:pPr>
      <w:r>
        <w:rPr>
          <w:rFonts w:eastAsia="宋体" w:cs="Times New Roman" w:hint="eastAsia"/>
          <w:bCs/>
        </w:rPr>
        <w:t>在共享内存中</w:t>
      </w:r>
      <w:r w:rsidR="003A023B" w:rsidRPr="002F6F78">
        <w:rPr>
          <w:rFonts w:eastAsia="宋体" w:cs="Times New Roman" w:hint="eastAsia"/>
          <w:bCs/>
        </w:rPr>
        <w:t>使用红黑树存储（</w:t>
      </w:r>
      <w:r w:rsidR="003A023B" w:rsidRPr="002F6F78">
        <w:rPr>
          <w:rFonts w:eastAsia="宋体" w:cs="Times New Roman"/>
          <w:bCs/>
        </w:rPr>
        <w:t>IP</w:t>
      </w:r>
      <w:r w:rsidR="003A023B" w:rsidRPr="002F6F78">
        <w:rPr>
          <w:rFonts w:eastAsia="宋体" w:cs="Times New Roman" w:hint="eastAsia"/>
          <w:bCs/>
        </w:rPr>
        <w:t>，</w:t>
      </w:r>
      <w:r w:rsidR="003A023B" w:rsidRPr="00151386">
        <w:rPr>
          <w:rFonts w:eastAsia="宋体" w:cs="Times New Roman"/>
          <w:bCs/>
        </w:rPr>
        <w:t>ID</w:t>
      </w:r>
      <w:r w:rsidR="003A023B" w:rsidRPr="00151386">
        <w:rPr>
          <w:rFonts w:eastAsia="宋体" w:cs="Times New Roman" w:hint="eastAsia"/>
          <w:bCs/>
        </w:rPr>
        <w:t>）对；节点数据结构</w:t>
      </w:r>
      <w:r w:rsidR="005D348A" w:rsidRPr="00A33A0F">
        <w:rPr>
          <w:rFonts w:eastAsia="宋体" w:cs="Times New Roman" w:hint="eastAsia"/>
          <w:bCs/>
        </w:rPr>
        <w:t>以</w:t>
      </w:r>
      <w:r w:rsidR="005D348A" w:rsidRPr="00A33A0F">
        <w:rPr>
          <w:rFonts w:eastAsia="宋体" w:cs="Times New Roman"/>
          <w:bCs/>
        </w:rPr>
        <w:t>IP</w:t>
      </w:r>
      <w:proofErr w:type="gramStart"/>
      <w:r w:rsidR="005D348A" w:rsidRPr="00A33A0F">
        <w:rPr>
          <w:rFonts w:eastAsia="宋体" w:cs="Times New Roman" w:hint="eastAsia"/>
          <w:bCs/>
        </w:rPr>
        <w:t>为键值</w:t>
      </w:r>
      <w:proofErr w:type="gramEnd"/>
      <w:r w:rsidR="005D348A" w:rsidRPr="00A33A0F">
        <w:rPr>
          <w:rFonts w:eastAsia="宋体" w:cs="Times New Roman" w:hint="eastAsia"/>
          <w:bCs/>
        </w:rPr>
        <w:t>，包括在</w:t>
      </w:r>
      <w:r w:rsidR="00EE4385" w:rsidRPr="00A33A0F">
        <w:rPr>
          <w:rFonts w:eastAsia="宋体" w:cs="Times New Roman" w:hint="eastAsia"/>
          <w:bCs/>
        </w:rPr>
        <w:t>红黑</w:t>
      </w:r>
      <w:r w:rsidR="005D348A" w:rsidRPr="00A33A0F">
        <w:rPr>
          <w:rFonts w:eastAsia="宋体" w:cs="Times New Roman" w:hint="eastAsia"/>
          <w:bCs/>
        </w:rPr>
        <w:t>树结构上的增</w:t>
      </w:r>
      <w:r w:rsidR="00EE4385" w:rsidRPr="00A33A0F">
        <w:rPr>
          <w:rFonts w:eastAsia="宋体" w:cs="Times New Roman" w:hint="eastAsia"/>
          <w:bCs/>
        </w:rPr>
        <w:t>加，</w:t>
      </w:r>
      <w:r w:rsidR="005D348A" w:rsidRPr="00A33A0F">
        <w:rPr>
          <w:rFonts w:eastAsia="宋体" w:cs="Times New Roman" w:hint="eastAsia"/>
          <w:bCs/>
        </w:rPr>
        <w:t>删</w:t>
      </w:r>
      <w:r w:rsidR="00EE4385" w:rsidRPr="00A33A0F">
        <w:rPr>
          <w:rFonts w:eastAsia="宋体" w:cs="Times New Roman" w:hint="eastAsia"/>
          <w:bCs/>
        </w:rPr>
        <w:t>除，</w:t>
      </w:r>
      <w:r w:rsidR="005D348A" w:rsidRPr="00A33A0F">
        <w:rPr>
          <w:rFonts w:eastAsia="宋体" w:cs="Times New Roman" w:hint="eastAsia"/>
          <w:bCs/>
        </w:rPr>
        <w:t>查</w:t>
      </w:r>
      <w:r w:rsidR="00EE4385" w:rsidRPr="00A33A0F">
        <w:rPr>
          <w:rFonts w:eastAsia="宋体" w:cs="Times New Roman" w:hint="eastAsia"/>
          <w:bCs/>
        </w:rPr>
        <w:t>找，修</w:t>
      </w:r>
      <w:r w:rsidR="005D348A" w:rsidRPr="00A33A0F">
        <w:rPr>
          <w:rFonts w:eastAsia="宋体" w:cs="Times New Roman" w:hint="eastAsia"/>
          <w:bCs/>
        </w:rPr>
        <w:t>改操作。</w:t>
      </w:r>
    </w:p>
    <w:p w14:paraId="6E4C7164" w14:textId="0025EA3F" w:rsidR="009E3D3C" w:rsidRPr="00A33A0F" w:rsidRDefault="009E3D3C" w:rsidP="004F7D41">
      <w:pPr>
        <w:spacing w:line="400" w:lineRule="exact"/>
        <w:ind w:firstLineChars="200" w:firstLine="480"/>
        <w:rPr>
          <w:rFonts w:eastAsia="宋体" w:cs="Times New Roman"/>
          <w:bCs/>
        </w:rPr>
      </w:pPr>
      <w:r>
        <w:rPr>
          <w:rFonts w:eastAsia="宋体" w:cs="Times New Roman" w:hint="eastAsia"/>
          <w:bCs/>
        </w:rPr>
        <w:t>在</w:t>
      </w:r>
      <w:r w:rsidRPr="00A33A0F">
        <w:rPr>
          <w:rFonts w:eastAsia="宋体" w:cs="Times New Roman" w:hint="eastAsia"/>
          <w:bCs/>
        </w:rPr>
        <w:t>ngx_</w:t>
      </w:r>
      <w:r w:rsidRPr="00A33A0F">
        <w:rPr>
          <w:rFonts w:eastAsia="宋体" w:cs="Times New Roman"/>
          <w:bCs/>
        </w:rPr>
        <w:t>http_ipslab_module</w:t>
      </w:r>
      <w:r>
        <w:rPr>
          <w:rFonts w:eastAsia="宋体" w:cs="Times New Roman" w:hint="eastAsia"/>
          <w:bCs/>
        </w:rPr>
        <w:t>模块内的数据</w:t>
      </w:r>
      <w:r>
        <w:rPr>
          <w:rFonts w:eastAsia="宋体" w:cs="Times New Roman"/>
          <w:bCs/>
        </w:rPr>
        <w:t>交互如下图</w:t>
      </w:r>
      <w:r>
        <w:rPr>
          <w:rFonts w:eastAsia="宋体" w:cs="Times New Roman" w:hint="eastAsia"/>
          <w:bCs/>
        </w:rPr>
        <w:t>3</w:t>
      </w:r>
      <w:r>
        <w:rPr>
          <w:rFonts w:eastAsia="宋体" w:cs="Times New Roman"/>
          <w:bCs/>
        </w:rPr>
        <w:t>-1</w:t>
      </w:r>
      <w:r>
        <w:rPr>
          <w:rFonts w:eastAsia="宋体" w:cs="Times New Roman" w:hint="eastAsia"/>
          <w:bCs/>
        </w:rPr>
        <w:t>，图中</w:t>
      </w:r>
      <w:r>
        <w:rPr>
          <w:rFonts w:eastAsia="宋体" w:cs="Times New Roman"/>
          <w:bCs/>
        </w:rPr>
        <w:t>描述了当一个请求进入本模块</w:t>
      </w:r>
      <w:r>
        <w:rPr>
          <w:rFonts w:eastAsia="宋体" w:cs="Times New Roman" w:hint="eastAsia"/>
          <w:bCs/>
        </w:rPr>
        <w:t>后</w:t>
      </w:r>
      <w:r>
        <w:rPr>
          <w:rFonts w:eastAsia="宋体" w:cs="Times New Roman"/>
          <w:bCs/>
        </w:rPr>
        <w:t>，</w:t>
      </w:r>
      <w:r>
        <w:rPr>
          <w:rFonts w:eastAsia="宋体" w:cs="Times New Roman" w:hint="eastAsia"/>
          <w:bCs/>
        </w:rPr>
        <w:t>本模块进行的</w:t>
      </w:r>
      <w:r>
        <w:rPr>
          <w:rFonts w:eastAsia="宋体" w:cs="Times New Roman"/>
          <w:bCs/>
        </w:rPr>
        <w:t>流程。</w:t>
      </w:r>
    </w:p>
    <w:p w14:paraId="70CA7925" w14:textId="77777777" w:rsidR="002C669F" w:rsidRDefault="00F46B44" w:rsidP="002C669F">
      <w:pPr>
        <w:keepNext/>
        <w:ind w:firstLine="480"/>
        <w:jc w:val="center"/>
      </w:pPr>
      <w:r>
        <w:rPr>
          <w:rFonts w:eastAsia="宋体" w:cs="Times New Roman" w:hint="eastAsia"/>
          <w:bCs/>
          <w:noProof/>
        </w:rPr>
        <w:drawing>
          <wp:inline distT="0" distB="0" distL="0" distR="0" wp14:anchorId="02799ED0" wp14:editId="74018164">
            <wp:extent cx="2933700" cy="337527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ignx处理ID流程图.png"/>
                    <pic:cNvPicPr/>
                  </pic:nvPicPr>
                  <pic:blipFill>
                    <a:blip r:embed="rId16">
                      <a:extLst>
                        <a:ext uri="{28A0092B-C50C-407E-A947-70E740481C1C}">
                          <a14:useLocalDpi xmlns:a14="http://schemas.microsoft.com/office/drawing/2010/main" val="0"/>
                        </a:ext>
                      </a:extLst>
                    </a:blip>
                    <a:stretch>
                      <a:fillRect/>
                    </a:stretch>
                  </pic:blipFill>
                  <pic:spPr>
                    <a:xfrm>
                      <a:off x="0" y="0"/>
                      <a:ext cx="2972655" cy="3420095"/>
                    </a:xfrm>
                    <a:prstGeom prst="rect">
                      <a:avLst/>
                    </a:prstGeom>
                  </pic:spPr>
                </pic:pic>
              </a:graphicData>
            </a:graphic>
          </wp:inline>
        </w:drawing>
      </w:r>
    </w:p>
    <w:p w14:paraId="5D605C09" w14:textId="588EBCFA" w:rsidR="00F46B44" w:rsidRPr="00D135DD" w:rsidRDefault="002C669F" w:rsidP="002C669F">
      <w:pPr>
        <w:pStyle w:val="af0"/>
        <w:ind w:firstLine="400"/>
        <w:jc w:val="center"/>
        <w:rPr>
          <w:rFonts w:ascii="Times New Roman" w:hAnsi="Times New Roman"/>
        </w:rPr>
      </w:pPr>
      <w:r w:rsidRPr="00D135DD">
        <w:rPr>
          <w:rFonts w:ascii="Times New Roman" w:hAnsi="Times New Roman" w:hint="eastAsia"/>
        </w:rPr>
        <w:t>图</w:t>
      </w:r>
      <w:r w:rsidRPr="008E7D63">
        <w:rPr>
          <w:rFonts w:ascii="Times New Roman" w:hAnsi="Times New Roman" w:cs="Times New Roman"/>
        </w:rPr>
        <w:t>3-</w:t>
      </w:r>
      <w:r w:rsidRPr="00D135DD">
        <w:rPr>
          <w:rFonts w:ascii="Times New Roman" w:hAnsi="Times New Roman" w:cs="Times New Roman"/>
        </w:rPr>
        <w:fldChar w:fldCharType="begin"/>
      </w:r>
      <w:r w:rsidRPr="00D135DD">
        <w:rPr>
          <w:rFonts w:ascii="Times New Roman" w:hAnsi="Times New Roman" w:cs="Times New Roman"/>
        </w:rPr>
        <w:instrText xml:space="preserve"> SEQ </w:instrText>
      </w:r>
      <w:r w:rsidRPr="00D135DD">
        <w:rPr>
          <w:rFonts w:ascii="Times New Roman" w:hAnsi="Times New Roman" w:cs="Times New Roman" w:hint="eastAsia"/>
        </w:rPr>
        <w:instrText>图</w:instrText>
      </w:r>
      <w:r w:rsidRPr="00D135DD">
        <w:rPr>
          <w:rFonts w:ascii="Times New Roman" w:hAnsi="Times New Roman" w:cs="Times New Roman"/>
        </w:rPr>
        <w:instrText xml:space="preserve">_3- \* ARABIC </w:instrText>
      </w:r>
      <w:r w:rsidRPr="00D135DD">
        <w:rPr>
          <w:rFonts w:ascii="Times New Roman" w:hAnsi="Times New Roman" w:cs="Times New Roman"/>
        </w:rPr>
        <w:fldChar w:fldCharType="separate"/>
      </w:r>
      <w:r w:rsidR="005E3F77" w:rsidRPr="00D135DD">
        <w:rPr>
          <w:rFonts w:ascii="Times New Roman" w:hAnsi="Times New Roman" w:cs="Times New Roman"/>
          <w:noProof/>
        </w:rPr>
        <w:t>1</w:t>
      </w:r>
      <w:r w:rsidRPr="00D135DD">
        <w:rPr>
          <w:rFonts w:ascii="Times New Roman" w:hAnsi="Times New Roman" w:cs="Times New Roman"/>
        </w:rPr>
        <w:fldChar w:fldCharType="end"/>
      </w:r>
      <w:r w:rsidRPr="00D135DD">
        <w:rPr>
          <w:rFonts w:ascii="Times New Roman" w:hAnsi="Times New Roman"/>
        </w:rPr>
        <w:t xml:space="preserve"> </w:t>
      </w:r>
      <w:r w:rsidRPr="00D135DD">
        <w:rPr>
          <w:rFonts w:ascii="Times New Roman" w:hAnsi="Times New Roman" w:hint="eastAsia"/>
        </w:rPr>
        <w:t>动态</w:t>
      </w:r>
      <w:r w:rsidRPr="008E7D63">
        <w:rPr>
          <w:rFonts w:ascii="Times New Roman" w:hAnsi="Times New Roman" w:cs="Times New Roman"/>
        </w:rPr>
        <w:t>ID</w:t>
      </w:r>
      <w:r w:rsidRPr="00D135DD">
        <w:rPr>
          <w:rFonts w:ascii="Times New Roman" w:hAnsi="Times New Roman"/>
        </w:rPr>
        <w:t>模块服务器端</w:t>
      </w:r>
      <w:r w:rsidRPr="00D135DD">
        <w:rPr>
          <w:rFonts w:ascii="Times New Roman" w:hAnsi="Times New Roman" w:hint="eastAsia"/>
        </w:rPr>
        <w:t>对</w:t>
      </w:r>
      <w:r w:rsidRPr="00D135DD">
        <w:rPr>
          <w:rFonts w:ascii="Times New Roman" w:hAnsi="Times New Roman"/>
        </w:rPr>
        <w:t>收到的请求进行验证和</w:t>
      </w:r>
      <w:r w:rsidRPr="00D135DD">
        <w:rPr>
          <w:rFonts w:ascii="Times New Roman" w:hAnsi="Times New Roman" w:hint="eastAsia"/>
        </w:rPr>
        <w:t>对应</w:t>
      </w:r>
      <w:r w:rsidRPr="00D135DD">
        <w:rPr>
          <w:rFonts w:ascii="Times New Roman" w:hAnsi="Times New Roman"/>
        </w:rPr>
        <w:t>响应</w:t>
      </w:r>
    </w:p>
    <w:p w14:paraId="499835A6" w14:textId="01F54A54" w:rsidR="00656182" w:rsidRPr="00285718" w:rsidRDefault="00656182" w:rsidP="00285718">
      <w:pPr>
        <w:pStyle w:val="a8"/>
        <w:spacing w:line="400" w:lineRule="exact"/>
        <w:ind w:firstLine="480"/>
        <w:rPr>
          <w:sz w:val="24"/>
        </w:rPr>
      </w:pPr>
      <w:r w:rsidRPr="00285718">
        <w:rPr>
          <w:rFonts w:hint="eastAsia"/>
          <w:sz w:val="24"/>
        </w:rPr>
        <w:t>在该图中，“请求判断</w:t>
      </w:r>
      <w:r w:rsidRPr="00285718">
        <w:rPr>
          <w:sz w:val="24"/>
        </w:rPr>
        <w:t>模块；验证是否携带正确</w:t>
      </w:r>
      <w:r w:rsidRPr="00285718">
        <w:rPr>
          <w:sz w:val="24"/>
        </w:rPr>
        <w:t>ID</w:t>
      </w:r>
      <w:r w:rsidRPr="00285718">
        <w:rPr>
          <w:rFonts w:hint="eastAsia"/>
          <w:sz w:val="24"/>
        </w:rPr>
        <w:t>”</w:t>
      </w:r>
      <w:r w:rsidR="00997D2B" w:rsidRPr="00285718">
        <w:rPr>
          <w:rFonts w:hint="eastAsia"/>
          <w:sz w:val="24"/>
        </w:rPr>
        <w:t>会在</w:t>
      </w:r>
      <w:r w:rsidR="00F00740">
        <w:rPr>
          <w:sz w:val="24"/>
        </w:rPr>
        <w:t>slab</w:t>
      </w:r>
      <w:r w:rsidR="00997D2B" w:rsidRPr="00285718">
        <w:rPr>
          <w:rFonts w:hint="eastAsia"/>
          <w:sz w:val="24"/>
        </w:rPr>
        <w:t>共享内存中进行</w:t>
      </w:r>
      <w:r w:rsidR="00997D2B" w:rsidRPr="00285718">
        <w:rPr>
          <w:sz w:val="24"/>
        </w:rPr>
        <w:t>ID</w:t>
      </w:r>
      <w:r w:rsidR="00997D2B" w:rsidRPr="00285718">
        <w:rPr>
          <w:sz w:val="24"/>
        </w:rPr>
        <w:t>的查找</w:t>
      </w:r>
      <w:r w:rsidR="00155EE1" w:rsidRPr="00285718">
        <w:rPr>
          <w:rFonts w:hint="eastAsia"/>
          <w:sz w:val="24"/>
        </w:rPr>
        <w:t>，</w:t>
      </w:r>
      <w:r w:rsidR="00382DB3" w:rsidRPr="00285718">
        <w:rPr>
          <w:rFonts w:hint="eastAsia"/>
          <w:sz w:val="24"/>
        </w:rPr>
        <w:t>更新</w:t>
      </w:r>
      <w:r w:rsidR="0029624E" w:rsidRPr="00285718">
        <w:rPr>
          <w:rFonts w:hint="eastAsia"/>
          <w:sz w:val="24"/>
        </w:rPr>
        <w:t>或者</w:t>
      </w:r>
      <w:r w:rsidR="0029624E" w:rsidRPr="00285718">
        <w:rPr>
          <w:sz w:val="24"/>
        </w:rPr>
        <w:t>树节点的分配</w:t>
      </w:r>
      <w:r w:rsidR="00382DB3" w:rsidRPr="00285718">
        <w:rPr>
          <w:sz w:val="24"/>
        </w:rPr>
        <w:t>。</w:t>
      </w:r>
    </w:p>
    <w:p w14:paraId="6C6A098A" w14:textId="4B3ED7FF" w:rsidR="00710C39" w:rsidRPr="0014560E" w:rsidRDefault="007A1719" w:rsidP="00E72285">
      <w:pPr>
        <w:keepNext/>
        <w:keepLines/>
        <w:spacing w:before="40" w:after="50" w:line="400" w:lineRule="exact"/>
        <w:ind w:firstLine="480"/>
        <w:outlineLvl w:val="3"/>
        <w:rPr>
          <w:rFonts w:eastAsia="宋体"/>
        </w:rPr>
      </w:pPr>
      <w:r w:rsidRPr="00E72285">
        <w:rPr>
          <w:rFonts w:eastAsia="黑体" w:cs="Times New Roman"/>
          <w:bCs/>
          <w:szCs w:val="28"/>
        </w:rPr>
        <w:t xml:space="preserve">3.1.1.2 </w:t>
      </w:r>
      <w:r w:rsidR="000072BE" w:rsidRPr="00E72285">
        <w:rPr>
          <w:rFonts w:eastAsia="黑体" w:cs="Times New Roman"/>
          <w:bCs/>
          <w:szCs w:val="28"/>
        </w:rPr>
        <w:t xml:space="preserve">Chrome Extension </w:t>
      </w:r>
      <w:r w:rsidR="000072BE" w:rsidRPr="00E72285">
        <w:rPr>
          <w:rFonts w:eastAsia="黑体" w:cs="Times New Roman" w:hint="eastAsia"/>
          <w:bCs/>
          <w:szCs w:val="28"/>
        </w:rPr>
        <w:t>中的数据及内部交互</w:t>
      </w:r>
      <w:r w:rsidR="00236EC8" w:rsidRPr="00E72285">
        <w:rPr>
          <w:rFonts w:eastAsia="黑体" w:cs="Times New Roman" w:hint="eastAsia"/>
          <w:bCs/>
          <w:szCs w:val="28"/>
        </w:rPr>
        <w:t>。</w:t>
      </w:r>
    </w:p>
    <w:p w14:paraId="463A1556" w14:textId="7E831893" w:rsidR="006F7957" w:rsidRPr="00A33A0F" w:rsidRDefault="006E71DA" w:rsidP="00285718">
      <w:pPr>
        <w:spacing w:line="400" w:lineRule="exact"/>
        <w:ind w:firstLineChars="200" w:firstLine="480"/>
        <w:rPr>
          <w:rFonts w:eastAsia="宋体"/>
        </w:rPr>
      </w:pPr>
      <w:r w:rsidRPr="0014560E">
        <w:rPr>
          <w:rFonts w:eastAsia="宋体" w:hint="eastAsia"/>
        </w:rPr>
        <w:t>扩展程序</w:t>
      </w:r>
      <w:r w:rsidRPr="000A4ABF">
        <w:rPr>
          <w:rFonts w:eastAsia="宋体" w:hint="eastAsia"/>
        </w:rPr>
        <w:t>储存用户数据，</w:t>
      </w:r>
      <w:r w:rsidRPr="000A4ABF">
        <w:rPr>
          <w:rFonts w:eastAsia="宋体"/>
        </w:rPr>
        <w:t>即用户输入的要作用的网址模式。在</w:t>
      </w:r>
      <w:r w:rsidRPr="000A4ABF">
        <w:rPr>
          <w:rFonts w:eastAsia="宋体" w:hint="eastAsia"/>
        </w:rPr>
        <w:t>加载到相应</w:t>
      </w:r>
      <w:r w:rsidRPr="000A4ABF">
        <w:rPr>
          <w:rFonts w:eastAsia="宋体"/>
        </w:rPr>
        <w:t>网站的网页页面后，抓取</w:t>
      </w:r>
      <w:r w:rsidRPr="0014560E">
        <w:rPr>
          <w:rFonts w:eastAsia="宋体" w:hint="eastAsia"/>
        </w:rPr>
        <w:t>携带在</w:t>
      </w:r>
      <w:r w:rsidRPr="0014560E">
        <w:rPr>
          <w:rFonts w:eastAsia="宋体"/>
        </w:rPr>
        <w:t>网页页面中的</w:t>
      </w:r>
      <w:r w:rsidRPr="0014560E">
        <w:rPr>
          <w:rFonts w:eastAsia="宋体"/>
        </w:rPr>
        <w:t>ID</w:t>
      </w:r>
      <w:r w:rsidRPr="0014560E">
        <w:rPr>
          <w:rFonts w:eastAsia="宋体"/>
        </w:rPr>
        <w:t>并临时存储，在用户操作使浏览器发起符合网址模式的请求时，</w:t>
      </w:r>
      <w:r w:rsidRPr="00A33A0F">
        <w:rPr>
          <w:rFonts w:eastAsia="宋体" w:hint="eastAsia"/>
        </w:rPr>
        <w:t>依据</w:t>
      </w:r>
      <w:r w:rsidRPr="00A33A0F">
        <w:rPr>
          <w:rFonts w:eastAsia="宋体"/>
        </w:rPr>
        <w:t>ID</w:t>
      </w:r>
      <w:r w:rsidRPr="00A33A0F">
        <w:rPr>
          <w:rFonts w:eastAsia="宋体"/>
        </w:rPr>
        <w:t>生成新的</w:t>
      </w:r>
      <w:r w:rsidRPr="00A33A0F">
        <w:rPr>
          <w:rFonts w:eastAsia="宋体" w:hint="eastAsia"/>
        </w:rPr>
        <w:t>newID</w:t>
      </w:r>
      <w:r w:rsidRPr="00A33A0F">
        <w:rPr>
          <w:rFonts w:eastAsia="宋体" w:hint="eastAsia"/>
        </w:rPr>
        <w:t>，</w:t>
      </w:r>
      <w:r w:rsidRPr="00A33A0F">
        <w:rPr>
          <w:rFonts w:eastAsia="宋体"/>
        </w:rPr>
        <w:t>携带在请求中发出。</w:t>
      </w:r>
    </w:p>
    <w:p w14:paraId="10F9AB11" w14:textId="44F1222F" w:rsidR="00710C39" w:rsidRPr="00A33A0F" w:rsidRDefault="007A1719" w:rsidP="00E72285">
      <w:pPr>
        <w:keepNext/>
        <w:keepLines/>
        <w:spacing w:before="40" w:after="50" w:line="400" w:lineRule="exact"/>
        <w:ind w:firstLine="480"/>
        <w:outlineLvl w:val="3"/>
        <w:rPr>
          <w:rFonts w:eastAsia="宋体"/>
        </w:rPr>
      </w:pPr>
      <w:r w:rsidRPr="00E72285">
        <w:rPr>
          <w:rFonts w:eastAsia="黑体" w:cs="Times New Roman"/>
          <w:bCs/>
          <w:szCs w:val="28"/>
        </w:rPr>
        <w:t xml:space="preserve">3.1.1.3 </w:t>
      </w:r>
      <w:r w:rsidR="005E362E" w:rsidRPr="00E72285">
        <w:rPr>
          <w:rFonts w:eastAsia="黑体" w:cs="Times New Roman" w:hint="eastAsia"/>
          <w:bCs/>
          <w:szCs w:val="28"/>
        </w:rPr>
        <w:t>前后端数据交互</w:t>
      </w:r>
      <w:r w:rsidR="00236EC8" w:rsidRPr="00E72285">
        <w:rPr>
          <w:rFonts w:eastAsia="黑体" w:cs="Times New Roman" w:hint="eastAsia"/>
          <w:bCs/>
          <w:szCs w:val="28"/>
        </w:rPr>
        <w:t>。</w:t>
      </w:r>
    </w:p>
    <w:p w14:paraId="7DA6D70E" w14:textId="7B81ACB2" w:rsidR="000E7E01" w:rsidRPr="00666D45" w:rsidRDefault="00F47439" w:rsidP="00666D45">
      <w:pPr>
        <w:spacing w:line="400" w:lineRule="exact"/>
        <w:ind w:firstLineChars="200" w:firstLine="480"/>
        <w:rPr>
          <w:rFonts w:eastAsia="宋体"/>
        </w:rPr>
      </w:pPr>
      <w:r>
        <w:rPr>
          <w:rFonts w:eastAsia="宋体" w:hint="eastAsia"/>
        </w:rPr>
        <w:t>首先</w:t>
      </w:r>
      <w:r>
        <w:rPr>
          <w:rFonts w:eastAsia="宋体"/>
        </w:rPr>
        <w:t>，</w:t>
      </w:r>
      <w:r w:rsidR="00365561" w:rsidRPr="0014560E">
        <w:rPr>
          <w:rFonts w:eastAsia="宋体" w:hint="eastAsia"/>
        </w:rPr>
        <w:t>对</w:t>
      </w:r>
      <w:r w:rsidR="00365561" w:rsidRPr="000A4ABF">
        <w:rPr>
          <w:rFonts w:eastAsia="宋体" w:hint="eastAsia"/>
        </w:rPr>
        <w:t>于针对</w:t>
      </w:r>
      <w:r w:rsidR="00365561" w:rsidRPr="000A4ABF">
        <w:rPr>
          <w:rFonts w:eastAsia="宋体"/>
        </w:rPr>
        <w:t>某一个</w:t>
      </w:r>
      <w:r w:rsidR="00365561" w:rsidRPr="0014560E">
        <w:rPr>
          <w:rFonts w:eastAsia="宋体"/>
        </w:rPr>
        <w:t>IP</w:t>
      </w:r>
      <w:r w:rsidR="00365561" w:rsidRPr="0014560E">
        <w:rPr>
          <w:rFonts w:eastAsia="宋体"/>
        </w:rPr>
        <w:t>产生的</w:t>
      </w:r>
      <w:r w:rsidR="00365561" w:rsidRPr="0014560E">
        <w:rPr>
          <w:rFonts w:eastAsia="宋体"/>
        </w:rPr>
        <w:t>ID</w:t>
      </w:r>
      <w:r w:rsidR="00365561" w:rsidRPr="0014560E">
        <w:rPr>
          <w:rFonts w:eastAsia="宋体"/>
        </w:rPr>
        <w:t>，我们将它下发给浏览器</w:t>
      </w:r>
      <w:r w:rsidR="00365561" w:rsidRPr="0014560E">
        <w:rPr>
          <w:rFonts w:eastAsia="宋体" w:hint="eastAsia"/>
        </w:rPr>
        <w:t>，</w:t>
      </w:r>
      <w:r w:rsidR="00365561" w:rsidRPr="00A33A0F">
        <w:rPr>
          <w:rFonts w:eastAsia="宋体"/>
        </w:rPr>
        <w:t>同时存储到</w:t>
      </w:r>
      <w:r w:rsidR="00B57B6D" w:rsidRPr="00A33A0F">
        <w:rPr>
          <w:rFonts w:eastAsia="宋体" w:hint="eastAsia"/>
        </w:rPr>
        <w:t>服务器的</w:t>
      </w:r>
      <w:r w:rsidR="000F11C9" w:rsidRPr="00A33A0F">
        <w:rPr>
          <w:rFonts w:eastAsia="宋体" w:hint="eastAsia"/>
        </w:rPr>
        <w:t>数据库</w:t>
      </w:r>
      <w:r w:rsidR="00F00740">
        <w:rPr>
          <w:rFonts w:eastAsia="宋体"/>
        </w:rPr>
        <w:t>slab</w:t>
      </w:r>
      <w:r w:rsidR="001B732E">
        <w:rPr>
          <w:rFonts w:eastAsia="宋体" w:hint="eastAsia"/>
        </w:rPr>
        <w:t>，</w:t>
      </w:r>
      <w:r w:rsidR="00365561" w:rsidRPr="00A33A0F">
        <w:rPr>
          <w:rFonts w:eastAsia="宋体" w:hint="eastAsia"/>
        </w:rPr>
        <w:t>为方便</w:t>
      </w:r>
      <w:r w:rsidR="00365561" w:rsidRPr="000A4ABF">
        <w:rPr>
          <w:rFonts w:eastAsia="宋体" w:hint="eastAsia"/>
        </w:rPr>
        <w:t>区分</w:t>
      </w:r>
      <w:r w:rsidR="001B732E">
        <w:rPr>
          <w:rFonts w:eastAsia="宋体" w:hint="eastAsia"/>
        </w:rPr>
        <w:t>，</w:t>
      </w:r>
      <w:r w:rsidR="00365561" w:rsidRPr="000A4ABF">
        <w:rPr>
          <w:rFonts w:eastAsia="宋体" w:hint="eastAsia"/>
        </w:rPr>
        <w:t>分别称它们</w:t>
      </w:r>
      <w:r w:rsidR="00365561" w:rsidRPr="0014560E">
        <w:rPr>
          <w:rFonts w:eastAsia="宋体"/>
        </w:rPr>
        <w:t>为</w:t>
      </w:r>
      <w:r w:rsidR="00365561" w:rsidRPr="0014560E">
        <w:rPr>
          <w:rFonts w:eastAsia="宋体"/>
        </w:rPr>
        <w:t>ID1</w:t>
      </w:r>
      <w:r w:rsidR="00365561" w:rsidRPr="0014560E">
        <w:rPr>
          <w:rFonts w:eastAsia="宋体" w:hint="eastAsia"/>
        </w:rPr>
        <w:t>和</w:t>
      </w:r>
      <w:r w:rsidR="00365561" w:rsidRPr="0014560E">
        <w:rPr>
          <w:rFonts w:eastAsia="宋体"/>
        </w:rPr>
        <w:t>ID1</w:t>
      </w:r>
      <w:r w:rsidR="001B732E">
        <w:rPr>
          <w:rFonts w:ascii="宋体" w:eastAsia="宋体" w:hAnsi="宋体" w:hint="eastAsia"/>
        </w:rPr>
        <w:t>′</w:t>
      </w:r>
      <w:r w:rsidR="00365561" w:rsidRPr="0014560E">
        <w:rPr>
          <w:rFonts w:eastAsia="宋体" w:hint="eastAsia"/>
        </w:rPr>
        <w:t>。</w:t>
      </w:r>
      <w:r>
        <w:rPr>
          <w:rFonts w:eastAsia="宋体" w:hint="eastAsia"/>
        </w:rPr>
        <w:t>接下来</w:t>
      </w:r>
      <w:r>
        <w:rPr>
          <w:rFonts w:eastAsia="宋体"/>
        </w:rPr>
        <w:t>，</w:t>
      </w:r>
      <w:r w:rsidR="000E7E01" w:rsidRPr="00A33A0F">
        <w:rPr>
          <w:rFonts w:eastAsia="宋体" w:hint="eastAsia"/>
        </w:rPr>
        <w:t>当</w:t>
      </w:r>
      <w:r w:rsidR="000E7E01" w:rsidRPr="00A33A0F">
        <w:rPr>
          <w:rFonts w:eastAsia="宋体"/>
        </w:rPr>
        <w:t>浏览器根据</w:t>
      </w:r>
      <w:r w:rsidR="000E7E01" w:rsidRPr="00A33A0F">
        <w:rPr>
          <w:rFonts w:eastAsia="宋体"/>
        </w:rPr>
        <w:t>ID1</w:t>
      </w:r>
      <w:r w:rsidR="000E7E01" w:rsidRPr="00A33A0F">
        <w:rPr>
          <w:rFonts w:eastAsia="宋体" w:hint="eastAsia"/>
        </w:rPr>
        <w:t>生成</w:t>
      </w:r>
      <w:r w:rsidR="000E7E01" w:rsidRPr="00A33A0F">
        <w:rPr>
          <w:rFonts w:eastAsia="宋体"/>
        </w:rPr>
        <w:t>ID2</w:t>
      </w:r>
      <w:r w:rsidR="000E7E01" w:rsidRPr="00A33A0F">
        <w:rPr>
          <w:rFonts w:eastAsia="宋体" w:hint="eastAsia"/>
        </w:rPr>
        <w:t>，</w:t>
      </w:r>
      <w:r w:rsidR="000E7E01" w:rsidRPr="00A33A0F">
        <w:rPr>
          <w:rFonts w:eastAsia="宋体"/>
        </w:rPr>
        <w:t>再次发起请求时，</w:t>
      </w:r>
      <w:r w:rsidR="000E7E01" w:rsidRPr="00A33A0F">
        <w:rPr>
          <w:rFonts w:eastAsia="宋体" w:hint="eastAsia"/>
        </w:rPr>
        <w:t>携带</w:t>
      </w:r>
      <w:r w:rsidR="000E7E01" w:rsidRPr="00A33A0F">
        <w:rPr>
          <w:rFonts w:eastAsia="宋体"/>
        </w:rPr>
        <w:t>ID2</w:t>
      </w:r>
      <w:r w:rsidR="000E7E01" w:rsidRPr="00A33A0F">
        <w:rPr>
          <w:rFonts w:eastAsia="宋体"/>
        </w:rPr>
        <w:t>。</w:t>
      </w:r>
      <w:r>
        <w:rPr>
          <w:rFonts w:eastAsia="宋体" w:hint="eastAsia"/>
        </w:rPr>
        <w:t>然后</w:t>
      </w:r>
      <w:r w:rsidR="000E7E01" w:rsidRPr="004F7D41">
        <w:rPr>
          <w:rFonts w:eastAsia="宋体"/>
        </w:rPr>
        <w:t>Nginx</w:t>
      </w:r>
      <w:r w:rsidR="000E7E01" w:rsidRPr="004F7D41">
        <w:rPr>
          <w:rFonts w:eastAsia="宋体" w:hint="eastAsia"/>
        </w:rPr>
        <w:t>反向代理接收到请求后</w:t>
      </w:r>
      <w:r w:rsidR="00104119" w:rsidRPr="004F7D41">
        <w:rPr>
          <w:rFonts w:eastAsia="宋体" w:hint="eastAsia"/>
        </w:rPr>
        <w:t>，</w:t>
      </w:r>
      <w:r w:rsidR="000E7E01" w:rsidRPr="004F7D41">
        <w:rPr>
          <w:rFonts w:eastAsia="宋体" w:hint="eastAsia"/>
        </w:rPr>
        <w:t>根据</w:t>
      </w:r>
      <w:r w:rsidR="000E7E01" w:rsidRPr="00720929">
        <w:rPr>
          <w:rFonts w:eastAsia="宋体"/>
        </w:rPr>
        <w:t>IP</w:t>
      </w:r>
      <w:r w:rsidR="000E7E01" w:rsidRPr="002F6F78">
        <w:rPr>
          <w:rFonts w:eastAsia="宋体" w:hint="eastAsia"/>
        </w:rPr>
        <w:t>从</w:t>
      </w:r>
      <w:r w:rsidR="00F00740">
        <w:rPr>
          <w:rFonts w:eastAsia="宋体"/>
        </w:rPr>
        <w:t>slab</w:t>
      </w:r>
      <w:r w:rsidR="000E7E01" w:rsidRPr="002F6F78">
        <w:rPr>
          <w:rFonts w:eastAsia="宋体" w:hint="eastAsia"/>
        </w:rPr>
        <w:t>中找到</w:t>
      </w:r>
      <w:r w:rsidR="000E7E01" w:rsidRPr="00151386">
        <w:rPr>
          <w:rFonts w:eastAsia="宋体"/>
        </w:rPr>
        <w:t>ID1</w:t>
      </w:r>
      <w:r w:rsidR="001B732E">
        <w:rPr>
          <w:rFonts w:ascii="宋体" w:eastAsia="宋体" w:hAnsi="宋体" w:hint="eastAsia"/>
        </w:rPr>
        <w:t>′</w:t>
      </w:r>
      <w:r w:rsidR="001B732E">
        <w:rPr>
          <w:rFonts w:eastAsia="宋体" w:hint="eastAsia"/>
        </w:rPr>
        <w:t>，</w:t>
      </w:r>
      <w:r w:rsidR="000E7E01" w:rsidRPr="00151386">
        <w:rPr>
          <w:rFonts w:eastAsia="宋体" w:hint="eastAsia"/>
        </w:rPr>
        <w:t>并随即生成</w:t>
      </w:r>
      <w:r w:rsidR="000E7E01" w:rsidRPr="00151386">
        <w:rPr>
          <w:rFonts w:eastAsia="宋体"/>
        </w:rPr>
        <w:t>ID2</w:t>
      </w:r>
      <w:r w:rsidR="001B732E">
        <w:rPr>
          <w:rFonts w:ascii="宋体" w:eastAsia="宋体" w:hAnsi="宋体" w:hint="eastAsia"/>
        </w:rPr>
        <w:t>′</w:t>
      </w:r>
      <w:r w:rsidR="000D0685">
        <w:rPr>
          <w:rFonts w:eastAsia="宋体" w:hint="eastAsia"/>
        </w:rPr>
        <w:t>，这时</w:t>
      </w:r>
      <w:r w:rsidR="000D0685">
        <w:rPr>
          <w:rFonts w:eastAsia="宋体"/>
        </w:rPr>
        <w:t>，既将</w:t>
      </w:r>
      <w:r w:rsidR="00F00740">
        <w:rPr>
          <w:rFonts w:eastAsia="宋体" w:hint="eastAsia"/>
        </w:rPr>
        <w:t>slab</w:t>
      </w:r>
      <w:r w:rsidR="000D0685">
        <w:rPr>
          <w:rFonts w:eastAsia="宋体"/>
        </w:rPr>
        <w:t>中的</w:t>
      </w:r>
      <w:r w:rsidR="000D0685">
        <w:rPr>
          <w:rFonts w:eastAsia="宋体"/>
        </w:rPr>
        <w:t>ID1</w:t>
      </w:r>
      <w:r w:rsidR="001B732E">
        <w:rPr>
          <w:rFonts w:ascii="宋体" w:eastAsia="宋体" w:hAnsi="宋体" w:hint="eastAsia"/>
        </w:rPr>
        <w:t>′</w:t>
      </w:r>
      <w:r w:rsidR="000D0685">
        <w:rPr>
          <w:rFonts w:eastAsia="宋体" w:hint="eastAsia"/>
        </w:rPr>
        <w:t>更新为</w:t>
      </w:r>
      <w:r w:rsidR="000D0685">
        <w:rPr>
          <w:rFonts w:eastAsia="宋体"/>
        </w:rPr>
        <w:t>ID2</w:t>
      </w:r>
      <w:r w:rsidR="001B732E">
        <w:rPr>
          <w:rFonts w:ascii="宋体" w:eastAsia="宋体" w:hAnsi="宋体" w:hint="eastAsia"/>
        </w:rPr>
        <w:t>′</w:t>
      </w:r>
      <w:r w:rsidR="000D0685">
        <w:rPr>
          <w:rFonts w:eastAsia="宋体" w:hint="eastAsia"/>
        </w:rPr>
        <w:t>，又将</w:t>
      </w:r>
      <w:r w:rsidR="000D0685">
        <w:rPr>
          <w:rFonts w:eastAsia="宋体"/>
        </w:rPr>
        <w:t>ID2</w:t>
      </w:r>
      <w:r w:rsidR="001B732E">
        <w:rPr>
          <w:rFonts w:ascii="宋体" w:eastAsia="宋体" w:hAnsi="宋体" w:hint="eastAsia"/>
        </w:rPr>
        <w:t>′</w:t>
      </w:r>
      <w:r w:rsidR="00511975">
        <w:rPr>
          <w:rFonts w:eastAsia="宋体" w:hint="eastAsia"/>
        </w:rPr>
        <w:t>传出</w:t>
      </w:r>
      <w:r w:rsidR="00511975">
        <w:rPr>
          <w:rFonts w:eastAsia="宋体"/>
        </w:rPr>
        <w:t>到</w:t>
      </w:r>
      <w:r w:rsidR="000D0685">
        <w:rPr>
          <w:rFonts w:eastAsia="宋体"/>
        </w:rPr>
        <w:t>主程序</w:t>
      </w:r>
      <w:r w:rsidR="000E7E01" w:rsidRPr="00FE23B3">
        <w:rPr>
          <w:rFonts w:eastAsia="宋体" w:hint="eastAsia"/>
        </w:rPr>
        <w:t>。</w:t>
      </w:r>
      <w:r w:rsidR="00B626E2">
        <w:rPr>
          <w:rFonts w:eastAsia="宋体" w:hint="eastAsia"/>
        </w:rPr>
        <w:t>最后</w:t>
      </w:r>
      <w:r w:rsidR="000E7E01" w:rsidRPr="00666D45">
        <w:rPr>
          <w:rFonts w:eastAsia="宋体" w:hint="eastAsia"/>
        </w:rPr>
        <w:t>比较</w:t>
      </w:r>
      <w:r w:rsidR="000E7E01" w:rsidRPr="00666D45">
        <w:rPr>
          <w:rFonts w:eastAsia="宋体"/>
        </w:rPr>
        <w:t>ID2</w:t>
      </w:r>
      <w:r w:rsidR="000E7E01" w:rsidRPr="00666D45">
        <w:rPr>
          <w:rFonts w:eastAsia="宋体" w:hint="eastAsia"/>
        </w:rPr>
        <w:t>与</w:t>
      </w:r>
      <w:r w:rsidR="000E7E01" w:rsidRPr="00666D45">
        <w:rPr>
          <w:rFonts w:eastAsia="宋体"/>
        </w:rPr>
        <w:t>ID2</w:t>
      </w:r>
      <w:r w:rsidR="001B732E">
        <w:rPr>
          <w:rFonts w:ascii="宋体" w:eastAsia="宋体" w:hAnsi="宋体" w:hint="eastAsia"/>
        </w:rPr>
        <w:t>′</w:t>
      </w:r>
      <w:r w:rsidR="000E7E01" w:rsidRPr="00666D45">
        <w:rPr>
          <w:rFonts w:eastAsia="宋体" w:hint="eastAsia"/>
        </w:rPr>
        <w:t>来确定是否是合法请求。</w:t>
      </w:r>
      <w:r w:rsidR="00CE7709">
        <w:rPr>
          <w:rFonts w:eastAsia="宋体" w:hint="eastAsia"/>
        </w:rPr>
        <w:t>使用图形化</w:t>
      </w:r>
      <w:r w:rsidR="00CE7709">
        <w:rPr>
          <w:rFonts w:eastAsia="宋体"/>
        </w:rPr>
        <w:t>描述</w:t>
      </w:r>
      <w:r w:rsidR="00772ECD">
        <w:rPr>
          <w:rFonts w:eastAsia="宋体" w:hint="eastAsia"/>
        </w:rPr>
        <w:t>这个过程</w:t>
      </w:r>
      <w:r w:rsidR="00CE7709">
        <w:rPr>
          <w:rFonts w:eastAsia="宋体"/>
        </w:rPr>
        <w:t>如图</w:t>
      </w:r>
      <w:r w:rsidR="00CE7709">
        <w:rPr>
          <w:rFonts w:eastAsia="宋体" w:hint="eastAsia"/>
        </w:rPr>
        <w:t>3</w:t>
      </w:r>
      <w:r w:rsidR="00CE7709">
        <w:rPr>
          <w:rFonts w:eastAsia="宋体"/>
        </w:rPr>
        <w:t>-2</w:t>
      </w:r>
      <w:r w:rsidR="006955E5">
        <w:rPr>
          <w:rFonts w:eastAsia="宋体" w:hint="eastAsia"/>
        </w:rPr>
        <w:t>。</w:t>
      </w:r>
    </w:p>
    <w:p w14:paraId="17348523" w14:textId="77777777" w:rsidR="009373E9" w:rsidRDefault="005658F7" w:rsidP="009373E9">
      <w:pPr>
        <w:keepNext/>
        <w:ind w:firstLine="480"/>
        <w:jc w:val="center"/>
      </w:pPr>
      <w:r>
        <w:rPr>
          <w:rFonts w:eastAsia="宋体" w:cs="Times New Roman" w:hint="eastAsia"/>
          <w:bCs/>
          <w:noProof/>
        </w:rPr>
        <w:drawing>
          <wp:inline distT="0" distB="0" distL="0" distR="0" wp14:anchorId="2D4036E5" wp14:editId="433DB566">
            <wp:extent cx="4123958" cy="2734080"/>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前后端数据交互.png"/>
                    <pic:cNvPicPr/>
                  </pic:nvPicPr>
                  <pic:blipFill>
                    <a:blip r:embed="rId17">
                      <a:extLst>
                        <a:ext uri="{28A0092B-C50C-407E-A947-70E740481C1C}">
                          <a14:useLocalDpi xmlns:a14="http://schemas.microsoft.com/office/drawing/2010/main" val="0"/>
                        </a:ext>
                      </a:extLst>
                    </a:blip>
                    <a:stretch>
                      <a:fillRect/>
                    </a:stretch>
                  </pic:blipFill>
                  <pic:spPr>
                    <a:xfrm>
                      <a:off x="0" y="0"/>
                      <a:ext cx="4123958" cy="2734080"/>
                    </a:xfrm>
                    <a:prstGeom prst="rect">
                      <a:avLst/>
                    </a:prstGeom>
                  </pic:spPr>
                </pic:pic>
              </a:graphicData>
            </a:graphic>
          </wp:inline>
        </w:drawing>
      </w:r>
    </w:p>
    <w:p w14:paraId="2ECFB654" w14:textId="2F8201FB" w:rsidR="00710C39" w:rsidRPr="008E7D63" w:rsidRDefault="009373E9" w:rsidP="009373E9">
      <w:pPr>
        <w:pStyle w:val="af0"/>
        <w:ind w:firstLine="400"/>
        <w:jc w:val="center"/>
        <w:rPr>
          <w:rFonts w:ascii="Times New Roman" w:eastAsia="宋体" w:hAnsi="Times New Roman" w:cs="Times New Roman"/>
          <w:bCs/>
          <w:szCs w:val="24"/>
        </w:rPr>
      </w:pPr>
      <w:r w:rsidRPr="00D135DD">
        <w:rPr>
          <w:rFonts w:ascii="Times New Roman" w:hAnsi="Times New Roman" w:hint="eastAsia"/>
        </w:rPr>
        <w:t>图</w:t>
      </w:r>
      <w:r w:rsidRPr="00D135DD">
        <w:rPr>
          <w:rFonts w:ascii="Times New Roman" w:hAnsi="Times New Roman" w:hint="eastAsia"/>
        </w:rPr>
        <w:t xml:space="preserve"> 3- </w:t>
      </w:r>
      <w:r w:rsidRPr="00D135DD">
        <w:rPr>
          <w:rFonts w:ascii="Times New Roman" w:hAnsi="Times New Roman"/>
        </w:rPr>
        <w:fldChar w:fldCharType="begin"/>
      </w:r>
      <w:r w:rsidRPr="00D135DD">
        <w:rPr>
          <w:rFonts w:ascii="Times New Roman" w:hAnsi="Times New Roman"/>
        </w:rPr>
        <w:instrText xml:space="preserve"> </w:instrText>
      </w:r>
      <w:r w:rsidRPr="00D135DD">
        <w:rPr>
          <w:rFonts w:ascii="Times New Roman" w:hAnsi="Times New Roman" w:hint="eastAsia"/>
        </w:rPr>
        <w:instrText xml:space="preserve">SEQ </w:instrText>
      </w:r>
      <w:r w:rsidRPr="00D135DD">
        <w:rPr>
          <w:rFonts w:ascii="Times New Roman" w:hAnsi="Times New Roman" w:hint="eastAsia"/>
        </w:rPr>
        <w:instrText>图</w:instrText>
      </w:r>
      <w:r w:rsidRPr="00D135DD">
        <w:rPr>
          <w:rFonts w:ascii="Times New Roman" w:hAnsi="Times New Roman" w:hint="eastAsia"/>
        </w:rPr>
        <w:instrText>_3- \* ARABIC</w:instrText>
      </w:r>
      <w:r w:rsidRPr="00D135DD">
        <w:rPr>
          <w:rFonts w:ascii="Times New Roman" w:hAnsi="Times New Roman"/>
        </w:rPr>
        <w:instrText xml:space="preserve"> </w:instrText>
      </w:r>
      <w:r w:rsidRPr="00D135DD">
        <w:rPr>
          <w:rFonts w:ascii="Times New Roman" w:hAnsi="Times New Roman"/>
        </w:rPr>
        <w:fldChar w:fldCharType="separate"/>
      </w:r>
      <w:r w:rsidR="005E3F77" w:rsidRPr="00D135DD">
        <w:rPr>
          <w:rFonts w:ascii="Times New Roman" w:hAnsi="Times New Roman"/>
          <w:noProof/>
        </w:rPr>
        <w:t>2</w:t>
      </w:r>
      <w:r w:rsidRPr="00D135DD">
        <w:rPr>
          <w:rFonts w:ascii="Times New Roman" w:hAnsi="Times New Roman"/>
        </w:rPr>
        <w:fldChar w:fldCharType="end"/>
      </w:r>
      <w:r w:rsidRPr="00D135DD">
        <w:rPr>
          <w:rFonts w:ascii="Times New Roman" w:hAnsi="Times New Roman"/>
        </w:rPr>
        <w:t xml:space="preserve"> </w:t>
      </w:r>
      <w:r w:rsidRPr="00D135DD">
        <w:rPr>
          <w:rFonts w:ascii="Times New Roman" w:hAnsi="Times New Roman" w:hint="eastAsia"/>
        </w:rPr>
        <w:t>客户端和</w:t>
      </w:r>
      <w:r w:rsidRPr="00D135DD">
        <w:rPr>
          <w:rFonts w:ascii="Times New Roman" w:hAnsi="Times New Roman"/>
        </w:rPr>
        <w:t>服务器就</w:t>
      </w:r>
      <w:r w:rsidRPr="00D135DD">
        <w:rPr>
          <w:rFonts w:ascii="Times New Roman" w:hAnsi="Times New Roman"/>
        </w:rPr>
        <w:t>ID</w:t>
      </w:r>
      <w:r w:rsidRPr="00D135DD">
        <w:rPr>
          <w:rFonts w:ascii="Times New Roman" w:hAnsi="Times New Roman"/>
        </w:rPr>
        <w:t>的交互</w:t>
      </w:r>
    </w:p>
    <w:p w14:paraId="63245E6A" w14:textId="77777777" w:rsidR="00710C39" w:rsidRPr="00710C39" w:rsidRDefault="00710C39" w:rsidP="00710C39">
      <w:pPr>
        <w:spacing w:line="400" w:lineRule="exact"/>
        <w:ind w:firstLine="480"/>
        <w:rPr>
          <w:rFonts w:eastAsia="宋体" w:cs="Times New Roman"/>
        </w:rPr>
      </w:pPr>
    </w:p>
    <w:p w14:paraId="0546F95B" w14:textId="77777777" w:rsidR="00710C39" w:rsidRPr="00666D45" w:rsidRDefault="00710C39" w:rsidP="00E72285">
      <w:pPr>
        <w:keepNext/>
        <w:keepLines/>
        <w:spacing w:line="400" w:lineRule="exact"/>
        <w:ind w:firstLine="480"/>
        <w:outlineLvl w:val="2"/>
        <w:rPr>
          <w:rFonts w:eastAsia="宋体"/>
        </w:rPr>
      </w:pPr>
      <w:bookmarkStart w:id="95" w:name="_Toc514534601"/>
      <w:bookmarkStart w:id="96" w:name="_Toc514845423"/>
      <w:bookmarkStart w:id="97" w:name="_Toc512648836"/>
      <w:bookmarkStart w:id="98" w:name="_Toc896"/>
      <w:r w:rsidRPr="00710C39">
        <w:rPr>
          <w:rFonts w:eastAsia="黑体" w:cs="Times New Roman" w:hint="eastAsia"/>
          <w:bCs/>
          <w:szCs w:val="32"/>
        </w:rPr>
        <w:t xml:space="preserve">3.1.2 </w:t>
      </w:r>
      <w:r w:rsidRPr="00E72285">
        <w:rPr>
          <w:rFonts w:eastAsia="黑体" w:cs="Times New Roman" w:hint="eastAsia"/>
          <w:bCs/>
          <w:szCs w:val="32"/>
        </w:rPr>
        <w:t>功能分析</w:t>
      </w:r>
      <w:bookmarkEnd w:id="95"/>
      <w:bookmarkEnd w:id="96"/>
      <w:bookmarkEnd w:id="97"/>
      <w:bookmarkEnd w:id="98"/>
    </w:p>
    <w:p w14:paraId="2B6FF630" w14:textId="24EDD249" w:rsidR="00710C39" w:rsidRPr="00287F74" w:rsidRDefault="006F7957" w:rsidP="007C2F0F">
      <w:pPr>
        <w:spacing w:line="400" w:lineRule="exact"/>
        <w:ind w:firstLineChars="200" w:firstLine="480"/>
        <w:rPr>
          <w:rFonts w:eastAsia="宋体" w:cs="Times New Roman"/>
          <w:bCs/>
        </w:rPr>
      </w:pPr>
      <w:r w:rsidRPr="000A4ABF">
        <w:rPr>
          <w:rFonts w:eastAsia="宋体" w:hint="eastAsia"/>
        </w:rPr>
        <w:t>基于代码混淆</w:t>
      </w:r>
      <w:r w:rsidRPr="000A4ABF">
        <w:rPr>
          <w:rFonts w:eastAsia="宋体"/>
        </w:rPr>
        <w:t>的</w:t>
      </w:r>
      <w:r w:rsidRPr="000A4ABF">
        <w:rPr>
          <w:rFonts w:eastAsia="宋体"/>
        </w:rPr>
        <w:t>Web</w:t>
      </w:r>
      <w:r w:rsidRPr="000A4ABF">
        <w:rPr>
          <w:rFonts w:eastAsia="宋体"/>
        </w:rPr>
        <w:t>站点动态防御</w:t>
      </w:r>
      <w:r w:rsidR="00710C39" w:rsidRPr="000A4ABF">
        <w:rPr>
          <w:rFonts w:eastAsia="宋体"/>
        </w:rPr>
        <w:t>系统使用的用户是</w:t>
      </w:r>
      <w:r w:rsidR="00473211" w:rsidRPr="000A4ABF">
        <w:rPr>
          <w:rFonts w:eastAsia="宋体" w:hint="eastAsia"/>
        </w:rPr>
        <w:t>为自己的</w:t>
      </w:r>
      <w:r w:rsidR="00473211" w:rsidRPr="000A4ABF">
        <w:rPr>
          <w:rFonts w:eastAsia="宋体"/>
        </w:rPr>
        <w:t>网站部署</w:t>
      </w:r>
      <w:r w:rsidR="00473211" w:rsidRPr="0014560E">
        <w:rPr>
          <w:rFonts w:eastAsia="宋体" w:hint="eastAsia"/>
        </w:rPr>
        <w:t>Nginx</w:t>
      </w:r>
      <w:r w:rsidR="00473211" w:rsidRPr="0014560E">
        <w:rPr>
          <w:rFonts w:eastAsia="宋体" w:hint="eastAsia"/>
        </w:rPr>
        <w:t>反向代理来</w:t>
      </w:r>
      <w:r w:rsidR="00473211" w:rsidRPr="00A33A0F">
        <w:rPr>
          <w:rFonts w:eastAsia="宋体"/>
        </w:rPr>
        <w:t>增加</w:t>
      </w:r>
      <w:r w:rsidR="00473211" w:rsidRPr="00A33A0F">
        <w:rPr>
          <w:rFonts w:eastAsia="宋体" w:hint="eastAsia"/>
        </w:rPr>
        <w:t>安全</w:t>
      </w:r>
      <w:r w:rsidR="00473211" w:rsidRPr="00A33A0F">
        <w:rPr>
          <w:rFonts w:eastAsia="宋体"/>
        </w:rPr>
        <w:t>，提高性能的网站技术人员</w:t>
      </w:r>
      <w:r w:rsidR="00710C39" w:rsidRPr="00A33A0F">
        <w:rPr>
          <w:rFonts w:eastAsia="宋体"/>
        </w:rPr>
        <w:t>。</w:t>
      </w:r>
      <w:r w:rsidR="00473211" w:rsidRPr="00A33A0F">
        <w:rPr>
          <w:rFonts w:eastAsia="宋体" w:hint="eastAsia"/>
        </w:rPr>
        <w:t>在</w:t>
      </w:r>
      <w:r w:rsidR="00473211" w:rsidRPr="00A33A0F">
        <w:rPr>
          <w:rFonts w:eastAsia="宋体"/>
        </w:rPr>
        <w:t>选</w:t>
      </w:r>
      <w:r w:rsidR="00473211" w:rsidRPr="00A33A0F">
        <w:rPr>
          <w:rFonts w:eastAsia="宋体" w:hint="eastAsia"/>
        </w:rPr>
        <w:t>取</w:t>
      </w:r>
      <w:r w:rsidR="00473211" w:rsidRPr="00A33A0F">
        <w:rPr>
          <w:rFonts w:eastAsia="宋体"/>
        </w:rPr>
        <w:t>Nginx</w:t>
      </w:r>
      <w:r w:rsidR="00473211" w:rsidRPr="00A33A0F">
        <w:rPr>
          <w:rFonts w:eastAsia="宋体"/>
        </w:rPr>
        <w:t>提供的</w:t>
      </w:r>
      <w:r w:rsidR="00473211" w:rsidRPr="00A33A0F">
        <w:rPr>
          <w:rFonts w:eastAsia="宋体" w:hint="eastAsia"/>
        </w:rPr>
        <w:t>服务时</w:t>
      </w:r>
      <w:r w:rsidR="00710C39" w:rsidRPr="00A33A0F">
        <w:rPr>
          <w:rFonts w:eastAsia="宋体"/>
        </w:rPr>
        <w:t>，用户可以</w:t>
      </w:r>
      <w:r w:rsidR="00473211" w:rsidRPr="00A33A0F">
        <w:rPr>
          <w:rFonts w:eastAsia="宋体" w:hint="eastAsia"/>
        </w:rPr>
        <w:t>添加</w:t>
      </w:r>
      <w:r w:rsidR="00473211" w:rsidRPr="00A33A0F">
        <w:rPr>
          <w:rFonts w:eastAsia="宋体"/>
        </w:rPr>
        <w:t>部署</w:t>
      </w:r>
      <w:r w:rsidR="00473211" w:rsidRPr="00A33A0F">
        <w:rPr>
          <w:rFonts w:eastAsia="宋体" w:hint="eastAsia"/>
        </w:rPr>
        <w:t>本模块</w:t>
      </w:r>
      <w:r w:rsidR="00473211" w:rsidRPr="0015258E">
        <w:rPr>
          <w:rFonts w:eastAsia="宋体"/>
        </w:rPr>
        <w:t>来过滤掉一些自动化攻击</w:t>
      </w:r>
      <w:r w:rsidR="00473211" w:rsidRPr="004F7D41">
        <w:rPr>
          <w:rFonts w:eastAsia="宋体" w:hint="eastAsia"/>
        </w:rPr>
        <w:t>，在一定程度上增加网站防御系数</w:t>
      </w:r>
      <w:r w:rsidR="00710C39" w:rsidRPr="002F6F78">
        <w:rPr>
          <w:rFonts w:eastAsia="宋体" w:hint="eastAsia"/>
        </w:rPr>
        <w:t>。为了实现</w:t>
      </w:r>
      <w:r w:rsidR="00473211" w:rsidRPr="002F6F78">
        <w:rPr>
          <w:rFonts w:eastAsia="宋体" w:hint="eastAsia"/>
        </w:rPr>
        <w:t>过滤掉一些自动化攻击的功能，将基于代码混淆的</w:t>
      </w:r>
      <w:r w:rsidR="00473211" w:rsidRPr="00151386">
        <w:rPr>
          <w:rFonts w:eastAsia="宋体"/>
        </w:rPr>
        <w:t>Web</w:t>
      </w:r>
      <w:r w:rsidR="00473211" w:rsidRPr="00151386">
        <w:rPr>
          <w:rFonts w:eastAsia="宋体" w:hint="eastAsia"/>
        </w:rPr>
        <w:t>站点动态防御系统</w:t>
      </w:r>
      <w:r w:rsidR="00710C39" w:rsidRPr="00666D45">
        <w:rPr>
          <w:rFonts w:eastAsia="宋体" w:hint="eastAsia"/>
        </w:rPr>
        <w:t>主要分为两个部分：</w:t>
      </w:r>
      <w:r w:rsidR="00651843">
        <w:rPr>
          <w:rFonts w:eastAsia="宋体" w:hint="eastAsia"/>
        </w:rPr>
        <w:t>动态</w:t>
      </w:r>
      <w:r w:rsidR="00651843">
        <w:rPr>
          <w:rFonts w:eastAsia="宋体"/>
        </w:rPr>
        <w:t>I</w:t>
      </w:r>
      <w:r w:rsidR="00287F74" w:rsidRPr="00666D45">
        <w:rPr>
          <w:rFonts w:eastAsia="宋体"/>
        </w:rPr>
        <w:t>D</w:t>
      </w:r>
      <w:r w:rsidR="00287F74" w:rsidRPr="00666D45">
        <w:rPr>
          <w:rFonts w:eastAsia="宋体" w:hint="eastAsia"/>
        </w:rPr>
        <w:t>模块和混淆保护</w:t>
      </w:r>
      <w:r w:rsidR="00710C39" w:rsidRPr="00666D45">
        <w:rPr>
          <w:rFonts w:eastAsia="宋体" w:hint="eastAsia"/>
        </w:rPr>
        <w:t>模块，</w:t>
      </w:r>
      <w:r w:rsidR="00287F74" w:rsidRPr="00666D45">
        <w:rPr>
          <w:rFonts w:eastAsia="宋体" w:hint="eastAsia"/>
        </w:rPr>
        <w:t>其中</w:t>
      </w:r>
      <w:r w:rsidR="00287F74" w:rsidRPr="00666D45">
        <w:rPr>
          <w:rFonts w:eastAsia="宋体"/>
        </w:rPr>
        <w:t>ID</w:t>
      </w:r>
      <w:r w:rsidR="00287F74" w:rsidRPr="00666D45">
        <w:rPr>
          <w:rFonts w:eastAsia="宋体" w:hint="eastAsia"/>
        </w:rPr>
        <w:t>验证模块又包括浏览器扩展和</w:t>
      </w:r>
      <w:r w:rsidR="00287F74" w:rsidRPr="00666D45">
        <w:rPr>
          <w:rFonts w:eastAsia="宋体"/>
        </w:rPr>
        <w:t>Nginx</w:t>
      </w:r>
      <w:r w:rsidR="00287F74" w:rsidRPr="00666D45">
        <w:rPr>
          <w:rFonts w:eastAsia="宋体" w:hint="eastAsia"/>
        </w:rPr>
        <w:t>后端验证</w:t>
      </w:r>
      <w:r w:rsidR="00B83C00" w:rsidRPr="00666D45">
        <w:rPr>
          <w:rFonts w:eastAsia="宋体" w:hint="eastAsia"/>
        </w:rPr>
        <w:t>两部分相互配合来实现</w:t>
      </w:r>
      <w:r w:rsidR="00287F74" w:rsidRPr="00666D45">
        <w:rPr>
          <w:rFonts w:eastAsia="宋体" w:hint="eastAsia"/>
        </w:rPr>
        <w:t>。</w:t>
      </w:r>
    </w:p>
    <w:p w14:paraId="7F98B752" w14:textId="20BDC8F7" w:rsidR="0092467C" w:rsidRDefault="00710C39" w:rsidP="004F7D41">
      <w:pPr>
        <w:keepNext/>
        <w:keepLines/>
        <w:spacing w:before="40" w:after="50" w:line="400" w:lineRule="exact"/>
        <w:ind w:firstLine="480"/>
        <w:outlineLvl w:val="3"/>
        <w:rPr>
          <w:rFonts w:eastAsia="黑体" w:cs="Times New Roman"/>
          <w:bCs/>
          <w:szCs w:val="28"/>
        </w:rPr>
      </w:pPr>
      <w:r w:rsidRPr="00710C39">
        <w:rPr>
          <w:rFonts w:eastAsia="黑体" w:cs="Times New Roman"/>
          <w:bCs/>
          <w:szCs w:val="28"/>
        </w:rPr>
        <w:t>3.1.2.1</w:t>
      </w:r>
      <w:r w:rsidRPr="00710C39">
        <w:rPr>
          <w:rFonts w:eastAsia="黑体" w:cs="Times New Roman" w:hint="eastAsia"/>
          <w:bCs/>
          <w:szCs w:val="28"/>
        </w:rPr>
        <w:t xml:space="preserve"> </w:t>
      </w:r>
      <w:r w:rsidR="0092467C" w:rsidRPr="0092467C">
        <w:rPr>
          <w:rFonts w:eastAsia="黑体" w:cs="Times New Roman" w:hint="eastAsia"/>
          <w:bCs/>
          <w:szCs w:val="28"/>
        </w:rPr>
        <w:t>动态</w:t>
      </w:r>
      <w:r w:rsidR="0092467C" w:rsidRPr="0092467C">
        <w:rPr>
          <w:rFonts w:eastAsia="黑体" w:cs="Times New Roman" w:hint="eastAsia"/>
          <w:bCs/>
          <w:szCs w:val="28"/>
        </w:rPr>
        <w:t>ID</w:t>
      </w:r>
      <w:r w:rsidR="0092467C" w:rsidRPr="0092467C">
        <w:rPr>
          <w:rFonts w:eastAsia="黑体" w:cs="Times New Roman" w:hint="eastAsia"/>
          <w:bCs/>
          <w:szCs w:val="28"/>
        </w:rPr>
        <w:t>匹配进行人机识别</w:t>
      </w:r>
    </w:p>
    <w:p w14:paraId="0791E6A6" w14:textId="053D73B8" w:rsidR="002D2560" w:rsidRDefault="002D2560" w:rsidP="00666D45">
      <w:pPr>
        <w:spacing w:line="400" w:lineRule="exact"/>
        <w:ind w:firstLineChars="200" w:firstLine="480"/>
        <w:rPr>
          <w:rFonts w:eastAsia="宋体"/>
        </w:rPr>
      </w:pPr>
      <w:r>
        <w:rPr>
          <w:rFonts w:eastAsia="宋体" w:hint="eastAsia"/>
        </w:rPr>
        <w:t>该模块通过</w:t>
      </w:r>
      <w:r>
        <w:rPr>
          <w:rFonts w:eastAsia="宋体"/>
        </w:rPr>
        <w:t>对请求</w:t>
      </w:r>
      <w:r>
        <w:rPr>
          <w:rFonts w:eastAsia="宋体" w:hint="eastAsia"/>
        </w:rPr>
        <w:t>URL</w:t>
      </w:r>
      <w:r>
        <w:rPr>
          <w:rFonts w:eastAsia="宋体"/>
        </w:rPr>
        <w:t>中的</w:t>
      </w:r>
      <w:r>
        <w:rPr>
          <w:rFonts w:eastAsia="宋体"/>
        </w:rPr>
        <w:t>ID</w:t>
      </w:r>
      <w:r>
        <w:rPr>
          <w:rFonts w:eastAsia="宋体"/>
        </w:rPr>
        <w:t>进行验证</w:t>
      </w:r>
      <w:r>
        <w:rPr>
          <w:rFonts w:eastAsia="宋体" w:hint="eastAsia"/>
        </w:rPr>
        <w:t>来</w:t>
      </w:r>
      <w:r>
        <w:rPr>
          <w:rFonts w:eastAsia="宋体"/>
        </w:rPr>
        <w:t>决定请求的合法性。</w:t>
      </w:r>
      <w:r>
        <w:rPr>
          <w:rFonts w:eastAsia="宋体" w:hint="eastAsia"/>
        </w:rPr>
        <w:t>要实现该部分功能</w:t>
      </w:r>
      <w:r>
        <w:rPr>
          <w:rFonts w:eastAsia="宋体"/>
        </w:rPr>
        <w:t>，</w:t>
      </w:r>
      <w:r w:rsidR="008670D2">
        <w:rPr>
          <w:rFonts w:eastAsia="宋体" w:hint="eastAsia"/>
        </w:rPr>
        <w:t>要求</w:t>
      </w:r>
      <w:proofErr w:type="gramStart"/>
      <w:r w:rsidR="008670D2">
        <w:rPr>
          <w:rFonts w:eastAsia="宋体" w:hint="eastAsia"/>
        </w:rPr>
        <w:t>一</w:t>
      </w:r>
      <w:proofErr w:type="gramEnd"/>
      <w:r w:rsidR="008670D2">
        <w:rPr>
          <w:rFonts w:eastAsia="宋体"/>
        </w:rPr>
        <w:t>，</w:t>
      </w:r>
      <w:r w:rsidR="008670D2" w:rsidRPr="00666D45">
        <w:rPr>
          <w:rFonts w:eastAsia="宋体" w:hint="eastAsia"/>
        </w:rPr>
        <w:t>浏览器</w:t>
      </w:r>
      <w:r w:rsidR="008670D2">
        <w:rPr>
          <w:rFonts w:eastAsia="宋体"/>
        </w:rPr>
        <w:t>发往本系统反向代理服务器的请求</w:t>
      </w:r>
      <w:r w:rsidR="008670D2">
        <w:rPr>
          <w:rFonts w:eastAsia="宋体" w:hint="eastAsia"/>
        </w:rPr>
        <w:t>中</w:t>
      </w:r>
      <w:r w:rsidR="008670D2">
        <w:rPr>
          <w:rFonts w:eastAsia="宋体"/>
        </w:rPr>
        <w:t>添加</w:t>
      </w:r>
      <w:r w:rsidR="008670D2">
        <w:rPr>
          <w:rFonts w:eastAsia="宋体"/>
        </w:rPr>
        <w:t>ID</w:t>
      </w:r>
      <w:r w:rsidR="008670D2">
        <w:rPr>
          <w:rFonts w:eastAsia="宋体"/>
        </w:rPr>
        <w:t>信息。</w:t>
      </w:r>
      <w:r w:rsidR="00B04F78">
        <w:rPr>
          <w:rFonts w:eastAsia="宋体" w:hint="eastAsia"/>
        </w:rPr>
        <w:t>要求二</w:t>
      </w:r>
      <w:r w:rsidR="00B04F78">
        <w:rPr>
          <w:rFonts w:eastAsia="宋体"/>
        </w:rPr>
        <w:t>，</w:t>
      </w:r>
      <w:r w:rsidR="00B04F78">
        <w:rPr>
          <w:rFonts w:eastAsia="宋体" w:hint="eastAsia"/>
        </w:rPr>
        <w:t>要求</w:t>
      </w:r>
      <w:r w:rsidR="00B04F78">
        <w:rPr>
          <w:rFonts w:eastAsia="宋体"/>
        </w:rPr>
        <w:t>反向代理服务器能</w:t>
      </w:r>
      <w:r w:rsidR="00B04F78">
        <w:rPr>
          <w:rFonts w:eastAsia="宋体" w:hint="eastAsia"/>
        </w:rPr>
        <w:t>，要</w:t>
      </w:r>
      <w:r w:rsidR="00B04F78">
        <w:rPr>
          <w:rFonts w:eastAsia="宋体"/>
        </w:rPr>
        <w:t>做到</w:t>
      </w:r>
      <w:r w:rsidR="00B04F78">
        <w:rPr>
          <w:rFonts w:eastAsia="宋体" w:hint="eastAsia"/>
        </w:rPr>
        <w:t>拒绝</w:t>
      </w:r>
      <w:r w:rsidR="00B04F78">
        <w:rPr>
          <w:rFonts w:eastAsia="宋体"/>
        </w:rPr>
        <w:t>不合法请求，通过合法请求。</w:t>
      </w:r>
    </w:p>
    <w:p w14:paraId="2BD36F18" w14:textId="0824BE94" w:rsidR="0092467C" w:rsidRPr="00666D45" w:rsidRDefault="007646B9" w:rsidP="00666D45">
      <w:pPr>
        <w:spacing w:line="400" w:lineRule="exact"/>
        <w:ind w:firstLineChars="200" w:firstLine="480"/>
        <w:rPr>
          <w:rFonts w:eastAsia="宋体"/>
        </w:rPr>
      </w:pPr>
      <w:r>
        <w:rPr>
          <w:rFonts w:eastAsia="宋体" w:hint="eastAsia"/>
        </w:rPr>
        <w:t>根据上述要求</w:t>
      </w:r>
      <w:r>
        <w:rPr>
          <w:rFonts w:eastAsia="宋体"/>
        </w:rPr>
        <w:t>，</w:t>
      </w:r>
      <w:r w:rsidR="00B04F78">
        <w:rPr>
          <w:rFonts w:eastAsia="宋体" w:hint="eastAsia"/>
        </w:rPr>
        <w:t>对于</w:t>
      </w:r>
      <w:r w:rsidR="00B04F78">
        <w:rPr>
          <w:rFonts w:eastAsia="宋体"/>
        </w:rPr>
        <w:t>反向代理服务器，</w:t>
      </w:r>
      <w:r w:rsidR="00273B81">
        <w:rPr>
          <w:rFonts w:eastAsia="宋体" w:hint="eastAsia"/>
        </w:rPr>
        <w:t>首先</w:t>
      </w:r>
      <w:r w:rsidR="00FE04F8">
        <w:rPr>
          <w:rFonts w:eastAsia="宋体"/>
        </w:rPr>
        <w:t>要</w:t>
      </w:r>
      <w:r w:rsidR="00D85A7A">
        <w:rPr>
          <w:rFonts w:eastAsia="宋体" w:hint="eastAsia"/>
        </w:rPr>
        <w:t>管理</w:t>
      </w:r>
      <w:r w:rsidR="00D85A7A">
        <w:rPr>
          <w:rFonts w:eastAsia="宋体"/>
        </w:rPr>
        <w:t>slab</w:t>
      </w:r>
      <w:r w:rsidR="00D85A7A">
        <w:rPr>
          <w:rFonts w:eastAsia="宋体" w:hint="eastAsia"/>
        </w:rPr>
        <w:t>，</w:t>
      </w:r>
      <w:r w:rsidR="00910868">
        <w:rPr>
          <w:rFonts w:eastAsia="宋体" w:hint="eastAsia"/>
        </w:rPr>
        <w:t>负责</w:t>
      </w:r>
      <w:r w:rsidR="007D1BDC" w:rsidRPr="00666D45">
        <w:rPr>
          <w:rFonts w:eastAsia="宋体" w:hint="eastAsia"/>
        </w:rPr>
        <w:t>在</w:t>
      </w:r>
      <w:r w:rsidR="007D1BDC" w:rsidRPr="00666D45">
        <w:rPr>
          <w:rFonts w:eastAsia="宋体"/>
        </w:rPr>
        <w:t>slab</w:t>
      </w:r>
      <w:r w:rsidR="007D1BDC" w:rsidRPr="00666D45">
        <w:rPr>
          <w:rFonts w:eastAsia="宋体" w:hint="eastAsia"/>
        </w:rPr>
        <w:t>共享内存中</w:t>
      </w:r>
      <w:r w:rsidR="00C863E1">
        <w:rPr>
          <w:rFonts w:eastAsia="宋体" w:hint="eastAsia"/>
        </w:rPr>
        <w:t>有</w:t>
      </w:r>
      <w:r w:rsidR="007D1BDC" w:rsidRPr="00666D45">
        <w:rPr>
          <w:rFonts w:eastAsia="宋体"/>
        </w:rPr>
        <w:t>ID</w:t>
      </w:r>
      <w:r w:rsidR="007D1BDC" w:rsidRPr="00666D45">
        <w:rPr>
          <w:rFonts w:eastAsia="宋体" w:hint="eastAsia"/>
        </w:rPr>
        <w:t>的</w:t>
      </w:r>
      <w:proofErr w:type="gramStart"/>
      <w:r w:rsidR="002F563C">
        <w:rPr>
          <w:rFonts w:eastAsia="宋体" w:hint="eastAsia"/>
        </w:rPr>
        <w:t>增删改查等</w:t>
      </w:r>
      <w:proofErr w:type="gramEnd"/>
      <w:r w:rsidR="002F563C">
        <w:rPr>
          <w:rFonts w:eastAsia="宋体"/>
        </w:rPr>
        <w:t>操作</w:t>
      </w:r>
      <w:r w:rsidR="007C2F0F">
        <w:rPr>
          <w:rFonts w:eastAsia="宋体" w:hint="eastAsia"/>
        </w:rPr>
        <w:t>。</w:t>
      </w:r>
      <w:r w:rsidR="00D678E1">
        <w:rPr>
          <w:rFonts w:eastAsia="宋体" w:hint="eastAsia"/>
        </w:rPr>
        <w:t>这是判断</w:t>
      </w:r>
      <w:r w:rsidR="00C243B2">
        <w:rPr>
          <w:rFonts w:eastAsia="宋体"/>
        </w:rPr>
        <w:t>请求是否合法的</w:t>
      </w:r>
      <w:r w:rsidR="00C243B2">
        <w:rPr>
          <w:rFonts w:eastAsia="宋体" w:hint="eastAsia"/>
        </w:rPr>
        <w:t>信息库</w:t>
      </w:r>
      <w:r w:rsidR="00D678E1">
        <w:rPr>
          <w:rFonts w:eastAsia="宋体"/>
        </w:rPr>
        <w:t>。</w:t>
      </w:r>
      <w:r w:rsidR="00CE5480">
        <w:rPr>
          <w:rFonts w:eastAsia="宋体" w:hint="eastAsia"/>
        </w:rPr>
        <w:t>其次</w:t>
      </w:r>
      <w:r w:rsidR="00CE5480">
        <w:rPr>
          <w:rFonts w:eastAsia="宋体"/>
        </w:rPr>
        <w:t>，</w:t>
      </w:r>
      <w:r w:rsidR="00273B81">
        <w:rPr>
          <w:rFonts w:eastAsia="宋体" w:hint="eastAsia"/>
        </w:rPr>
        <w:t>第一</w:t>
      </w:r>
      <w:r w:rsidR="00273B81">
        <w:rPr>
          <w:rFonts w:eastAsia="宋体"/>
        </w:rPr>
        <w:t>，</w:t>
      </w:r>
      <w:r w:rsidR="00273B81">
        <w:rPr>
          <w:rFonts w:eastAsia="宋体" w:hint="eastAsia"/>
        </w:rPr>
        <w:t>引导用户</w:t>
      </w:r>
      <w:r w:rsidR="00273B81">
        <w:rPr>
          <w:rFonts w:eastAsia="宋体"/>
        </w:rPr>
        <w:t>进入动态</w:t>
      </w:r>
      <w:r w:rsidR="00273B81">
        <w:rPr>
          <w:rFonts w:eastAsia="宋体"/>
        </w:rPr>
        <w:t>ID</w:t>
      </w:r>
      <w:r w:rsidR="00273B81">
        <w:rPr>
          <w:rFonts w:eastAsia="宋体" w:hint="eastAsia"/>
        </w:rPr>
        <w:t>人机识别</w:t>
      </w:r>
      <w:r w:rsidR="00273B81">
        <w:rPr>
          <w:rFonts w:eastAsia="宋体"/>
        </w:rPr>
        <w:t>的</w:t>
      </w:r>
      <w:r w:rsidR="00273B81">
        <w:rPr>
          <w:rFonts w:eastAsia="宋体" w:hint="eastAsia"/>
        </w:rPr>
        <w:t>体系，第二</w:t>
      </w:r>
      <w:r w:rsidR="00273B81">
        <w:rPr>
          <w:rFonts w:eastAsia="宋体"/>
        </w:rPr>
        <w:t>，</w:t>
      </w:r>
      <w:r w:rsidR="00273B81">
        <w:rPr>
          <w:rFonts w:eastAsia="宋体" w:hint="eastAsia"/>
        </w:rPr>
        <w:t>对于在</w:t>
      </w:r>
      <w:r w:rsidR="00273B81">
        <w:rPr>
          <w:rFonts w:eastAsia="宋体"/>
        </w:rPr>
        <w:t>动态</w:t>
      </w:r>
      <w:r w:rsidR="00273B81">
        <w:rPr>
          <w:rFonts w:eastAsia="宋体"/>
        </w:rPr>
        <w:t>ID</w:t>
      </w:r>
      <w:r w:rsidR="00273B81">
        <w:rPr>
          <w:rFonts w:eastAsia="宋体" w:hint="eastAsia"/>
        </w:rPr>
        <w:t>人机识别</w:t>
      </w:r>
      <w:r w:rsidR="00273B81">
        <w:rPr>
          <w:rFonts w:eastAsia="宋体"/>
        </w:rPr>
        <w:t>体系中</w:t>
      </w:r>
      <w:r w:rsidR="00C71832">
        <w:rPr>
          <w:rFonts w:eastAsia="宋体" w:hint="eastAsia"/>
        </w:rPr>
        <w:t>通过</w:t>
      </w:r>
      <w:r w:rsidR="00273B81">
        <w:rPr>
          <w:rFonts w:eastAsia="宋体"/>
        </w:rPr>
        <w:t>的请求，</w:t>
      </w:r>
      <w:r w:rsidR="00C71832">
        <w:rPr>
          <w:rFonts w:eastAsia="宋体" w:hint="eastAsia"/>
        </w:rPr>
        <w:t>在</w:t>
      </w:r>
      <w:r w:rsidR="00C71832">
        <w:rPr>
          <w:rFonts w:eastAsia="宋体"/>
        </w:rPr>
        <w:t>响应请求的同时，</w:t>
      </w:r>
      <w:r w:rsidR="00C71832">
        <w:rPr>
          <w:rFonts w:eastAsia="宋体" w:hint="eastAsia"/>
        </w:rPr>
        <w:t>为</w:t>
      </w:r>
      <w:r w:rsidR="00C71832">
        <w:rPr>
          <w:rFonts w:eastAsia="宋体"/>
        </w:rPr>
        <w:t>浏览器准备好</w:t>
      </w:r>
      <w:r w:rsidR="00C71832">
        <w:rPr>
          <w:rFonts w:eastAsia="宋体" w:hint="eastAsia"/>
        </w:rPr>
        <w:t>继续</w:t>
      </w:r>
      <w:r w:rsidR="00C71832">
        <w:rPr>
          <w:rFonts w:eastAsia="宋体"/>
        </w:rPr>
        <w:t>维持在动态</w:t>
      </w:r>
      <w:r w:rsidR="00C71832">
        <w:rPr>
          <w:rFonts w:eastAsia="宋体"/>
        </w:rPr>
        <w:t>ID</w:t>
      </w:r>
      <w:r w:rsidR="00C71832">
        <w:rPr>
          <w:rFonts w:eastAsia="宋体"/>
        </w:rPr>
        <w:t>体系中的相关</w:t>
      </w:r>
      <w:r w:rsidR="00C71832">
        <w:rPr>
          <w:rFonts w:eastAsia="宋体" w:hint="eastAsia"/>
        </w:rPr>
        <w:t>信息</w:t>
      </w:r>
      <w:r w:rsidR="00C71832">
        <w:rPr>
          <w:rFonts w:eastAsia="宋体"/>
        </w:rPr>
        <w:t>。</w:t>
      </w:r>
    </w:p>
    <w:p w14:paraId="53179F1F" w14:textId="77777777" w:rsidR="00073A6E" w:rsidRPr="00666D45" w:rsidRDefault="00073A6E" w:rsidP="00666D45">
      <w:pPr>
        <w:spacing w:line="400" w:lineRule="exact"/>
        <w:ind w:firstLineChars="200" w:firstLine="480"/>
        <w:rPr>
          <w:rFonts w:eastAsia="宋体"/>
        </w:rPr>
      </w:pPr>
    </w:p>
    <w:p w14:paraId="75B98643" w14:textId="081BD85D" w:rsidR="00473211" w:rsidRPr="00710C39" w:rsidRDefault="00795636" w:rsidP="00473211">
      <w:pPr>
        <w:keepNext/>
        <w:keepLines/>
        <w:spacing w:before="40" w:after="50" w:line="400" w:lineRule="exact"/>
        <w:ind w:firstLine="480"/>
        <w:outlineLvl w:val="3"/>
        <w:rPr>
          <w:rFonts w:eastAsia="宋体" w:cs="Times New Roman"/>
          <w:bCs/>
        </w:rPr>
      </w:pPr>
      <w:r>
        <w:rPr>
          <w:rFonts w:eastAsia="宋体" w:cs="Times New Roman" w:hint="eastAsia"/>
          <w:bCs/>
        </w:rPr>
        <w:t>3.1.2.2</w:t>
      </w:r>
      <w:r w:rsidRPr="00795636">
        <w:rPr>
          <w:rFonts w:ascii="黑体" w:eastAsia="黑体" w:hAnsi="黑体" w:cs="Times New Roman" w:hint="eastAsia"/>
          <w:bCs/>
        </w:rPr>
        <w:t xml:space="preserve"> </w:t>
      </w:r>
      <w:r w:rsidR="002D3347">
        <w:rPr>
          <w:rFonts w:ascii="黑体" w:eastAsia="黑体" w:hAnsi="黑体" w:cs="Times New Roman" w:hint="eastAsia"/>
          <w:bCs/>
        </w:rPr>
        <w:t>代码</w:t>
      </w:r>
      <w:r w:rsidRPr="00795636">
        <w:rPr>
          <w:rFonts w:ascii="黑体" w:eastAsia="黑体" w:hAnsi="黑体" w:cs="Times New Roman" w:hint="eastAsia"/>
          <w:bCs/>
        </w:rPr>
        <w:t>混淆功能</w:t>
      </w:r>
    </w:p>
    <w:p w14:paraId="3F395D0C" w14:textId="76F497C9" w:rsidR="00710C39" w:rsidRPr="00710C39" w:rsidRDefault="000E55A5" w:rsidP="00666D45">
      <w:pPr>
        <w:spacing w:line="400" w:lineRule="exact"/>
        <w:ind w:firstLineChars="200" w:firstLine="480"/>
        <w:rPr>
          <w:rFonts w:ascii="宋体" w:eastAsia="宋体" w:hAnsi="宋体" w:cs="宋体"/>
        </w:rPr>
      </w:pPr>
      <w:r w:rsidRPr="000E55A5">
        <w:rPr>
          <w:rFonts w:ascii="宋体" w:eastAsia="宋体" w:hAnsi="宋体" w:cs="宋体" w:hint="eastAsia"/>
        </w:rPr>
        <w:t>在返回</w:t>
      </w:r>
      <w:r w:rsidRPr="00666D45">
        <w:rPr>
          <w:rFonts w:eastAsia="宋体" w:hint="eastAsia"/>
        </w:rPr>
        <w:t>目标</w:t>
      </w:r>
      <w:r w:rsidRPr="000E55A5">
        <w:rPr>
          <w:rFonts w:ascii="宋体" w:eastAsia="宋体" w:hAnsi="宋体" w:cs="宋体" w:hint="eastAsia"/>
        </w:rPr>
        <w:t>服务器的响应内容前，对发给用户的文件进行混淆操作。混淆使用随机代码混淆技术对受保护站点页面关键元素和客户端ID</w:t>
      </w:r>
      <w:r w:rsidR="00815B92">
        <w:rPr>
          <w:rFonts w:ascii="宋体" w:eastAsia="宋体" w:hAnsi="宋体" w:cs="宋体" w:hint="eastAsia"/>
        </w:rPr>
        <w:t>生成算法进行随混淆处理，增加</w:t>
      </w:r>
      <w:r w:rsidRPr="000E55A5">
        <w:rPr>
          <w:rFonts w:ascii="宋体" w:eastAsia="宋体" w:hAnsi="宋体" w:cs="宋体" w:hint="eastAsia"/>
        </w:rPr>
        <w:t>攻击者对网页的逆向分析</w:t>
      </w:r>
      <w:r w:rsidR="00815B92">
        <w:rPr>
          <w:rFonts w:ascii="宋体" w:eastAsia="宋体" w:hAnsi="宋体" w:cs="宋体" w:hint="eastAsia"/>
        </w:rPr>
        <w:t>的</w:t>
      </w:r>
      <w:r w:rsidR="00815B92">
        <w:rPr>
          <w:rFonts w:ascii="宋体" w:eastAsia="宋体" w:hAnsi="宋体" w:cs="宋体"/>
        </w:rPr>
        <w:t>成本</w:t>
      </w:r>
      <w:r w:rsidRPr="000E55A5">
        <w:rPr>
          <w:rFonts w:ascii="宋体" w:eastAsia="宋体" w:hAnsi="宋体" w:cs="宋体" w:hint="eastAsia"/>
        </w:rPr>
        <w:t>。</w:t>
      </w:r>
    </w:p>
    <w:p w14:paraId="16B3622A" w14:textId="77777777" w:rsidR="00710C39" w:rsidRPr="00710C39" w:rsidRDefault="00710C39" w:rsidP="004F7D41">
      <w:pPr>
        <w:keepNext/>
        <w:keepLines/>
        <w:spacing w:line="400" w:lineRule="exact"/>
        <w:ind w:firstLine="480"/>
        <w:outlineLvl w:val="2"/>
        <w:rPr>
          <w:rFonts w:eastAsia="黑体" w:cs="Times New Roman"/>
          <w:bCs/>
          <w:szCs w:val="32"/>
        </w:rPr>
      </w:pPr>
      <w:bookmarkStart w:id="99" w:name="_Toc514534602"/>
      <w:bookmarkStart w:id="100" w:name="_Toc514845424"/>
      <w:bookmarkStart w:id="101" w:name="_Toc512648837"/>
      <w:bookmarkStart w:id="102" w:name="_Toc27713"/>
      <w:r w:rsidRPr="00710C39">
        <w:rPr>
          <w:rFonts w:eastAsia="黑体" w:cs="Times New Roman" w:hint="eastAsia"/>
          <w:bCs/>
          <w:szCs w:val="32"/>
        </w:rPr>
        <w:t xml:space="preserve">3.1.3 </w:t>
      </w:r>
      <w:r w:rsidRPr="00710C39">
        <w:rPr>
          <w:rFonts w:eastAsia="黑体" w:cs="Times New Roman" w:hint="eastAsia"/>
          <w:bCs/>
          <w:szCs w:val="32"/>
        </w:rPr>
        <w:t>性能分析</w:t>
      </w:r>
      <w:bookmarkEnd w:id="99"/>
      <w:bookmarkEnd w:id="100"/>
      <w:bookmarkEnd w:id="101"/>
      <w:bookmarkEnd w:id="102"/>
    </w:p>
    <w:p w14:paraId="7AC99FB3" w14:textId="74B7F37A" w:rsidR="00710C39" w:rsidRPr="00666D45" w:rsidRDefault="00795636" w:rsidP="002F6F78">
      <w:pPr>
        <w:spacing w:line="400" w:lineRule="exact"/>
        <w:ind w:firstLineChars="200" w:firstLine="480"/>
        <w:rPr>
          <w:rFonts w:ascii="宋体" w:eastAsia="宋体" w:hAnsi="宋体" w:cs="宋体"/>
        </w:rPr>
      </w:pPr>
      <w:r w:rsidRPr="00666D45">
        <w:rPr>
          <w:rFonts w:ascii="宋体" w:eastAsia="宋体" w:hAnsi="宋体" w:cs="宋体" w:hint="eastAsia"/>
        </w:rPr>
        <w:t>基于代码混淆的</w:t>
      </w:r>
      <w:r w:rsidRPr="00666D45">
        <w:rPr>
          <w:rFonts w:ascii="宋体" w:eastAsia="宋体" w:hAnsi="宋体" w:cs="宋体"/>
        </w:rPr>
        <w:t>W</w:t>
      </w:r>
      <w:r w:rsidRPr="00666D45">
        <w:rPr>
          <w:rFonts w:ascii="宋体" w:eastAsia="宋体" w:hAnsi="宋体" w:cs="宋体" w:hint="eastAsia"/>
        </w:rPr>
        <w:t>eb站点动态防御系统，结合实际使用情况需要满足以下非功能性要求。首先要保证可用性和性能。</w:t>
      </w:r>
    </w:p>
    <w:p w14:paraId="240089F2" w14:textId="38CB1576" w:rsidR="00710C39" w:rsidRPr="00666D45" w:rsidRDefault="009767CF" w:rsidP="00666D45">
      <w:pPr>
        <w:spacing w:line="400" w:lineRule="exact"/>
        <w:ind w:firstLineChars="200" w:firstLine="480"/>
        <w:rPr>
          <w:rFonts w:ascii="宋体" w:eastAsia="宋体" w:hAnsi="宋体" w:cs="宋体"/>
        </w:rPr>
      </w:pPr>
      <w:r>
        <w:rPr>
          <w:rFonts w:ascii="宋体" w:eastAsia="宋体" w:hAnsi="宋体" w:cs="宋体" w:hint="eastAsia"/>
        </w:rPr>
        <w:t>（1）</w:t>
      </w:r>
      <w:commentRangeStart w:id="103"/>
      <w:r w:rsidR="00795636" w:rsidRPr="00666D45">
        <w:rPr>
          <w:rFonts w:ascii="宋体" w:eastAsia="宋体" w:hAnsi="宋体" w:cs="宋体" w:hint="eastAsia"/>
        </w:rPr>
        <w:t>透明性</w:t>
      </w:r>
      <w:commentRangeEnd w:id="103"/>
      <w:r>
        <w:rPr>
          <w:rStyle w:val="a5"/>
          <w:rFonts w:eastAsia="宋体" w:cs="Times New Roman"/>
        </w:rPr>
        <w:commentReference w:id="103"/>
      </w:r>
    </w:p>
    <w:p w14:paraId="43B8BC64" w14:textId="65B56BEA" w:rsidR="00710C39" w:rsidRPr="00666D45" w:rsidRDefault="00795636" w:rsidP="004F7D41">
      <w:pPr>
        <w:spacing w:line="400" w:lineRule="exact"/>
        <w:ind w:firstLineChars="200" w:firstLine="480"/>
        <w:rPr>
          <w:rFonts w:ascii="宋体" w:eastAsia="宋体" w:hAnsi="宋体" w:cs="宋体"/>
        </w:rPr>
      </w:pPr>
      <w:r w:rsidRPr="00795636">
        <w:rPr>
          <w:rFonts w:ascii="宋体" w:eastAsia="宋体" w:hAnsi="宋体" w:cs="宋体" w:hint="eastAsia"/>
        </w:rPr>
        <w:t>作为以反向代理为基础的系统，要保证用户使用受保护网站提供的服务时通畅的。保证其完整性，本系</w:t>
      </w:r>
      <w:r>
        <w:rPr>
          <w:rFonts w:ascii="宋体" w:eastAsia="宋体" w:hAnsi="宋体" w:cs="宋体" w:hint="eastAsia"/>
        </w:rPr>
        <w:t>统开发的模块必须具有一定的透明性，对用户正常使用服务不造成影响</w:t>
      </w:r>
      <w:r w:rsidR="00710C39" w:rsidRPr="00666D45">
        <w:rPr>
          <w:rFonts w:ascii="宋体" w:eastAsia="宋体" w:hAnsi="宋体" w:cs="宋体" w:hint="eastAsia"/>
        </w:rPr>
        <w:t>。</w:t>
      </w:r>
    </w:p>
    <w:p w14:paraId="21201A01" w14:textId="2A193ECF" w:rsidR="00710C39" w:rsidRPr="00666D45" w:rsidRDefault="009767CF" w:rsidP="00666D45">
      <w:pPr>
        <w:spacing w:line="400" w:lineRule="exact"/>
        <w:ind w:firstLineChars="200" w:firstLine="480"/>
        <w:rPr>
          <w:rFonts w:ascii="宋体" w:eastAsia="宋体" w:hAnsi="宋体" w:cs="宋体"/>
        </w:rPr>
      </w:pPr>
      <w:r>
        <w:rPr>
          <w:rFonts w:ascii="宋体" w:eastAsia="宋体" w:hAnsi="宋体" w:cs="宋体" w:hint="eastAsia"/>
        </w:rPr>
        <w:t>（2）</w:t>
      </w:r>
      <w:r w:rsidR="008314EE" w:rsidRPr="00666D45">
        <w:rPr>
          <w:rFonts w:ascii="宋体" w:eastAsia="宋体" w:hAnsi="宋体" w:cs="宋体" w:hint="eastAsia"/>
        </w:rPr>
        <w:t>性能</w:t>
      </w:r>
    </w:p>
    <w:p w14:paraId="67924B63" w14:textId="4FCFE605" w:rsidR="00710C39" w:rsidRPr="00666D45" w:rsidRDefault="008314EE" w:rsidP="004F7D41">
      <w:pPr>
        <w:spacing w:line="400" w:lineRule="exact"/>
        <w:ind w:firstLineChars="200" w:firstLine="480"/>
        <w:rPr>
          <w:rFonts w:ascii="宋体" w:eastAsia="宋体" w:hAnsi="宋体" w:cs="宋体"/>
        </w:rPr>
      </w:pPr>
      <w:r w:rsidRPr="00666D45">
        <w:rPr>
          <w:rFonts w:ascii="宋体" w:eastAsia="宋体" w:hAnsi="宋体" w:cs="宋体" w:hint="eastAsia"/>
        </w:rPr>
        <w:t>保证一定的性能，不能在反向代理处做无故的滞留影响响应速度</w:t>
      </w:r>
      <w:r w:rsidR="00710C39" w:rsidRPr="00666D45">
        <w:rPr>
          <w:rFonts w:ascii="宋体" w:eastAsia="宋体" w:hAnsi="宋体" w:cs="宋体" w:hint="eastAsia"/>
        </w:rPr>
        <w:t>。</w:t>
      </w:r>
      <w:r w:rsidRPr="00666D45">
        <w:rPr>
          <w:rFonts w:ascii="宋体" w:eastAsia="宋体" w:hAnsi="宋体" w:cs="宋体" w:hint="eastAsia"/>
        </w:rPr>
        <w:t>具体度量不超过原目标站点响应时间的两倍。</w:t>
      </w:r>
    </w:p>
    <w:p w14:paraId="7263098D" w14:textId="6C9C65BD" w:rsidR="00710C39" w:rsidRPr="00666D45" w:rsidRDefault="009767CF" w:rsidP="00666D45">
      <w:pPr>
        <w:spacing w:line="400" w:lineRule="exact"/>
        <w:ind w:firstLineChars="200" w:firstLine="480"/>
        <w:rPr>
          <w:rFonts w:ascii="宋体" w:eastAsia="宋体" w:hAnsi="宋体" w:cs="宋体"/>
        </w:rPr>
      </w:pPr>
      <w:r>
        <w:rPr>
          <w:rFonts w:ascii="宋体" w:eastAsia="宋体" w:hAnsi="宋体" w:cs="宋体" w:hint="eastAsia"/>
        </w:rPr>
        <w:t>（3）</w:t>
      </w:r>
      <w:r w:rsidR="008314EE" w:rsidRPr="00666D45">
        <w:rPr>
          <w:rFonts w:ascii="宋体" w:eastAsia="宋体" w:hAnsi="宋体" w:cs="宋体" w:hint="eastAsia"/>
        </w:rPr>
        <w:t>容错</w:t>
      </w:r>
      <w:r w:rsidR="00710C39" w:rsidRPr="00666D45">
        <w:rPr>
          <w:rFonts w:ascii="宋体" w:eastAsia="宋体" w:hAnsi="宋体" w:cs="宋体" w:hint="eastAsia"/>
        </w:rPr>
        <w:t>性</w:t>
      </w:r>
    </w:p>
    <w:p w14:paraId="5C725856" w14:textId="7A6A2A42" w:rsidR="00710C39" w:rsidRPr="00666D45" w:rsidRDefault="008314EE" w:rsidP="004F7D41">
      <w:pPr>
        <w:spacing w:line="400" w:lineRule="exact"/>
        <w:ind w:firstLineChars="200" w:firstLine="480"/>
        <w:rPr>
          <w:rFonts w:ascii="宋体" w:eastAsia="宋体" w:hAnsi="宋体" w:cs="宋体"/>
        </w:rPr>
      </w:pPr>
      <w:r w:rsidRPr="00666D45">
        <w:rPr>
          <w:rFonts w:ascii="宋体" w:eastAsia="宋体" w:hAnsi="宋体" w:cs="宋体" w:hint="eastAsia"/>
        </w:rPr>
        <w:t>基于代码混淆的</w:t>
      </w:r>
      <w:r w:rsidRPr="00666D45">
        <w:rPr>
          <w:rFonts w:ascii="宋体" w:eastAsia="宋体" w:hAnsi="宋体" w:cs="宋体"/>
        </w:rPr>
        <w:t>W</w:t>
      </w:r>
      <w:r w:rsidRPr="00666D45">
        <w:rPr>
          <w:rFonts w:ascii="宋体" w:eastAsia="宋体" w:hAnsi="宋体" w:cs="宋体" w:hint="eastAsia"/>
        </w:rPr>
        <w:t>eb站点动态防御系统，对一些开发中无法预料的请求可能会在使用中出现并影响到用户正常使用的情况，需提供一种容错的补充方案，一定保证受保护站点业务服务可以提供</w:t>
      </w:r>
      <w:r w:rsidR="00405AF7" w:rsidRPr="00666D45">
        <w:rPr>
          <w:rFonts w:ascii="宋体" w:eastAsia="宋体" w:hAnsi="宋体" w:cs="宋体" w:hint="eastAsia"/>
        </w:rPr>
        <w:t>给用户</w:t>
      </w:r>
      <w:r w:rsidR="00710C39" w:rsidRPr="00666D45">
        <w:rPr>
          <w:rFonts w:ascii="宋体" w:eastAsia="宋体" w:hAnsi="宋体" w:cs="宋体" w:hint="eastAsia"/>
        </w:rPr>
        <w:t>。</w:t>
      </w:r>
    </w:p>
    <w:p w14:paraId="29B3CDA9" w14:textId="30662D50" w:rsidR="00710C39" w:rsidRPr="00666D45" w:rsidRDefault="009767CF" w:rsidP="00666D45">
      <w:pPr>
        <w:spacing w:line="400" w:lineRule="exact"/>
        <w:ind w:firstLineChars="200" w:firstLine="480"/>
        <w:rPr>
          <w:rFonts w:ascii="宋体" w:eastAsia="宋体" w:hAnsi="宋体" w:cs="宋体"/>
        </w:rPr>
      </w:pPr>
      <w:r>
        <w:rPr>
          <w:rFonts w:ascii="宋体" w:eastAsia="宋体" w:hAnsi="宋体" w:cs="宋体" w:hint="eastAsia"/>
        </w:rPr>
        <w:t>（4）</w:t>
      </w:r>
      <w:r w:rsidR="00710C39" w:rsidRPr="00666D45">
        <w:rPr>
          <w:rFonts w:ascii="宋体" w:eastAsia="宋体" w:hAnsi="宋体" w:cs="宋体" w:hint="eastAsia"/>
        </w:rPr>
        <w:t>可用性</w:t>
      </w:r>
    </w:p>
    <w:p w14:paraId="5F11E0AC" w14:textId="77777777" w:rsidR="002C6921" w:rsidRPr="00666D45" w:rsidRDefault="002408A1" w:rsidP="004F7D41">
      <w:pPr>
        <w:spacing w:line="400" w:lineRule="exact"/>
        <w:ind w:firstLineChars="200" w:firstLine="480"/>
        <w:rPr>
          <w:rFonts w:ascii="宋体" w:eastAsia="宋体" w:hAnsi="宋体" w:cs="宋体"/>
        </w:rPr>
      </w:pPr>
      <w:r w:rsidRPr="00666D45">
        <w:rPr>
          <w:rFonts w:ascii="宋体" w:eastAsia="宋体" w:hAnsi="宋体" w:cs="宋体" w:hint="eastAsia"/>
        </w:rPr>
        <w:t>对于供浏览器用户使用的</w:t>
      </w:r>
      <w:r w:rsidRPr="00666D45">
        <w:rPr>
          <w:rFonts w:ascii="宋体" w:eastAsia="宋体" w:hAnsi="宋体" w:cs="宋体"/>
        </w:rPr>
        <w:t>Chrome Extension“protect”</w:t>
      </w:r>
      <w:r w:rsidRPr="00666D45">
        <w:rPr>
          <w:rFonts w:ascii="宋体" w:eastAsia="宋体" w:hAnsi="宋体" w:cs="宋体" w:hint="eastAsia"/>
        </w:rPr>
        <w:t>需要简洁清楚的界面，需要给出操作成功的提示信息和错误操作的出错详细信息</w:t>
      </w:r>
      <w:r w:rsidR="00FE1633" w:rsidRPr="00666D45">
        <w:rPr>
          <w:rFonts w:ascii="宋体" w:eastAsia="宋体" w:hAnsi="宋体" w:cs="宋体" w:hint="eastAsia"/>
        </w:rPr>
        <w:t>，对用户有指导作用，提供给用户的步骤要简单单调，</w:t>
      </w:r>
      <w:r w:rsidR="00C565E3" w:rsidRPr="00666D45">
        <w:rPr>
          <w:rFonts w:ascii="宋体" w:eastAsia="宋体" w:hAnsi="宋体" w:cs="宋体" w:hint="eastAsia"/>
        </w:rPr>
        <w:t>提高可用性</w:t>
      </w:r>
      <w:r w:rsidRPr="00666D45">
        <w:rPr>
          <w:rFonts w:ascii="宋体" w:eastAsia="宋体" w:hAnsi="宋体" w:cs="宋体" w:hint="eastAsia"/>
        </w:rPr>
        <w:t>。</w:t>
      </w:r>
    </w:p>
    <w:p w14:paraId="71E58DE1" w14:textId="31D75485" w:rsidR="00710C39" w:rsidRPr="00666D45" w:rsidRDefault="00C565E3" w:rsidP="002F6F78">
      <w:pPr>
        <w:spacing w:line="400" w:lineRule="exact"/>
        <w:ind w:firstLineChars="200" w:firstLine="480"/>
        <w:rPr>
          <w:rFonts w:ascii="宋体" w:eastAsia="宋体" w:hAnsi="宋体" w:cs="宋体"/>
        </w:rPr>
      </w:pPr>
      <w:r w:rsidRPr="00666D45">
        <w:rPr>
          <w:rFonts w:ascii="宋体" w:eastAsia="宋体" w:hAnsi="宋体" w:cs="宋体" w:hint="eastAsia"/>
        </w:rPr>
        <w:t>对于</w:t>
      </w:r>
      <w:r w:rsidR="002408A1" w:rsidRPr="00666D45">
        <w:rPr>
          <w:rFonts w:ascii="宋体" w:eastAsia="宋体" w:hAnsi="宋体" w:cs="宋体" w:hint="eastAsia"/>
        </w:rPr>
        <w:t>供网站部署人员</w:t>
      </w:r>
      <w:r w:rsidR="002C6921" w:rsidRPr="00666D45">
        <w:rPr>
          <w:rFonts w:ascii="宋体" w:eastAsia="宋体" w:hAnsi="宋体" w:cs="宋体" w:hint="eastAsia"/>
        </w:rPr>
        <w:t>，</w:t>
      </w:r>
      <w:r w:rsidR="002408A1" w:rsidRPr="00666D45">
        <w:rPr>
          <w:rFonts w:ascii="宋体" w:eastAsia="宋体" w:hAnsi="宋体" w:cs="宋体" w:hint="eastAsia"/>
        </w:rPr>
        <w:t>本</w:t>
      </w:r>
      <w:r w:rsidR="002C6921" w:rsidRPr="00666D45">
        <w:rPr>
          <w:rFonts w:ascii="宋体" w:eastAsia="宋体" w:hAnsi="宋体" w:cs="宋体" w:hint="eastAsia"/>
        </w:rPr>
        <w:t>系统提供的Nginx第三方</w:t>
      </w:r>
      <w:r w:rsidR="002408A1" w:rsidRPr="00666D45">
        <w:rPr>
          <w:rFonts w:ascii="宋体" w:eastAsia="宋体" w:hAnsi="宋体" w:cs="宋体" w:hint="eastAsia"/>
        </w:rPr>
        <w:t>模块</w:t>
      </w:r>
      <w:r w:rsidRPr="00666D45">
        <w:rPr>
          <w:rFonts w:ascii="宋体" w:eastAsia="宋体" w:hAnsi="宋体" w:cs="宋体"/>
        </w:rPr>
        <w:t>ngx_http_ipslab_modul</w:t>
      </w:r>
      <w:r w:rsidR="002C6921" w:rsidRPr="00666D45">
        <w:rPr>
          <w:rFonts w:ascii="宋体" w:eastAsia="宋体" w:hAnsi="宋体" w:cs="宋体" w:hint="eastAsia"/>
        </w:rPr>
        <w:t>是通过指令配置的方法来使用。</w:t>
      </w:r>
      <w:r w:rsidR="009D3B17" w:rsidRPr="00666D45">
        <w:rPr>
          <w:rFonts w:ascii="宋体" w:eastAsia="宋体" w:hAnsi="宋体" w:cs="宋体" w:hint="eastAsia"/>
        </w:rPr>
        <w:t>为网站部署人员提供</w:t>
      </w:r>
      <w:r w:rsidRPr="00666D45">
        <w:rPr>
          <w:rFonts w:ascii="宋体" w:eastAsia="宋体" w:hAnsi="宋体" w:cs="宋体" w:hint="eastAsia"/>
        </w:rPr>
        <w:t>详细的指令介绍，</w:t>
      </w:r>
      <w:r w:rsidR="0053037E" w:rsidRPr="00666D45">
        <w:rPr>
          <w:rFonts w:ascii="宋体" w:eastAsia="宋体" w:hAnsi="宋体" w:cs="宋体" w:hint="eastAsia"/>
        </w:rPr>
        <w:t>配合</w:t>
      </w:r>
      <w:r w:rsidRPr="00666D45">
        <w:rPr>
          <w:rFonts w:ascii="宋体" w:eastAsia="宋体" w:hAnsi="宋体" w:cs="宋体" w:hint="eastAsia"/>
        </w:rPr>
        <w:t>在日志中输出详细的操作信息</w:t>
      </w:r>
      <w:r w:rsidR="0053037E" w:rsidRPr="00666D45">
        <w:rPr>
          <w:rFonts w:ascii="宋体" w:eastAsia="宋体" w:hAnsi="宋体" w:cs="宋体" w:hint="eastAsia"/>
        </w:rPr>
        <w:t>来让</w:t>
      </w:r>
      <w:r w:rsidRPr="00666D45">
        <w:rPr>
          <w:rFonts w:ascii="宋体" w:eastAsia="宋体" w:hAnsi="宋体" w:cs="宋体" w:hint="eastAsia"/>
        </w:rPr>
        <w:t>网站部署人员</w:t>
      </w:r>
      <w:r w:rsidR="0053037E" w:rsidRPr="00666D45">
        <w:rPr>
          <w:rFonts w:ascii="宋体" w:eastAsia="宋体" w:hAnsi="宋体" w:cs="宋体" w:hint="eastAsia"/>
        </w:rPr>
        <w:t>更深入了解本系统</w:t>
      </w:r>
      <w:r w:rsidR="00FE1633" w:rsidRPr="00666D45">
        <w:rPr>
          <w:rFonts w:ascii="宋体" w:eastAsia="宋体" w:hAnsi="宋体" w:cs="宋体" w:hint="eastAsia"/>
        </w:rPr>
        <w:t>。</w:t>
      </w:r>
    </w:p>
    <w:p w14:paraId="0E80E781" w14:textId="77777777" w:rsidR="00710C39" w:rsidRPr="00666D45" w:rsidRDefault="00710C39" w:rsidP="00666D45">
      <w:pPr>
        <w:spacing w:line="400" w:lineRule="exact"/>
        <w:ind w:firstLineChars="200" w:firstLine="480"/>
        <w:rPr>
          <w:rFonts w:ascii="宋体" w:eastAsia="宋体" w:hAnsi="宋体" w:cs="宋体"/>
        </w:rPr>
      </w:pPr>
    </w:p>
    <w:p w14:paraId="023DEF99" w14:textId="77777777" w:rsidR="00710C39" w:rsidRPr="00710C39" w:rsidRDefault="00710C39" w:rsidP="00510EA5">
      <w:pPr>
        <w:pStyle w:val="-2"/>
        <w:pPrChange w:id="104" w:author="Admire" w:date="2019-05-07T14:02:00Z">
          <w:pPr>
            <w:pStyle w:val="-2"/>
            <w:ind w:firstLine="560"/>
          </w:pPr>
        </w:pPrChange>
      </w:pPr>
      <w:bookmarkStart w:id="105" w:name="_Toc514845425"/>
      <w:bookmarkStart w:id="106" w:name="_Toc514534603"/>
      <w:bookmarkStart w:id="107" w:name="_Toc512648839"/>
      <w:bookmarkStart w:id="108" w:name="_Toc12066"/>
      <w:bookmarkStart w:id="109" w:name="_Toc7728441"/>
      <w:r w:rsidRPr="00710C39">
        <w:t xml:space="preserve">3.2 </w:t>
      </w:r>
      <w:r w:rsidRPr="00710C39">
        <w:t>系统设计</w:t>
      </w:r>
      <w:bookmarkEnd w:id="105"/>
      <w:bookmarkEnd w:id="106"/>
      <w:bookmarkEnd w:id="107"/>
      <w:bookmarkEnd w:id="108"/>
      <w:bookmarkEnd w:id="109"/>
    </w:p>
    <w:p w14:paraId="474AC261" w14:textId="77777777" w:rsidR="00D80F54" w:rsidRDefault="00B134DC" w:rsidP="00151386">
      <w:pPr>
        <w:spacing w:line="400" w:lineRule="exact"/>
        <w:ind w:firstLineChars="200" w:firstLine="480"/>
        <w:rPr>
          <w:rFonts w:eastAsia="宋体" w:cs="Times New Roman"/>
        </w:rPr>
      </w:pPr>
      <w:r>
        <w:rPr>
          <w:rFonts w:eastAsia="宋体" w:cs="Times New Roman" w:hint="eastAsia"/>
        </w:rPr>
        <w:t>基于代码混淆的</w:t>
      </w:r>
      <w:r>
        <w:rPr>
          <w:rFonts w:eastAsia="宋体" w:cs="Times New Roman"/>
        </w:rPr>
        <w:t>W</w:t>
      </w:r>
      <w:r>
        <w:rPr>
          <w:rFonts w:eastAsia="宋体" w:cs="Times New Roman" w:hint="eastAsia"/>
        </w:rPr>
        <w:t>eb</w:t>
      </w:r>
      <w:r>
        <w:rPr>
          <w:rFonts w:eastAsia="宋体" w:cs="Times New Roman" w:hint="eastAsia"/>
        </w:rPr>
        <w:t>站点动态防御系统</w:t>
      </w:r>
      <w:r w:rsidR="00710C39" w:rsidRPr="00710C39">
        <w:rPr>
          <w:rFonts w:eastAsia="宋体" w:cs="Times New Roman" w:hint="eastAsia"/>
        </w:rPr>
        <w:t>。</w:t>
      </w:r>
    </w:p>
    <w:p w14:paraId="66B8E3EA" w14:textId="18647152" w:rsidR="003B0FF9" w:rsidRDefault="00D80F54" w:rsidP="00151386">
      <w:pPr>
        <w:spacing w:line="400" w:lineRule="exact"/>
        <w:ind w:firstLineChars="200" w:firstLine="480"/>
        <w:rPr>
          <w:rFonts w:eastAsia="宋体" w:cs="Times New Roman"/>
        </w:rPr>
      </w:pPr>
      <w:r>
        <w:rPr>
          <w:rFonts w:eastAsia="宋体" w:cs="Times New Roman" w:hint="eastAsia"/>
        </w:rPr>
        <w:t>首先</w:t>
      </w:r>
      <w:r>
        <w:rPr>
          <w:rFonts w:eastAsia="宋体" w:cs="Times New Roman"/>
        </w:rPr>
        <w:t>，</w:t>
      </w:r>
      <w:r w:rsidR="0029753B">
        <w:rPr>
          <w:rFonts w:eastAsia="宋体" w:cs="Times New Roman" w:hint="eastAsia"/>
        </w:rPr>
        <w:t>明确使用</w:t>
      </w:r>
      <w:r w:rsidR="00DF1656">
        <w:rPr>
          <w:rFonts w:eastAsia="宋体" w:cs="Times New Roman" w:hint="eastAsia"/>
        </w:rPr>
        <w:t>系统</w:t>
      </w:r>
      <w:r>
        <w:rPr>
          <w:rFonts w:eastAsia="宋体" w:cs="Times New Roman" w:hint="eastAsia"/>
        </w:rPr>
        <w:t>的</w:t>
      </w:r>
      <w:r w:rsidR="00DF1656">
        <w:rPr>
          <w:rFonts w:eastAsia="宋体" w:cs="Times New Roman" w:hint="eastAsia"/>
        </w:rPr>
        <w:t>一个</w:t>
      </w:r>
      <w:r w:rsidR="0029753B">
        <w:rPr>
          <w:rFonts w:eastAsia="宋体" w:cs="Times New Roman" w:hint="eastAsia"/>
        </w:rPr>
        <w:t>场景</w:t>
      </w:r>
      <w:r>
        <w:rPr>
          <w:rFonts w:eastAsia="宋体" w:cs="Times New Roman"/>
        </w:rPr>
        <w:t>将如图</w:t>
      </w:r>
      <w:r>
        <w:rPr>
          <w:rFonts w:eastAsia="宋体" w:cs="Times New Roman" w:hint="eastAsia"/>
        </w:rPr>
        <w:t>3</w:t>
      </w:r>
      <w:r>
        <w:rPr>
          <w:rFonts w:eastAsia="宋体" w:cs="Times New Roman"/>
        </w:rPr>
        <w:t>-3</w:t>
      </w:r>
      <w:r>
        <w:rPr>
          <w:rFonts w:eastAsia="宋体" w:cs="Times New Roman" w:hint="eastAsia"/>
        </w:rPr>
        <w:t>所示</w:t>
      </w:r>
      <w:r>
        <w:rPr>
          <w:rFonts w:eastAsia="宋体" w:cs="Times New Roman"/>
        </w:rPr>
        <w:t>，</w:t>
      </w:r>
      <w:r>
        <w:rPr>
          <w:rFonts w:eastAsia="宋体" w:cs="Times New Roman" w:hint="eastAsia"/>
        </w:rPr>
        <w:t>Nginx</w:t>
      </w:r>
      <w:r>
        <w:rPr>
          <w:rFonts w:eastAsia="宋体" w:cs="Times New Roman"/>
        </w:rPr>
        <w:t>反向代理</w:t>
      </w:r>
      <w:r w:rsidR="00BB7DD6">
        <w:rPr>
          <w:rFonts w:eastAsia="宋体" w:cs="Times New Roman" w:hint="eastAsia"/>
        </w:rPr>
        <w:t>目标</w:t>
      </w:r>
      <w:r>
        <w:rPr>
          <w:rFonts w:eastAsia="宋体" w:cs="Times New Roman"/>
        </w:rPr>
        <w:t>服务器，</w:t>
      </w:r>
      <w:r w:rsidR="00BB7DD6">
        <w:rPr>
          <w:rFonts w:eastAsia="宋体" w:cs="Times New Roman" w:hint="eastAsia"/>
        </w:rPr>
        <w:t>用户访问的是</w:t>
      </w:r>
      <w:r w:rsidR="00BB7DD6">
        <w:rPr>
          <w:rFonts w:eastAsia="宋体" w:cs="Times New Roman"/>
        </w:rPr>
        <w:t xml:space="preserve">Nginx </w:t>
      </w:r>
      <w:r w:rsidR="00BB7DD6">
        <w:rPr>
          <w:rFonts w:eastAsia="宋体" w:cs="Times New Roman" w:hint="eastAsia"/>
        </w:rPr>
        <w:t>反向代理服务器</w:t>
      </w:r>
      <w:r>
        <w:rPr>
          <w:rFonts w:eastAsia="宋体" w:cs="Times New Roman"/>
        </w:rPr>
        <w:t>。</w:t>
      </w:r>
      <w:r w:rsidR="00BB7DD6">
        <w:rPr>
          <w:rFonts w:eastAsia="宋体" w:cs="Times New Roman" w:hint="eastAsia"/>
        </w:rPr>
        <w:t>Nginx</w:t>
      </w:r>
      <w:r w:rsidR="00BB7DD6">
        <w:rPr>
          <w:rFonts w:eastAsia="宋体" w:cs="Times New Roman"/>
        </w:rPr>
        <w:t>会负责从目标站点拿到响应后转发给用户。</w:t>
      </w:r>
    </w:p>
    <w:p w14:paraId="6FDB825D" w14:textId="77777777" w:rsidR="003B0FF9" w:rsidRDefault="003B0FF9" w:rsidP="003B0FF9">
      <w:pPr>
        <w:keepNext/>
        <w:ind w:firstLine="480"/>
        <w:jc w:val="center"/>
      </w:pPr>
      <w:r>
        <w:object w:dxaOrig="12390" w:dyaOrig="1785" w14:anchorId="1E8755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39.75pt;height:49.5pt" o:ole="">
            <v:imagedata r:id="rId18" o:title=""/>
          </v:shape>
          <o:OLEObject Type="Embed" ProgID="Visio.Drawing.15" ShapeID="_x0000_i1026" DrawAspect="Content" ObjectID="_1618743329" r:id="rId19"/>
        </w:object>
      </w:r>
    </w:p>
    <w:p w14:paraId="06F169C2" w14:textId="607D0248" w:rsidR="003B0FF9" w:rsidRPr="008E7D63" w:rsidRDefault="003B0FF9" w:rsidP="003B0FF9">
      <w:pPr>
        <w:pStyle w:val="af0"/>
        <w:ind w:firstLine="400"/>
        <w:jc w:val="center"/>
        <w:rPr>
          <w:rFonts w:ascii="Times New Roman" w:eastAsia="宋体" w:hAnsi="Times New Roman" w:cs="Times New Roman"/>
          <w:szCs w:val="24"/>
        </w:rPr>
      </w:pPr>
      <w:r w:rsidRPr="00D135DD">
        <w:rPr>
          <w:rFonts w:ascii="Times New Roman" w:hAnsi="Times New Roman" w:hint="eastAsia"/>
        </w:rPr>
        <w:t>图</w:t>
      </w:r>
      <w:r w:rsidRPr="00D135DD">
        <w:rPr>
          <w:rFonts w:ascii="Times New Roman" w:hAnsi="Times New Roman" w:hint="eastAsia"/>
        </w:rPr>
        <w:t xml:space="preserve"> 3- </w:t>
      </w:r>
      <w:r w:rsidRPr="00D135DD">
        <w:rPr>
          <w:rFonts w:ascii="Times New Roman" w:hAnsi="Times New Roman"/>
        </w:rPr>
        <w:fldChar w:fldCharType="begin"/>
      </w:r>
      <w:r w:rsidRPr="00D135DD">
        <w:rPr>
          <w:rFonts w:ascii="Times New Roman" w:hAnsi="Times New Roman"/>
        </w:rPr>
        <w:instrText xml:space="preserve"> </w:instrText>
      </w:r>
      <w:r w:rsidRPr="00D135DD">
        <w:rPr>
          <w:rFonts w:ascii="Times New Roman" w:hAnsi="Times New Roman" w:hint="eastAsia"/>
        </w:rPr>
        <w:instrText xml:space="preserve">SEQ </w:instrText>
      </w:r>
      <w:r w:rsidRPr="00D135DD">
        <w:rPr>
          <w:rFonts w:ascii="Times New Roman" w:hAnsi="Times New Roman" w:hint="eastAsia"/>
        </w:rPr>
        <w:instrText>图</w:instrText>
      </w:r>
      <w:r w:rsidRPr="00D135DD">
        <w:rPr>
          <w:rFonts w:ascii="Times New Roman" w:hAnsi="Times New Roman" w:hint="eastAsia"/>
        </w:rPr>
        <w:instrText>_3- \* ARABIC</w:instrText>
      </w:r>
      <w:r w:rsidRPr="00D135DD">
        <w:rPr>
          <w:rFonts w:ascii="Times New Roman" w:hAnsi="Times New Roman"/>
        </w:rPr>
        <w:instrText xml:space="preserve"> </w:instrText>
      </w:r>
      <w:r w:rsidRPr="00D135DD">
        <w:rPr>
          <w:rFonts w:ascii="Times New Roman" w:hAnsi="Times New Roman"/>
        </w:rPr>
        <w:fldChar w:fldCharType="separate"/>
      </w:r>
      <w:r w:rsidR="005E3F77" w:rsidRPr="00D135DD">
        <w:rPr>
          <w:rFonts w:ascii="Times New Roman" w:hAnsi="Times New Roman"/>
          <w:noProof/>
        </w:rPr>
        <w:t>3</w:t>
      </w:r>
      <w:r w:rsidRPr="00D135DD">
        <w:rPr>
          <w:rFonts w:ascii="Times New Roman" w:hAnsi="Times New Roman"/>
        </w:rPr>
        <w:fldChar w:fldCharType="end"/>
      </w:r>
      <w:r w:rsidRPr="00D135DD">
        <w:rPr>
          <w:rFonts w:ascii="Times New Roman" w:hAnsi="Times New Roman"/>
        </w:rPr>
        <w:t xml:space="preserve"> </w:t>
      </w:r>
      <w:r w:rsidRPr="00D135DD">
        <w:rPr>
          <w:rFonts w:ascii="Times New Roman" w:hAnsi="Times New Roman" w:hint="eastAsia"/>
        </w:rPr>
        <w:t>反向代理</w:t>
      </w:r>
      <w:commentRangeStart w:id="110"/>
      <w:r w:rsidRPr="00D135DD">
        <w:rPr>
          <w:rFonts w:ascii="Times New Roman" w:hAnsi="Times New Roman"/>
        </w:rPr>
        <w:t>服务</w:t>
      </w:r>
      <w:commentRangeEnd w:id="110"/>
      <w:r w:rsidR="00FE63EA" w:rsidRPr="008E7D63">
        <w:rPr>
          <w:rStyle w:val="a5"/>
          <w:rFonts w:ascii="Times New Roman" w:eastAsia="宋体" w:hAnsi="Times New Roman" w:cs="Times New Roman"/>
        </w:rPr>
        <w:commentReference w:id="110"/>
      </w:r>
      <w:r w:rsidR="00F7091D" w:rsidRPr="00D135DD">
        <w:rPr>
          <w:rFonts w:ascii="Times New Roman" w:hAnsi="Times New Roman" w:hint="eastAsia"/>
        </w:rPr>
        <w:t>器</w:t>
      </w:r>
      <w:r w:rsidR="00F7091D" w:rsidRPr="00D135DD">
        <w:rPr>
          <w:rFonts w:ascii="Times New Roman" w:hAnsi="Times New Roman"/>
        </w:rPr>
        <w:t>的使用场景</w:t>
      </w:r>
    </w:p>
    <w:p w14:paraId="776AE41A" w14:textId="7EBEBEC0" w:rsidR="00866793" w:rsidRDefault="002D3347" w:rsidP="001B616A">
      <w:pPr>
        <w:spacing w:line="400" w:lineRule="exact"/>
        <w:ind w:firstLine="480"/>
        <w:rPr>
          <w:rFonts w:eastAsia="宋体" w:cs="Times New Roman"/>
        </w:rPr>
      </w:pPr>
      <w:r>
        <w:rPr>
          <w:rFonts w:eastAsia="宋体" w:cs="Times New Roman" w:hint="eastAsia"/>
        </w:rPr>
        <w:t>其次</w:t>
      </w:r>
      <w:r w:rsidR="009B41B3">
        <w:rPr>
          <w:rFonts w:eastAsia="宋体" w:cs="Times New Roman"/>
        </w:rPr>
        <w:t>，</w:t>
      </w:r>
      <w:r w:rsidR="00866793">
        <w:rPr>
          <w:rFonts w:eastAsia="宋体" w:cs="Times New Roman" w:hint="eastAsia"/>
        </w:rPr>
        <w:t>已知一</w:t>
      </w:r>
      <w:r w:rsidR="00866793">
        <w:rPr>
          <w:rFonts w:eastAsia="宋体" w:cs="Times New Roman"/>
        </w:rPr>
        <w:t>，</w:t>
      </w:r>
      <w:r w:rsidR="00285718">
        <w:rPr>
          <w:rFonts w:eastAsia="宋体" w:cs="Times New Roman" w:hint="eastAsia"/>
        </w:rPr>
        <w:t>本系统</w:t>
      </w:r>
      <w:r w:rsidR="0085535B">
        <w:rPr>
          <w:rFonts w:eastAsia="宋体" w:cs="Times New Roman" w:hint="eastAsia"/>
        </w:rPr>
        <w:t>软件</w:t>
      </w:r>
      <w:r w:rsidR="00285718">
        <w:rPr>
          <w:rFonts w:eastAsia="宋体" w:cs="Times New Roman" w:hint="eastAsia"/>
        </w:rPr>
        <w:t>的部署安装位置</w:t>
      </w:r>
      <w:r w:rsidR="00285718">
        <w:rPr>
          <w:rFonts w:eastAsia="宋体" w:cs="Times New Roman"/>
        </w:rPr>
        <w:t>会涉及到</w:t>
      </w:r>
      <w:r w:rsidR="001E4BFC">
        <w:rPr>
          <w:rFonts w:eastAsia="宋体" w:cs="Times New Roman" w:hint="eastAsia"/>
        </w:rPr>
        <w:t>图</w:t>
      </w:r>
      <w:r w:rsidR="001E4BFC">
        <w:rPr>
          <w:rFonts w:eastAsia="宋体" w:cs="Times New Roman" w:hint="eastAsia"/>
        </w:rPr>
        <w:t>3</w:t>
      </w:r>
      <w:r w:rsidR="001E4BFC">
        <w:rPr>
          <w:rFonts w:eastAsia="宋体" w:cs="Times New Roman"/>
        </w:rPr>
        <w:t>-3</w:t>
      </w:r>
      <w:r w:rsidR="00285718">
        <w:rPr>
          <w:rFonts w:eastAsia="宋体" w:cs="Times New Roman"/>
        </w:rPr>
        <w:t>中</w:t>
      </w:r>
      <w:r w:rsidR="00824E09">
        <w:rPr>
          <w:rFonts w:eastAsia="宋体" w:cs="Times New Roman" w:hint="eastAsia"/>
        </w:rPr>
        <w:t>的</w:t>
      </w:r>
      <w:r w:rsidR="008D57C8">
        <w:rPr>
          <w:rFonts w:eastAsia="宋体" w:cs="Times New Roman"/>
        </w:rPr>
        <w:t>两个位置，浏览器和反向代理服务器</w:t>
      </w:r>
      <w:r w:rsidR="008D57C8">
        <w:rPr>
          <w:rFonts w:eastAsia="宋体" w:cs="Times New Roman" w:hint="eastAsia"/>
        </w:rPr>
        <w:t>；</w:t>
      </w:r>
      <w:r w:rsidR="00866793">
        <w:rPr>
          <w:rFonts w:eastAsia="宋体" w:cs="Times New Roman" w:hint="eastAsia"/>
        </w:rPr>
        <w:t>已知</w:t>
      </w:r>
      <w:r w:rsidR="00866793">
        <w:rPr>
          <w:rFonts w:eastAsia="宋体" w:cs="Times New Roman"/>
        </w:rPr>
        <w:t>二，</w:t>
      </w:r>
      <w:r w:rsidR="00866793">
        <w:rPr>
          <w:rFonts w:eastAsia="宋体" w:cs="Times New Roman" w:hint="eastAsia"/>
        </w:rPr>
        <w:t>本系统软件</w:t>
      </w:r>
      <w:r w:rsidR="00866793">
        <w:rPr>
          <w:rFonts w:eastAsia="宋体" w:cs="Times New Roman"/>
        </w:rPr>
        <w:t>要实现</w:t>
      </w:r>
      <w:r w:rsidR="00866793">
        <w:rPr>
          <w:rFonts w:eastAsia="宋体" w:cs="Times New Roman" w:hint="eastAsia"/>
        </w:rPr>
        <w:t>的</w:t>
      </w:r>
      <w:r w:rsidR="00866793">
        <w:rPr>
          <w:rFonts w:eastAsia="宋体" w:cs="Times New Roman"/>
        </w:rPr>
        <w:t>功能模块</w:t>
      </w:r>
      <w:r w:rsidR="00866793">
        <w:rPr>
          <w:rFonts w:eastAsia="宋体" w:cs="Times New Roman" w:hint="eastAsia"/>
        </w:rPr>
        <w:t>有两个</w:t>
      </w:r>
      <w:r w:rsidR="00866793">
        <w:rPr>
          <w:rFonts w:eastAsia="宋体" w:cs="Times New Roman"/>
        </w:rPr>
        <w:t>，一个是动态</w:t>
      </w:r>
      <w:r w:rsidR="00866793">
        <w:rPr>
          <w:rFonts w:eastAsia="宋体" w:cs="Times New Roman"/>
        </w:rPr>
        <w:t>ID</w:t>
      </w:r>
      <w:r w:rsidR="00866793">
        <w:rPr>
          <w:rFonts w:eastAsia="宋体" w:cs="Times New Roman"/>
        </w:rPr>
        <w:t>模块，</w:t>
      </w:r>
      <w:r w:rsidR="00866793">
        <w:rPr>
          <w:rFonts w:eastAsia="宋体" w:cs="Times New Roman" w:hint="eastAsia"/>
        </w:rPr>
        <w:t>另</w:t>
      </w:r>
      <w:r w:rsidR="00866793">
        <w:rPr>
          <w:rFonts w:eastAsia="宋体" w:cs="Times New Roman"/>
        </w:rPr>
        <w:t>一个是</w:t>
      </w:r>
      <w:r w:rsidR="00866793">
        <w:rPr>
          <w:rFonts w:eastAsia="宋体" w:cs="Times New Roman" w:hint="eastAsia"/>
        </w:rPr>
        <w:t>代码混淆模块</w:t>
      </w:r>
      <w:r w:rsidR="001B1684">
        <w:rPr>
          <w:rFonts w:eastAsia="宋体" w:cs="Times New Roman" w:hint="eastAsia"/>
        </w:rPr>
        <w:t>；</w:t>
      </w:r>
      <w:r w:rsidR="001B1684">
        <w:rPr>
          <w:rFonts w:eastAsia="宋体" w:cs="Times New Roman"/>
        </w:rPr>
        <w:t>已知三，动态</w:t>
      </w:r>
      <w:r w:rsidR="001B1684">
        <w:rPr>
          <w:rFonts w:eastAsia="宋体" w:cs="Times New Roman"/>
        </w:rPr>
        <w:t>ID</w:t>
      </w:r>
      <w:r w:rsidR="001B1684">
        <w:rPr>
          <w:rFonts w:eastAsia="宋体" w:cs="Times New Roman"/>
        </w:rPr>
        <w:t>功能模块需要浏览器和反向代理服务器</w:t>
      </w:r>
      <w:r w:rsidR="001B1684">
        <w:rPr>
          <w:rFonts w:eastAsia="宋体" w:cs="Times New Roman" w:hint="eastAsia"/>
        </w:rPr>
        <w:t>两</w:t>
      </w:r>
      <w:r w:rsidR="001B1684">
        <w:rPr>
          <w:rFonts w:eastAsia="宋体" w:cs="Times New Roman"/>
        </w:rPr>
        <w:t>者互相配合。</w:t>
      </w:r>
      <w:r w:rsidR="00464EF8">
        <w:rPr>
          <w:rFonts w:eastAsia="宋体" w:cs="Times New Roman" w:hint="eastAsia"/>
        </w:rPr>
        <w:t>代码混淆功能模块在反</w:t>
      </w:r>
      <w:r w:rsidR="00464EF8">
        <w:rPr>
          <w:rFonts w:eastAsia="宋体" w:cs="Times New Roman"/>
        </w:rPr>
        <w:t>向代理服务器</w:t>
      </w:r>
      <w:r w:rsidR="00464EF8">
        <w:rPr>
          <w:rFonts w:eastAsia="宋体" w:cs="Times New Roman" w:hint="eastAsia"/>
        </w:rPr>
        <w:t>中实现</w:t>
      </w:r>
    </w:p>
    <w:p w14:paraId="0C4828A8" w14:textId="7B40962D" w:rsidR="00710C39" w:rsidRDefault="00416362" w:rsidP="001B616A">
      <w:pPr>
        <w:spacing w:line="400" w:lineRule="exact"/>
        <w:ind w:firstLine="480"/>
        <w:rPr>
          <w:rFonts w:eastAsia="宋体" w:cs="Times New Roman"/>
        </w:rPr>
      </w:pPr>
      <w:r>
        <w:rPr>
          <w:rFonts w:eastAsia="宋体" w:cs="Times New Roman" w:hint="eastAsia"/>
        </w:rPr>
        <w:t>最后</w:t>
      </w:r>
      <w:r w:rsidR="00077D79">
        <w:rPr>
          <w:rFonts w:eastAsia="宋体" w:cs="Times New Roman"/>
        </w:rPr>
        <w:t>，</w:t>
      </w:r>
      <w:r w:rsidR="003A2429">
        <w:rPr>
          <w:rFonts w:eastAsia="宋体" w:cs="Times New Roman" w:hint="eastAsia"/>
        </w:rPr>
        <w:t>来</w:t>
      </w:r>
      <w:r w:rsidR="003A2429">
        <w:rPr>
          <w:rFonts w:eastAsia="宋体" w:cs="Times New Roman"/>
        </w:rPr>
        <w:t>介绍</w:t>
      </w:r>
      <w:r w:rsidR="003A2429">
        <w:rPr>
          <w:rFonts w:eastAsia="宋体" w:cs="Times New Roman" w:hint="eastAsia"/>
        </w:rPr>
        <w:t>，</w:t>
      </w:r>
      <w:r w:rsidR="003A2429">
        <w:rPr>
          <w:rFonts w:eastAsia="宋体" w:cs="Times New Roman"/>
        </w:rPr>
        <w:t>系统是</w:t>
      </w:r>
      <w:r w:rsidR="003A2429">
        <w:rPr>
          <w:rFonts w:eastAsia="宋体" w:cs="Times New Roman" w:hint="eastAsia"/>
        </w:rPr>
        <w:t>在哪些</w:t>
      </w:r>
      <w:r w:rsidR="003A2429">
        <w:rPr>
          <w:rFonts w:eastAsia="宋体" w:cs="Times New Roman"/>
        </w:rPr>
        <w:t>位置开发</w:t>
      </w:r>
      <w:r w:rsidR="003E003A">
        <w:rPr>
          <w:rFonts w:eastAsia="宋体" w:cs="Times New Roman" w:hint="eastAsia"/>
        </w:rPr>
        <w:t>程序</w:t>
      </w:r>
      <w:r w:rsidR="003A2429">
        <w:rPr>
          <w:rFonts w:eastAsia="宋体" w:cs="Times New Roman"/>
        </w:rPr>
        <w:t>来实现</w:t>
      </w:r>
      <w:r w:rsidR="003A2429">
        <w:rPr>
          <w:rFonts w:eastAsia="宋体" w:cs="Times New Roman" w:hint="eastAsia"/>
        </w:rPr>
        <w:t>功能的</w:t>
      </w:r>
      <w:r w:rsidR="003A2429">
        <w:rPr>
          <w:rFonts w:eastAsia="宋体" w:cs="Times New Roman"/>
        </w:rPr>
        <w:t>。</w:t>
      </w:r>
      <w:r w:rsidR="00A75094">
        <w:rPr>
          <w:rFonts w:eastAsia="宋体" w:cs="Times New Roman" w:hint="eastAsia"/>
        </w:rPr>
        <w:t>如图</w:t>
      </w:r>
      <w:r w:rsidR="00A75094">
        <w:rPr>
          <w:rFonts w:eastAsia="宋体" w:cs="Times New Roman" w:hint="eastAsia"/>
        </w:rPr>
        <w:t>3</w:t>
      </w:r>
      <w:r w:rsidR="00A75094">
        <w:rPr>
          <w:rFonts w:eastAsia="宋体" w:cs="Times New Roman"/>
        </w:rPr>
        <w:t>-4</w:t>
      </w:r>
      <w:r w:rsidR="00E74347">
        <w:rPr>
          <w:rFonts w:eastAsia="宋体" w:cs="Times New Roman" w:hint="eastAsia"/>
        </w:rPr>
        <w:t>，</w:t>
      </w:r>
      <w:r w:rsidR="001B1684">
        <w:rPr>
          <w:rFonts w:eastAsia="宋体" w:cs="Times New Roman" w:hint="eastAsia"/>
        </w:rPr>
        <w:t>第一</w:t>
      </w:r>
      <w:r w:rsidR="001B1684">
        <w:rPr>
          <w:rFonts w:eastAsia="宋体" w:cs="Times New Roman"/>
        </w:rPr>
        <w:t>，</w:t>
      </w:r>
      <w:r w:rsidR="00824E09">
        <w:rPr>
          <w:rFonts w:eastAsia="宋体" w:cs="Times New Roman" w:hint="eastAsia"/>
        </w:rPr>
        <w:t>在</w:t>
      </w:r>
      <w:r w:rsidR="00824E09">
        <w:rPr>
          <w:rFonts w:eastAsia="宋体" w:cs="Times New Roman"/>
        </w:rPr>
        <w:t>Nginx</w:t>
      </w:r>
      <w:r w:rsidR="00F25E05">
        <w:rPr>
          <w:rFonts w:eastAsia="宋体" w:cs="Times New Roman" w:hint="eastAsia"/>
        </w:rPr>
        <w:t>上</w:t>
      </w:r>
      <w:r w:rsidR="00824E09">
        <w:rPr>
          <w:rFonts w:eastAsia="宋体" w:cs="Times New Roman"/>
        </w:rPr>
        <w:t>开发</w:t>
      </w:r>
      <w:r w:rsidR="00D20E5B">
        <w:rPr>
          <w:rFonts w:eastAsia="宋体" w:cs="Times New Roman" w:hint="eastAsia"/>
        </w:rPr>
        <w:t>Nginx</w:t>
      </w:r>
      <w:r w:rsidR="00D20E5B">
        <w:rPr>
          <w:rFonts w:eastAsia="宋体" w:cs="Times New Roman"/>
        </w:rPr>
        <w:t>框架定义的</w:t>
      </w:r>
      <w:r w:rsidR="00824E09">
        <w:rPr>
          <w:rFonts w:eastAsia="宋体" w:cs="Times New Roman"/>
        </w:rPr>
        <w:t>模块</w:t>
      </w:r>
      <w:r w:rsidR="00824E09">
        <w:rPr>
          <w:rFonts w:eastAsia="宋体" w:cs="Times New Roman" w:hint="eastAsia"/>
        </w:rPr>
        <w:t>，让我们的</w:t>
      </w:r>
      <w:r w:rsidR="00824E09">
        <w:rPr>
          <w:rFonts w:eastAsia="宋体" w:cs="Times New Roman"/>
        </w:rPr>
        <w:t>程序介入</w:t>
      </w:r>
      <w:r w:rsidR="00824E09">
        <w:rPr>
          <w:rFonts w:eastAsia="宋体" w:cs="Times New Roman"/>
        </w:rPr>
        <w:t>Nginx</w:t>
      </w:r>
      <w:r w:rsidR="00824E09">
        <w:rPr>
          <w:rFonts w:eastAsia="宋体" w:cs="Times New Roman"/>
        </w:rPr>
        <w:t>对请求的处理流程</w:t>
      </w:r>
      <w:r w:rsidR="001B1684">
        <w:rPr>
          <w:rFonts w:eastAsia="宋体" w:cs="Times New Roman" w:hint="eastAsia"/>
        </w:rPr>
        <w:t>。第二，</w:t>
      </w:r>
      <w:r w:rsidR="001B1684">
        <w:rPr>
          <w:rFonts w:eastAsia="宋体" w:cs="Times New Roman"/>
        </w:rPr>
        <w:t>在</w:t>
      </w:r>
      <w:r w:rsidR="00AE0925">
        <w:rPr>
          <w:rFonts w:eastAsia="宋体" w:cs="Times New Roman" w:hint="eastAsia"/>
        </w:rPr>
        <w:t>该</w:t>
      </w:r>
      <w:r w:rsidR="001B1684">
        <w:rPr>
          <w:rFonts w:eastAsia="宋体" w:cs="Times New Roman"/>
        </w:rPr>
        <w:t>模块中实现动态</w:t>
      </w:r>
      <w:r w:rsidR="001B1684">
        <w:rPr>
          <w:rFonts w:eastAsia="宋体" w:cs="Times New Roman"/>
        </w:rPr>
        <w:t>ID</w:t>
      </w:r>
      <w:r w:rsidR="001B1684">
        <w:rPr>
          <w:rFonts w:eastAsia="宋体" w:cs="Times New Roman"/>
        </w:rPr>
        <w:t>模块</w:t>
      </w:r>
      <w:r w:rsidR="001B1684">
        <w:rPr>
          <w:rFonts w:eastAsia="宋体" w:cs="Times New Roman" w:hint="eastAsia"/>
        </w:rPr>
        <w:t>服务器端</w:t>
      </w:r>
      <w:r w:rsidR="001B1684">
        <w:rPr>
          <w:rFonts w:eastAsia="宋体" w:cs="Times New Roman"/>
        </w:rPr>
        <w:t>的处理业务</w:t>
      </w:r>
      <w:r w:rsidR="001B1684">
        <w:rPr>
          <w:rFonts w:eastAsia="宋体" w:cs="Times New Roman" w:hint="eastAsia"/>
        </w:rPr>
        <w:t>，</w:t>
      </w:r>
      <w:r w:rsidR="001B1684">
        <w:rPr>
          <w:rFonts w:eastAsia="宋体" w:cs="Times New Roman"/>
        </w:rPr>
        <w:t>同时在模块中实现代码混淆</w:t>
      </w:r>
      <w:r w:rsidR="001B1684">
        <w:rPr>
          <w:rFonts w:eastAsia="宋体" w:cs="Times New Roman" w:hint="eastAsia"/>
        </w:rPr>
        <w:t>功能。第三，在</w:t>
      </w:r>
      <w:r w:rsidR="001B1684">
        <w:rPr>
          <w:rFonts w:eastAsia="宋体" w:cs="Times New Roman"/>
        </w:rPr>
        <w:t>浏览器上开发浏览器插件，负责</w:t>
      </w:r>
      <w:r w:rsidR="00866793">
        <w:rPr>
          <w:rFonts w:eastAsia="宋体" w:cs="Times New Roman"/>
        </w:rPr>
        <w:t>动态</w:t>
      </w:r>
      <w:r w:rsidR="00866793">
        <w:rPr>
          <w:rFonts w:eastAsia="宋体" w:cs="Times New Roman"/>
        </w:rPr>
        <w:t>ID</w:t>
      </w:r>
      <w:r w:rsidR="001B1684">
        <w:rPr>
          <w:rFonts w:eastAsia="宋体" w:cs="Times New Roman"/>
        </w:rPr>
        <w:t>功能</w:t>
      </w:r>
      <w:r w:rsidR="00866793">
        <w:rPr>
          <w:rFonts w:eastAsia="宋体" w:cs="Times New Roman"/>
        </w:rPr>
        <w:t>模块的</w:t>
      </w:r>
      <w:r w:rsidR="00563FBB">
        <w:rPr>
          <w:rFonts w:eastAsia="宋体" w:cs="Times New Roman" w:hint="eastAsia"/>
        </w:rPr>
        <w:t>浏览器</w:t>
      </w:r>
      <w:r w:rsidR="00563FBB">
        <w:rPr>
          <w:rFonts w:eastAsia="宋体" w:cs="Times New Roman"/>
        </w:rPr>
        <w:t>端配合。</w:t>
      </w:r>
    </w:p>
    <w:p w14:paraId="7F1ACE3F" w14:textId="77777777" w:rsidR="0085535B" w:rsidRDefault="0085535B" w:rsidP="0085535B">
      <w:pPr>
        <w:pStyle w:val="a8"/>
        <w:keepNext/>
        <w:ind w:firstLineChars="0" w:firstLine="0"/>
        <w:jc w:val="center"/>
      </w:pPr>
      <w:r>
        <w:rPr>
          <w:noProof/>
        </w:rPr>
        <w:drawing>
          <wp:inline distT="0" distB="0" distL="0" distR="0" wp14:anchorId="0CA3CBC3" wp14:editId="02CCAED7">
            <wp:extent cx="4320000" cy="2862000"/>
            <wp:effectExtent l="0" t="0" r="4445" b="0"/>
            <wp:docPr id="6" name="图片 6" descr="C:\Users\shao\Desktop\论文初稿\系统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o\Desktop\论文初稿\系统架构.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0000" cy="2862000"/>
                    </a:xfrm>
                    <a:prstGeom prst="rect">
                      <a:avLst/>
                    </a:prstGeom>
                    <a:noFill/>
                    <a:ln>
                      <a:noFill/>
                    </a:ln>
                  </pic:spPr>
                </pic:pic>
              </a:graphicData>
            </a:graphic>
          </wp:inline>
        </w:drawing>
      </w:r>
    </w:p>
    <w:p w14:paraId="7C8C8814" w14:textId="4C95CBF5" w:rsidR="0085535B" w:rsidRPr="00DB3602" w:rsidRDefault="0085535B" w:rsidP="00DB3602">
      <w:pPr>
        <w:pStyle w:val="af0"/>
        <w:ind w:firstLine="400"/>
        <w:jc w:val="center"/>
        <w:rPr>
          <w:szCs w:val="24"/>
        </w:rPr>
      </w:pPr>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Pr>
          <w:noProof/>
        </w:rPr>
        <w:t>4</w:t>
      </w:r>
      <w:r>
        <w:fldChar w:fldCharType="end"/>
      </w:r>
      <w:r>
        <w:t xml:space="preserve"> </w:t>
      </w:r>
      <w:r w:rsidR="005F3DD4">
        <w:rPr>
          <w:rFonts w:hint="eastAsia"/>
        </w:rPr>
        <w:t>功能在</w:t>
      </w:r>
      <w:r w:rsidR="005F3DD4">
        <w:t>软件实体</w:t>
      </w:r>
      <w:r w:rsidR="005F3DD4">
        <w:rPr>
          <w:rFonts w:hint="eastAsia"/>
        </w:rPr>
        <w:t>的</w:t>
      </w:r>
      <w:r w:rsidR="005F3DD4">
        <w:t>实现分布图</w:t>
      </w:r>
    </w:p>
    <w:p w14:paraId="6958AC79" w14:textId="1A67383B" w:rsidR="00C30A14" w:rsidRDefault="00C30A14" w:rsidP="00C30A14">
      <w:pPr>
        <w:spacing w:line="400" w:lineRule="exact"/>
        <w:ind w:firstLine="480"/>
        <w:rPr>
          <w:rFonts w:eastAsia="宋体" w:cs="Times New Roman"/>
        </w:rPr>
      </w:pPr>
      <w:r>
        <w:rPr>
          <w:rFonts w:eastAsia="宋体" w:cs="Times New Roman" w:hint="eastAsia"/>
        </w:rPr>
        <w:t>这样</w:t>
      </w:r>
      <w:r>
        <w:rPr>
          <w:rFonts w:eastAsia="宋体" w:cs="Times New Roman"/>
        </w:rPr>
        <w:t>，就可以</w:t>
      </w:r>
      <w:r>
        <w:rPr>
          <w:rFonts w:eastAsia="宋体" w:cs="Times New Roman" w:hint="eastAsia"/>
        </w:rPr>
        <w:t>明确</w:t>
      </w:r>
      <w:r>
        <w:rPr>
          <w:rFonts w:eastAsia="宋体" w:cs="Times New Roman"/>
        </w:rPr>
        <w:t>系统的</w:t>
      </w:r>
      <w:r>
        <w:rPr>
          <w:rFonts w:eastAsia="宋体" w:cs="Times New Roman" w:hint="eastAsia"/>
        </w:rPr>
        <w:t>作用</w:t>
      </w:r>
      <w:r>
        <w:rPr>
          <w:rFonts w:eastAsia="宋体" w:cs="Times New Roman"/>
        </w:rPr>
        <w:t>功能</w:t>
      </w:r>
      <w:r>
        <w:rPr>
          <w:rFonts w:eastAsia="宋体" w:cs="Times New Roman" w:hint="eastAsia"/>
        </w:rPr>
        <w:t>与实现这些功能</w:t>
      </w:r>
      <w:r>
        <w:rPr>
          <w:rFonts w:eastAsia="宋体" w:cs="Times New Roman"/>
        </w:rPr>
        <w:t>的</w:t>
      </w:r>
      <w:r>
        <w:rPr>
          <w:rFonts w:eastAsia="宋体" w:cs="Times New Roman" w:hint="eastAsia"/>
        </w:rPr>
        <w:t>时机</w:t>
      </w:r>
      <w:r>
        <w:rPr>
          <w:rFonts w:eastAsia="宋体" w:cs="Times New Roman"/>
        </w:rPr>
        <w:t>。</w:t>
      </w:r>
    </w:p>
    <w:p w14:paraId="1F6E3B97" w14:textId="316E31F0" w:rsidR="00DE768B" w:rsidRPr="00710C39" w:rsidRDefault="00DE768B" w:rsidP="00666D45">
      <w:pPr>
        <w:spacing w:line="400" w:lineRule="exact"/>
        <w:ind w:firstLine="480"/>
        <w:rPr>
          <w:rFonts w:eastAsia="宋体" w:cs="Times New Roman"/>
        </w:rPr>
      </w:pPr>
    </w:p>
    <w:p w14:paraId="03B276B6" w14:textId="7080D7BD" w:rsidR="00D135DD" w:rsidRDefault="00710C39" w:rsidP="0063537E">
      <w:pPr>
        <w:keepNext/>
        <w:keepLines/>
        <w:spacing w:line="400" w:lineRule="exact"/>
        <w:ind w:firstLine="480"/>
        <w:outlineLvl w:val="2"/>
        <w:rPr>
          <w:rFonts w:eastAsia="黑体" w:cs="Times New Roman"/>
          <w:bCs/>
          <w:szCs w:val="32"/>
        </w:rPr>
      </w:pPr>
      <w:bookmarkStart w:id="111" w:name="_Toc512648842"/>
      <w:bookmarkStart w:id="112" w:name="_Toc514534605"/>
      <w:bookmarkStart w:id="113" w:name="_Toc514845427"/>
      <w:bookmarkStart w:id="114" w:name="_Toc29888"/>
      <w:r w:rsidRPr="00710C39">
        <w:rPr>
          <w:rFonts w:eastAsia="黑体" w:cs="Times New Roman"/>
          <w:bCs/>
          <w:szCs w:val="32"/>
        </w:rPr>
        <w:t>3.2.</w:t>
      </w:r>
      <w:r w:rsidRPr="00710C39">
        <w:rPr>
          <w:rFonts w:eastAsia="黑体" w:cs="Times New Roman" w:hint="eastAsia"/>
          <w:bCs/>
          <w:szCs w:val="32"/>
        </w:rPr>
        <w:t xml:space="preserve">1 </w:t>
      </w:r>
      <w:r w:rsidRPr="00710C39">
        <w:rPr>
          <w:rFonts w:eastAsia="黑体" w:cs="Times New Roman" w:hint="eastAsia"/>
          <w:bCs/>
          <w:szCs w:val="32"/>
        </w:rPr>
        <w:t>架构</w:t>
      </w:r>
      <w:bookmarkEnd w:id="111"/>
      <w:bookmarkEnd w:id="112"/>
      <w:bookmarkEnd w:id="113"/>
      <w:r w:rsidRPr="00710C39">
        <w:rPr>
          <w:rFonts w:eastAsia="黑体" w:cs="Times New Roman" w:hint="eastAsia"/>
          <w:bCs/>
          <w:szCs w:val="32"/>
        </w:rPr>
        <w:t>设计</w:t>
      </w:r>
      <w:bookmarkEnd w:id="114"/>
    </w:p>
    <w:p w14:paraId="0D9311F6" w14:textId="77777777" w:rsidR="00D135DD" w:rsidRDefault="00D135DD" w:rsidP="00D135DD">
      <w:pPr>
        <w:spacing w:line="400" w:lineRule="exact"/>
        <w:ind w:firstLine="480"/>
        <w:rPr>
          <w:rFonts w:eastAsia="宋体" w:cs="Times New Roman"/>
        </w:rPr>
      </w:pPr>
      <w:r w:rsidRPr="00666D45">
        <w:rPr>
          <w:rFonts w:eastAsia="宋体" w:cs="Times New Roman" w:hint="eastAsia"/>
        </w:rPr>
        <w:t>系统架构如</w:t>
      </w:r>
      <w:r>
        <w:rPr>
          <w:rFonts w:eastAsia="宋体" w:cs="Times New Roman" w:hint="eastAsia"/>
        </w:rPr>
        <w:t>图</w:t>
      </w:r>
      <w:r>
        <w:rPr>
          <w:rFonts w:eastAsia="宋体" w:cs="Times New Roman" w:hint="eastAsia"/>
        </w:rPr>
        <w:t>3</w:t>
      </w:r>
      <w:r>
        <w:rPr>
          <w:rFonts w:eastAsia="宋体" w:cs="Times New Roman"/>
        </w:rPr>
        <w:t>-5</w:t>
      </w:r>
      <w:r>
        <w:rPr>
          <w:rFonts w:eastAsia="宋体" w:cs="Times New Roman" w:hint="eastAsia"/>
        </w:rPr>
        <w:t>，功能模块有两个</w:t>
      </w:r>
      <w:r>
        <w:rPr>
          <w:rFonts w:eastAsia="宋体" w:cs="Times New Roman"/>
        </w:rPr>
        <w:t>，代码混淆和</w:t>
      </w:r>
      <w:r>
        <w:rPr>
          <w:rFonts w:eastAsia="宋体" w:cs="Times New Roman" w:hint="eastAsia"/>
        </w:rPr>
        <w:t>动态</w:t>
      </w:r>
      <w:r>
        <w:rPr>
          <w:rFonts w:eastAsia="宋体" w:cs="Times New Roman"/>
        </w:rPr>
        <w:t>ID</w:t>
      </w:r>
      <w:r>
        <w:rPr>
          <w:rFonts w:eastAsia="宋体" w:cs="Times New Roman"/>
        </w:rPr>
        <w:t>，动态</w:t>
      </w:r>
      <w:r>
        <w:rPr>
          <w:rFonts w:eastAsia="宋体" w:cs="Times New Roman"/>
        </w:rPr>
        <w:t>ID</w:t>
      </w:r>
      <w:r>
        <w:rPr>
          <w:rFonts w:eastAsia="宋体" w:cs="Times New Roman"/>
        </w:rPr>
        <w:t>中包括</w:t>
      </w:r>
      <w:r>
        <w:rPr>
          <w:rFonts w:eastAsia="宋体" w:cs="Times New Roman"/>
        </w:rPr>
        <w:t>ID</w:t>
      </w:r>
      <w:r>
        <w:rPr>
          <w:rFonts w:eastAsia="宋体" w:cs="Times New Roman"/>
        </w:rPr>
        <w:t>注入，</w:t>
      </w:r>
      <w:r>
        <w:rPr>
          <w:rFonts w:eastAsia="宋体" w:cs="Times New Roman" w:hint="eastAsia"/>
        </w:rPr>
        <w:t>ID</w:t>
      </w:r>
      <w:r>
        <w:rPr>
          <w:rFonts w:eastAsia="宋体" w:cs="Times New Roman"/>
        </w:rPr>
        <w:t>添加进请求</w:t>
      </w:r>
      <w:r>
        <w:rPr>
          <w:rFonts w:eastAsia="宋体" w:cs="Times New Roman"/>
        </w:rPr>
        <w:t>URL</w:t>
      </w:r>
      <w:r>
        <w:rPr>
          <w:rFonts w:eastAsia="宋体" w:cs="Times New Roman" w:hint="eastAsia"/>
        </w:rPr>
        <w:t>和</w:t>
      </w:r>
      <w:r>
        <w:rPr>
          <w:rFonts w:eastAsia="宋体" w:cs="Times New Roman"/>
        </w:rPr>
        <w:t>ID</w:t>
      </w:r>
      <w:r>
        <w:rPr>
          <w:rFonts w:eastAsia="宋体" w:cs="Times New Roman"/>
        </w:rPr>
        <w:t>数据操作（</w:t>
      </w:r>
      <w:r>
        <w:rPr>
          <w:rFonts w:eastAsia="宋体" w:cs="Times New Roman" w:hint="eastAsia"/>
        </w:rPr>
        <w:t>即</w:t>
      </w:r>
      <w:r>
        <w:rPr>
          <w:rFonts w:eastAsia="宋体" w:cs="Times New Roman"/>
        </w:rPr>
        <w:t>ID</w:t>
      </w:r>
      <w:r>
        <w:rPr>
          <w:rFonts w:eastAsia="宋体" w:cs="Times New Roman"/>
        </w:rPr>
        <w:t>的增删改查）</w:t>
      </w:r>
      <w:r>
        <w:rPr>
          <w:rFonts w:eastAsia="宋体" w:cs="Times New Roman" w:hint="eastAsia"/>
        </w:rPr>
        <w:t>。</w:t>
      </w:r>
    </w:p>
    <w:p w14:paraId="5E24BC7E" w14:textId="28E10C4C" w:rsidR="00D135DD" w:rsidRDefault="009767CF" w:rsidP="00D135DD">
      <w:pPr>
        <w:ind w:firstLine="0"/>
        <w:jc w:val="center"/>
      </w:pPr>
      <w:r>
        <w:object w:dxaOrig="15106" w:dyaOrig="8430" w14:anchorId="052C3FAA">
          <v:shape id="_x0000_i1027" type="#_x0000_t75" style="width:390.75pt;height:218.25pt" o:ole="">
            <v:imagedata r:id="rId21" o:title=""/>
          </v:shape>
          <o:OLEObject Type="Embed" ProgID="Visio.Drawing.15" ShapeID="_x0000_i1027" DrawAspect="Content" ObjectID="_1618743330" r:id="rId22"/>
        </w:object>
      </w:r>
    </w:p>
    <w:p w14:paraId="42601B78" w14:textId="77777777" w:rsidR="00D135DD" w:rsidRPr="003D6FCC" w:rsidRDefault="00D135DD" w:rsidP="00D135DD">
      <w:pPr>
        <w:pStyle w:val="af0"/>
        <w:ind w:firstLine="400"/>
        <w:jc w:val="center"/>
      </w:pPr>
      <w:r>
        <w:rPr>
          <w:rFonts w:hint="eastAsia"/>
        </w:rPr>
        <w:t>图</w:t>
      </w:r>
      <w:r>
        <w:rPr>
          <w:rFonts w:hint="eastAsia"/>
        </w:rPr>
        <w:t xml:space="preserve"> 3- </w:t>
      </w:r>
      <w:r>
        <w:t>5</w:t>
      </w:r>
      <w:r w:rsidRPr="00A468D6">
        <w:rPr>
          <w:rFonts w:hint="eastAsia"/>
        </w:rPr>
        <w:t>系统架构图</w:t>
      </w:r>
    </w:p>
    <w:p w14:paraId="7C0AA16F" w14:textId="77777777" w:rsidR="00D135DD" w:rsidRPr="00E72285" w:rsidRDefault="00D135DD" w:rsidP="00E72285">
      <w:pPr>
        <w:keepNext/>
        <w:keepLines/>
        <w:spacing w:before="40" w:after="50" w:line="400" w:lineRule="exact"/>
        <w:ind w:firstLine="480"/>
        <w:outlineLvl w:val="3"/>
        <w:rPr>
          <w:rFonts w:eastAsia="黑体" w:cs="Times New Roman"/>
          <w:bCs/>
          <w:szCs w:val="28"/>
        </w:rPr>
      </w:pPr>
      <w:r w:rsidRPr="00E72285">
        <w:rPr>
          <w:rFonts w:eastAsia="黑体" w:cs="Times New Roman"/>
          <w:bCs/>
          <w:szCs w:val="28"/>
        </w:rPr>
        <w:t xml:space="preserve"> 3.2.1.1 </w:t>
      </w:r>
      <w:r w:rsidRPr="00E72285">
        <w:rPr>
          <w:rFonts w:eastAsia="黑体" w:cs="Times New Roman" w:hint="eastAsia"/>
          <w:bCs/>
          <w:szCs w:val="28"/>
        </w:rPr>
        <w:t>动态</w:t>
      </w:r>
      <w:r w:rsidRPr="00E72285">
        <w:rPr>
          <w:rFonts w:eastAsia="黑体" w:cs="Times New Roman"/>
          <w:bCs/>
          <w:szCs w:val="28"/>
        </w:rPr>
        <w:t>ID</w:t>
      </w:r>
      <w:r w:rsidRPr="00E72285">
        <w:rPr>
          <w:rFonts w:eastAsia="黑体" w:cs="Times New Roman" w:hint="eastAsia"/>
          <w:bCs/>
          <w:szCs w:val="28"/>
        </w:rPr>
        <w:t>模块</w:t>
      </w:r>
    </w:p>
    <w:p w14:paraId="3EE00D2B" w14:textId="77777777" w:rsidR="00D135DD" w:rsidRPr="004F7D41" w:rsidRDefault="00D135DD" w:rsidP="00D135DD">
      <w:pPr>
        <w:spacing w:line="400" w:lineRule="exact"/>
        <w:ind w:firstLine="480"/>
      </w:pPr>
      <w:r w:rsidRPr="00666D45">
        <w:rPr>
          <w:rFonts w:eastAsia="宋体" w:cs="Times New Roman" w:hint="eastAsia"/>
        </w:rPr>
        <w:t>动态</w:t>
      </w:r>
      <w:r w:rsidRPr="00666D45">
        <w:rPr>
          <w:rFonts w:eastAsia="宋体" w:cs="Times New Roman"/>
        </w:rPr>
        <w:t>ID</w:t>
      </w:r>
      <w:r w:rsidRPr="00666D45">
        <w:rPr>
          <w:rFonts w:eastAsia="宋体" w:cs="Times New Roman" w:hint="eastAsia"/>
        </w:rPr>
        <w:t>模块整体设计方案</w:t>
      </w:r>
      <w:r>
        <w:rPr>
          <w:rFonts w:eastAsia="宋体" w:cs="Times New Roman" w:hint="eastAsia"/>
        </w:rPr>
        <w:t>如图</w:t>
      </w:r>
      <w:r>
        <w:rPr>
          <w:rFonts w:eastAsia="宋体" w:cs="Times New Roman" w:hint="eastAsia"/>
        </w:rPr>
        <w:t>3</w:t>
      </w:r>
      <w:r>
        <w:rPr>
          <w:rFonts w:eastAsia="宋体" w:cs="Times New Roman"/>
        </w:rPr>
        <w:t>-6</w:t>
      </w:r>
      <w:r>
        <w:rPr>
          <w:rFonts w:eastAsia="宋体" w:cs="Times New Roman" w:hint="eastAsia"/>
        </w:rPr>
        <w:t>所示</w:t>
      </w:r>
      <w:r>
        <w:rPr>
          <w:rFonts w:eastAsia="宋体" w:cs="Times New Roman"/>
        </w:rPr>
        <w:t>，</w:t>
      </w:r>
      <w:r>
        <w:rPr>
          <w:rFonts w:eastAsia="宋体" w:cs="Times New Roman" w:hint="eastAsia"/>
        </w:rPr>
        <w:t>它</w:t>
      </w:r>
      <w:r>
        <w:rPr>
          <w:rFonts w:eastAsia="宋体" w:cs="Times New Roman"/>
        </w:rPr>
        <w:t>需要浏览器客户端和反向代理服务器端的相互配合来实现功能完成。</w:t>
      </w:r>
      <w:r>
        <w:rPr>
          <w:rFonts w:eastAsia="宋体" w:cs="Times New Roman" w:hint="eastAsia"/>
        </w:rPr>
        <w:t>下面</w:t>
      </w:r>
      <w:r>
        <w:rPr>
          <w:rFonts w:eastAsia="宋体" w:cs="Times New Roman"/>
        </w:rPr>
        <w:t>分别来介绍浏览器端和服务器端的具体工作。</w:t>
      </w:r>
    </w:p>
    <w:p w14:paraId="34660F8D" w14:textId="77777777" w:rsidR="00D135DD" w:rsidRDefault="00D135DD" w:rsidP="00D135DD">
      <w:pPr>
        <w:pStyle w:val="a8"/>
        <w:keepNext/>
        <w:ind w:firstLineChars="0" w:firstLine="0"/>
        <w:jc w:val="center"/>
      </w:pPr>
      <w:r w:rsidRPr="00D67C68">
        <w:rPr>
          <w:b/>
          <w:bCs/>
          <w:noProof/>
        </w:rPr>
        <w:drawing>
          <wp:inline distT="0" distB="0" distL="114300" distR="114300" wp14:anchorId="5A769625" wp14:editId="126ADD5D">
            <wp:extent cx="4916805" cy="1456690"/>
            <wp:effectExtent l="0" t="0" r="0" b="0"/>
            <wp:docPr id="5" name="图片 5"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片2"/>
                    <pic:cNvPicPr>
                      <a:picLocks noChangeAspect="1"/>
                    </pic:cNvPicPr>
                  </pic:nvPicPr>
                  <pic:blipFill>
                    <a:blip r:embed="rId23"/>
                    <a:stretch>
                      <a:fillRect/>
                    </a:stretch>
                  </pic:blipFill>
                  <pic:spPr>
                    <a:xfrm>
                      <a:off x="0" y="0"/>
                      <a:ext cx="4916805" cy="1456690"/>
                    </a:xfrm>
                    <a:prstGeom prst="rect">
                      <a:avLst/>
                    </a:prstGeom>
                  </pic:spPr>
                </pic:pic>
              </a:graphicData>
            </a:graphic>
          </wp:inline>
        </w:drawing>
      </w:r>
    </w:p>
    <w:p w14:paraId="4A6F6166" w14:textId="77777777" w:rsidR="00D135DD" w:rsidRPr="00D135DD" w:rsidRDefault="00D135DD" w:rsidP="00D135DD">
      <w:pPr>
        <w:pStyle w:val="af0"/>
        <w:ind w:firstLine="400"/>
        <w:jc w:val="center"/>
        <w:rPr>
          <w:rFonts w:ascii="Times New Roman" w:hAnsi="Times New Roman"/>
        </w:rPr>
      </w:pPr>
      <w:r w:rsidRPr="00D135DD">
        <w:rPr>
          <w:rFonts w:ascii="Times New Roman" w:hAnsi="Times New Roman" w:hint="eastAsia"/>
        </w:rPr>
        <w:t>图</w:t>
      </w:r>
      <w:r w:rsidRPr="00D135DD">
        <w:rPr>
          <w:rFonts w:ascii="Times New Roman" w:hAnsi="Times New Roman" w:hint="eastAsia"/>
        </w:rPr>
        <w:t xml:space="preserve"> 3- 6</w:t>
      </w:r>
      <w:r w:rsidRPr="00D135DD">
        <w:rPr>
          <w:rFonts w:ascii="Times New Roman" w:hAnsi="Times New Roman"/>
        </w:rPr>
        <w:t xml:space="preserve"> </w:t>
      </w:r>
      <w:r w:rsidRPr="00D135DD">
        <w:rPr>
          <w:rFonts w:ascii="Times New Roman" w:hAnsi="Times New Roman" w:hint="eastAsia"/>
        </w:rPr>
        <w:t>动态</w:t>
      </w:r>
      <w:r w:rsidRPr="00D135DD">
        <w:rPr>
          <w:rFonts w:ascii="Times New Roman" w:hAnsi="Times New Roman" w:hint="eastAsia"/>
        </w:rPr>
        <w:t>ID</w:t>
      </w:r>
      <w:r w:rsidRPr="00D135DD">
        <w:rPr>
          <w:rFonts w:ascii="Times New Roman" w:hAnsi="Times New Roman"/>
        </w:rPr>
        <w:t>模块</w:t>
      </w:r>
    </w:p>
    <w:p w14:paraId="2DF86358" w14:textId="77777777" w:rsidR="00D135DD" w:rsidRPr="00B134DC" w:rsidRDefault="00D135DD" w:rsidP="00D135DD">
      <w:pPr>
        <w:spacing w:line="400" w:lineRule="exact"/>
        <w:ind w:firstLine="480"/>
        <w:rPr>
          <w:rFonts w:eastAsia="宋体" w:cs="Times New Roman"/>
        </w:rPr>
      </w:pPr>
      <w:r>
        <w:rPr>
          <w:rFonts w:eastAsia="宋体" w:cs="Times New Roman" w:hint="eastAsia"/>
        </w:rPr>
        <w:t>浏览器</w:t>
      </w:r>
      <w:r w:rsidRPr="00B134DC">
        <w:rPr>
          <w:rFonts w:eastAsia="宋体" w:cs="Times New Roman" w:hint="eastAsia"/>
        </w:rPr>
        <w:t>客户端算法：在发起请求时</w:t>
      </w:r>
      <w:r w:rsidRPr="00B134DC">
        <w:rPr>
          <w:rFonts w:eastAsia="宋体" w:cs="Times New Roman"/>
        </w:rPr>
        <w:t>，</w:t>
      </w:r>
      <w:r w:rsidRPr="00B134DC">
        <w:rPr>
          <w:rFonts w:eastAsia="宋体" w:cs="Times New Roman" w:hint="eastAsia"/>
        </w:rPr>
        <w:t>使用之前服务器下发的</w:t>
      </w:r>
      <w:r w:rsidRPr="00B134DC">
        <w:rPr>
          <w:rFonts w:eastAsia="宋体" w:cs="Times New Roman" w:hint="eastAsia"/>
        </w:rPr>
        <w:t>ID</w:t>
      </w:r>
      <w:r w:rsidRPr="00B134DC">
        <w:rPr>
          <w:rFonts w:eastAsia="宋体" w:cs="Times New Roman" w:hint="eastAsia"/>
        </w:rPr>
        <w:t>生成新的</w:t>
      </w:r>
      <w:r w:rsidRPr="00B134DC">
        <w:rPr>
          <w:rFonts w:eastAsia="宋体" w:cs="Times New Roman" w:hint="eastAsia"/>
        </w:rPr>
        <w:t>newID,</w:t>
      </w:r>
      <w:r w:rsidRPr="00B134DC">
        <w:rPr>
          <w:rFonts w:eastAsia="宋体" w:cs="Times New Roman" w:hint="eastAsia"/>
        </w:rPr>
        <w:t>并</w:t>
      </w:r>
      <w:r w:rsidRPr="00B134DC">
        <w:rPr>
          <w:rFonts w:eastAsia="宋体" w:cs="Times New Roman"/>
        </w:rPr>
        <w:t>附加</w:t>
      </w:r>
      <w:r w:rsidRPr="00B134DC">
        <w:rPr>
          <w:rFonts w:eastAsia="宋体" w:cs="Times New Roman" w:hint="eastAsia"/>
        </w:rPr>
        <w:t>newID</w:t>
      </w:r>
      <w:r w:rsidRPr="00B134DC">
        <w:rPr>
          <w:rFonts w:eastAsia="宋体" w:cs="Times New Roman" w:hint="eastAsia"/>
        </w:rPr>
        <w:t>到请求中。</w:t>
      </w:r>
    </w:p>
    <w:p w14:paraId="2D07DFEA" w14:textId="77777777" w:rsidR="00D135DD" w:rsidRPr="00316ABB" w:rsidRDefault="00D135DD" w:rsidP="00D135DD">
      <w:pPr>
        <w:spacing w:line="400" w:lineRule="exact"/>
        <w:ind w:firstLine="480"/>
        <w:rPr>
          <w:rFonts w:eastAsia="宋体" w:cs="Times New Roman"/>
        </w:rPr>
      </w:pPr>
      <w:r>
        <w:rPr>
          <w:rFonts w:eastAsia="宋体" w:cs="Times New Roman" w:hint="eastAsia"/>
        </w:rPr>
        <w:t>反向代理</w:t>
      </w:r>
      <w:r w:rsidRPr="00B134DC">
        <w:rPr>
          <w:rFonts w:eastAsia="宋体" w:cs="Times New Roman" w:hint="eastAsia"/>
        </w:rPr>
        <w:t>服务器端算法流程：</w:t>
      </w:r>
      <w:r>
        <w:rPr>
          <w:rFonts w:eastAsia="宋体" w:cs="Times New Roman" w:hint="eastAsia"/>
        </w:rPr>
        <w:t>1.</w:t>
      </w:r>
      <w:r w:rsidRPr="00B134DC">
        <w:rPr>
          <w:rFonts w:eastAsia="宋体" w:cs="Times New Roman" w:hint="eastAsia"/>
        </w:rPr>
        <w:t>存储</w:t>
      </w:r>
      <w:r w:rsidRPr="00B134DC">
        <w:rPr>
          <w:rFonts w:eastAsia="宋体" w:cs="Times New Roman"/>
        </w:rPr>
        <w:t>下发给</w:t>
      </w:r>
      <w:r w:rsidRPr="00B134DC">
        <w:rPr>
          <w:rFonts w:eastAsia="宋体" w:cs="Times New Roman"/>
        </w:rPr>
        <w:t>IP</w:t>
      </w:r>
      <w:r w:rsidRPr="00B134DC">
        <w:rPr>
          <w:rFonts w:eastAsia="宋体" w:cs="Times New Roman"/>
        </w:rPr>
        <w:t>的</w:t>
      </w:r>
      <w:r w:rsidRPr="00B134DC">
        <w:rPr>
          <w:rFonts w:eastAsia="宋体" w:cs="Times New Roman"/>
        </w:rPr>
        <w:t>ID</w:t>
      </w:r>
      <w:r w:rsidRPr="00B134DC">
        <w:rPr>
          <w:rFonts w:eastAsia="宋体" w:cs="Times New Roman" w:hint="eastAsia"/>
        </w:rPr>
        <w:t>即（</w:t>
      </w:r>
      <w:r w:rsidRPr="00B134DC">
        <w:rPr>
          <w:rFonts w:eastAsia="宋体" w:cs="Times New Roman" w:hint="eastAsia"/>
        </w:rPr>
        <w:t>IP</w:t>
      </w:r>
      <w:r w:rsidRPr="00B134DC">
        <w:rPr>
          <w:rFonts w:eastAsia="宋体" w:cs="Times New Roman" w:hint="eastAsia"/>
        </w:rPr>
        <w:t>，</w:t>
      </w:r>
      <w:r w:rsidRPr="00B134DC">
        <w:rPr>
          <w:rFonts w:eastAsia="宋体" w:cs="Times New Roman" w:hint="eastAsia"/>
        </w:rPr>
        <w:t>ID</w:t>
      </w:r>
      <w:r w:rsidRPr="00B134DC">
        <w:rPr>
          <w:rFonts w:eastAsia="宋体" w:cs="Times New Roman" w:hint="eastAsia"/>
        </w:rPr>
        <w:t>）记录。</w:t>
      </w:r>
      <w:r>
        <w:rPr>
          <w:rFonts w:eastAsia="宋体" w:cs="Times New Roman" w:hint="eastAsia"/>
        </w:rPr>
        <w:t>2.</w:t>
      </w:r>
      <w:r w:rsidRPr="00B134DC">
        <w:rPr>
          <w:rFonts w:eastAsia="宋体" w:cs="Times New Roman" w:hint="eastAsia"/>
        </w:rPr>
        <w:t>接收请求</w:t>
      </w:r>
      <w:r w:rsidRPr="00B134DC">
        <w:rPr>
          <w:rFonts w:eastAsia="宋体" w:cs="Times New Roman"/>
        </w:rPr>
        <w:t>，</w:t>
      </w:r>
      <w:r w:rsidRPr="00B134DC">
        <w:rPr>
          <w:rFonts w:eastAsia="宋体" w:cs="Times New Roman" w:hint="eastAsia"/>
        </w:rPr>
        <w:t>进入自动化</w:t>
      </w:r>
      <w:r w:rsidRPr="00B134DC">
        <w:rPr>
          <w:rFonts w:eastAsia="宋体" w:cs="Times New Roman"/>
        </w:rPr>
        <w:t>请求过滤环节。通过进入</w:t>
      </w:r>
      <w:r w:rsidRPr="00B134DC">
        <w:rPr>
          <w:rFonts w:eastAsia="宋体" w:cs="Times New Roman" w:hint="eastAsia"/>
        </w:rPr>
        <w:t>④，</w:t>
      </w:r>
      <w:r w:rsidRPr="00B134DC">
        <w:rPr>
          <w:rFonts w:eastAsia="宋体" w:cs="Times New Roman"/>
        </w:rPr>
        <w:t>未通过进入</w:t>
      </w:r>
      <w:r w:rsidRPr="00B134DC">
        <w:rPr>
          <w:rFonts w:eastAsia="宋体" w:cs="Times New Roman" w:hint="eastAsia"/>
        </w:rPr>
        <w:t>③。</w:t>
      </w:r>
      <w:r>
        <w:rPr>
          <w:rFonts w:eastAsia="宋体" w:cs="Times New Roman" w:hint="eastAsia"/>
        </w:rPr>
        <w:t>3.</w:t>
      </w:r>
      <w:r w:rsidRPr="00B134DC">
        <w:rPr>
          <w:rFonts w:eastAsia="宋体" w:cs="Times New Roman" w:hint="eastAsia"/>
        </w:rPr>
        <w:t>对于</w:t>
      </w:r>
      <w:r w:rsidRPr="00B134DC">
        <w:rPr>
          <w:rFonts w:eastAsia="宋体" w:cs="Times New Roman"/>
        </w:rPr>
        <w:t>ID</w:t>
      </w:r>
      <w:r w:rsidRPr="00B134DC">
        <w:rPr>
          <w:rFonts w:eastAsia="宋体" w:cs="Times New Roman"/>
        </w:rPr>
        <w:t>不匹配的</w:t>
      </w:r>
      <w:r w:rsidRPr="00B134DC">
        <w:rPr>
          <w:rFonts w:eastAsia="宋体" w:cs="Times New Roman" w:hint="eastAsia"/>
        </w:rPr>
        <w:t>IP</w:t>
      </w:r>
      <w:r w:rsidRPr="00B134DC">
        <w:rPr>
          <w:rFonts w:eastAsia="宋体" w:cs="Times New Roman"/>
        </w:rPr>
        <w:t>请求</w:t>
      </w:r>
      <w:r w:rsidRPr="00B134DC">
        <w:rPr>
          <w:rFonts w:eastAsia="宋体" w:cs="Times New Roman" w:hint="eastAsia"/>
        </w:rPr>
        <w:t>更新（</w:t>
      </w:r>
      <w:r w:rsidRPr="00B134DC">
        <w:rPr>
          <w:rFonts w:eastAsia="宋体" w:cs="Times New Roman" w:hint="eastAsia"/>
        </w:rPr>
        <w:t>IP</w:t>
      </w:r>
      <w:r w:rsidRPr="00B134DC">
        <w:rPr>
          <w:rFonts w:eastAsia="宋体" w:cs="Times New Roman" w:hint="eastAsia"/>
        </w:rPr>
        <w:t>，</w:t>
      </w:r>
      <w:r w:rsidRPr="00B134DC">
        <w:rPr>
          <w:rFonts w:eastAsia="宋体" w:cs="Times New Roman" w:hint="eastAsia"/>
        </w:rPr>
        <w:t>ID</w:t>
      </w:r>
      <w:r w:rsidRPr="00B134DC">
        <w:rPr>
          <w:rFonts w:eastAsia="宋体" w:cs="Times New Roman" w:hint="eastAsia"/>
        </w:rPr>
        <w:t>）记录，对于没有</w:t>
      </w:r>
      <w:r w:rsidRPr="00B134DC">
        <w:rPr>
          <w:rFonts w:eastAsia="宋体" w:cs="Times New Roman"/>
        </w:rPr>
        <w:t>ID</w:t>
      </w:r>
      <w:r w:rsidRPr="00B134DC">
        <w:rPr>
          <w:rFonts w:eastAsia="宋体" w:cs="Times New Roman" w:hint="eastAsia"/>
        </w:rPr>
        <w:t>记录的</w:t>
      </w:r>
      <w:r w:rsidRPr="00B134DC">
        <w:rPr>
          <w:rFonts w:eastAsia="宋体" w:cs="Times New Roman" w:hint="eastAsia"/>
        </w:rPr>
        <w:t>IP</w:t>
      </w:r>
      <w:r w:rsidRPr="00B134DC">
        <w:rPr>
          <w:rFonts w:eastAsia="宋体" w:cs="Times New Roman"/>
        </w:rPr>
        <w:t>请求</w:t>
      </w:r>
      <w:r w:rsidRPr="00B134DC">
        <w:rPr>
          <w:rFonts w:eastAsia="宋体" w:cs="Times New Roman" w:hint="eastAsia"/>
        </w:rPr>
        <w:t>添加（</w:t>
      </w:r>
      <w:r w:rsidRPr="00B134DC">
        <w:rPr>
          <w:rFonts w:eastAsia="宋体" w:cs="Times New Roman" w:hint="eastAsia"/>
        </w:rPr>
        <w:t>IP</w:t>
      </w:r>
      <w:r w:rsidRPr="00B134DC">
        <w:rPr>
          <w:rFonts w:eastAsia="宋体" w:cs="Times New Roman" w:hint="eastAsia"/>
        </w:rPr>
        <w:t>，</w:t>
      </w:r>
      <w:r w:rsidRPr="00B134DC">
        <w:rPr>
          <w:rFonts w:eastAsia="宋体" w:cs="Times New Roman" w:hint="eastAsia"/>
        </w:rPr>
        <w:t>ID</w:t>
      </w:r>
      <w:r w:rsidRPr="00B134DC">
        <w:rPr>
          <w:rFonts w:eastAsia="宋体" w:cs="Times New Roman" w:hint="eastAsia"/>
        </w:rPr>
        <w:t>）记录到</w:t>
      </w:r>
      <w:r w:rsidRPr="00B134DC">
        <w:rPr>
          <w:rFonts w:eastAsia="宋体" w:cs="Times New Roman"/>
        </w:rPr>
        <w:t>存储库中</w:t>
      </w:r>
      <w:r w:rsidRPr="00B134DC">
        <w:rPr>
          <w:rFonts w:eastAsia="宋体" w:cs="Times New Roman" w:hint="eastAsia"/>
        </w:rPr>
        <w:t>，不转发</w:t>
      </w:r>
      <w:r w:rsidRPr="00B134DC">
        <w:rPr>
          <w:rFonts w:eastAsia="宋体" w:cs="Times New Roman"/>
        </w:rPr>
        <w:t>用户请求</w:t>
      </w:r>
      <w:r w:rsidRPr="00B134DC">
        <w:rPr>
          <w:rFonts w:eastAsia="宋体" w:cs="Times New Roman" w:hint="eastAsia"/>
        </w:rPr>
        <w:t>到</w:t>
      </w:r>
      <w:r w:rsidRPr="00B134DC">
        <w:rPr>
          <w:rFonts w:eastAsia="宋体" w:cs="Times New Roman"/>
        </w:rPr>
        <w:t>第三方服务器，</w:t>
      </w:r>
      <w:r w:rsidRPr="00B134DC">
        <w:rPr>
          <w:rFonts w:eastAsia="宋体" w:cs="Times New Roman" w:hint="eastAsia"/>
        </w:rPr>
        <w:t>同时响应</w:t>
      </w:r>
      <w:r w:rsidRPr="00B134DC">
        <w:rPr>
          <w:rFonts w:eastAsia="宋体" w:cs="Times New Roman"/>
        </w:rPr>
        <w:t>用户</w:t>
      </w:r>
      <w:r w:rsidRPr="00B134DC">
        <w:rPr>
          <w:rFonts w:eastAsia="宋体" w:cs="Times New Roman" w:hint="eastAsia"/>
        </w:rPr>
        <w:t>一个特殊</w:t>
      </w:r>
      <w:r w:rsidRPr="00B134DC">
        <w:rPr>
          <w:rFonts w:eastAsia="宋体" w:cs="Times New Roman"/>
        </w:rPr>
        <w:t>构造的</w:t>
      </w:r>
      <w:r w:rsidRPr="00B134DC">
        <w:rPr>
          <w:rFonts w:eastAsia="宋体" w:cs="Times New Roman"/>
        </w:rPr>
        <w:t>HTML</w:t>
      </w:r>
      <w:r w:rsidRPr="00B134DC">
        <w:rPr>
          <w:rFonts w:eastAsia="宋体" w:cs="Times New Roman"/>
        </w:rPr>
        <w:t>页面，该</w:t>
      </w:r>
      <w:r w:rsidRPr="00B134DC">
        <w:rPr>
          <w:rFonts w:eastAsia="宋体" w:cs="Times New Roman"/>
        </w:rPr>
        <w:t>HTML</w:t>
      </w:r>
      <w:r w:rsidRPr="00B134DC">
        <w:rPr>
          <w:rFonts w:eastAsia="宋体" w:cs="Times New Roman" w:hint="eastAsia"/>
        </w:rPr>
        <w:t>页面</w:t>
      </w:r>
      <w:r w:rsidRPr="00B134DC">
        <w:rPr>
          <w:rFonts w:eastAsia="宋体" w:cs="Times New Roman"/>
        </w:rPr>
        <w:t>保留了用户</w:t>
      </w:r>
      <w:r w:rsidRPr="00B134DC">
        <w:rPr>
          <w:rFonts w:eastAsia="宋体" w:cs="Times New Roman" w:hint="eastAsia"/>
        </w:rPr>
        <w:t>未通过的请求信息以及</w:t>
      </w:r>
      <w:r w:rsidRPr="00B134DC">
        <w:rPr>
          <w:rFonts w:eastAsia="宋体" w:cs="Times New Roman"/>
        </w:rPr>
        <w:t>ID</w:t>
      </w:r>
      <w:r w:rsidRPr="00B134DC">
        <w:rPr>
          <w:rFonts w:eastAsia="宋体" w:cs="Times New Roman"/>
        </w:rPr>
        <w:t>相关内容，以便用户再次</w:t>
      </w:r>
      <w:r w:rsidRPr="00B134DC">
        <w:rPr>
          <w:rFonts w:eastAsia="宋体" w:cs="Times New Roman" w:hint="eastAsia"/>
        </w:rPr>
        <w:t>发起</w:t>
      </w:r>
      <w:r w:rsidRPr="00B134DC">
        <w:rPr>
          <w:rFonts w:eastAsia="宋体" w:cs="Times New Roman"/>
        </w:rPr>
        <w:t>携带</w:t>
      </w:r>
      <w:r w:rsidRPr="00B134DC">
        <w:rPr>
          <w:rFonts w:eastAsia="宋体" w:cs="Times New Roman"/>
        </w:rPr>
        <w:t>ID</w:t>
      </w:r>
      <w:r w:rsidRPr="00B134DC">
        <w:rPr>
          <w:rFonts w:eastAsia="宋体" w:cs="Times New Roman"/>
        </w:rPr>
        <w:t>的请求</w:t>
      </w:r>
      <w:r w:rsidRPr="00B134DC">
        <w:rPr>
          <w:rFonts w:eastAsia="宋体" w:cs="Times New Roman" w:hint="eastAsia"/>
        </w:rPr>
        <w:t>。</w:t>
      </w:r>
      <w:r>
        <w:rPr>
          <w:rFonts w:eastAsia="宋体" w:cs="Times New Roman" w:hint="eastAsia"/>
        </w:rPr>
        <w:t>4.</w:t>
      </w:r>
      <w:r w:rsidRPr="00B134DC">
        <w:rPr>
          <w:rFonts w:eastAsia="宋体" w:cs="Times New Roman" w:hint="eastAsia"/>
        </w:rPr>
        <w:t>向第三方服务器发起</w:t>
      </w:r>
      <w:r w:rsidRPr="00B134DC">
        <w:rPr>
          <w:rFonts w:eastAsia="宋体" w:cs="Times New Roman"/>
        </w:rPr>
        <w:t>请求，</w:t>
      </w:r>
      <w:r w:rsidRPr="00B134DC">
        <w:rPr>
          <w:rFonts w:eastAsia="宋体" w:cs="Times New Roman" w:hint="eastAsia"/>
        </w:rPr>
        <w:t>得到</w:t>
      </w:r>
      <w:r w:rsidRPr="00B134DC">
        <w:rPr>
          <w:rFonts w:eastAsia="宋体" w:cs="Times New Roman"/>
        </w:rPr>
        <w:t>响应后，注入</w:t>
      </w:r>
      <w:r w:rsidRPr="00B134DC">
        <w:rPr>
          <w:rFonts w:eastAsia="宋体" w:cs="Times New Roman" w:hint="eastAsia"/>
        </w:rPr>
        <w:t>“检测自动化攻击”模块客户端需要的代码并</w:t>
      </w:r>
      <w:r w:rsidRPr="00B134DC">
        <w:rPr>
          <w:rFonts w:eastAsia="宋体" w:cs="Times New Roman"/>
        </w:rPr>
        <w:t>对网页代码</w:t>
      </w:r>
      <w:proofErr w:type="gramStart"/>
      <w:r w:rsidRPr="00B134DC">
        <w:rPr>
          <w:rFonts w:eastAsia="宋体" w:cs="Times New Roman"/>
        </w:rPr>
        <w:t>做保</w:t>
      </w:r>
      <w:proofErr w:type="gramEnd"/>
      <w:r w:rsidRPr="00B134DC">
        <w:rPr>
          <w:rFonts w:eastAsia="宋体" w:cs="Times New Roman"/>
        </w:rPr>
        <w:t>护后，转发给用户，更新</w:t>
      </w:r>
      <w:r w:rsidRPr="00B134DC">
        <w:rPr>
          <w:rFonts w:eastAsia="宋体" w:cs="Times New Roman" w:hint="eastAsia"/>
        </w:rPr>
        <w:t>（</w:t>
      </w:r>
      <w:r w:rsidRPr="00B134DC">
        <w:rPr>
          <w:rFonts w:eastAsia="宋体" w:cs="Times New Roman" w:hint="eastAsia"/>
        </w:rPr>
        <w:t>IP</w:t>
      </w:r>
      <w:r w:rsidRPr="00B134DC">
        <w:rPr>
          <w:rFonts w:eastAsia="宋体" w:cs="Times New Roman" w:hint="eastAsia"/>
        </w:rPr>
        <w:t>，</w:t>
      </w:r>
      <w:r w:rsidRPr="00B134DC">
        <w:rPr>
          <w:rFonts w:eastAsia="宋体" w:cs="Times New Roman" w:hint="eastAsia"/>
        </w:rPr>
        <w:t>ID</w:t>
      </w:r>
      <w:r w:rsidRPr="00B134DC">
        <w:rPr>
          <w:rFonts w:eastAsia="宋体" w:cs="Times New Roman" w:hint="eastAsia"/>
        </w:rPr>
        <w:t>）记录。</w:t>
      </w:r>
    </w:p>
    <w:p w14:paraId="46B57764" w14:textId="77777777" w:rsidR="009767CF" w:rsidRDefault="00D135DD" w:rsidP="00D135DD">
      <w:pPr>
        <w:ind w:firstLine="420"/>
        <w:rPr>
          <w:rFonts w:eastAsia="宋体" w:cs="Times New Roman"/>
        </w:rPr>
      </w:pPr>
      <w:r w:rsidRPr="00DB3602">
        <w:rPr>
          <w:rFonts w:eastAsia="宋体" w:cs="Times New Roman" w:hint="eastAsia"/>
        </w:rPr>
        <w:t xml:space="preserve">3.2.1.2 </w:t>
      </w:r>
      <w:r>
        <w:rPr>
          <w:rFonts w:eastAsia="宋体" w:cs="Times New Roman" w:hint="eastAsia"/>
        </w:rPr>
        <w:t>代码混淆</w:t>
      </w:r>
      <w:r>
        <w:rPr>
          <w:rFonts w:eastAsia="宋体" w:cs="Times New Roman"/>
        </w:rPr>
        <w:t>模块。</w:t>
      </w:r>
    </w:p>
    <w:p w14:paraId="2225EFA6" w14:textId="3AB20362" w:rsidR="00D135DD" w:rsidRPr="00DB3602" w:rsidRDefault="00D135DD" w:rsidP="00D135DD">
      <w:pPr>
        <w:ind w:firstLine="420"/>
        <w:rPr>
          <w:rFonts w:eastAsia="宋体" w:cs="Times New Roman"/>
        </w:rPr>
      </w:pPr>
      <w:r>
        <w:rPr>
          <w:rFonts w:eastAsia="宋体" w:cs="Times New Roman" w:hint="eastAsia"/>
        </w:rPr>
        <w:t>使用</w:t>
      </w:r>
      <w:r>
        <w:rPr>
          <w:rFonts w:eastAsia="宋体" w:cs="Times New Roman"/>
        </w:rPr>
        <w:t>代码混淆算法进行代码混淆</w:t>
      </w:r>
      <w:commentRangeStart w:id="115"/>
      <w:r>
        <w:rPr>
          <w:rFonts w:eastAsia="宋体" w:cs="Times New Roman"/>
        </w:rPr>
        <w:t>处理</w:t>
      </w:r>
      <w:commentRangeEnd w:id="115"/>
      <w:r w:rsidR="009767CF">
        <w:rPr>
          <w:rStyle w:val="a5"/>
          <w:rFonts w:eastAsia="宋体" w:cs="Times New Roman"/>
        </w:rPr>
        <w:commentReference w:id="115"/>
      </w:r>
      <w:r>
        <w:rPr>
          <w:rFonts w:eastAsia="宋体" w:cs="Times New Roman"/>
        </w:rPr>
        <w:t>。</w:t>
      </w:r>
    </w:p>
    <w:p w14:paraId="24676C67" w14:textId="77777777" w:rsidR="00D135DD" w:rsidRDefault="00D135DD" w:rsidP="00D135DD">
      <w:pPr>
        <w:ind w:firstLine="420"/>
        <w:rPr>
          <w:rFonts w:eastAsia="宋体" w:cs="Times New Roman"/>
        </w:rPr>
      </w:pPr>
      <w:r>
        <w:rPr>
          <w:rFonts w:eastAsia="宋体" w:cs="Times New Roman"/>
        </w:rPr>
        <w:t>3.</w:t>
      </w:r>
      <w:r>
        <w:rPr>
          <w:rFonts w:eastAsia="宋体" w:cs="Times New Roman" w:hint="eastAsia"/>
        </w:rPr>
        <w:t>2.1.</w:t>
      </w:r>
      <w:r>
        <w:rPr>
          <w:rFonts w:eastAsia="宋体" w:cs="Times New Roman"/>
        </w:rPr>
        <w:t>2</w:t>
      </w:r>
      <w:r>
        <w:rPr>
          <w:rFonts w:eastAsia="宋体" w:cs="Times New Roman" w:hint="eastAsia"/>
        </w:rPr>
        <w:t xml:space="preserve"> </w:t>
      </w:r>
      <w:r>
        <w:rPr>
          <w:rFonts w:eastAsia="宋体" w:cs="Times New Roman" w:hint="eastAsia"/>
        </w:rPr>
        <w:t>系统</w:t>
      </w:r>
      <w:r>
        <w:rPr>
          <w:rFonts w:eastAsia="宋体" w:cs="Times New Roman"/>
        </w:rPr>
        <w:t>流程</w:t>
      </w:r>
      <w:r>
        <w:rPr>
          <w:rFonts w:eastAsia="宋体" w:cs="Times New Roman" w:hint="eastAsia"/>
        </w:rPr>
        <w:t>：</w:t>
      </w:r>
      <w:r>
        <w:rPr>
          <w:rFonts w:eastAsia="宋体" w:cs="Times New Roman"/>
        </w:rPr>
        <w:t>各模块</w:t>
      </w:r>
      <w:r>
        <w:rPr>
          <w:rFonts w:eastAsia="宋体" w:cs="Times New Roman" w:hint="eastAsia"/>
        </w:rPr>
        <w:t>配合</w:t>
      </w:r>
      <w:r>
        <w:rPr>
          <w:rFonts w:eastAsia="宋体" w:cs="Times New Roman"/>
        </w:rPr>
        <w:t>实现</w:t>
      </w:r>
      <w:r>
        <w:rPr>
          <w:rFonts w:eastAsia="宋体" w:cs="Times New Roman" w:hint="eastAsia"/>
        </w:rPr>
        <w:t>对</w:t>
      </w:r>
      <w:r>
        <w:rPr>
          <w:rFonts w:eastAsia="宋体" w:cs="Times New Roman"/>
        </w:rPr>
        <w:t>请求的</w:t>
      </w:r>
      <w:commentRangeStart w:id="116"/>
      <w:r>
        <w:rPr>
          <w:rFonts w:eastAsia="宋体" w:cs="Times New Roman" w:hint="eastAsia"/>
        </w:rPr>
        <w:t>处理</w:t>
      </w:r>
      <w:commentRangeEnd w:id="116"/>
      <w:r w:rsidR="009767CF">
        <w:rPr>
          <w:rStyle w:val="a5"/>
          <w:rFonts w:eastAsia="宋体" w:cs="Times New Roman"/>
        </w:rPr>
        <w:commentReference w:id="116"/>
      </w:r>
      <w:r>
        <w:rPr>
          <w:rFonts w:eastAsia="宋体" w:cs="Times New Roman" w:hint="eastAsia"/>
        </w:rPr>
        <w:t>。</w:t>
      </w:r>
    </w:p>
    <w:p w14:paraId="2EB66EA1" w14:textId="77777777" w:rsidR="00D135DD" w:rsidRPr="00A468D6" w:rsidRDefault="00D135DD" w:rsidP="00D135DD">
      <w:pPr>
        <w:pStyle w:val="a8"/>
        <w:ind w:firstLine="480"/>
        <w:rPr>
          <w:sz w:val="24"/>
        </w:rPr>
      </w:pPr>
      <w:r>
        <w:rPr>
          <w:rFonts w:hint="eastAsia"/>
          <w:sz w:val="24"/>
        </w:rPr>
        <w:t>下面</w:t>
      </w:r>
      <w:r>
        <w:rPr>
          <w:sz w:val="24"/>
        </w:rPr>
        <w:t>通过一般场景</w:t>
      </w:r>
      <w:r>
        <w:rPr>
          <w:rFonts w:hint="eastAsia"/>
          <w:sz w:val="24"/>
        </w:rPr>
        <w:t>，</w:t>
      </w:r>
      <w:r>
        <w:rPr>
          <w:sz w:val="24"/>
        </w:rPr>
        <w:t>来</w:t>
      </w:r>
      <w:r>
        <w:rPr>
          <w:rFonts w:hint="eastAsia"/>
          <w:sz w:val="24"/>
        </w:rPr>
        <w:t>描述</w:t>
      </w:r>
      <w:r>
        <w:rPr>
          <w:sz w:val="24"/>
        </w:rPr>
        <w:t>系统各模块如何配合完成处理。</w:t>
      </w:r>
      <w:r>
        <w:rPr>
          <w:rFonts w:hint="eastAsia"/>
          <w:sz w:val="24"/>
        </w:rPr>
        <w:t>如图</w:t>
      </w:r>
      <w:r>
        <w:rPr>
          <w:rFonts w:hint="eastAsia"/>
          <w:sz w:val="24"/>
        </w:rPr>
        <w:t>3</w:t>
      </w:r>
      <w:r>
        <w:rPr>
          <w:sz w:val="24"/>
        </w:rPr>
        <w:t>-7</w:t>
      </w:r>
      <w:r>
        <w:rPr>
          <w:rFonts w:hint="eastAsia"/>
          <w:sz w:val="24"/>
        </w:rPr>
        <w:t>所示</w:t>
      </w:r>
      <w:r>
        <w:rPr>
          <w:sz w:val="24"/>
        </w:rPr>
        <w:t>，</w:t>
      </w:r>
    </w:p>
    <w:p w14:paraId="27BEEDB5" w14:textId="77777777" w:rsidR="00D135DD" w:rsidRDefault="00D135DD" w:rsidP="00D135DD">
      <w:pPr>
        <w:keepNext/>
        <w:ind w:firstLine="480"/>
        <w:jc w:val="center"/>
      </w:pPr>
      <w:r>
        <w:rPr>
          <w:noProof/>
        </w:rPr>
        <w:drawing>
          <wp:inline distT="0" distB="0" distL="0" distR="0" wp14:anchorId="28BAFD0C" wp14:editId="288A7B0B">
            <wp:extent cx="4324985" cy="2413635"/>
            <wp:effectExtent l="0" t="0" r="0" b="5715"/>
            <wp:docPr id="17" name="图片 17" descr="组长测试设计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组长测试设计图"/>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4985" cy="2413635"/>
                    </a:xfrm>
                    <a:prstGeom prst="rect">
                      <a:avLst/>
                    </a:prstGeom>
                    <a:noFill/>
                    <a:ln>
                      <a:noFill/>
                    </a:ln>
                  </pic:spPr>
                </pic:pic>
              </a:graphicData>
            </a:graphic>
          </wp:inline>
        </w:drawing>
      </w:r>
    </w:p>
    <w:p w14:paraId="62B1FCB6" w14:textId="77777777" w:rsidR="00D135DD" w:rsidRPr="00D135DD" w:rsidRDefault="00D135DD" w:rsidP="00D135DD">
      <w:pPr>
        <w:pStyle w:val="af0"/>
        <w:ind w:firstLine="400"/>
        <w:jc w:val="center"/>
        <w:rPr>
          <w:rFonts w:ascii="Times New Roman" w:eastAsia="宋体" w:hAnsi="Times New Roman" w:cs="Times New Roman"/>
          <w:szCs w:val="24"/>
        </w:rPr>
      </w:pPr>
      <w:r w:rsidRPr="00D135DD">
        <w:rPr>
          <w:rFonts w:ascii="Times New Roman" w:hAnsi="Times New Roman" w:hint="eastAsia"/>
        </w:rPr>
        <w:t>图</w:t>
      </w:r>
      <w:r w:rsidRPr="00D135DD">
        <w:rPr>
          <w:rFonts w:ascii="Times New Roman" w:hAnsi="Times New Roman" w:hint="eastAsia"/>
        </w:rPr>
        <w:t xml:space="preserve"> 3- 7</w:t>
      </w:r>
      <w:r w:rsidRPr="00D135DD">
        <w:rPr>
          <w:rFonts w:ascii="Times New Roman" w:hAnsi="Times New Roman"/>
        </w:rPr>
        <w:t xml:space="preserve"> </w:t>
      </w:r>
      <w:r w:rsidRPr="00D135DD">
        <w:rPr>
          <w:rFonts w:ascii="Times New Roman" w:hAnsi="Times New Roman" w:hint="eastAsia"/>
        </w:rPr>
        <w:t>解决方案流程图</w:t>
      </w:r>
    </w:p>
    <w:p w14:paraId="19E173A2" w14:textId="62031FD0" w:rsidR="00D135DD" w:rsidRDefault="00D135DD" w:rsidP="0063537E">
      <w:pPr>
        <w:pStyle w:val="a8"/>
        <w:ind w:firstLine="480"/>
      </w:pPr>
      <w:r>
        <w:rPr>
          <w:rFonts w:hint="eastAsia"/>
          <w:sz w:val="24"/>
        </w:rPr>
        <w:t>第一种</w:t>
      </w:r>
      <w:r>
        <w:rPr>
          <w:sz w:val="24"/>
        </w:rPr>
        <w:t>情况，用户没有</w:t>
      </w:r>
      <w:r>
        <w:rPr>
          <w:rFonts w:hint="eastAsia"/>
          <w:sz w:val="24"/>
        </w:rPr>
        <w:t>使用</w:t>
      </w:r>
      <w:r>
        <w:rPr>
          <w:sz w:val="24"/>
        </w:rPr>
        <w:t>本系统提供的浏览器插件</w:t>
      </w:r>
      <w:r>
        <w:rPr>
          <w:rFonts w:hint="eastAsia"/>
          <w:sz w:val="24"/>
        </w:rPr>
        <w:t>1,2,3,4</w:t>
      </w:r>
      <w:r>
        <w:rPr>
          <w:rFonts w:hint="eastAsia"/>
          <w:sz w:val="24"/>
        </w:rPr>
        <w:t>任何一种</w:t>
      </w:r>
      <w:r>
        <w:rPr>
          <w:sz w:val="24"/>
        </w:rPr>
        <w:t>输入，</w:t>
      </w:r>
      <w:proofErr w:type="gramStart"/>
      <w:r>
        <w:rPr>
          <w:rFonts w:hint="eastAsia"/>
          <w:sz w:val="24"/>
        </w:rPr>
        <w:t>按照</w:t>
      </w:r>
      <w:r>
        <w:rPr>
          <w:sz w:val="24"/>
        </w:rPr>
        <w:t>没有</w:t>
      </w:r>
      <w:proofErr w:type="gramEnd"/>
      <w:r>
        <w:rPr>
          <w:sz w:val="24"/>
        </w:rPr>
        <w:t>使用本系统的情况，发起请求</w:t>
      </w:r>
      <w:r>
        <w:rPr>
          <w:rFonts w:hint="eastAsia"/>
          <w:sz w:val="24"/>
        </w:rPr>
        <w:t>，称</w:t>
      </w:r>
      <w:r>
        <w:rPr>
          <w:sz w:val="24"/>
        </w:rPr>
        <w:t>这是一个没有进入动态</w:t>
      </w:r>
      <w:r>
        <w:rPr>
          <w:sz w:val="24"/>
        </w:rPr>
        <w:t>ID</w:t>
      </w:r>
      <w:r>
        <w:rPr>
          <w:sz w:val="24"/>
        </w:rPr>
        <w:t>体系的请求</w:t>
      </w:r>
      <w:r>
        <w:rPr>
          <w:rFonts w:hint="eastAsia"/>
          <w:sz w:val="24"/>
        </w:rPr>
        <w:t>。服务器</w:t>
      </w:r>
      <w:r>
        <w:rPr>
          <w:sz w:val="24"/>
        </w:rPr>
        <w:t>会</w:t>
      </w:r>
      <w:r>
        <w:rPr>
          <w:rFonts w:hint="eastAsia"/>
          <w:sz w:val="24"/>
        </w:rPr>
        <w:t>使用</w:t>
      </w:r>
      <w:r>
        <w:rPr>
          <w:sz w:val="24"/>
        </w:rPr>
        <w:t>B.1</w:t>
      </w:r>
      <w:r>
        <w:rPr>
          <w:rFonts w:hint="eastAsia"/>
          <w:sz w:val="24"/>
        </w:rPr>
        <w:t>期望它</w:t>
      </w:r>
      <w:r>
        <w:rPr>
          <w:sz w:val="24"/>
        </w:rPr>
        <w:t>下一次请求会通过。第二种</w:t>
      </w:r>
      <w:r>
        <w:rPr>
          <w:rFonts w:hint="eastAsia"/>
          <w:sz w:val="24"/>
        </w:rPr>
        <w:t>情况</w:t>
      </w:r>
      <w:r>
        <w:rPr>
          <w:sz w:val="24"/>
        </w:rPr>
        <w:t>，用户</w:t>
      </w:r>
      <w:r>
        <w:rPr>
          <w:rFonts w:hint="eastAsia"/>
          <w:sz w:val="24"/>
        </w:rPr>
        <w:t>使用</w:t>
      </w:r>
      <w:commentRangeStart w:id="117"/>
      <w:r>
        <w:rPr>
          <w:sz w:val="24"/>
        </w:rPr>
        <w:t>浏览器</w:t>
      </w:r>
      <w:commentRangeEnd w:id="117"/>
      <w:r w:rsidR="009767CF">
        <w:rPr>
          <w:rStyle w:val="a5"/>
        </w:rPr>
        <w:commentReference w:id="117"/>
      </w:r>
      <w:r>
        <w:rPr>
          <w:sz w:val="24"/>
        </w:rPr>
        <w:t>插件</w:t>
      </w:r>
      <w:r>
        <w:rPr>
          <w:rFonts w:hint="eastAsia"/>
          <w:sz w:val="24"/>
        </w:rPr>
        <w:t>A</w:t>
      </w:r>
      <w:r>
        <w:rPr>
          <w:sz w:val="24"/>
        </w:rPr>
        <w:t>，有</w:t>
      </w:r>
      <w:r>
        <w:rPr>
          <w:rFonts w:hint="eastAsia"/>
          <w:sz w:val="24"/>
        </w:rPr>
        <w:t>2,3,4</w:t>
      </w:r>
      <w:r>
        <w:rPr>
          <w:rFonts w:hint="eastAsia"/>
          <w:sz w:val="24"/>
        </w:rPr>
        <w:t>输入，</w:t>
      </w:r>
      <w:r>
        <w:rPr>
          <w:sz w:val="24"/>
        </w:rPr>
        <w:t>浏览器插件使用</w:t>
      </w:r>
      <w:r>
        <w:rPr>
          <w:rFonts w:hint="eastAsia"/>
          <w:sz w:val="24"/>
        </w:rPr>
        <w:t>任意数</w:t>
      </w:r>
      <w:r>
        <w:rPr>
          <w:sz w:val="24"/>
        </w:rPr>
        <w:t>填充此时缺失的</w:t>
      </w:r>
      <w:r>
        <w:rPr>
          <w:rFonts w:hint="eastAsia"/>
          <w:sz w:val="24"/>
        </w:rPr>
        <w:t>1</w:t>
      </w:r>
      <w:r>
        <w:rPr>
          <w:rFonts w:hint="eastAsia"/>
          <w:sz w:val="24"/>
        </w:rPr>
        <w:t>输入</w:t>
      </w:r>
      <w:r>
        <w:rPr>
          <w:sz w:val="24"/>
        </w:rPr>
        <w:t>，</w:t>
      </w:r>
      <w:r>
        <w:rPr>
          <w:rFonts w:hint="eastAsia"/>
          <w:sz w:val="24"/>
        </w:rPr>
        <w:t>然后</w:t>
      </w:r>
      <w:r>
        <w:rPr>
          <w:sz w:val="24"/>
        </w:rPr>
        <w:t>浏览器端</w:t>
      </w:r>
      <w:r>
        <w:rPr>
          <w:rFonts w:hint="eastAsia"/>
          <w:sz w:val="24"/>
        </w:rPr>
        <w:t>发起请求，</w:t>
      </w:r>
      <w:r>
        <w:rPr>
          <w:sz w:val="24"/>
        </w:rPr>
        <w:t>服务器端使用</w:t>
      </w:r>
      <w:r>
        <w:rPr>
          <w:sz w:val="24"/>
        </w:rPr>
        <w:t>B.1,B.2.1</w:t>
      </w:r>
      <w:r>
        <w:rPr>
          <w:rFonts w:hint="eastAsia"/>
          <w:sz w:val="24"/>
        </w:rPr>
        <w:t>，给予</w:t>
      </w:r>
      <w:r>
        <w:rPr>
          <w:sz w:val="24"/>
        </w:rPr>
        <w:t>浏览器响应，</w:t>
      </w:r>
      <w:r>
        <w:rPr>
          <w:rFonts w:hint="eastAsia"/>
          <w:sz w:val="24"/>
        </w:rPr>
        <w:t>此时</w:t>
      </w:r>
      <w:r>
        <w:rPr>
          <w:sz w:val="24"/>
        </w:rPr>
        <w:t>，</w:t>
      </w:r>
      <w:proofErr w:type="gramStart"/>
      <w:r>
        <w:rPr>
          <w:sz w:val="24"/>
        </w:rPr>
        <w:t>浏览器</w:t>
      </w:r>
      <w:r w:rsidR="00D0220A">
        <w:rPr>
          <w:rFonts w:hint="eastAsia"/>
          <w:sz w:val="24"/>
        </w:rPr>
        <w:t>端</w:t>
      </w:r>
      <w:r>
        <w:rPr>
          <w:sz w:val="24"/>
        </w:rPr>
        <w:t>就具备</w:t>
      </w:r>
      <w:proofErr w:type="gramEnd"/>
      <w:r>
        <w:rPr>
          <w:sz w:val="24"/>
        </w:rPr>
        <w:t>了</w:t>
      </w:r>
      <w:r>
        <w:rPr>
          <w:rFonts w:hint="eastAsia"/>
          <w:sz w:val="24"/>
        </w:rPr>
        <w:t>1,2,3,4</w:t>
      </w:r>
      <w:r>
        <w:rPr>
          <w:rFonts w:hint="eastAsia"/>
          <w:sz w:val="24"/>
        </w:rPr>
        <w:t>输入，接着用户</w:t>
      </w:r>
      <w:r>
        <w:rPr>
          <w:sz w:val="24"/>
        </w:rPr>
        <w:t>再次</w:t>
      </w:r>
      <w:r>
        <w:rPr>
          <w:rFonts w:hint="eastAsia"/>
          <w:sz w:val="24"/>
        </w:rPr>
        <w:t>通过</w:t>
      </w:r>
      <w:r>
        <w:rPr>
          <w:rFonts w:hint="eastAsia"/>
          <w:sz w:val="24"/>
        </w:rPr>
        <w:t>A</w:t>
      </w:r>
      <w:r>
        <w:rPr>
          <w:sz w:val="24"/>
        </w:rPr>
        <w:t>发起请求</w:t>
      </w:r>
      <w:r>
        <w:rPr>
          <w:rFonts w:hint="eastAsia"/>
          <w:sz w:val="24"/>
        </w:rPr>
        <w:t>，</w:t>
      </w:r>
      <w:r>
        <w:rPr>
          <w:sz w:val="24"/>
        </w:rPr>
        <w:t>然后，服务器端使用</w:t>
      </w:r>
      <w:r>
        <w:rPr>
          <w:rFonts w:hint="eastAsia"/>
          <w:sz w:val="24"/>
        </w:rPr>
        <w:t>B</w:t>
      </w:r>
      <w:r>
        <w:rPr>
          <w:sz w:val="24"/>
        </w:rPr>
        <w:t>.1,B.2.2</w:t>
      </w:r>
      <w:r>
        <w:rPr>
          <w:rFonts w:hint="eastAsia"/>
          <w:sz w:val="24"/>
        </w:rPr>
        <w:t>，</w:t>
      </w:r>
      <w:r>
        <w:rPr>
          <w:sz w:val="24"/>
        </w:rPr>
        <w:t>C</w:t>
      </w:r>
      <w:r>
        <w:rPr>
          <w:rFonts w:hint="eastAsia"/>
          <w:sz w:val="24"/>
        </w:rPr>
        <w:t>准备好</w:t>
      </w:r>
      <w:r>
        <w:rPr>
          <w:sz w:val="24"/>
        </w:rPr>
        <w:t>浏览器用户实际请求的响应内容</w:t>
      </w:r>
      <w:r>
        <w:rPr>
          <w:rFonts w:hint="eastAsia"/>
          <w:sz w:val="24"/>
        </w:rPr>
        <w:t>和</w:t>
      </w:r>
      <w:r>
        <w:rPr>
          <w:sz w:val="24"/>
        </w:rPr>
        <w:t>下一次的</w:t>
      </w:r>
      <w:r>
        <w:rPr>
          <w:rFonts w:hint="eastAsia"/>
          <w:sz w:val="24"/>
        </w:rPr>
        <w:t>1</w:t>
      </w:r>
      <w:r>
        <w:rPr>
          <w:rFonts w:hint="eastAsia"/>
          <w:sz w:val="24"/>
        </w:rPr>
        <w:t>输入</w:t>
      </w:r>
      <w:r>
        <w:rPr>
          <w:sz w:val="24"/>
        </w:rPr>
        <w:t>，最后发给浏览器用户。</w:t>
      </w:r>
    </w:p>
    <w:p w14:paraId="37383E15" w14:textId="27F05669" w:rsidR="00D135DD" w:rsidRDefault="00D135DD" w:rsidP="004F7D41">
      <w:pPr>
        <w:keepNext/>
        <w:keepLines/>
        <w:spacing w:line="400" w:lineRule="exact"/>
        <w:ind w:firstLine="480"/>
        <w:outlineLvl w:val="2"/>
        <w:rPr>
          <w:rFonts w:eastAsia="黑体" w:cs="Times New Roman"/>
          <w:bCs/>
          <w:szCs w:val="32"/>
        </w:rPr>
      </w:pPr>
      <w:r w:rsidRPr="00710C39">
        <w:rPr>
          <w:rFonts w:eastAsia="黑体" w:cs="Times New Roman"/>
          <w:bCs/>
          <w:szCs w:val="32"/>
        </w:rPr>
        <w:t>3.2.</w:t>
      </w:r>
      <w:r w:rsidRPr="00710C39">
        <w:rPr>
          <w:rFonts w:eastAsia="黑体" w:cs="Times New Roman" w:hint="eastAsia"/>
          <w:bCs/>
          <w:szCs w:val="32"/>
        </w:rPr>
        <w:t xml:space="preserve">2 </w:t>
      </w:r>
      <w:r w:rsidRPr="00710C39">
        <w:rPr>
          <w:rFonts w:eastAsia="黑体" w:cs="Times New Roman" w:hint="eastAsia"/>
          <w:bCs/>
          <w:szCs w:val="32"/>
        </w:rPr>
        <w:t>数据设计</w:t>
      </w:r>
    </w:p>
    <w:p w14:paraId="1CDF561E" w14:textId="6AEF3B24" w:rsidR="00710C39" w:rsidRPr="00710C39" w:rsidRDefault="001A4886" w:rsidP="00666D45">
      <w:pPr>
        <w:spacing w:line="400" w:lineRule="exact"/>
        <w:ind w:firstLine="480"/>
        <w:rPr>
          <w:rFonts w:eastAsia="宋体" w:cs="Times New Roman"/>
        </w:rPr>
      </w:pPr>
      <w:r>
        <w:rPr>
          <w:rFonts w:eastAsia="宋体" w:cs="Times New Roman"/>
        </w:rPr>
        <w:t>ngx_http_ipslab_module</w:t>
      </w:r>
      <w:r>
        <w:rPr>
          <w:rFonts w:eastAsia="宋体" w:cs="Times New Roman" w:hint="eastAsia"/>
        </w:rPr>
        <w:t>模块内</w:t>
      </w:r>
      <w:r w:rsidR="00710C39" w:rsidRPr="00710C39">
        <w:rPr>
          <w:rFonts w:eastAsia="宋体" w:cs="Times New Roman" w:hint="eastAsia"/>
        </w:rPr>
        <w:t>的</w:t>
      </w:r>
      <w:r>
        <w:rPr>
          <w:rFonts w:eastAsia="宋体" w:cs="Times New Roman" w:hint="eastAsia"/>
        </w:rPr>
        <w:t>结构体</w:t>
      </w:r>
      <w:r w:rsidR="00710C39" w:rsidRPr="00710C39">
        <w:rPr>
          <w:rFonts w:eastAsia="宋体" w:cs="Times New Roman" w:hint="eastAsia"/>
        </w:rPr>
        <w:t>设计如下：</w:t>
      </w:r>
    </w:p>
    <w:p w14:paraId="3EF78B93" w14:textId="2BFA57F9" w:rsidR="00710C39" w:rsidRPr="00710C39" w:rsidRDefault="00710C39" w:rsidP="00710C39">
      <w:pPr>
        <w:spacing w:beforeLines="50" w:before="156"/>
        <w:ind w:firstLine="420"/>
        <w:jc w:val="center"/>
        <w:rPr>
          <w:rFonts w:eastAsia="黑体" w:cs="Times New Roman"/>
          <w:sz w:val="21"/>
        </w:rPr>
      </w:pPr>
      <w:r w:rsidRPr="00710C39">
        <w:rPr>
          <w:rFonts w:eastAsia="黑体" w:cs="Times New Roman" w:hint="eastAsia"/>
          <w:sz w:val="21"/>
        </w:rPr>
        <w:t>表</w:t>
      </w:r>
      <w:r w:rsidRPr="00710C39">
        <w:rPr>
          <w:rFonts w:eastAsia="黑体" w:cs="Times New Roman" w:hint="eastAsia"/>
          <w:sz w:val="21"/>
        </w:rPr>
        <w:t>3-1</w:t>
      </w:r>
      <w:r w:rsidRPr="00710C39">
        <w:rPr>
          <w:rFonts w:eastAsia="黑体" w:cs="Times New Roman" w:hint="eastAsia"/>
          <w:sz w:val="21"/>
        </w:rPr>
        <w:tab/>
      </w:r>
      <w:r w:rsidR="0034030A">
        <w:rPr>
          <w:rFonts w:eastAsia="黑体" w:cs="Times New Roman"/>
          <w:sz w:val="21"/>
        </w:rPr>
        <w:t>ngx_http_ipslab_module</w:t>
      </w:r>
      <w:r w:rsidR="0016090D">
        <w:rPr>
          <w:rFonts w:eastAsia="黑体" w:cs="Times New Roman" w:hint="eastAsia"/>
          <w:sz w:val="21"/>
        </w:rPr>
        <w:t>模块配置结构体</w:t>
      </w:r>
      <w:r w:rsidR="003A3B55" w:rsidRPr="003A3B55">
        <w:rPr>
          <w:rFonts w:eastAsia="黑体" w:cs="Times New Roman"/>
          <w:sz w:val="21"/>
        </w:rPr>
        <w:t>ngx_http_ipslab_conf_t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6"/>
        <w:gridCol w:w="2470"/>
        <w:gridCol w:w="3544"/>
      </w:tblGrid>
      <w:tr w:rsidR="00FC3914" w:rsidRPr="00710C39" w14:paraId="5F24385E" w14:textId="77777777" w:rsidTr="00873A72">
        <w:trPr>
          <w:trHeight w:hRule="exact" w:val="652"/>
          <w:jc w:val="center"/>
        </w:trPr>
        <w:tc>
          <w:tcPr>
            <w:tcW w:w="1636" w:type="dxa"/>
            <w:tcBorders>
              <w:top w:val="single" w:sz="4" w:space="0" w:color="auto"/>
              <w:left w:val="single" w:sz="4" w:space="0" w:color="auto"/>
              <w:bottom w:val="single" w:sz="4" w:space="0" w:color="auto"/>
              <w:right w:val="single" w:sz="4" w:space="0" w:color="auto"/>
            </w:tcBorders>
            <w:shd w:val="clear" w:color="auto" w:fill="CCCCCC"/>
            <w:vAlign w:val="center"/>
          </w:tcPr>
          <w:p w14:paraId="39B2559A" w14:textId="728477DC" w:rsidR="00FC3914" w:rsidRPr="00710C39" w:rsidRDefault="00FC3914" w:rsidP="00E72285">
            <w:pPr>
              <w:spacing w:line="400" w:lineRule="exact"/>
              <w:ind w:firstLine="422"/>
              <w:jc w:val="center"/>
              <w:rPr>
                <w:rFonts w:eastAsia="宋体" w:cs="Times New Roman"/>
                <w:b/>
                <w:bCs/>
                <w:color w:val="000000"/>
                <w:sz w:val="21"/>
              </w:rPr>
            </w:pPr>
            <w:r>
              <w:rPr>
                <w:rFonts w:eastAsia="宋体" w:cs="Times New Roman" w:hint="eastAsia"/>
                <w:b/>
                <w:bCs/>
                <w:color w:val="000000"/>
                <w:sz w:val="21"/>
              </w:rPr>
              <w:t>变量</w:t>
            </w:r>
            <w:r w:rsidRPr="00710C39">
              <w:rPr>
                <w:rFonts w:eastAsia="宋体" w:cs="Times New Roman" w:hint="eastAsia"/>
                <w:b/>
                <w:bCs/>
                <w:color w:val="000000"/>
                <w:sz w:val="21"/>
              </w:rPr>
              <w:t>名称</w:t>
            </w:r>
          </w:p>
        </w:tc>
        <w:tc>
          <w:tcPr>
            <w:tcW w:w="2470" w:type="dxa"/>
            <w:tcBorders>
              <w:top w:val="single" w:sz="4" w:space="0" w:color="auto"/>
              <w:left w:val="single" w:sz="4" w:space="0" w:color="auto"/>
              <w:bottom w:val="single" w:sz="4" w:space="0" w:color="auto"/>
              <w:right w:val="single" w:sz="4" w:space="0" w:color="auto"/>
            </w:tcBorders>
            <w:shd w:val="clear" w:color="auto" w:fill="CCCCCC"/>
            <w:vAlign w:val="center"/>
          </w:tcPr>
          <w:p w14:paraId="098ACE90" w14:textId="4AEFF5B3" w:rsidR="00FC3914" w:rsidRPr="00710C39" w:rsidRDefault="00FC3914" w:rsidP="00E72285">
            <w:pPr>
              <w:spacing w:line="400" w:lineRule="exact"/>
              <w:ind w:firstLine="422"/>
              <w:jc w:val="center"/>
              <w:rPr>
                <w:rFonts w:eastAsia="宋体" w:cs="Times New Roman"/>
                <w:b/>
                <w:bCs/>
                <w:color w:val="000000"/>
                <w:sz w:val="21"/>
              </w:rPr>
            </w:pPr>
            <w:r>
              <w:rPr>
                <w:rFonts w:eastAsia="宋体" w:cs="Times New Roman" w:hint="eastAsia"/>
                <w:b/>
                <w:bCs/>
                <w:color w:val="000000"/>
                <w:sz w:val="21"/>
              </w:rPr>
              <w:t>变量</w:t>
            </w:r>
            <w:r w:rsidRPr="00710C39">
              <w:rPr>
                <w:rFonts w:eastAsia="宋体" w:cs="Times New Roman"/>
                <w:b/>
                <w:bCs/>
                <w:color w:val="000000"/>
                <w:sz w:val="21"/>
              </w:rPr>
              <w:t>类型</w:t>
            </w:r>
          </w:p>
        </w:tc>
        <w:tc>
          <w:tcPr>
            <w:tcW w:w="3544" w:type="dxa"/>
            <w:tcBorders>
              <w:top w:val="single" w:sz="4" w:space="0" w:color="auto"/>
              <w:left w:val="single" w:sz="4" w:space="0" w:color="auto"/>
              <w:bottom w:val="single" w:sz="4" w:space="0" w:color="auto"/>
              <w:right w:val="single" w:sz="4" w:space="0" w:color="auto"/>
            </w:tcBorders>
            <w:shd w:val="clear" w:color="auto" w:fill="CCCCCC"/>
            <w:vAlign w:val="center"/>
          </w:tcPr>
          <w:p w14:paraId="459779B0" w14:textId="77777777" w:rsidR="00FC3914" w:rsidRPr="00710C39" w:rsidRDefault="00FC3914" w:rsidP="00E72285">
            <w:pPr>
              <w:spacing w:line="400" w:lineRule="exact"/>
              <w:ind w:firstLine="422"/>
              <w:jc w:val="center"/>
              <w:rPr>
                <w:rFonts w:eastAsia="宋体" w:cs="Times New Roman"/>
                <w:b/>
                <w:bCs/>
                <w:color w:val="000000"/>
                <w:sz w:val="21"/>
              </w:rPr>
            </w:pPr>
            <w:commentRangeStart w:id="118"/>
            <w:r w:rsidRPr="00710C39">
              <w:rPr>
                <w:rFonts w:eastAsia="宋体" w:cs="Times New Roman"/>
                <w:b/>
                <w:bCs/>
                <w:color w:val="000000"/>
                <w:sz w:val="21"/>
              </w:rPr>
              <w:t>含义</w:t>
            </w:r>
            <w:commentRangeEnd w:id="118"/>
            <w:r w:rsidR="009767CF">
              <w:rPr>
                <w:rStyle w:val="a5"/>
                <w:rFonts w:eastAsia="宋体" w:cs="Times New Roman"/>
              </w:rPr>
              <w:commentReference w:id="118"/>
            </w:r>
          </w:p>
        </w:tc>
      </w:tr>
      <w:tr w:rsidR="00FC3914" w:rsidRPr="00710C39" w14:paraId="0AF44CC8" w14:textId="77777777" w:rsidTr="00E72285">
        <w:trPr>
          <w:trHeight w:hRule="exact" w:val="869"/>
          <w:jc w:val="center"/>
        </w:trPr>
        <w:tc>
          <w:tcPr>
            <w:tcW w:w="1636" w:type="dxa"/>
            <w:tcBorders>
              <w:top w:val="single" w:sz="4" w:space="0" w:color="auto"/>
              <w:left w:val="single" w:sz="4" w:space="0" w:color="auto"/>
              <w:bottom w:val="single" w:sz="4" w:space="0" w:color="auto"/>
              <w:right w:val="single" w:sz="4" w:space="0" w:color="auto"/>
            </w:tcBorders>
            <w:vAlign w:val="center"/>
          </w:tcPr>
          <w:p w14:paraId="0B93496A" w14:textId="3710946C" w:rsidR="00FC3914" w:rsidRPr="00710C39" w:rsidRDefault="00FC3914" w:rsidP="00E72285">
            <w:pPr>
              <w:spacing w:line="400" w:lineRule="exact"/>
              <w:ind w:firstLine="420"/>
              <w:jc w:val="center"/>
              <w:rPr>
                <w:rFonts w:eastAsia="宋体" w:cs="Times New Roman"/>
                <w:bCs/>
                <w:color w:val="000000"/>
                <w:sz w:val="21"/>
              </w:rPr>
            </w:pPr>
            <w:r w:rsidRPr="00FC3914">
              <w:rPr>
                <w:rFonts w:eastAsia="宋体" w:cs="Times New Roman"/>
                <w:bCs/>
                <w:color w:val="000000"/>
                <w:sz w:val="21"/>
              </w:rPr>
              <w:t>shmsize_int</w:t>
            </w:r>
          </w:p>
        </w:tc>
        <w:tc>
          <w:tcPr>
            <w:tcW w:w="2470" w:type="dxa"/>
            <w:tcBorders>
              <w:top w:val="single" w:sz="4" w:space="0" w:color="auto"/>
              <w:left w:val="single" w:sz="4" w:space="0" w:color="auto"/>
              <w:bottom w:val="single" w:sz="4" w:space="0" w:color="auto"/>
              <w:right w:val="single" w:sz="4" w:space="0" w:color="auto"/>
            </w:tcBorders>
            <w:vAlign w:val="center"/>
          </w:tcPr>
          <w:p w14:paraId="2C742420" w14:textId="08CBC16D" w:rsidR="00FC3914" w:rsidRPr="00710C39" w:rsidRDefault="00FC3914" w:rsidP="00E72285">
            <w:pPr>
              <w:spacing w:line="400" w:lineRule="exact"/>
              <w:ind w:firstLine="420"/>
              <w:jc w:val="center"/>
              <w:rPr>
                <w:rFonts w:eastAsia="宋体" w:cs="Times New Roman"/>
                <w:bCs/>
                <w:color w:val="000000"/>
                <w:sz w:val="21"/>
              </w:rPr>
            </w:pPr>
            <w:r w:rsidRPr="00FC3914">
              <w:rPr>
                <w:rFonts w:eastAsia="宋体" w:cs="Times New Roman"/>
                <w:bCs/>
                <w:color w:val="000000"/>
                <w:sz w:val="21"/>
              </w:rPr>
              <w:t>ngx_int_t</w:t>
            </w:r>
          </w:p>
        </w:tc>
        <w:tc>
          <w:tcPr>
            <w:tcW w:w="3544" w:type="dxa"/>
            <w:tcBorders>
              <w:top w:val="single" w:sz="4" w:space="0" w:color="auto"/>
              <w:left w:val="single" w:sz="4" w:space="0" w:color="auto"/>
              <w:bottom w:val="single" w:sz="4" w:space="0" w:color="auto"/>
              <w:right w:val="single" w:sz="4" w:space="0" w:color="auto"/>
            </w:tcBorders>
            <w:vAlign w:val="center"/>
          </w:tcPr>
          <w:p w14:paraId="48233D52" w14:textId="7A23D9DE" w:rsidR="00FC3914" w:rsidRPr="00710C39" w:rsidRDefault="00FC3914" w:rsidP="00E72285">
            <w:pPr>
              <w:spacing w:line="400" w:lineRule="exact"/>
              <w:ind w:firstLine="420"/>
              <w:jc w:val="center"/>
              <w:rPr>
                <w:rFonts w:eastAsia="宋体" w:cs="Times New Roman"/>
                <w:bCs/>
                <w:color w:val="000000"/>
                <w:sz w:val="21"/>
              </w:rPr>
            </w:pPr>
            <w:r w:rsidRPr="00FC3914">
              <w:rPr>
                <w:rFonts w:eastAsia="宋体" w:cs="Times New Roman" w:hint="eastAsia"/>
                <w:bCs/>
                <w:color w:val="000000"/>
                <w:sz w:val="21"/>
              </w:rPr>
              <w:t>共享内存</w:t>
            </w:r>
            <w:r>
              <w:rPr>
                <w:rFonts w:eastAsia="宋体" w:cs="Times New Roman"/>
                <w:bCs/>
                <w:color w:val="000000"/>
                <w:sz w:val="21"/>
              </w:rPr>
              <w:t>的大小</w:t>
            </w:r>
            <w:r>
              <w:rPr>
                <w:rFonts w:eastAsia="宋体" w:cs="Times New Roman" w:hint="eastAsia"/>
                <w:bCs/>
                <w:color w:val="000000"/>
                <w:sz w:val="21"/>
              </w:rPr>
              <w:t>，以</w:t>
            </w:r>
            <w:r>
              <w:rPr>
                <w:rFonts w:eastAsia="宋体" w:cs="Times New Roman"/>
                <w:bCs/>
                <w:color w:val="000000"/>
                <w:sz w:val="21"/>
              </w:rPr>
              <w:t>pagesize=4096</w:t>
            </w:r>
            <w:r>
              <w:rPr>
                <w:rFonts w:eastAsia="宋体" w:cs="Times New Roman"/>
                <w:bCs/>
                <w:color w:val="000000"/>
                <w:sz w:val="21"/>
              </w:rPr>
              <w:t>为单位</w:t>
            </w:r>
            <w:r w:rsidRPr="00FC3914">
              <w:rPr>
                <w:rFonts w:eastAsia="宋体" w:cs="Times New Roman" w:hint="eastAsia"/>
                <w:bCs/>
                <w:color w:val="000000"/>
                <w:sz w:val="21"/>
              </w:rPr>
              <w:t>大小</w:t>
            </w:r>
          </w:p>
        </w:tc>
      </w:tr>
      <w:tr w:rsidR="00FC3914" w:rsidRPr="00710C39" w14:paraId="59D81FF0" w14:textId="77777777" w:rsidTr="00873A72">
        <w:trPr>
          <w:trHeight w:hRule="exact" w:val="397"/>
          <w:jc w:val="center"/>
        </w:trPr>
        <w:tc>
          <w:tcPr>
            <w:tcW w:w="1636" w:type="dxa"/>
            <w:tcBorders>
              <w:top w:val="single" w:sz="4" w:space="0" w:color="auto"/>
              <w:left w:val="single" w:sz="4" w:space="0" w:color="auto"/>
              <w:bottom w:val="single" w:sz="4" w:space="0" w:color="auto"/>
              <w:right w:val="single" w:sz="4" w:space="0" w:color="auto"/>
            </w:tcBorders>
            <w:vAlign w:val="center"/>
          </w:tcPr>
          <w:p w14:paraId="59324DE6" w14:textId="358C22F8" w:rsidR="00FC3914" w:rsidRPr="00710C39" w:rsidRDefault="00FC3914" w:rsidP="00E72285">
            <w:pPr>
              <w:spacing w:line="400" w:lineRule="exact"/>
              <w:ind w:firstLine="420"/>
              <w:jc w:val="center"/>
              <w:rPr>
                <w:rFonts w:eastAsia="宋体" w:cs="Times New Roman"/>
                <w:bCs/>
                <w:color w:val="000000"/>
                <w:sz w:val="21"/>
              </w:rPr>
            </w:pPr>
            <w:r w:rsidRPr="00FC3914">
              <w:rPr>
                <w:rFonts w:eastAsia="宋体" w:cs="Times New Roman"/>
                <w:bCs/>
                <w:color w:val="000000"/>
                <w:sz w:val="21"/>
              </w:rPr>
              <w:t>shpool</w:t>
            </w:r>
          </w:p>
        </w:tc>
        <w:tc>
          <w:tcPr>
            <w:tcW w:w="2470" w:type="dxa"/>
            <w:tcBorders>
              <w:top w:val="single" w:sz="4" w:space="0" w:color="auto"/>
              <w:left w:val="single" w:sz="4" w:space="0" w:color="auto"/>
              <w:bottom w:val="single" w:sz="4" w:space="0" w:color="auto"/>
              <w:right w:val="single" w:sz="4" w:space="0" w:color="auto"/>
            </w:tcBorders>
            <w:vAlign w:val="center"/>
          </w:tcPr>
          <w:p w14:paraId="79E36810" w14:textId="12F2B94A" w:rsidR="00FC3914" w:rsidRPr="00710C39" w:rsidRDefault="00FC3914" w:rsidP="00E72285">
            <w:pPr>
              <w:spacing w:line="400" w:lineRule="exact"/>
              <w:ind w:firstLine="420"/>
              <w:jc w:val="center"/>
              <w:rPr>
                <w:rFonts w:eastAsia="宋体" w:cs="Times New Roman"/>
                <w:bCs/>
                <w:color w:val="000000"/>
                <w:sz w:val="21"/>
              </w:rPr>
            </w:pPr>
            <w:r w:rsidRPr="00FC3914">
              <w:rPr>
                <w:rFonts w:eastAsia="宋体" w:cs="Times New Roman"/>
                <w:bCs/>
                <w:color w:val="000000"/>
                <w:sz w:val="21"/>
              </w:rPr>
              <w:t>ngx_slab_pool_t</w:t>
            </w:r>
          </w:p>
        </w:tc>
        <w:tc>
          <w:tcPr>
            <w:tcW w:w="3544" w:type="dxa"/>
            <w:tcBorders>
              <w:top w:val="single" w:sz="4" w:space="0" w:color="auto"/>
              <w:left w:val="single" w:sz="4" w:space="0" w:color="auto"/>
              <w:bottom w:val="single" w:sz="4" w:space="0" w:color="auto"/>
              <w:right w:val="single" w:sz="4" w:space="0" w:color="auto"/>
            </w:tcBorders>
            <w:vAlign w:val="center"/>
          </w:tcPr>
          <w:p w14:paraId="2A4CA80F" w14:textId="093A625F" w:rsidR="00FC3914" w:rsidRPr="00710C39" w:rsidRDefault="00FC3914" w:rsidP="00E72285">
            <w:pPr>
              <w:spacing w:line="400" w:lineRule="exact"/>
              <w:ind w:firstLine="420"/>
              <w:jc w:val="center"/>
              <w:rPr>
                <w:rFonts w:eastAsia="宋体" w:cs="Times New Roman"/>
                <w:bCs/>
                <w:color w:val="000000"/>
                <w:sz w:val="21"/>
              </w:rPr>
            </w:pPr>
            <w:r>
              <w:rPr>
                <w:rFonts w:eastAsia="宋体" w:cs="Times New Roman" w:hint="eastAsia"/>
                <w:bCs/>
                <w:color w:val="000000"/>
                <w:sz w:val="21"/>
              </w:rPr>
              <w:t>共享内存</w:t>
            </w:r>
            <w:r w:rsidRPr="00FC3914">
              <w:rPr>
                <w:rFonts w:eastAsia="宋体" w:cs="Times New Roman" w:hint="eastAsia"/>
                <w:bCs/>
                <w:color w:val="000000"/>
                <w:sz w:val="21"/>
              </w:rPr>
              <w:t>结构体</w:t>
            </w:r>
          </w:p>
        </w:tc>
      </w:tr>
      <w:tr w:rsidR="00FC3914" w:rsidRPr="00710C39" w14:paraId="296F3644" w14:textId="77777777" w:rsidTr="00873A72">
        <w:trPr>
          <w:trHeight w:hRule="exact" w:val="397"/>
          <w:jc w:val="center"/>
        </w:trPr>
        <w:tc>
          <w:tcPr>
            <w:tcW w:w="1636" w:type="dxa"/>
            <w:tcBorders>
              <w:top w:val="single" w:sz="4" w:space="0" w:color="auto"/>
              <w:left w:val="single" w:sz="4" w:space="0" w:color="auto"/>
              <w:bottom w:val="single" w:sz="4" w:space="0" w:color="auto"/>
              <w:right w:val="single" w:sz="4" w:space="0" w:color="auto"/>
            </w:tcBorders>
            <w:vAlign w:val="center"/>
          </w:tcPr>
          <w:p w14:paraId="534E27E2" w14:textId="7C3DB7FC" w:rsidR="00FC3914" w:rsidRPr="00710C39" w:rsidRDefault="00FC3914" w:rsidP="00E72285">
            <w:pPr>
              <w:spacing w:line="400" w:lineRule="exact"/>
              <w:ind w:firstLine="420"/>
              <w:jc w:val="center"/>
              <w:rPr>
                <w:rFonts w:eastAsia="宋体" w:cs="Times New Roman"/>
                <w:bCs/>
                <w:color w:val="000000"/>
                <w:sz w:val="21"/>
              </w:rPr>
            </w:pPr>
            <w:r w:rsidRPr="00FC3914">
              <w:rPr>
                <w:rFonts w:eastAsia="宋体" w:cs="Times New Roman"/>
                <w:bCs/>
                <w:color w:val="000000"/>
                <w:sz w:val="21"/>
              </w:rPr>
              <w:t>sh</w:t>
            </w:r>
          </w:p>
        </w:tc>
        <w:tc>
          <w:tcPr>
            <w:tcW w:w="2470" w:type="dxa"/>
            <w:tcBorders>
              <w:top w:val="single" w:sz="4" w:space="0" w:color="auto"/>
              <w:left w:val="single" w:sz="4" w:space="0" w:color="auto"/>
              <w:bottom w:val="single" w:sz="4" w:space="0" w:color="auto"/>
              <w:right w:val="single" w:sz="4" w:space="0" w:color="auto"/>
            </w:tcBorders>
            <w:vAlign w:val="center"/>
          </w:tcPr>
          <w:p w14:paraId="785CDFF1" w14:textId="68FDC600" w:rsidR="00FC3914" w:rsidRPr="00710C39" w:rsidRDefault="00FC3914" w:rsidP="00E72285">
            <w:pPr>
              <w:spacing w:line="400" w:lineRule="exact"/>
              <w:ind w:firstLine="420"/>
              <w:jc w:val="center"/>
              <w:rPr>
                <w:rFonts w:eastAsia="宋体" w:cs="Times New Roman"/>
                <w:bCs/>
                <w:color w:val="000000"/>
                <w:sz w:val="21"/>
              </w:rPr>
            </w:pPr>
            <w:r>
              <w:rPr>
                <w:rFonts w:eastAsia="宋体" w:cs="Times New Roman"/>
                <w:bCs/>
                <w:color w:val="000000"/>
                <w:sz w:val="21"/>
              </w:rPr>
              <w:t>ngx_http_ipslab_shm_t</w:t>
            </w:r>
          </w:p>
        </w:tc>
        <w:tc>
          <w:tcPr>
            <w:tcW w:w="3544" w:type="dxa"/>
            <w:tcBorders>
              <w:top w:val="single" w:sz="4" w:space="0" w:color="auto"/>
              <w:left w:val="single" w:sz="4" w:space="0" w:color="auto"/>
              <w:bottom w:val="single" w:sz="4" w:space="0" w:color="auto"/>
              <w:right w:val="single" w:sz="4" w:space="0" w:color="auto"/>
            </w:tcBorders>
            <w:vAlign w:val="center"/>
          </w:tcPr>
          <w:p w14:paraId="0583B97A" w14:textId="750FF2CB" w:rsidR="00FC3914" w:rsidRPr="00710C39" w:rsidRDefault="00AF7AFA" w:rsidP="00E72285">
            <w:pPr>
              <w:spacing w:line="400" w:lineRule="exact"/>
              <w:ind w:firstLine="420"/>
              <w:jc w:val="center"/>
              <w:rPr>
                <w:rFonts w:eastAsia="宋体" w:cs="Times New Roman"/>
                <w:bCs/>
                <w:color w:val="000000"/>
                <w:sz w:val="21"/>
              </w:rPr>
            </w:pPr>
            <w:r>
              <w:rPr>
                <w:rFonts w:eastAsia="宋体" w:cs="Times New Roman" w:hint="eastAsia"/>
                <w:bCs/>
                <w:color w:val="000000"/>
                <w:sz w:val="21"/>
              </w:rPr>
              <w:t>控制红黑树</w:t>
            </w:r>
            <w:r>
              <w:rPr>
                <w:rFonts w:eastAsia="宋体" w:cs="Times New Roman"/>
                <w:bCs/>
                <w:color w:val="000000"/>
                <w:sz w:val="21"/>
              </w:rPr>
              <w:t>和链表</w:t>
            </w:r>
          </w:p>
        </w:tc>
      </w:tr>
    </w:tbl>
    <w:p w14:paraId="4DA33682" w14:textId="77777777" w:rsidR="00710C39" w:rsidRPr="00710C39" w:rsidRDefault="00710C39" w:rsidP="00710C39">
      <w:pPr>
        <w:ind w:firstLine="420"/>
        <w:rPr>
          <w:rFonts w:ascii="宋体" w:eastAsia="宋体" w:hAnsi="Courier New" w:cs="Times New Roman"/>
          <w:sz w:val="21"/>
        </w:rPr>
      </w:pPr>
    </w:p>
    <w:p w14:paraId="096EFA43" w14:textId="38467A73" w:rsidR="00710C39" w:rsidRPr="00710C39" w:rsidRDefault="00710C39" w:rsidP="00710C39">
      <w:pPr>
        <w:spacing w:beforeLines="50" w:before="156"/>
        <w:ind w:firstLine="420"/>
        <w:jc w:val="center"/>
        <w:rPr>
          <w:rFonts w:eastAsia="黑体" w:cs="Times New Roman"/>
          <w:sz w:val="21"/>
        </w:rPr>
      </w:pPr>
      <w:r w:rsidRPr="00710C39">
        <w:rPr>
          <w:rFonts w:eastAsia="黑体" w:cs="Times New Roman"/>
          <w:sz w:val="21"/>
        </w:rPr>
        <w:t xml:space="preserve"> </w:t>
      </w:r>
      <w:r w:rsidRPr="00710C39">
        <w:rPr>
          <w:rFonts w:eastAsia="黑体" w:cs="Times New Roman" w:hint="eastAsia"/>
          <w:sz w:val="21"/>
        </w:rPr>
        <w:t>表</w:t>
      </w:r>
      <w:r w:rsidRPr="00710C39">
        <w:rPr>
          <w:rFonts w:eastAsia="黑体" w:cs="Times New Roman" w:hint="eastAsia"/>
          <w:sz w:val="21"/>
        </w:rPr>
        <w:t>3-2</w:t>
      </w:r>
      <w:r w:rsidRPr="00710C39">
        <w:rPr>
          <w:rFonts w:eastAsia="黑体" w:cs="Times New Roman" w:hint="eastAsia"/>
          <w:sz w:val="21"/>
        </w:rPr>
        <w:tab/>
      </w:r>
      <w:r w:rsidR="00DB0A22">
        <w:rPr>
          <w:rFonts w:eastAsia="黑体" w:cs="Times New Roman" w:hint="eastAsia"/>
          <w:sz w:val="21"/>
        </w:rPr>
        <w:t>存储</w:t>
      </w:r>
      <w:r w:rsidR="00DB0A22">
        <w:rPr>
          <w:rFonts w:eastAsia="黑体" w:cs="Times New Roman" w:hint="eastAsia"/>
          <w:sz w:val="21"/>
        </w:rPr>
        <w:t>(</w:t>
      </w:r>
      <w:r w:rsidR="00DB0A22">
        <w:rPr>
          <w:rFonts w:eastAsia="黑体" w:cs="Times New Roman"/>
          <w:sz w:val="21"/>
        </w:rPr>
        <w:t>IP,ID</w:t>
      </w:r>
      <w:r w:rsidR="00DB0A22">
        <w:rPr>
          <w:rFonts w:eastAsia="黑体" w:cs="Times New Roman" w:hint="eastAsia"/>
          <w:sz w:val="21"/>
        </w:rPr>
        <w:t>)</w:t>
      </w:r>
      <w:r w:rsidR="00DB0A22">
        <w:rPr>
          <w:rFonts w:eastAsia="黑体" w:cs="Times New Roman" w:hint="eastAsia"/>
          <w:sz w:val="21"/>
        </w:rPr>
        <w:t>对</w:t>
      </w:r>
      <w:r w:rsidR="00DB0A22">
        <w:rPr>
          <w:rFonts w:eastAsia="黑体" w:cs="Times New Roman"/>
          <w:sz w:val="21"/>
        </w:rPr>
        <w:t>的</w:t>
      </w:r>
      <w:r w:rsidR="004F241D">
        <w:rPr>
          <w:rFonts w:eastAsia="黑体" w:cs="Times New Roman" w:hint="eastAsia"/>
          <w:sz w:val="21"/>
        </w:rPr>
        <w:t>节点</w:t>
      </w:r>
      <w:r w:rsidR="004F241D" w:rsidRPr="004F241D">
        <w:rPr>
          <w:rFonts w:eastAsia="黑体" w:cs="Times New Roman"/>
          <w:sz w:val="21"/>
        </w:rPr>
        <w:t>ngx_http_ipslab_node_t</w:t>
      </w:r>
      <w:r w:rsidR="00DB0A22">
        <w:rPr>
          <w:rFonts w:eastAsia="黑体" w:cs="Times New Roman"/>
          <w:sz w:val="21"/>
        </w:rPr>
        <w:t>结构体</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50"/>
        <w:gridCol w:w="2256"/>
        <w:gridCol w:w="3686"/>
      </w:tblGrid>
      <w:tr w:rsidR="004F241D" w:rsidRPr="00710C39" w14:paraId="7EB0BC7A" w14:textId="77777777" w:rsidTr="00C95F7A">
        <w:trPr>
          <w:trHeight w:hRule="exact" w:val="600"/>
          <w:jc w:val="center"/>
        </w:trPr>
        <w:tc>
          <w:tcPr>
            <w:tcW w:w="1850" w:type="dxa"/>
            <w:tcBorders>
              <w:top w:val="single" w:sz="4" w:space="0" w:color="auto"/>
              <w:left w:val="single" w:sz="4" w:space="0" w:color="auto"/>
              <w:bottom w:val="single" w:sz="4" w:space="0" w:color="auto"/>
              <w:right w:val="single" w:sz="4" w:space="0" w:color="auto"/>
            </w:tcBorders>
            <w:shd w:val="clear" w:color="auto" w:fill="CCCCCC"/>
            <w:vAlign w:val="center"/>
          </w:tcPr>
          <w:p w14:paraId="01839870" w14:textId="33A10C6B" w:rsidR="004F241D" w:rsidRPr="00710C39" w:rsidRDefault="004F241D" w:rsidP="00710C39">
            <w:pPr>
              <w:ind w:firstLine="422"/>
              <w:jc w:val="center"/>
              <w:rPr>
                <w:rFonts w:eastAsia="宋体" w:cs="Times New Roman"/>
                <w:b/>
                <w:bCs/>
                <w:color w:val="000000"/>
                <w:sz w:val="21"/>
              </w:rPr>
            </w:pPr>
            <w:r>
              <w:rPr>
                <w:rFonts w:eastAsia="宋体" w:cs="Times New Roman" w:hint="eastAsia"/>
                <w:b/>
                <w:bCs/>
                <w:color w:val="000000"/>
                <w:sz w:val="21"/>
              </w:rPr>
              <w:t>变量</w:t>
            </w:r>
            <w:r w:rsidRPr="00710C39">
              <w:rPr>
                <w:rFonts w:eastAsia="宋体" w:cs="Times New Roman"/>
                <w:b/>
                <w:bCs/>
                <w:color w:val="000000"/>
                <w:sz w:val="21"/>
              </w:rPr>
              <w:t>名称</w:t>
            </w:r>
          </w:p>
        </w:tc>
        <w:tc>
          <w:tcPr>
            <w:tcW w:w="2256" w:type="dxa"/>
            <w:tcBorders>
              <w:top w:val="single" w:sz="4" w:space="0" w:color="auto"/>
              <w:left w:val="single" w:sz="4" w:space="0" w:color="auto"/>
              <w:bottom w:val="single" w:sz="4" w:space="0" w:color="auto"/>
              <w:right w:val="single" w:sz="4" w:space="0" w:color="auto"/>
            </w:tcBorders>
            <w:shd w:val="clear" w:color="auto" w:fill="CCCCCC"/>
            <w:vAlign w:val="center"/>
          </w:tcPr>
          <w:p w14:paraId="307BA7BA" w14:textId="0BF74CBB" w:rsidR="004F241D" w:rsidRPr="00710C39" w:rsidRDefault="004F241D" w:rsidP="00710C39">
            <w:pPr>
              <w:ind w:firstLine="422"/>
              <w:jc w:val="center"/>
              <w:rPr>
                <w:rFonts w:eastAsia="宋体" w:cs="Times New Roman"/>
                <w:b/>
                <w:bCs/>
                <w:color w:val="000000"/>
                <w:sz w:val="21"/>
              </w:rPr>
            </w:pPr>
            <w:r>
              <w:rPr>
                <w:rFonts w:eastAsia="宋体" w:cs="Times New Roman" w:hint="eastAsia"/>
                <w:b/>
                <w:bCs/>
                <w:color w:val="000000"/>
                <w:sz w:val="21"/>
              </w:rPr>
              <w:t>变量</w:t>
            </w:r>
            <w:r w:rsidRPr="00710C39">
              <w:rPr>
                <w:rFonts w:eastAsia="宋体" w:cs="Times New Roman"/>
                <w:b/>
                <w:bCs/>
                <w:color w:val="000000"/>
                <w:sz w:val="21"/>
              </w:rPr>
              <w:t>类型</w:t>
            </w:r>
          </w:p>
        </w:tc>
        <w:tc>
          <w:tcPr>
            <w:tcW w:w="3686" w:type="dxa"/>
            <w:tcBorders>
              <w:top w:val="single" w:sz="4" w:space="0" w:color="auto"/>
              <w:left w:val="single" w:sz="4" w:space="0" w:color="auto"/>
              <w:bottom w:val="single" w:sz="4" w:space="0" w:color="auto"/>
              <w:right w:val="single" w:sz="4" w:space="0" w:color="auto"/>
            </w:tcBorders>
            <w:shd w:val="clear" w:color="auto" w:fill="CCCCCC"/>
            <w:vAlign w:val="center"/>
          </w:tcPr>
          <w:p w14:paraId="57FC21FD" w14:textId="77777777" w:rsidR="004F241D" w:rsidRPr="00710C39" w:rsidRDefault="004F241D" w:rsidP="00710C39">
            <w:pPr>
              <w:ind w:firstLine="422"/>
              <w:jc w:val="center"/>
              <w:rPr>
                <w:rFonts w:eastAsia="宋体" w:cs="Times New Roman"/>
                <w:b/>
                <w:bCs/>
                <w:color w:val="000000"/>
                <w:sz w:val="21"/>
              </w:rPr>
            </w:pPr>
            <w:r w:rsidRPr="00710C39">
              <w:rPr>
                <w:rFonts w:eastAsia="宋体" w:cs="Times New Roman"/>
                <w:b/>
                <w:bCs/>
                <w:color w:val="000000"/>
                <w:sz w:val="21"/>
              </w:rPr>
              <w:t>含义</w:t>
            </w:r>
          </w:p>
        </w:tc>
      </w:tr>
      <w:tr w:rsidR="004F241D" w:rsidRPr="00710C39" w14:paraId="7BD3FF71" w14:textId="77777777" w:rsidTr="00C95F7A">
        <w:trPr>
          <w:trHeight w:hRule="exact" w:val="397"/>
          <w:jc w:val="center"/>
        </w:trPr>
        <w:tc>
          <w:tcPr>
            <w:tcW w:w="1850" w:type="dxa"/>
            <w:tcBorders>
              <w:top w:val="single" w:sz="4" w:space="0" w:color="auto"/>
              <w:left w:val="single" w:sz="4" w:space="0" w:color="auto"/>
              <w:bottom w:val="single" w:sz="4" w:space="0" w:color="auto"/>
              <w:right w:val="single" w:sz="4" w:space="0" w:color="auto"/>
            </w:tcBorders>
            <w:vAlign w:val="center"/>
          </w:tcPr>
          <w:p w14:paraId="5D3B7ECB" w14:textId="00842D85" w:rsidR="004F241D" w:rsidRPr="00710C39" w:rsidRDefault="00AF7AFA" w:rsidP="00710C39">
            <w:pPr>
              <w:ind w:firstLine="420"/>
              <w:jc w:val="center"/>
              <w:rPr>
                <w:rFonts w:eastAsia="宋体" w:cs="Times New Roman"/>
                <w:bCs/>
                <w:color w:val="000000"/>
                <w:sz w:val="21"/>
              </w:rPr>
            </w:pPr>
            <w:r w:rsidRPr="00AF7AFA">
              <w:rPr>
                <w:rFonts w:eastAsia="宋体" w:cs="Times New Roman"/>
                <w:bCs/>
                <w:color w:val="000000"/>
                <w:sz w:val="21"/>
              </w:rPr>
              <w:t>rbtree_node_data</w:t>
            </w:r>
          </w:p>
        </w:tc>
        <w:tc>
          <w:tcPr>
            <w:tcW w:w="2256" w:type="dxa"/>
            <w:tcBorders>
              <w:top w:val="single" w:sz="4" w:space="0" w:color="auto"/>
              <w:left w:val="single" w:sz="4" w:space="0" w:color="auto"/>
              <w:bottom w:val="single" w:sz="4" w:space="0" w:color="auto"/>
              <w:right w:val="single" w:sz="4" w:space="0" w:color="auto"/>
            </w:tcBorders>
            <w:vAlign w:val="center"/>
          </w:tcPr>
          <w:p w14:paraId="4E7C0FEE" w14:textId="4925C2F5" w:rsidR="004F241D" w:rsidRPr="00710C39" w:rsidRDefault="00AF7AFA" w:rsidP="00710C39">
            <w:pPr>
              <w:ind w:firstLine="420"/>
              <w:jc w:val="center"/>
              <w:rPr>
                <w:rFonts w:eastAsia="宋体" w:cs="Times New Roman"/>
                <w:bCs/>
                <w:color w:val="000000"/>
                <w:sz w:val="21"/>
              </w:rPr>
            </w:pPr>
            <w:r w:rsidRPr="00AF7AFA">
              <w:rPr>
                <w:rFonts w:eastAsia="宋体" w:cs="Times New Roman"/>
                <w:bCs/>
                <w:color w:val="000000"/>
                <w:sz w:val="21"/>
              </w:rPr>
              <w:t>u_char</w:t>
            </w:r>
          </w:p>
        </w:tc>
        <w:tc>
          <w:tcPr>
            <w:tcW w:w="3686" w:type="dxa"/>
            <w:tcBorders>
              <w:top w:val="single" w:sz="4" w:space="0" w:color="auto"/>
              <w:left w:val="single" w:sz="4" w:space="0" w:color="auto"/>
              <w:bottom w:val="single" w:sz="4" w:space="0" w:color="auto"/>
              <w:right w:val="single" w:sz="4" w:space="0" w:color="auto"/>
            </w:tcBorders>
            <w:vAlign w:val="center"/>
          </w:tcPr>
          <w:p w14:paraId="6A73E98F" w14:textId="070BA8BD" w:rsidR="004F241D" w:rsidRPr="00710C39" w:rsidRDefault="00C95F7A" w:rsidP="00710C39">
            <w:pPr>
              <w:ind w:firstLine="420"/>
              <w:jc w:val="center"/>
              <w:rPr>
                <w:rFonts w:eastAsia="宋体" w:cs="Times New Roman"/>
                <w:bCs/>
                <w:color w:val="000000"/>
                <w:sz w:val="21"/>
              </w:rPr>
            </w:pPr>
            <w:r>
              <w:rPr>
                <w:rFonts w:eastAsia="宋体" w:cs="Times New Roman" w:hint="eastAsia"/>
                <w:bCs/>
                <w:color w:val="000000"/>
                <w:sz w:val="21"/>
              </w:rPr>
              <w:t>实际存储信息</w:t>
            </w:r>
            <w:r>
              <w:rPr>
                <w:rFonts w:eastAsia="宋体" w:cs="Times New Roman"/>
                <w:bCs/>
                <w:color w:val="000000"/>
                <w:sz w:val="21"/>
              </w:rPr>
              <w:t>开始的</w:t>
            </w:r>
            <w:r>
              <w:rPr>
                <w:rFonts w:eastAsia="宋体" w:cs="Times New Roman" w:hint="eastAsia"/>
                <w:bCs/>
                <w:color w:val="000000"/>
                <w:sz w:val="21"/>
              </w:rPr>
              <w:t>位置</w:t>
            </w:r>
          </w:p>
        </w:tc>
      </w:tr>
      <w:tr w:rsidR="004F241D" w:rsidRPr="00710C39" w14:paraId="720A64BC" w14:textId="77777777" w:rsidTr="00C95F7A">
        <w:trPr>
          <w:trHeight w:hRule="exact" w:val="397"/>
          <w:jc w:val="center"/>
        </w:trPr>
        <w:tc>
          <w:tcPr>
            <w:tcW w:w="1850" w:type="dxa"/>
            <w:tcBorders>
              <w:top w:val="single" w:sz="4" w:space="0" w:color="auto"/>
              <w:left w:val="single" w:sz="4" w:space="0" w:color="auto"/>
              <w:bottom w:val="single" w:sz="4" w:space="0" w:color="auto"/>
              <w:right w:val="single" w:sz="4" w:space="0" w:color="auto"/>
            </w:tcBorders>
            <w:vAlign w:val="center"/>
          </w:tcPr>
          <w:p w14:paraId="0EFB92DB" w14:textId="651B438B" w:rsidR="004F241D" w:rsidRPr="00710C39" w:rsidRDefault="00AF7AFA" w:rsidP="00710C39">
            <w:pPr>
              <w:ind w:firstLine="420"/>
              <w:jc w:val="center"/>
              <w:rPr>
                <w:rFonts w:eastAsia="宋体" w:cs="Times New Roman"/>
                <w:bCs/>
                <w:color w:val="000000"/>
                <w:sz w:val="21"/>
              </w:rPr>
            </w:pPr>
            <w:r w:rsidRPr="00AF7AFA">
              <w:rPr>
                <w:rFonts w:eastAsia="宋体" w:cs="Times New Roman"/>
                <w:bCs/>
                <w:color w:val="000000"/>
                <w:sz w:val="21"/>
              </w:rPr>
              <w:t>slab_ID</w:t>
            </w:r>
          </w:p>
        </w:tc>
        <w:tc>
          <w:tcPr>
            <w:tcW w:w="2256" w:type="dxa"/>
            <w:tcBorders>
              <w:top w:val="single" w:sz="4" w:space="0" w:color="auto"/>
              <w:left w:val="single" w:sz="4" w:space="0" w:color="auto"/>
              <w:bottom w:val="single" w:sz="4" w:space="0" w:color="auto"/>
              <w:right w:val="single" w:sz="4" w:space="0" w:color="auto"/>
            </w:tcBorders>
            <w:vAlign w:val="center"/>
          </w:tcPr>
          <w:p w14:paraId="643D9853" w14:textId="431ED522" w:rsidR="004F241D" w:rsidRPr="00710C39" w:rsidRDefault="00AF7AFA" w:rsidP="00AF7AFA">
            <w:pPr>
              <w:ind w:firstLine="420"/>
              <w:jc w:val="center"/>
              <w:rPr>
                <w:rFonts w:eastAsia="宋体" w:cs="Times New Roman"/>
                <w:bCs/>
                <w:color w:val="000000"/>
                <w:sz w:val="21"/>
              </w:rPr>
            </w:pPr>
            <w:r w:rsidRPr="00AF7AFA">
              <w:rPr>
                <w:rFonts w:eastAsia="宋体" w:cs="Times New Roman"/>
                <w:bCs/>
                <w:color w:val="000000"/>
                <w:sz w:val="21"/>
              </w:rPr>
              <w:t>u_char</w:t>
            </w:r>
            <w:r>
              <w:rPr>
                <w:rFonts w:eastAsia="宋体" w:cs="Times New Roman"/>
                <w:bCs/>
                <w:color w:val="000000"/>
                <w:sz w:val="21"/>
              </w:rPr>
              <w:t>[33]</w:t>
            </w:r>
          </w:p>
        </w:tc>
        <w:tc>
          <w:tcPr>
            <w:tcW w:w="3686" w:type="dxa"/>
            <w:tcBorders>
              <w:top w:val="single" w:sz="4" w:space="0" w:color="auto"/>
              <w:left w:val="single" w:sz="4" w:space="0" w:color="auto"/>
              <w:bottom w:val="single" w:sz="4" w:space="0" w:color="auto"/>
              <w:right w:val="single" w:sz="4" w:space="0" w:color="auto"/>
            </w:tcBorders>
            <w:vAlign w:val="center"/>
          </w:tcPr>
          <w:p w14:paraId="2EAB05CD" w14:textId="75D03C35" w:rsidR="004F241D" w:rsidRPr="00710C39" w:rsidRDefault="00C95F7A" w:rsidP="00710C39">
            <w:pPr>
              <w:ind w:firstLine="420"/>
              <w:jc w:val="center"/>
              <w:rPr>
                <w:rFonts w:eastAsia="宋体" w:cs="Times New Roman"/>
                <w:bCs/>
                <w:color w:val="000000"/>
                <w:sz w:val="21"/>
              </w:rPr>
            </w:pPr>
            <w:r>
              <w:rPr>
                <w:rFonts w:eastAsia="宋体" w:cs="Times New Roman" w:hint="eastAsia"/>
                <w:bCs/>
                <w:color w:val="000000"/>
                <w:sz w:val="21"/>
              </w:rPr>
              <w:t>下发给浏览器端的</w:t>
            </w:r>
            <w:r>
              <w:rPr>
                <w:rFonts w:eastAsia="宋体" w:cs="Times New Roman"/>
                <w:bCs/>
                <w:color w:val="000000"/>
                <w:sz w:val="21"/>
              </w:rPr>
              <w:t>ID</w:t>
            </w:r>
          </w:p>
        </w:tc>
      </w:tr>
      <w:tr w:rsidR="004F241D" w:rsidRPr="00710C39" w14:paraId="3C001B6A" w14:textId="77777777" w:rsidTr="00C95F7A">
        <w:trPr>
          <w:trHeight w:hRule="exact" w:val="397"/>
          <w:jc w:val="center"/>
        </w:trPr>
        <w:tc>
          <w:tcPr>
            <w:tcW w:w="1850" w:type="dxa"/>
            <w:tcBorders>
              <w:top w:val="single" w:sz="4" w:space="0" w:color="auto"/>
              <w:left w:val="single" w:sz="4" w:space="0" w:color="auto"/>
              <w:bottom w:val="single" w:sz="4" w:space="0" w:color="auto"/>
              <w:right w:val="single" w:sz="4" w:space="0" w:color="auto"/>
            </w:tcBorders>
            <w:vAlign w:val="center"/>
          </w:tcPr>
          <w:p w14:paraId="13C76348" w14:textId="4B7ED7BD" w:rsidR="004F241D" w:rsidRPr="00710C39" w:rsidRDefault="00AF7AFA" w:rsidP="00710C39">
            <w:pPr>
              <w:ind w:firstLine="420"/>
              <w:jc w:val="center"/>
              <w:rPr>
                <w:rFonts w:eastAsia="宋体" w:cs="Times New Roman"/>
                <w:bCs/>
                <w:color w:val="000000"/>
                <w:sz w:val="21"/>
              </w:rPr>
            </w:pPr>
            <w:r w:rsidRPr="00AF7AFA">
              <w:rPr>
                <w:rFonts w:eastAsia="宋体" w:cs="Times New Roman"/>
                <w:bCs/>
                <w:color w:val="000000"/>
                <w:sz w:val="21"/>
              </w:rPr>
              <w:t>last_slab_ID</w:t>
            </w:r>
          </w:p>
        </w:tc>
        <w:tc>
          <w:tcPr>
            <w:tcW w:w="2256" w:type="dxa"/>
            <w:tcBorders>
              <w:top w:val="single" w:sz="4" w:space="0" w:color="auto"/>
              <w:left w:val="single" w:sz="4" w:space="0" w:color="auto"/>
              <w:bottom w:val="single" w:sz="4" w:space="0" w:color="auto"/>
              <w:right w:val="single" w:sz="4" w:space="0" w:color="auto"/>
            </w:tcBorders>
            <w:vAlign w:val="center"/>
          </w:tcPr>
          <w:p w14:paraId="633872AF" w14:textId="63629204" w:rsidR="004F241D" w:rsidRPr="00710C39" w:rsidRDefault="00AF7AFA" w:rsidP="00710C39">
            <w:pPr>
              <w:ind w:firstLine="420"/>
              <w:jc w:val="center"/>
              <w:rPr>
                <w:rFonts w:eastAsia="宋体" w:cs="Times New Roman"/>
                <w:bCs/>
                <w:color w:val="000000"/>
                <w:sz w:val="21"/>
              </w:rPr>
            </w:pPr>
            <w:r w:rsidRPr="00AF7AFA">
              <w:rPr>
                <w:rFonts w:eastAsia="宋体" w:cs="Times New Roman"/>
                <w:bCs/>
                <w:color w:val="000000"/>
                <w:sz w:val="21"/>
              </w:rPr>
              <w:t>u_char</w:t>
            </w:r>
            <w:r>
              <w:rPr>
                <w:rFonts w:eastAsia="宋体" w:cs="Times New Roman"/>
                <w:bCs/>
                <w:color w:val="000000"/>
                <w:sz w:val="21"/>
              </w:rPr>
              <w:t>[33]</w:t>
            </w:r>
          </w:p>
        </w:tc>
        <w:tc>
          <w:tcPr>
            <w:tcW w:w="3686" w:type="dxa"/>
            <w:tcBorders>
              <w:top w:val="single" w:sz="4" w:space="0" w:color="auto"/>
              <w:left w:val="single" w:sz="4" w:space="0" w:color="auto"/>
              <w:bottom w:val="single" w:sz="4" w:space="0" w:color="auto"/>
              <w:right w:val="single" w:sz="4" w:space="0" w:color="auto"/>
            </w:tcBorders>
            <w:vAlign w:val="center"/>
          </w:tcPr>
          <w:p w14:paraId="4142D55D" w14:textId="01E1B59B" w:rsidR="004F241D" w:rsidRPr="00710C39" w:rsidRDefault="00C95F7A" w:rsidP="00710C39">
            <w:pPr>
              <w:ind w:firstLine="420"/>
              <w:jc w:val="center"/>
              <w:rPr>
                <w:rFonts w:eastAsia="宋体" w:cs="Times New Roman"/>
                <w:bCs/>
                <w:color w:val="000000"/>
                <w:sz w:val="21"/>
              </w:rPr>
            </w:pPr>
            <w:r>
              <w:rPr>
                <w:rFonts w:eastAsia="宋体" w:cs="Times New Roman" w:hint="eastAsia"/>
                <w:bCs/>
                <w:color w:val="000000"/>
                <w:sz w:val="21"/>
              </w:rPr>
              <w:t>上一次</w:t>
            </w:r>
            <w:r>
              <w:rPr>
                <w:rFonts w:eastAsia="宋体" w:cs="Times New Roman"/>
                <w:bCs/>
                <w:color w:val="000000"/>
                <w:sz w:val="21"/>
              </w:rPr>
              <w:t>下发给浏览器端的</w:t>
            </w:r>
            <w:r>
              <w:rPr>
                <w:rFonts w:eastAsia="宋体" w:cs="Times New Roman"/>
                <w:bCs/>
                <w:color w:val="000000"/>
                <w:sz w:val="21"/>
              </w:rPr>
              <w:t>ID</w:t>
            </w:r>
          </w:p>
        </w:tc>
      </w:tr>
      <w:tr w:rsidR="004F241D" w:rsidRPr="00710C39" w14:paraId="4AEE9BE1" w14:textId="77777777" w:rsidTr="00C95F7A">
        <w:trPr>
          <w:trHeight w:hRule="exact" w:val="719"/>
          <w:jc w:val="center"/>
        </w:trPr>
        <w:tc>
          <w:tcPr>
            <w:tcW w:w="1850" w:type="dxa"/>
            <w:tcBorders>
              <w:top w:val="single" w:sz="4" w:space="0" w:color="auto"/>
              <w:left w:val="single" w:sz="4" w:space="0" w:color="auto"/>
              <w:bottom w:val="single" w:sz="4" w:space="0" w:color="auto"/>
              <w:right w:val="single" w:sz="4" w:space="0" w:color="auto"/>
            </w:tcBorders>
            <w:vAlign w:val="center"/>
          </w:tcPr>
          <w:p w14:paraId="6B28880C" w14:textId="35958F27" w:rsidR="004F241D" w:rsidRPr="00710C39" w:rsidRDefault="00AF7AFA" w:rsidP="00710C39">
            <w:pPr>
              <w:ind w:firstLine="420"/>
              <w:jc w:val="center"/>
              <w:rPr>
                <w:rFonts w:eastAsia="宋体" w:cs="Times New Roman"/>
                <w:bCs/>
                <w:color w:val="000000"/>
                <w:sz w:val="21"/>
              </w:rPr>
            </w:pPr>
            <w:r w:rsidRPr="00AF7AFA">
              <w:rPr>
                <w:rFonts w:eastAsia="宋体" w:cs="Times New Roman"/>
                <w:bCs/>
                <w:color w:val="000000"/>
                <w:sz w:val="21"/>
              </w:rPr>
              <w:t>queue</w:t>
            </w:r>
          </w:p>
        </w:tc>
        <w:tc>
          <w:tcPr>
            <w:tcW w:w="2256" w:type="dxa"/>
            <w:tcBorders>
              <w:top w:val="single" w:sz="4" w:space="0" w:color="auto"/>
              <w:left w:val="single" w:sz="4" w:space="0" w:color="auto"/>
              <w:bottom w:val="single" w:sz="4" w:space="0" w:color="auto"/>
              <w:right w:val="single" w:sz="4" w:space="0" w:color="auto"/>
            </w:tcBorders>
            <w:vAlign w:val="center"/>
          </w:tcPr>
          <w:p w14:paraId="0CF82CB3" w14:textId="296F26FE" w:rsidR="004F241D" w:rsidRPr="00710C39" w:rsidRDefault="00C95F7A" w:rsidP="00710C39">
            <w:pPr>
              <w:ind w:firstLine="420"/>
              <w:jc w:val="center"/>
              <w:rPr>
                <w:rFonts w:eastAsia="宋体" w:cs="Times New Roman"/>
                <w:bCs/>
                <w:color w:val="000000"/>
                <w:sz w:val="21"/>
              </w:rPr>
            </w:pPr>
            <w:r w:rsidRPr="00C95F7A">
              <w:rPr>
                <w:rFonts w:eastAsia="宋体" w:cs="Times New Roman"/>
                <w:bCs/>
                <w:color w:val="000000"/>
                <w:sz w:val="21"/>
              </w:rPr>
              <w:t>ngx_queue_t</w:t>
            </w:r>
          </w:p>
        </w:tc>
        <w:tc>
          <w:tcPr>
            <w:tcW w:w="3686" w:type="dxa"/>
            <w:tcBorders>
              <w:top w:val="single" w:sz="4" w:space="0" w:color="auto"/>
              <w:left w:val="single" w:sz="4" w:space="0" w:color="auto"/>
              <w:bottom w:val="single" w:sz="4" w:space="0" w:color="auto"/>
              <w:right w:val="single" w:sz="4" w:space="0" w:color="auto"/>
            </w:tcBorders>
            <w:vAlign w:val="center"/>
          </w:tcPr>
          <w:p w14:paraId="3CBD72EC" w14:textId="41AF1E63" w:rsidR="004F241D" w:rsidRPr="00710C39" w:rsidRDefault="00C95F7A" w:rsidP="00C95F7A">
            <w:pPr>
              <w:ind w:firstLine="420"/>
              <w:jc w:val="center"/>
              <w:rPr>
                <w:rFonts w:eastAsia="宋体" w:cs="Times New Roman"/>
                <w:bCs/>
                <w:color w:val="000000"/>
                <w:sz w:val="21"/>
              </w:rPr>
            </w:pPr>
            <w:r>
              <w:rPr>
                <w:rFonts w:eastAsia="宋体" w:cs="Times New Roman" w:hint="eastAsia"/>
                <w:bCs/>
                <w:color w:val="000000"/>
                <w:sz w:val="21"/>
              </w:rPr>
              <w:t>一条一定</w:t>
            </w:r>
            <w:r>
              <w:rPr>
                <w:rFonts w:eastAsia="宋体" w:cs="Times New Roman"/>
                <w:bCs/>
                <w:color w:val="000000"/>
                <w:sz w:val="21"/>
              </w:rPr>
              <w:t>长度</w:t>
            </w:r>
            <w:r>
              <w:rPr>
                <w:rFonts w:eastAsia="宋体" w:cs="Times New Roman" w:hint="eastAsia"/>
                <w:bCs/>
                <w:color w:val="000000"/>
                <w:sz w:val="21"/>
              </w:rPr>
              <w:t>保持</w:t>
            </w:r>
            <w:r>
              <w:rPr>
                <w:rFonts w:eastAsia="宋体" w:cs="Times New Roman"/>
                <w:bCs/>
                <w:color w:val="000000"/>
                <w:sz w:val="21"/>
              </w:rPr>
              <w:t>访问</w:t>
            </w:r>
            <w:r>
              <w:rPr>
                <w:rFonts w:eastAsia="宋体" w:cs="Times New Roman" w:hint="eastAsia"/>
                <w:bCs/>
                <w:color w:val="000000"/>
                <w:sz w:val="21"/>
              </w:rPr>
              <w:t>记录的</w:t>
            </w:r>
            <w:r>
              <w:rPr>
                <w:rFonts w:eastAsia="宋体" w:cs="Times New Roman"/>
                <w:bCs/>
                <w:color w:val="000000"/>
                <w:sz w:val="21"/>
              </w:rPr>
              <w:t>链表，用来淘汰过期节点</w:t>
            </w:r>
          </w:p>
        </w:tc>
      </w:tr>
    </w:tbl>
    <w:p w14:paraId="37BAD593" w14:textId="77777777" w:rsidR="00710C39" w:rsidRPr="00710C39" w:rsidRDefault="00710C39" w:rsidP="00710C39">
      <w:pPr>
        <w:ind w:firstLine="420"/>
        <w:rPr>
          <w:rFonts w:ascii="宋体" w:eastAsia="宋体" w:hAnsi="Courier New" w:cs="Times New Roman"/>
          <w:sz w:val="21"/>
        </w:rPr>
      </w:pPr>
    </w:p>
    <w:p w14:paraId="15A02B17" w14:textId="1F76D344" w:rsidR="00710C39" w:rsidRPr="00710C39" w:rsidRDefault="00710C39" w:rsidP="00710C39">
      <w:pPr>
        <w:spacing w:beforeLines="50" w:before="156"/>
        <w:ind w:firstLine="420"/>
        <w:jc w:val="center"/>
        <w:rPr>
          <w:rFonts w:eastAsia="黑体" w:cs="Times New Roman"/>
          <w:sz w:val="21"/>
        </w:rPr>
      </w:pPr>
      <w:r w:rsidRPr="00710C39">
        <w:rPr>
          <w:rFonts w:eastAsia="黑体" w:cs="Times New Roman"/>
          <w:sz w:val="21"/>
        </w:rPr>
        <w:t xml:space="preserve"> </w:t>
      </w:r>
      <w:r w:rsidRPr="00710C39">
        <w:rPr>
          <w:rFonts w:eastAsia="黑体" w:cs="Times New Roman" w:hint="eastAsia"/>
          <w:sz w:val="21"/>
        </w:rPr>
        <w:t>表</w:t>
      </w:r>
      <w:r w:rsidRPr="00710C39">
        <w:rPr>
          <w:rFonts w:eastAsia="黑体" w:cs="Times New Roman" w:hint="eastAsia"/>
          <w:sz w:val="21"/>
        </w:rPr>
        <w:t>3-3</w:t>
      </w:r>
      <w:r w:rsidRPr="00710C39">
        <w:rPr>
          <w:rFonts w:eastAsia="黑体" w:cs="Times New Roman" w:hint="eastAsia"/>
          <w:sz w:val="21"/>
        </w:rPr>
        <w:tab/>
      </w:r>
      <w:r w:rsidR="00C95F7A" w:rsidRPr="00C95F7A">
        <w:rPr>
          <w:rFonts w:eastAsia="黑体" w:cs="Times New Roman"/>
          <w:sz w:val="21"/>
        </w:rPr>
        <w:t>ngx_http_ipslab_shm_t</w:t>
      </w:r>
      <w:r w:rsidR="00C95F7A">
        <w:rPr>
          <w:rFonts w:eastAsia="黑体" w:cs="Times New Roman" w:hint="eastAsia"/>
          <w:sz w:val="21"/>
        </w:rPr>
        <w:t>结构体</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8"/>
        <w:gridCol w:w="2268"/>
        <w:gridCol w:w="3691"/>
      </w:tblGrid>
      <w:tr w:rsidR="00C95F7A" w:rsidRPr="00710C39" w14:paraId="642AB8FA" w14:textId="77777777" w:rsidTr="00C95F7A">
        <w:trPr>
          <w:trHeight w:hRule="exact" w:val="397"/>
          <w:jc w:val="center"/>
        </w:trPr>
        <w:tc>
          <w:tcPr>
            <w:tcW w:w="1838" w:type="dxa"/>
            <w:tcBorders>
              <w:top w:val="single" w:sz="4" w:space="0" w:color="auto"/>
              <w:left w:val="single" w:sz="4" w:space="0" w:color="auto"/>
              <w:bottom w:val="single" w:sz="4" w:space="0" w:color="auto"/>
              <w:right w:val="single" w:sz="4" w:space="0" w:color="auto"/>
            </w:tcBorders>
            <w:shd w:val="clear" w:color="auto" w:fill="CCCCCC"/>
            <w:vAlign w:val="center"/>
          </w:tcPr>
          <w:p w14:paraId="3CA1DE28" w14:textId="77777777" w:rsidR="00C95F7A" w:rsidRPr="00710C39" w:rsidRDefault="00C95F7A" w:rsidP="00710C39">
            <w:pPr>
              <w:ind w:firstLine="422"/>
              <w:jc w:val="center"/>
              <w:rPr>
                <w:rFonts w:eastAsia="宋体" w:cs="Times New Roman"/>
                <w:b/>
                <w:bCs/>
                <w:color w:val="000000"/>
                <w:sz w:val="21"/>
              </w:rPr>
            </w:pPr>
            <w:r w:rsidRPr="00710C39">
              <w:rPr>
                <w:rFonts w:eastAsia="宋体" w:cs="Times New Roman" w:hint="eastAsia"/>
                <w:b/>
                <w:bCs/>
                <w:color w:val="000000"/>
                <w:sz w:val="21"/>
              </w:rPr>
              <w:t>字段</w:t>
            </w:r>
            <w:r w:rsidRPr="00710C39">
              <w:rPr>
                <w:rFonts w:eastAsia="宋体" w:cs="Times New Roman"/>
                <w:b/>
                <w:bCs/>
                <w:color w:val="000000"/>
                <w:sz w:val="21"/>
              </w:rPr>
              <w:t>名称</w:t>
            </w:r>
          </w:p>
        </w:tc>
        <w:tc>
          <w:tcPr>
            <w:tcW w:w="2268" w:type="dxa"/>
            <w:tcBorders>
              <w:top w:val="single" w:sz="4" w:space="0" w:color="auto"/>
              <w:left w:val="single" w:sz="4" w:space="0" w:color="auto"/>
              <w:bottom w:val="single" w:sz="4" w:space="0" w:color="auto"/>
              <w:right w:val="single" w:sz="4" w:space="0" w:color="auto"/>
            </w:tcBorders>
            <w:shd w:val="clear" w:color="auto" w:fill="CCCCCC"/>
            <w:vAlign w:val="center"/>
          </w:tcPr>
          <w:p w14:paraId="28D48557" w14:textId="77777777" w:rsidR="00C95F7A" w:rsidRPr="00710C39" w:rsidRDefault="00C95F7A" w:rsidP="00710C39">
            <w:pPr>
              <w:ind w:firstLine="422"/>
              <w:jc w:val="center"/>
              <w:rPr>
                <w:rFonts w:eastAsia="宋体" w:cs="Times New Roman"/>
                <w:b/>
                <w:bCs/>
                <w:color w:val="000000"/>
                <w:sz w:val="21"/>
              </w:rPr>
            </w:pPr>
            <w:r w:rsidRPr="00710C39">
              <w:rPr>
                <w:rFonts w:eastAsia="宋体" w:cs="Times New Roman" w:hint="eastAsia"/>
                <w:b/>
                <w:bCs/>
                <w:color w:val="000000"/>
                <w:sz w:val="21"/>
              </w:rPr>
              <w:t>存储</w:t>
            </w:r>
            <w:r w:rsidRPr="00710C39">
              <w:rPr>
                <w:rFonts w:eastAsia="宋体" w:cs="Times New Roman"/>
                <w:b/>
                <w:bCs/>
                <w:color w:val="000000"/>
                <w:sz w:val="21"/>
              </w:rPr>
              <w:t>类型</w:t>
            </w:r>
          </w:p>
        </w:tc>
        <w:tc>
          <w:tcPr>
            <w:tcW w:w="3691" w:type="dxa"/>
            <w:tcBorders>
              <w:top w:val="single" w:sz="4" w:space="0" w:color="auto"/>
              <w:left w:val="single" w:sz="4" w:space="0" w:color="auto"/>
              <w:bottom w:val="single" w:sz="4" w:space="0" w:color="auto"/>
              <w:right w:val="single" w:sz="4" w:space="0" w:color="auto"/>
            </w:tcBorders>
            <w:shd w:val="clear" w:color="auto" w:fill="CCCCCC"/>
            <w:vAlign w:val="center"/>
          </w:tcPr>
          <w:p w14:paraId="407BB064" w14:textId="77777777" w:rsidR="00C95F7A" w:rsidRPr="00710C39" w:rsidRDefault="00C95F7A" w:rsidP="00710C39">
            <w:pPr>
              <w:ind w:firstLine="422"/>
              <w:jc w:val="center"/>
              <w:rPr>
                <w:rFonts w:eastAsia="宋体" w:cs="Times New Roman"/>
                <w:b/>
                <w:bCs/>
                <w:color w:val="000000"/>
                <w:sz w:val="21"/>
              </w:rPr>
            </w:pPr>
            <w:r w:rsidRPr="00710C39">
              <w:rPr>
                <w:rFonts w:eastAsia="宋体" w:cs="Times New Roman"/>
                <w:b/>
                <w:bCs/>
                <w:color w:val="000000"/>
                <w:sz w:val="21"/>
              </w:rPr>
              <w:t>含义</w:t>
            </w:r>
          </w:p>
        </w:tc>
      </w:tr>
      <w:tr w:rsidR="00C95F7A" w:rsidRPr="00710C39" w14:paraId="22589136" w14:textId="77777777" w:rsidTr="00C95F7A">
        <w:trPr>
          <w:trHeight w:hRule="exact" w:val="397"/>
          <w:jc w:val="center"/>
        </w:trPr>
        <w:tc>
          <w:tcPr>
            <w:tcW w:w="1838" w:type="dxa"/>
            <w:tcBorders>
              <w:top w:val="single" w:sz="4" w:space="0" w:color="auto"/>
              <w:left w:val="single" w:sz="4" w:space="0" w:color="auto"/>
              <w:bottom w:val="single" w:sz="4" w:space="0" w:color="auto"/>
              <w:right w:val="single" w:sz="4" w:space="0" w:color="auto"/>
            </w:tcBorders>
            <w:vAlign w:val="center"/>
          </w:tcPr>
          <w:p w14:paraId="5607480E" w14:textId="2C809323" w:rsidR="00C95F7A" w:rsidRPr="00710C39" w:rsidRDefault="00C95F7A" w:rsidP="00710C39">
            <w:pPr>
              <w:ind w:firstLine="420"/>
              <w:jc w:val="center"/>
              <w:rPr>
                <w:rFonts w:eastAsia="宋体" w:cs="Times New Roman"/>
                <w:bCs/>
                <w:color w:val="000000"/>
                <w:sz w:val="21"/>
              </w:rPr>
            </w:pPr>
            <w:r w:rsidRPr="00C95F7A">
              <w:rPr>
                <w:rFonts w:eastAsia="宋体" w:cs="Times New Roman"/>
                <w:bCs/>
                <w:color w:val="000000"/>
                <w:sz w:val="21"/>
              </w:rPr>
              <w:t>rbtree</w:t>
            </w:r>
          </w:p>
        </w:tc>
        <w:tc>
          <w:tcPr>
            <w:tcW w:w="2268" w:type="dxa"/>
            <w:tcBorders>
              <w:top w:val="single" w:sz="4" w:space="0" w:color="auto"/>
              <w:left w:val="single" w:sz="4" w:space="0" w:color="auto"/>
              <w:bottom w:val="single" w:sz="4" w:space="0" w:color="auto"/>
              <w:right w:val="single" w:sz="4" w:space="0" w:color="auto"/>
            </w:tcBorders>
            <w:vAlign w:val="center"/>
          </w:tcPr>
          <w:p w14:paraId="706416E0" w14:textId="5A77944A" w:rsidR="00C95F7A" w:rsidRPr="00710C39" w:rsidRDefault="00C95F7A" w:rsidP="00710C39">
            <w:pPr>
              <w:ind w:firstLine="420"/>
              <w:jc w:val="center"/>
              <w:rPr>
                <w:rFonts w:eastAsia="宋体" w:cs="Times New Roman"/>
                <w:bCs/>
                <w:color w:val="000000"/>
                <w:sz w:val="21"/>
              </w:rPr>
            </w:pPr>
            <w:r w:rsidRPr="00C95F7A">
              <w:rPr>
                <w:rFonts w:eastAsia="宋体" w:cs="Times New Roman"/>
                <w:bCs/>
                <w:color w:val="000000"/>
                <w:sz w:val="21"/>
              </w:rPr>
              <w:t>ngx_rbtree_t</w:t>
            </w:r>
          </w:p>
        </w:tc>
        <w:tc>
          <w:tcPr>
            <w:tcW w:w="3691" w:type="dxa"/>
            <w:tcBorders>
              <w:top w:val="single" w:sz="4" w:space="0" w:color="auto"/>
              <w:left w:val="single" w:sz="4" w:space="0" w:color="auto"/>
              <w:bottom w:val="single" w:sz="4" w:space="0" w:color="auto"/>
              <w:right w:val="single" w:sz="4" w:space="0" w:color="auto"/>
            </w:tcBorders>
            <w:vAlign w:val="center"/>
          </w:tcPr>
          <w:p w14:paraId="4F163769" w14:textId="0E6861C7" w:rsidR="00C95F7A" w:rsidRPr="00710C39" w:rsidRDefault="00C95F7A" w:rsidP="00710C39">
            <w:pPr>
              <w:ind w:firstLine="420"/>
              <w:jc w:val="center"/>
              <w:rPr>
                <w:rFonts w:eastAsia="宋体" w:cs="Times New Roman"/>
                <w:bCs/>
                <w:color w:val="000000"/>
                <w:sz w:val="21"/>
              </w:rPr>
            </w:pPr>
            <w:r w:rsidRPr="00C95F7A">
              <w:rPr>
                <w:rFonts w:eastAsia="宋体" w:cs="Times New Roman" w:hint="eastAsia"/>
                <w:bCs/>
                <w:color w:val="000000"/>
                <w:sz w:val="21"/>
              </w:rPr>
              <w:t>红黑</w:t>
            </w:r>
            <w:proofErr w:type="gramStart"/>
            <w:r w:rsidRPr="00C95F7A">
              <w:rPr>
                <w:rFonts w:eastAsia="宋体" w:cs="Times New Roman" w:hint="eastAsia"/>
                <w:bCs/>
                <w:color w:val="000000"/>
                <w:sz w:val="21"/>
              </w:rPr>
              <w:t>树用于</w:t>
            </w:r>
            <w:proofErr w:type="gramEnd"/>
            <w:r w:rsidRPr="00C95F7A">
              <w:rPr>
                <w:rFonts w:eastAsia="宋体" w:cs="Times New Roman" w:hint="eastAsia"/>
                <w:bCs/>
                <w:color w:val="000000"/>
                <w:sz w:val="21"/>
              </w:rPr>
              <w:t>快速检索</w:t>
            </w:r>
          </w:p>
        </w:tc>
      </w:tr>
      <w:tr w:rsidR="00C95F7A" w:rsidRPr="00710C39" w14:paraId="3B20DCD9" w14:textId="77777777" w:rsidTr="00C95F7A">
        <w:trPr>
          <w:trHeight w:hRule="exact" w:val="397"/>
          <w:jc w:val="center"/>
        </w:trPr>
        <w:tc>
          <w:tcPr>
            <w:tcW w:w="1838" w:type="dxa"/>
            <w:tcBorders>
              <w:top w:val="single" w:sz="4" w:space="0" w:color="auto"/>
              <w:left w:val="single" w:sz="4" w:space="0" w:color="auto"/>
              <w:bottom w:val="single" w:sz="4" w:space="0" w:color="auto"/>
              <w:right w:val="single" w:sz="4" w:space="0" w:color="auto"/>
            </w:tcBorders>
            <w:vAlign w:val="center"/>
          </w:tcPr>
          <w:p w14:paraId="3AC784D5" w14:textId="282ECA7B" w:rsidR="00C95F7A" w:rsidRPr="00710C39" w:rsidRDefault="00C95F7A" w:rsidP="00710C39">
            <w:pPr>
              <w:ind w:firstLine="420"/>
              <w:jc w:val="center"/>
              <w:rPr>
                <w:rFonts w:eastAsia="宋体" w:cs="Times New Roman"/>
                <w:bCs/>
                <w:color w:val="000000"/>
                <w:sz w:val="21"/>
              </w:rPr>
            </w:pPr>
            <w:r w:rsidRPr="00C95F7A">
              <w:rPr>
                <w:rFonts w:eastAsia="宋体" w:cs="Times New Roman"/>
                <w:bCs/>
                <w:color w:val="000000"/>
                <w:sz w:val="21"/>
              </w:rPr>
              <w:t>sentinel</w:t>
            </w:r>
          </w:p>
        </w:tc>
        <w:tc>
          <w:tcPr>
            <w:tcW w:w="2268" w:type="dxa"/>
            <w:tcBorders>
              <w:top w:val="single" w:sz="4" w:space="0" w:color="auto"/>
              <w:left w:val="single" w:sz="4" w:space="0" w:color="auto"/>
              <w:bottom w:val="single" w:sz="4" w:space="0" w:color="auto"/>
              <w:right w:val="single" w:sz="4" w:space="0" w:color="auto"/>
            </w:tcBorders>
            <w:vAlign w:val="center"/>
          </w:tcPr>
          <w:p w14:paraId="133FAC69" w14:textId="2AB882FC" w:rsidR="00C95F7A" w:rsidRPr="00710C39" w:rsidRDefault="00C95F7A" w:rsidP="00710C39">
            <w:pPr>
              <w:ind w:firstLine="420"/>
              <w:jc w:val="center"/>
              <w:rPr>
                <w:rFonts w:eastAsia="宋体" w:cs="Times New Roman"/>
                <w:bCs/>
                <w:color w:val="000000"/>
                <w:sz w:val="21"/>
              </w:rPr>
            </w:pPr>
            <w:r w:rsidRPr="00C95F7A">
              <w:rPr>
                <w:rFonts w:eastAsia="宋体" w:cs="Times New Roman"/>
                <w:bCs/>
                <w:color w:val="000000"/>
                <w:sz w:val="21"/>
              </w:rPr>
              <w:t>ngx_rbtree_node_t</w:t>
            </w:r>
          </w:p>
        </w:tc>
        <w:tc>
          <w:tcPr>
            <w:tcW w:w="3691" w:type="dxa"/>
            <w:tcBorders>
              <w:top w:val="single" w:sz="4" w:space="0" w:color="auto"/>
              <w:left w:val="single" w:sz="4" w:space="0" w:color="auto"/>
              <w:bottom w:val="single" w:sz="4" w:space="0" w:color="auto"/>
              <w:right w:val="single" w:sz="4" w:space="0" w:color="auto"/>
            </w:tcBorders>
            <w:vAlign w:val="center"/>
          </w:tcPr>
          <w:p w14:paraId="10703152" w14:textId="524BF367" w:rsidR="00C95F7A" w:rsidRPr="00710C39" w:rsidRDefault="00C95F7A" w:rsidP="00710C39">
            <w:pPr>
              <w:ind w:firstLine="420"/>
              <w:jc w:val="center"/>
              <w:rPr>
                <w:rFonts w:eastAsia="宋体" w:cs="Times New Roman"/>
                <w:bCs/>
                <w:color w:val="000000"/>
                <w:sz w:val="21"/>
              </w:rPr>
            </w:pPr>
            <w:r w:rsidRPr="00C95F7A">
              <w:rPr>
                <w:rFonts w:eastAsia="宋体" w:cs="Times New Roman" w:hint="eastAsia"/>
                <w:bCs/>
                <w:color w:val="000000"/>
                <w:sz w:val="21"/>
              </w:rPr>
              <w:t>使用红黑树必须定义的哨兵节点</w:t>
            </w:r>
          </w:p>
        </w:tc>
      </w:tr>
      <w:tr w:rsidR="00C95F7A" w:rsidRPr="00710C39" w14:paraId="15DC1D6F" w14:textId="77777777" w:rsidTr="00C95F7A">
        <w:trPr>
          <w:trHeight w:hRule="exact" w:val="397"/>
          <w:jc w:val="center"/>
        </w:trPr>
        <w:tc>
          <w:tcPr>
            <w:tcW w:w="1838" w:type="dxa"/>
            <w:tcBorders>
              <w:top w:val="single" w:sz="4" w:space="0" w:color="auto"/>
              <w:left w:val="single" w:sz="4" w:space="0" w:color="auto"/>
              <w:bottom w:val="single" w:sz="4" w:space="0" w:color="auto"/>
              <w:right w:val="single" w:sz="4" w:space="0" w:color="auto"/>
            </w:tcBorders>
            <w:vAlign w:val="center"/>
          </w:tcPr>
          <w:p w14:paraId="76C5444D" w14:textId="2877E669" w:rsidR="00C95F7A" w:rsidRPr="00710C39" w:rsidRDefault="00C95F7A" w:rsidP="00710C39">
            <w:pPr>
              <w:ind w:firstLine="420"/>
              <w:jc w:val="center"/>
              <w:rPr>
                <w:rFonts w:eastAsia="宋体" w:cs="Times New Roman"/>
                <w:bCs/>
                <w:color w:val="000000"/>
                <w:sz w:val="21"/>
              </w:rPr>
            </w:pPr>
            <w:r w:rsidRPr="00C95F7A">
              <w:rPr>
                <w:rFonts w:eastAsia="宋体" w:cs="Times New Roman"/>
                <w:bCs/>
                <w:color w:val="000000"/>
                <w:sz w:val="21"/>
              </w:rPr>
              <w:t>queue</w:t>
            </w:r>
          </w:p>
        </w:tc>
        <w:tc>
          <w:tcPr>
            <w:tcW w:w="2268" w:type="dxa"/>
            <w:tcBorders>
              <w:top w:val="single" w:sz="4" w:space="0" w:color="auto"/>
              <w:left w:val="single" w:sz="4" w:space="0" w:color="auto"/>
              <w:bottom w:val="single" w:sz="4" w:space="0" w:color="auto"/>
              <w:right w:val="single" w:sz="4" w:space="0" w:color="auto"/>
            </w:tcBorders>
            <w:vAlign w:val="center"/>
          </w:tcPr>
          <w:p w14:paraId="08DA2527" w14:textId="1BB4A1F2" w:rsidR="00C95F7A" w:rsidRPr="00710C39" w:rsidRDefault="00C95F7A" w:rsidP="00710C39">
            <w:pPr>
              <w:ind w:firstLine="420"/>
              <w:jc w:val="center"/>
              <w:rPr>
                <w:rFonts w:eastAsia="宋体" w:cs="Times New Roman"/>
                <w:bCs/>
                <w:color w:val="000000"/>
                <w:sz w:val="21"/>
              </w:rPr>
            </w:pPr>
            <w:r w:rsidRPr="00C95F7A">
              <w:rPr>
                <w:rFonts w:eastAsia="宋体" w:cs="Times New Roman"/>
                <w:bCs/>
                <w:color w:val="000000"/>
                <w:sz w:val="21"/>
              </w:rPr>
              <w:t>ngx_queue_t</w:t>
            </w:r>
          </w:p>
        </w:tc>
        <w:tc>
          <w:tcPr>
            <w:tcW w:w="3691" w:type="dxa"/>
            <w:tcBorders>
              <w:top w:val="single" w:sz="4" w:space="0" w:color="auto"/>
              <w:left w:val="single" w:sz="4" w:space="0" w:color="auto"/>
              <w:bottom w:val="single" w:sz="4" w:space="0" w:color="auto"/>
              <w:right w:val="single" w:sz="4" w:space="0" w:color="auto"/>
            </w:tcBorders>
            <w:vAlign w:val="center"/>
          </w:tcPr>
          <w:p w14:paraId="1B187F66" w14:textId="4D7E9D18" w:rsidR="00C95F7A" w:rsidRPr="00710C39" w:rsidRDefault="00C95F7A" w:rsidP="00710C39">
            <w:pPr>
              <w:ind w:firstLine="420"/>
              <w:jc w:val="center"/>
              <w:rPr>
                <w:rFonts w:eastAsia="宋体" w:cs="Times New Roman"/>
                <w:bCs/>
                <w:color w:val="000000"/>
                <w:sz w:val="21"/>
              </w:rPr>
            </w:pPr>
            <w:r w:rsidRPr="00C95F7A">
              <w:rPr>
                <w:rFonts w:eastAsia="宋体" w:cs="Times New Roman" w:hint="eastAsia"/>
                <w:bCs/>
                <w:color w:val="000000"/>
                <w:sz w:val="21"/>
              </w:rPr>
              <w:t>淘汰链表</w:t>
            </w:r>
          </w:p>
        </w:tc>
      </w:tr>
    </w:tbl>
    <w:p w14:paraId="3861F9B3" w14:textId="77777777" w:rsidR="00710C39" w:rsidRPr="00710C39" w:rsidRDefault="00710C39" w:rsidP="00710C39">
      <w:pPr>
        <w:ind w:firstLine="420"/>
        <w:rPr>
          <w:rFonts w:ascii="宋体" w:eastAsia="宋体" w:hAnsi="Courier New" w:cs="Times New Roman"/>
          <w:sz w:val="21"/>
        </w:rPr>
      </w:pPr>
    </w:p>
    <w:p w14:paraId="21B521B8" w14:textId="4F278FDC" w:rsidR="00710C39" w:rsidRPr="00710C39" w:rsidRDefault="00710C39" w:rsidP="00710C39">
      <w:pPr>
        <w:spacing w:beforeLines="50" w:before="156"/>
        <w:ind w:firstLine="420"/>
        <w:jc w:val="center"/>
        <w:rPr>
          <w:rFonts w:eastAsia="黑体" w:cs="Times New Roman"/>
          <w:sz w:val="21"/>
        </w:rPr>
      </w:pPr>
      <w:r w:rsidRPr="00710C39">
        <w:rPr>
          <w:rFonts w:eastAsia="黑体" w:cs="Times New Roman"/>
          <w:sz w:val="21"/>
        </w:rPr>
        <w:t xml:space="preserve"> </w:t>
      </w:r>
      <w:r w:rsidRPr="00710C39">
        <w:rPr>
          <w:rFonts w:eastAsia="黑体" w:cs="Times New Roman" w:hint="eastAsia"/>
          <w:sz w:val="21"/>
        </w:rPr>
        <w:t>表</w:t>
      </w:r>
      <w:r w:rsidRPr="00710C39">
        <w:rPr>
          <w:rFonts w:eastAsia="黑体" w:cs="Times New Roman" w:hint="eastAsia"/>
          <w:sz w:val="21"/>
        </w:rPr>
        <w:t>3-4</w:t>
      </w:r>
      <w:r w:rsidRPr="00710C39">
        <w:rPr>
          <w:rFonts w:eastAsia="黑体" w:cs="Times New Roman" w:hint="eastAsia"/>
          <w:sz w:val="21"/>
        </w:rPr>
        <w:tab/>
      </w:r>
      <w:r w:rsidR="00561678" w:rsidRPr="00561678">
        <w:rPr>
          <w:rFonts w:eastAsia="黑体" w:cs="Times New Roman"/>
          <w:sz w:val="21"/>
        </w:rPr>
        <w:t>ngx_http_ipslab_ctx_t</w:t>
      </w:r>
      <w:r w:rsidRPr="00710C39">
        <w:rPr>
          <w:rFonts w:eastAsia="黑体" w:cs="Times New Roman"/>
          <w:sz w:val="21"/>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8"/>
        <w:gridCol w:w="2268"/>
        <w:gridCol w:w="3691"/>
      </w:tblGrid>
      <w:tr w:rsidR="00561678" w:rsidRPr="00710C39" w14:paraId="6C9D4EE9" w14:textId="77777777" w:rsidTr="00BD313E">
        <w:trPr>
          <w:trHeight w:hRule="exact" w:val="397"/>
          <w:jc w:val="center"/>
        </w:trPr>
        <w:tc>
          <w:tcPr>
            <w:tcW w:w="1838" w:type="dxa"/>
            <w:tcBorders>
              <w:top w:val="single" w:sz="4" w:space="0" w:color="auto"/>
              <w:left w:val="single" w:sz="4" w:space="0" w:color="auto"/>
              <w:bottom w:val="single" w:sz="4" w:space="0" w:color="auto"/>
              <w:right w:val="single" w:sz="4" w:space="0" w:color="auto"/>
            </w:tcBorders>
            <w:shd w:val="clear" w:color="auto" w:fill="CCCCCC"/>
            <w:vAlign w:val="center"/>
          </w:tcPr>
          <w:p w14:paraId="3B1608AD" w14:textId="77777777" w:rsidR="00561678" w:rsidRPr="00710C39" w:rsidRDefault="00561678" w:rsidP="00BD313E">
            <w:pPr>
              <w:ind w:firstLine="422"/>
              <w:jc w:val="center"/>
              <w:rPr>
                <w:rFonts w:eastAsia="宋体" w:cs="Times New Roman"/>
                <w:b/>
                <w:bCs/>
                <w:color w:val="000000"/>
                <w:sz w:val="21"/>
              </w:rPr>
            </w:pPr>
            <w:r w:rsidRPr="00710C39">
              <w:rPr>
                <w:rFonts w:eastAsia="宋体" w:cs="Times New Roman" w:hint="eastAsia"/>
                <w:b/>
                <w:bCs/>
                <w:color w:val="000000"/>
                <w:sz w:val="21"/>
              </w:rPr>
              <w:t>字段</w:t>
            </w:r>
            <w:r w:rsidRPr="00710C39">
              <w:rPr>
                <w:rFonts w:eastAsia="宋体" w:cs="Times New Roman"/>
                <w:b/>
                <w:bCs/>
                <w:color w:val="000000"/>
                <w:sz w:val="21"/>
              </w:rPr>
              <w:t>名称</w:t>
            </w:r>
          </w:p>
        </w:tc>
        <w:tc>
          <w:tcPr>
            <w:tcW w:w="2268" w:type="dxa"/>
            <w:tcBorders>
              <w:top w:val="single" w:sz="4" w:space="0" w:color="auto"/>
              <w:left w:val="single" w:sz="4" w:space="0" w:color="auto"/>
              <w:bottom w:val="single" w:sz="4" w:space="0" w:color="auto"/>
              <w:right w:val="single" w:sz="4" w:space="0" w:color="auto"/>
            </w:tcBorders>
            <w:shd w:val="clear" w:color="auto" w:fill="CCCCCC"/>
            <w:vAlign w:val="center"/>
          </w:tcPr>
          <w:p w14:paraId="5757BB20" w14:textId="77777777" w:rsidR="00561678" w:rsidRPr="00710C39" w:rsidRDefault="00561678" w:rsidP="00BD313E">
            <w:pPr>
              <w:ind w:firstLine="422"/>
              <w:jc w:val="center"/>
              <w:rPr>
                <w:rFonts w:eastAsia="宋体" w:cs="Times New Roman"/>
                <w:b/>
                <w:bCs/>
                <w:color w:val="000000"/>
                <w:sz w:val="21"/>
              </w:rPr>
            </w:pPr>
            <w:r w:rsidRPr="00710C39">
              <w:rPr>
                <w:rFonts w:eastAsia="宋体" w:cs="Times New Roman" w:hint="eastAsia"/>
                <w:b/>
                <w:bCs/>
                <w:color w:val="000000"/>
                <w:sz w:val="21"/>
              </w:rPr>
              <w:t>存储</w:t>
            </w:r>
            <w:r w:rsidRPr="00710C39">
              <w:rPr>
                <w:rFonts w:eastAsia="宋体" w:cs="Times New Roman"/>
                <w:b/>
                <w:bCs/>
                <w:color w:val="000000"/>
                <w:sz w:val="21"/>
              </w:rPr>
              <w:t>类型</w:t>
            </w:r>
          </w:p>
        </w:tc>
        <w:tc>
          <w:tcPr>
            <w:tcW w:w="3691" w:type="dxa"/>
            <w:tcBorders>
              <w:top w:val="single" w:sz="4" w:space="0" w:color="auto"/>
              <w:left w:val="single" w:sz="4" w:space="0" w:color="auto"/>
              <w:bottom w:val="single" w:sz="4" w:space="0" w:color="auto"/>
              <w:right w:val="single" w:sz="4" w:space="0" w:color="auto"/>
            </w:tcBorders>
            <w:shd w:val="clear" w:color="auto" w:fill="CCCCCC"/>
            <w:vAlign w:val="center"/>
          </w:tcPr>
          <w:p w14:paraId="5BB29224" w14:textId="77777777" w:rsidR="00561678" w:rsidRPr="00710C39" w:rsidRDefault="00561678" w:rsidP="00BD313E">
            <w:pPr>
              <w:ind w:firstLine="422"/>
              <w:jc w:val="center"/>
              <w:rPr>
                <w:rFonts w:eastAsia="宋体" w:cs="Times New Roman"/>
                <w:b/>
                <w:bCs/>
                <w:color w:val="000000"/>
                <w:sz w:val="21"/>
              </w:rPr>
            </w:pPr>
            <w:r w:rsidRPr="00710C39">
              <w:rPr>
                <w:rFonts w:eastAsia="宋体" w:cs="Times New Roman"/>
                <w:b/>
                <w:bCs/>
                <w:color w:val="000000"/>
                <w:sz w:val="21"/>
              </w:rPr>
              <w:t>含义</w:t>
            </w:r>
          </w:p>
        </w:tc>
      </w:tr>
      <w:tr w:rsidR="00561678" w:rsidRPr="00710C39" w14:paraId="1EC384DB" w14:textId="77777777" w:rsidTr="00BD313E">
        <w:trPr>
          <w:trHeight w:hRule="exact" w:val="397"/>
          <w:jc w:val="center"/>
        </w:trPr>
        <w:tc>
          <w:tcPr>
            <w:tcW w:w="1838" w:type="dxa"/>
            <w:tcBorders>
              <w:top w:val="single" w:sz="4" w:space="0" w:color="auto"/>
              <w:left w:val="single" w:sz="4" w:space="0" w:color="auto"/>
              <w:bottom w:val="single" w:sz="4" w:space="0" w:color="auto"/>
              <w:right w:val="single" w:sz="4" w:space="0" w:color="auto"/>
            </w:tcBorders>
            <w:vAlign w:val="center"/>
          </w:tcPr>
          <w:p w14:paraId="69E926B2" w14:textId="7E32C768" w:rsidR="00561678" w:rsidRPr="00710C39" w:rsidRDefault="00561678" w:rsidP="00BD313E">
            <w:pPr>
              <w:ind w:firstLine="420"/>
              <w:jc w:val="center"/>
              <w:rPr>
                <w:rFonts w:eastAsia="宋体" w:cs="Times New Roman"/>
                <w:bCs/>
                <w:color w:val="000000"/>
                <w:sz w:val="21"/>
              </w:rPr>
            </w:pPr>
            <w:r w:rsidRPr="00561678">
              <w:rPr>
                <w:rFonts w:eastAsia="宋体" w:cs="Times New Roman"/>
                <w:bCs/>
                <w:color w:val="000000"/>
                <w:sz w:val="21"/>
              </w:rPr>
              <w:t>out_ctx</w:t>
            </w:r>
          </w:p>
        </w:tc>
        <w:tc>
          <w:tcPr>
            <w:tcW w:w="2268" w:type="dxa"/>
            <w:tcBorders>
              <w:top w:val="single" w:sz="4" w:space="0" w:color="auto"/>
              <w:left w:val="single" w:sz="4" w:space="0" w:color="auto"/>
              <w:bottom w:val="single" w:sz="4" w:space="0" w:color="auto"/>
              <w:right w:val="single" w:sz="4" w:space="0" w:color="auto"/>
            </w:tcBorders>
            <w:vAlign w:val="center"/>
          </w:tcPr>
          <w:p w14:paraId="307E63CA" w14:textId="765BA92A" w:rsidR="00561678" w:rsidRPr="00710C39" w:rsidRDefault="00561678" w:rsidP="00561678">
            <w:pPr>
              <w:ind w:firstLine="420"/>
              <w:jc w:val="center"/>
              <w:rPr>
                <w:rFonts w:eastAsia="宋体" w:cs="Times New Roman"/>
                <w:bCs/>
                <w:color w:val="000000"/>
                <w:sz w:val="21"/>
              </w:rPr>
            </w:pPr>
            <w:r w:rsidRPr="00561678">
              <w:rPr>
                <w:rFonts w:eastAsia="宋体" w:cs="Times New Roman"/>
                <w:bCs/>
                <w:color w:val="000000"/>
                <w:sz w:val="21"/>
              </w:rPr>
              <w:t>ngx_chain_t *</w:t>
            </w:r>
          </w:p>
        </w:tc>
        <w:tc>
          <w:tcPr>
            <w:tcW w:w="3691" w:type="dxa"/>
            <w:tcBorders>
              <w:top w:val="single" w:sz="4" w:space="0" w:color="auto"/>
              <w:left w:val="single" w:sz="4" w:space="0" w:color="auto"/>
              <w:bottom w:val="single" w:sz="4" w:space="0" w:color="auto"/>
              <w:right w:val="single" w:sz="4" w:space="0" w:color="auto"/>
            </w:tcBorders>
            <w:vAlign w:val="center"/>
          </w:tcPr>
          <w:p w14:paraId="7BC71026" w14:textId="35CAE8F7" w:rsidR="00561678" w:rsidRPr="00710C39" w:rsidRDefault="00561678" w:rsidP="00BD313E">
            <w:pPr>
              <w:ind w:firstLine="420"/>
              <w:jc w:val="center"/>
              <w:rPr>
                <w:rFonts w:eastAsia="宋体" w:cs="Times New Roman"/>
                <w:bCs/>
                <w:color w:val="000000"/>
                <w:sz w:val="21"/>
              </w:rPr>
            </w:pPr>
            <w:r>
              <w:rPr>
                <w:rFonts w:eastAsia="宋体" w:cs="Times New Roman" w:hint="eastAsia"/>
                <w:bCs/>
                <w:color w:val="000000"/>
                <w:sz w:val="21"/>
              </w:rPr>
              <w:t>传递子请求返回</w:t>
            </w:r>
            <w:r>
              <w:rPr>
                <w:rFonts w:eastAsia="宋体" w:cs="Times New Roman"/>
                <w:bCs/>
                <w:color w:val="000000"/>
                <w:sz w:val="21"/>
              </w:rPr>
              <w:t>结果</w:t>
            </w:r>
          </w:p>
        </w:tc>
      </w:tr>
      <w:tr w:rsidR="00561678" w:rsidRPr="00710C39" w14:paraId="57AC888E" w14:textId="77777777" w:rsidTr="00BD313E">
        <w:trPr>
          <w:trHeight w:hRule="exact" w:val="397"/>
          <w:jc w:val="center"/>
        </w:trPr>
        <w:tc>
          <w:tcPr>
            <w:tcW w:w="1838" w:type="dxa"/>
            <w:tcBorders>
              <w:top w:val="single" w:sz="4" w:space="0" w:color="auto"/>
              <w:left w:val="single" w:sz="4" w:space="0" w:color="auto"/>
              <w:bottom w:val="single" w:sz="4" w:space="0" w:color="auto"/>
              <w:right w:val="single" w:sz="4" w:space="0" w:color="auto"/>
            </w:tcBorders>
            <w:vAlign w:val="center"/>
          </w:tcPr>
          <w:p w14:paraId="4DCC938F" w14:textId="2F229A9B" w:rsidR="00561678" w:rsidRPr="00710C39" w:rsidRDefault="00561678" w:rsidP="00BD313E">
            <w:pPr>
              <w:ind w:firstLine="420"/>
              <w:jc w:val="center"/>
              <w:rPr>
                <w:rFonts w:eastAsia="宋体" w:cs="Times New Roman"/>
                <w:bCs/>
                <w:color w:val="000000"/>
                <w:sz w:val="21"/>
              </w:rPr>
            </w:pPr>
            <w:r w:rsidRPr="00561678">
              <w:rPr>
                <w:rFonts w:eastAsia="宋体" w:cs="Times New Roman"/>
                <w:bCs/>
                <w:color w:val="000000"/>
                <w:sz w:val="21"/>
              </w:rPr>
              <w:t>hxID</w:t>
            </w:r>
          </w:p>
        </w:tc>
        <w:tc>
          <w:tcPr>
            <w:tcW w:w="2268" w:type="dxa"/>
            <w:tcBorders>
              <w:top w:val="single" w:sz="4" w:space="0" w:color="auto"/>
              <w:left w:val="single" w:sz="4" w:space="0" w:color="auto"/>
              <w:bottom w:val="single" w:sz="4" w:space="0" w:color="auto"/>
              <w:right w:val="single" w:sz="4" w:space="0" w:color="auto"/>
            </w:tcBorders>
            <w:vAlign w:val="center"/>
          </w:tcPr>
          <w:p w14:paraId="3C45B229" w14:textId="0014BCE8" w:rsidR="00561678" w:rsidRPr="00710C39" w:rsidRDefault="00561678" w:rsidP="00BD313E">
            <w:pPr>
              <w:ind w:firstLine="420"/>
              <w:jc w:val="center"/>
              <w:rPr>
                <w:rFonts w:eastAsia="宋体" w:cs="Times New Roman"/>
                <w:bCs/>
                <w:color w:val="000000"/>
                <w:sz w:val="21"/>
              </w:rPr>
            </w:pPr>
            <w:r w:rsidRPr="00561678">
              <w:rPr>
                <w:rFonts w:eastAsia="宋体" w:cs="Times New Roman"/>
                <w:bCs/>
                <w:color w:val="000000"/>
                <w:sz w:val="21"/>
              </w:rPr>
              <w:t>ngx_str_t</w:t>
            </w:r>
          </w:p>
        </w:tc>
        <w:tc>
          <w:tcPr>
            <w:tcW w:w="3691" w:type="dxa"/>
            <w:tcBorders>
              <w:top w:val="single" w:sz="4" w:space="0" w:color="auto"/>
              <w:left w:val="single" w:sz="4" w:space="0" w:color="auto"/>
              <w:bottom w:val="single" w:sz="4" w:space="0" w:color="auto"/>
              <w:right w:val="single" w:sz="4" w:space="0" w:color="auto"/>
            </w:tcBorders>
            <w:vAlign w:val="center"/>
          </w:tcPr>
          <w:p w14:paraId="58D0A73C" w14:textId="00C66180" w:rsidR="00561678" w:rsidRPr="00710C39" w:rsidRDefault="00561678" w:rsidP="00BD313E">
            <w:pPr>
              <w:ind w:firstLine="420"/>
              <w:jc w:val="center"/>
              <w:rPr>
                <w:rFonts w:eastAsia="宋体" w:cs="Times New Roman"/>
                <w:bCs/>
                <w:color w:val="000000"/>
                <w:sz w:val="21"/>
              </w:rPr>
            </w:pPr>
            <w:r>
              <w:rPr>
                <w:rFonts w:eastAsia="宋体" w:cs="Times New Roman" w:hint="eastAsia"/>
                <w:bCs/>
                <w:color w:val="000000"/>
                <w:sz w:val="21"/>
              </w:rPr>
              <w:t>父子</w:t>
            </w:r>
            <w:proofErr w:type="gramStart"/>
            <w:r>
              <w:rPr>
                <w:rFonts w:eastAsia="宋体" w:cs="Times New Roman" w:hint="eastAsia"/>
                <w:bCs/>
                <w:color w:val="000000"/>
                <w:sz w:val="21"/>
              </w:rPr>
              <w:t>请求间</w:t>
            </w:r>
            <w:proofErr w:type="gramEnd"/>
            <w:r>
              <w:rPr>
                <w:rFonts w:eastAsia="宋体" w:cs="Times New Roman" w:hint="eastAsia"/>
                <w:bCs/>
                <w:color w:val="000000"/>
                <w:sz w:val="21"/>
              </w:rPr>
              <w:t>传递</w:t>
            </w:r>
            <w:r>
              <w:rPr>
                <w:rFonts w:eastAsia="宋体" w:cs="Times New Roman"/>
                <w:bCs/>
                <w:color w:val="000000"/>
                <w:sz w:val="21"/>
              </w:rPr>
              <w:t>ID</w:t>
            </w:r>
          </w:p>
        </w:tc>
      </w:tr>
    </w:tbl>
    <w:p w14:paraId="3B5BC00F" w14:textId="77777777" w:rsidR="00710C39" w:rsidRDefault="00710C39" w:rsidP="00710C39">
      <w:pPr>
        <w:ind w:firstLine="420"/>
        <w:rPr>
          <w:rFonts w:ascii="宋体" w:eastAsia="宋体" w:hAnsi="Courier New" w:cs="Times New Roman"/>
          <w:sz w:val="21"/>
        </w:rPr>
      </w:pPr>
    </w:p>
    <w:p w14:paraId="0737202C" w14:textId="130340E4" w:rsidR="00FE1045" w:rsidRPr="00D135DD" w:rsidRDefault="00EC1B22" w:rsidP="00FE1045">
      <w:pPr>
        <w:ind w:firstLine="420"/>
        <w:jc w:val="center"/>
        <w:rPr>
          <w:rFonts w:eastAsia="宋体" w:cs="Times New Roman"/>
          <w:sz w:val="21"/>
        </w:rPr>
      </w:pPr>
      <w:r w:rsidRPr="00D135DD">
        <w:rPr>
          <w:rFonts w:eastAsia="黑体" w:cs="Times New Roman" w:hint="eastAsia"/>
          <w:sz w:val="21"/>
        </w:rPr>
        <w:t>表</w:t>
      </w:r>
      <w:r w:rsidRPr="00D135DD">
        <w:rPr>
          <w:rFonts w:eastAsia="黑体" w:cs="Times New Roman" w:hint="eastAsia"/>
          <w:sz w:val="21"/>
        </w:rPr>
        <w:t>3-</w:t>
      </w:r>
      <w:r w:rsidRPr="00D135DD">
        <w:rPr>
          <w:rFonts w:eastAsia="黑体" w:cs="Times New Roman"/>
          <w:sz w:val="21"/>
        </w:rPr>
        <w:t>5</w:t>
      </w:r>
      <w:r w:rsidR="00FE1045" w:rsidRPr="00D135DD">
        <w:rPr>
          <w:rFonts w:eastAsia="宋体" w:cs="Times New Roman" w:hint="eastAsia"/>
          <w:sz w:val="21"/>
        </w:rPr>
        <w:t>枚举类型</w:t>
      </w:r>
      <w:r w:rsidR="00FE1045" w:rsidRPr="00D135DD">
        <w:rPr>
          <w:rFonts w:eastAsia="宋体" w:cs="Times New Roman"/>
          <w:sz w:val="21"/>
        </w:rPr>
        <w:t>Append_flag</w:t>
      </w:r>
      <w:r w:rsidR="00FE1045" w:rsidRPr="00D135DD">
        <w:rPr>
          <w:rFonts w:eastAsia="宋体" w:cs="Times New Roman" w:hint="eastAsia"/>
          <w:sz w:val="21"/>
        </w:rPr>
        <w:t>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8"/>
        <w:gridCol w:w="2268"/>
        <w:gridCol w:w="3691"/>
      </w:tblGrid>
      <w:tr w:rsidR="00FE1045" w:rsidRPr="00710C39" w14:paraId="5FE8482E" w14:textId="77777777" w:rsidTr="00BD313E">
        <w:trPr>
          <w:trHeight w:hRule="exact" w:val="397"/>
          <w:jc w:val="center"/>
        </w:trPr>
        <w:tc>
          <w:tcPr>
            <w:tcW w:w="1838" w:type="dxa"/>
            <w:tcBorders>
              <w:top w:val="single" w:sz="4" w:space="0" w:color="auto"/>
              <w:left w:val="single" w:sz="4" w:space="0" w:color="auto"/>
              <w:bottom w:val="single" w:sz="4" w:space="0" w:color="auto"/>
              <w:right w:val="single" w:sz="4" w:space="0" w:color="auto"/>
            </w:tcBorders>
            <w:shd w:val="clear" w:color="auto" w:fill="CCCCCC"/>
            <w:vAlign w:val="center"/>
          </w:tcPr>
          <w:p w14:paraId="2D97864A" w14:textId="77777777" w:rsidR="00FE1045" w:rsidRPr="00710C39" w:rsidRDefault="00FE1045" w:rsidP="00BD313E">
            <w:pPr>
              <w:ind w:firstLine="422"/>
              <w:jc w:val="center"/>
              <w:rPr>
                <w:rFonts w:eastAsia="宋体" w:cs="Times New Roman"/>
                <w:b/>
                <w:bCs/>
                <w:color w:val="000000"/>
                <w:sz w:val="21"/>
              </w:rPr>
            </w:pPr>
            <w:r w:rsidRPr="00710C39">
              <w:rPr>
                <w:rFonts w:eastAsia="宋体" w:cs="Times New Roman" w:hint="eastAsia"/>
                <w:b/>
                <w:bCs/>
                <w:color w:val="000000"/>
                <w:sz w:val="21"/>
              </w:rPr>
              <w:t>字段</w:t>
            </w:r>
            <w:r w:rsidRPr="00710C39">
              <w:rPr>
                <w:rFonts w:eastAsia="宋体" w:cs="Times New Roman"/>
                <w:b/>
                <w:bCs/>
                <w:color w:val="000000"/>
                <w:sz w:val="21"/>
              </w:rPr>
              <w:t>名称</w:t>
            </w:r>
          </w:p>
        </w:tc>
        <w:tc>
          <w:tcPr>
            <w:tcW w:w="2268" w:type="dxa"/>
            <w:tcBorders>
              <w:top w:val="single" w:sz="4" w:space="0" w:color="auto"/>
              <w:left w:val="single" w:sz="4" w:space="0" w:color="auto"/>
              <w:bottom w:val="single" w:sz="4" w:space="0" w:color="auto"/>
              <w:right w:val="single" w:sz="4" w:space="0" w:color="auto"/>
            </w:tcBorders>
            <w:shd w:val="clear" w:color="auto" w:fill="CCCCCC"/>
            <w:vAlign w:val="center"/>
          </w:tcPr>
          <w:p w14:paraId="29078972" w14:textId="77777777" w:rsidR="00FE1045" w:rsidRPr="00710C39" w:rsidRDefault="00FE1045" w:rsidP="00BD313E">
            <w:pPr>
              <w:ind w:firstLine="422"/>
              <w:jc w:val="center"/>
              <w:rPr>
                <w:rFonts w:eastAsia="宋体" w:cs="Times New Roman"/>
                <w:b/>
                <w:bCs/>
                <w:color w:val="000000"/>
                <w:sz w:val="21"/>
              </w:rPr>
            </w:pPr>
            <w:r w:rsidRPr="00710C39">
              <w:rPr>
                <w:rFonts w:eastAsia="宋体" w:cs="Times New Roman" w:hint="eastAsia"/>
                <w:b/>
                <w:bCs/>
                <w:color w:val="000000"/>
                <w:sz w:val="21"/>
              </w:rPr>
              <w:t>存储</w:t>
            </w:r>
            <w:r w:rsidRPr="00710C39">
              <w:rPr>
                <w:rFonts w:eastAsia="宋体" w:cs="Times New Roman"/>
                <w:b/>
                <w:bCs/>
                <w:color w:val="000000"/>
                <w:sz w:val="21"/>
              </w:rPr>
              <w:t>类型</w:t>
            </w:r>
          </w:p>
        </w:tc>
        <w:tc>
          <w:tcPr>
            <w:tcW w:w="3691" w:type="dxa"/>
            <w:tcBorders>
              <w:top w:val="single" w:sz="4" w:space="0" w:color="auto"/>
              <w:left w:val="single" w:sz="4" w:space="0" w:color="auto"/>
              <w:bottom w:val="single" w:sz="4" w:space="0" w:color="auto"/>
              <w:right w:val="single" w:sz="4" w:space="0" w:color="auto"/>
            </w:tcBorders>
            <w:shd w:val="clear" w:color="auto" w:fill="CCCCCC"/>
            <w:vAlign w:val="center"/>
          </w:tcPr>
          <w:p w14:paraId="2130959C" w14:textId="77777777" w:rsidR="00FE1045" w:rsidRPr="00710C39" w:rsidRDefault="00FE1045" w:rsidP="00BD313E">
            <w:pPr>
              <w:ind w:firstLine="422"/>
              <w:jc w:val="center"/>
              <w:rPr>
                <w:rFonts w:eastAsia="宋体" w:cs="Times New Roman"/>
                <w:b/>
                <w:bCs/>
                <w:color w:val="000000"/>
                <w:sz w:val="21"/>
              </w:rPr>
            </w:pPr>
            <w:r w:rsidRPr="00710C39">
              <w:rPr>
                <w:rFonts w:eastAsia="宋体" w:cs="Times New Roman"/>
                <w:b/>
                <w:bCs/>
                <w:color w:val="000000"/>
                <w:sz w:val="21"/>
              </w:rPr>
              <w:t>含义</w:t>
            </w:r>
          </w:p>
        </w:tc>
      </w:tr>
      <w:tr w:rsidR="00FE1045" w:rsidRPr="00710C39" w14:paraId="35A28C51" w14:textId="77777777" w:rsidTr="00BD313E">
        <w:trPr>
          <w:trHeight w:hRule="exact" w:val="397"/>
          <w:jc w:val="center"/>
        </w:trPr>
        <w:tc>
          <w:tcPr>
            <w:tcW w:w="1838" w:type="dxa"/>
            <w:tcBorders>
              <w:top w:val="single" w:sz="4" w:space="0" w:color="auto"/>
              <w:left w:val="single" w:sz="4" w:space="0" w:color="auto"/>
              <w:bottom w:val="single" w:sz="4" w:space="0" w:color="auto"/>
              <w:right w:val="single" w:sz="4" w:space="0" w:color="auto"/>
            </w:tcBorders>
            <w:vAlign w:val="center"/>
          </w:tcPr>
          <w:p w14:paraId="6D25E3A0" w14:textId="43CD0440" w:rsidR="00FE1045" w:rsidRPr="00710C39" w:rsidRDefault="00FE1045" w:rsidP="00BD313E">
            <w:pPr>
              <w:ind w:firstLine="420"/>
              <w:jc w:val="center"/>
              <w:rPr>
                <w:rFonts w:eastAsia="宋体" w:cs="Times New Roman"/>
                <w:bCs/>
                <w:color w:val="000000"/>
                <w:sz w:val="21"/>
              </w:rPr>
            </w:pPr>
            <w:r w:rsidRPr="00FE1045">
              <w:rPr>
                <w:rFonts w:eastAsia="宋体" w:cs="Times New Roman"/>
                <w:bCs/>
                <w:color w:val="000000"/>
                <w:sz w:val="21"/>
              </w:rPr>
              <w:t>pure_chrctr</w:t>
            </w:r>
          </w:p>
        </w:tc>
        <w:tc>
          <w:tcPr>
            <w:tcW w:w="2268" w:type="dxa"/>
            <w:tcBorders>
              <w:top w:val="single" w:sz="4" w:space="0" w:color="auto"/>
              <w:left w:val="single" w:sz="4" w:space="0" w:color="auto"/>
              <w:bottom w:val="single" w:sz="4" w:space="0" w:color="auto"/>
              <w:right w:val="single" w:sz="4" w:space="0" w:color="auto"/>
            </w:tcBorders>
            <w:vAlign w:val="center"/>
          </w:tcPr>
          <w:p w14:paraId="619A65F0" w14:textId="50F5EF08" w:rsidR="00FE1045" w:rsidRPr="00710C39" w:rsidRDefault="00FE1045" w:rsidP="00BD313E">
            <w:pPr>
              <w:ind w:firstLine="420"/>
              <w:jc w:val="center"/>
              <w:rPr>
                <w:rFonts w:eastAsia="宋体" w:cs="Times New Roman"/>
                <w:bCs/>
                <w:color w:val="000000"/>
                <w:sz w:val="21"/>
              </w:rPr>
            </w:pPr>
            <w:r>
              <w:rPr>
                <w:rFonts w:eastAsia="宋体" w:cs="Times New Roman"/>
                <w:bCs/>
                <w:color w:val="000000"/>
                <w:sz w:val="21"/>
              </w:rPr>
              <w:t>0</w:t>
            </w:r>
          </w:p>
        </w:tc>
        <w:tc>
          <w:tcPr>
            <w:tcW w:w="3691" w:type="dxa"/>
            <w:tcBorders>
              <w:top w:val="single" w:sz="4" w:space="0" w:color="auto"/>
              <w:left w:val="single" w:sz="4" w:space="0" w:color="auto"/>
              <w:bottom w:val="single" w:sz="4" w:space="0" w:color="auto"/>
              <w:right w:val="single" w:sz="4" w:space="0" w:color="auto"/>
            </w:tcBorders>
            <w:vAlign w:val="center"/>
          </w:tcPr>
          <w:p w14:paraId="7B4588EB" w14:textId="2CE86780" w:rsidR="00FE1045" w:rsidRPr="00710C39" w:rsidRDefault="004D6048" w:rsidP="00BD313E">
            <w:pPr>
              <w:ind w:firstLine="420"/>
              <w:jc w:val="center"/>
              <w:rPr>
                <w:rFonts w:eastAsia="宋体" w:cs="Times New Roman"/>
                <w:bCs/>
                <w:color w:val="000000"/>
                <w:sz w:val="21"/>
              </w:rPr>
            </w:pPr>
            <w:r>
              <w:rPr>
                <w:rFonts w:eastAsia="宋体" w:cs="Times New Roman" w:hint="eastAsia"/>
                <w:bCs/>
                <w:color w:val="000000"/>
                <w:sz w:val="21"/>
              </w:rPr>
              <w:t>标</w:t>
            </w:r>
            <w:r w:rsidR="00366218">
              <w:rPr>
                <w:rFonts w:eastAsia="宋体" w:cs="Times New Roman" w:hint="eastAsia"/>
                <w:bCs/>
                <w:color w:val="000000"/>
                <w:sz w:val="21"/>
              </w:rPr>
              <w:t>志</w:t>
            </w:r>
            <w:r w:rsidR="00085D50">
              <w:rPr>
                <w:rFonts w:eastAsia="宋体" w:cs="Times New Roman" w:hint="eastAsia"/>
                <w:bCs/>
                <w:color w:val="000000"/>
                <w:sz w:val="21"/>
              </w:rPr>
              <w:t>着</w:t>
            </w:r>
            <w:r w:rsidR="00085D50">
              <w:rPr>
                <w:rFonts w:eastAsia="宋体" w:cs="Times New Roman"/>
                <w:bCs/>
                <w:color w:val="000000"/>
                <w:sz w:val="21"/>
              </w:rPr>
              <w:t>需</w:t>
            </w:r>
            <w:r w:rsidR="00366218">
              <w:rPr>
                <w:rFonts w:eastAsia="宋体" w:cs="Times New Roman" w:hint="eastAsia"/>
                <w:bCs/>
                <w:color w:val="000000"/>
                <w:sz w:val="21"/>
              </w:rPr>
              <w:t>要</w:t>
            </w:r>
            <w:r w:rsidR="00FE1045" w:rsidRPr="00FE1045">
              <w:rPr>
                <w:rFonts w:eastAsia="宋体" w:cs="Times New Roman" w:hint="eastAsia"/>
                <w:bCs/>
                <w:color w:val="000000"/>
                <w:sz w:val="21"/>
              </w:rPr>
              <w:t>添加“</w:t>
            </w:r>
            <w:r w:rsidR="00FE1045" w:rsidRPr="00FE1045">
              <w:rPr>
                <w:rFonts w:eastAsia="宋体" w:cs="Times New Roman" w:hint="eastAsia"/>
                <w:bCs/>
                <w:color w:val="000000"/>
                <w:sz w:val="21"/>
              </w:rPr>
              <w:t>hxID=xxxx</w:t>
            </w:r>
            <w:r w:rsidR="00FE1045" w:rsidRPr="00FE1045">
              <w:rPr>
                <w:rFonts w:eastAsia="宋体" w:cs="Times New Roman" w:hint="eastAsia"/>
                <w:bCs/>
                <w:color w:val="000000"/>
                <w:sz w:val="21"/>
              </w:rPr>
              <w:t>”</w:t>
            </w:r>
          </w:p>
        </w:tc>
      </w:tr>
      <w:tr w:rsidR="00FE1045" w:rsidRPr="00710C39" w14:paraId="3B4D2549" w14:textId="77777777" w:rsidTr="00BD313E">
        <w:trPr>
          <w:trHeight w:hRule="exact" w:val="397"/>
          <w:jc w:val="center"/>
        </w:trPr>
        <w:tc>
          <w:tcPr>
            <w:tcW w:w="1838" w:type="dxa"/>
            <w:tcBorders>
              <w:top w:val="single" w:sz="4" w:space="0" w:color="auto"/>
              <w:left w:val="single" w:sz="4" w:space="0" w:color="auto"/>
              <w:bottom w:val="single" w:sz="4" w:space="0" w:color="auto"/>
              <w:right w:val="single" w:sz="4" w:space="0" w:color="auto"/>
            </w:tcBorders>
            <w:vAlign w:val="center"/>
          </w:tcPr>
          <w:p w14:paraId="37EDDD76" w14:textId="3125536C" w:rsidR="00FE1045" w:rsidRPr="00710C39" w:rsidRDefault="00FE1045" w:rsidP="00BD313E">
            <w:pPr>
              <w:ind w:firstLine="420"/>
              <w:jc w:val="center"/>
              <w:rPr>
                <w:rFonts w:eastAsia="宋体" w:cs="Times New Roman"/>
                <w:bCs/>
                <w:color w:val="000000"/>
                <w:sz w:val="21"/>
              </w:rPr>
            </w:pPr>
            <w:r w:rsidRPr="00FE1045">
              <w:rPr>
                <w:rFonts w:eastAsia="宋体" w:cs="Times New Roman"/>
                <w:bCs/>
                <w:color w:val="000000"/>
                <w:sz w:val="21"/>
              </w:rPr>
              <w:t>ampersand_chrctr</w:t>
            </w:r>
          </w:p>
        </w:tc>
        <w:tc>
          <w:tcPr>
            <w:tcW w:w="2268" w:type="dxa"/>
            <w:tcBorders>
              <w:top w:val="single" w:sz="4" w:space="0" w:color="auto"/>
              <w:left w:val="single" w:sz="4" w:space="0" w:color="auto"/>
              <w:bottom w:val="single" w:sz="4" w:space="0" w:color="auto"/>
              <w:right w:val="single" w:sz="4" w:space="0" w:color="auto"/>
            </w:tcBorders>
            <w:vAlign w:val="center"/>
          </w:tcPr>
          <w:p w14:paraId="3B55D022" w14:textId="793B4CAF" w:rsidR="00FE1045" w:rsidRPr="00710C39" w:rsidRDefault="00FE1045" w:rsidP="00BD313E">
            <w:pPr>
              <w:ind w:firstLine="420"/>
              <w:jc w:val="center"/>
              <w:rPr>
                <w:rFonts w:eastAsia="宋体" w:cs="Times New Roman"/>
                <w:bCs/>
                <w:color w:val="000000"/>
                <w:sz w:val="21"/>
              </w:rPr>
            </w:pPr>
            <w:r>
              <w:rPr>
                <w:rFonts w:eastAsia="宋体" w:cs="Times New Roman"/>
                <w:bCs/>
                <w:color w:val="000000"/>
                <w:sz w:val="21"/>
              </w:rPr>
              <w:t>1</w:t>
            </w:r>
          </w:p>
        </w:tc>
        <w:tc>
          <w:tcPr>
            <w:tcW w:w="3691" w:type="dxa"/>
            <w:tcBorders>
              <w:top w:val="single" w:sz="4" w:space="0" w:color="auto"/>
              <w:left w:val="single" w:sz="4" w:space="0" w:color="auto"/>
              <w:bottom w:val="single" w:sz="4" w:space="0" w:color="auto"/>
              <w:right w:val="single" w:sz="4" w:space="0" w:color="auto"/>
            </w:tcBorders>
            <w:vAlign w:val="center"/>
          </w:tcPr>
          <w:p w14:paraId="661E8124" w14:textId="6AD7536B" w:rsidR="00FE1045" w:rsidRPr="00710C39" w:rsidRDefault="00366218" w:rsidP="00BD313E">
            <w:pPr>
              <w:ind w:firstLine="420"/>
              <w:jc w:val="center"/>
              <w:rPr>
                <w:rFonts w:eastAsia="宋体" w:cs="Times New Roman"/>
                <w:bCs/>
                <w:color w:val="000000"/>
                <w:sz w:val="21"/>
              </w:rPr>
            </w:pPr>
            <w:r>
              <w:rPr>
                <w:rFonts w:eastAsia="宋体" w:cs="Times New Roman" w:hint="eastAsia"/>
                <w:bCs/>
                <w:color w:val="000000"/>
                <w:sz w:val="21"/>
              </w:rPr>
              <w:t>标志</w:t>
            </w:r>
            <w:r w:rsidR="00085D50">
              <w:rPr>
                <w:rFonts w:eastAsia="宋体" w:cs="Times New Roman" w:hint="eastAsia"/>
                <w:bCs/>
                <w:color w:val="000000"/>
                <w:sz w:val="21"/>
              </w:rPr>
              <w:t>着</w:t>
            </w:r>
            <w:r w:rsidR="00085D50">
              <w:rPr>
                <w:rFonts w:eastAsia="宋体" w:cs="Times New Roman"/>
                <w:bCs/>
                <w:color w:val="000000"/>
                <w:sz w:val="21"/>
              </w:rPr>
              <w:t>需</w:t>
            </w:r>
            <w:r>
              <w:rPr>
                <w:rFonts w:eastAsia="宋体" w:cs="Times New Roman" w:hint="eastAsia"/>
                <w:bCs/>
                <w:color w:val="000000"/>
                <w:sz w:val="21"/>
              </w:rPr>
              <w:t>要</w:t>
            </w:r>
            <w:r w:rsidR="00FE1045" w:rsidRPr="00FE1045">
              <w:rPr>
                <w:rFonts w:eastAsia="宋体" w:cs="Times New Roman" w:hint="eastAsia"/>
                <w:bCs/>
                <w:color w:val="000000"/>
                <w:sz w:val="21"/>
              </w:rPr>
              <w:t>添加“</w:t>
            </w:r>
            <w:r w:rsidR="00FE1045" w:rsidRPr="00FE1045">
              <w:rPr>
                <w:rFonts w:eastAsia="宋体" w:cs="Times New Roman" w:hint="eastAsia"/>
                <w:bCs/>
                <w:color w:val="000000"/>
                <w:sz w:val="21"/>
              </w:rPr>
              <w:t>&amp;hxID=xxxx</w:t>
            </w:r>
            <w:r w:rsidR="00FE1045" w:rsidRPr="00FE1045">
              <w:rPr>
                <w:rFonts w:eastAsia="宋体" w:cs="Times New Roman" w:hint="eastAsia"/>
                <w:bCs/>
                <w:color w:val="000000"/>
                <w:sz w:val="21"/>
              </w:rPr>
              <w:t>”</w:t>
            </w:r>
          </w:p>
        </w:tc>
      </w:tr>
      <w:tr w:rsidR="00FE1045" w:rsidRPr="00710C39" w14:paraId="464F9A59" w14:textId="77777777" w:rsidTr="00BD313E">
        <w:trPr>
          <w:trHeight w:hRule="exact" w:val="397"/>
          <w:jc w:val="center"/>
        </w:trPr>
        <w:tc>
          <w:tcPr>
            <w:tcW w:w="1838" w:type="dxa"/>
            <w:tcBorders>
              <w:top w:val="single" w:sz="4" w:space="0" w:color="auto"/>
              <w:left w:val="single" w:sz="4" w:space="0" w:color="auto"/>
              <w:bottom w:val="single" w:sz="4" w:space="0" w:color="auto"/>
              <w:right w:val="single" w:sz="4" w:space="0" w:color="auto"/>
            </w:tcBorders>
            <w:vAlign w:val="center"/>
          </w:tcPr>
          <w:p w14:paraId="1EF40F4B" w14:textId="2426FFFC" w:rsidR="00FE1045" w:rsidRPr="00FE1045" w:rsidRDefault="00FE1045" w:rsidP="00BD313E">
            <w:pPr>
              <w:ind w:firstLine="420"/>
              <w:jc w:val="center"/>
              <w:rPr>
                <w:rFonts w:eastAsia="宋体" w:cs="Times New Roman"/>
                <w:bCs/>
                <w:color w:val="000000"/>
                <w:sz w:val="21"/>
              </w:rPr>
            </w:pPr>
            <w:r w:rsidRPr="00FE1045">
              <w:rPr>
                <w:rFonts w:eastAsia="宋体" w:cs="Times New Roman"/>
                <w:bCs/>
                <w:color w:val="000000"/>
                <w:sz w:val="21"/>
              </w:rPr>
              <w:t>question_chrctr</w:t>
            </w:r>
          </w:p>
        </w:tc>
        <w:tc>
          <w:tcPr>
            <w:tcW w:w="2268" w:type="dxa"/>
            <w:tcBorders>
              <w:top w:val="single" w:sz="4" w:space="0" w:color="auto"/>
              <w:left w:val="single" w:sz="4" w:space="0" w:color="auto"/>
              <w:bottom w:val="single" w:sz="4" w:space="0" w:color="auto"/>
              <w:right w:val="single" w:sz="4" w:space="0" w:color="auto"/>
            </w:tcBorders>
            <w:vAlign w:val="center"/>
          </w:tcPr>
          <w:p w14:paraId="13FB6393" w14:textId="72F9D09B" w:rsidR="00FE1045" w:rsidRPr="00561678" w:rsidRDefault="00FE1045" w:rsidP="00BD313E">
            <w:pPr>
              <w:ind w:firstLine="420"/>
              <w:jc w:val="center"/>
              <w:rPr>
                <w:rFonts w:eastAsia="宋体" w:cs="Times New Roman"/>
                <w:bCs/>
                <w:color w:val="000000"/>
                <w:sz w:val="21"/>
              </w:rPr>
            </w:pPr>
            <w:r>
              <w:rPr>
                <w:rFonts w:eastAsia="宋体" w:cs="Times New Roman" w:hint="eastAsia"/>
                <w:bCs/>
                <w:color w:val="000000"/>
                <w:sz w:val="21"/>
              </w:rPr>
              <w:t>2</w:t>
            </w:r>
          </w:p>
        </w:tc>
        <w:tc>
          <w:tcPr>
            <w:tcW w:w="3691" w:type="dxa"/>
            <w:tcBorders>
              <w:top w:val="single" w:sz="4" w:space="0" w:color="auto"/>
              <w:left w:val="single" w:sz="4" w:space="0" w:color="auto"/>
              <w:bottom w:val="single" w:sz="4" w:space="0" w:color="auto"/>
              <w:right w:val="single" w:sz="4" w:space="0" w:color="auto"/>
            </w:tcBorders>
            <w:vAlign w:val="center"/>
          </w:tcPr>
          <w:p w14:paraId="2E27C224" w14:textId="61A8195E" w:rsidR="00FE1045" w:rsidRDefault="00366218" w:rsidP="00BD313E">
            <w:pPr>
              <w:ind w:firstLine="420"/>
              <w:jc w:val="center"/>
              <w:rPr>
                <w:rFonts w:eastAsia="宋体" w:cs="Times New Roman"/>
                <w:bCs/>
                <w:color w:val="000000"/>
                <w:sz w:val="21"/>
              </w:rPr>
            </w:pPr>
            <w:r>
              <w:rPr>
                <w:rFonts w:eastAsia="宋体" w:cs="Times New Roman" w:hint="eastAsia"/>
                <w:bCs/>
                <w:color w:val="000000"/>
                <w:sz w:val="21"/>
              </w:rPr>
              <w:t>标志</w:t>
            </w:r>
            <w:r w:rsidR="00085D50">
              <w:rPr>
                <w:rFonts w:eastAsia="宋体" w:cs="Times New Roman" w:hint="eastAsia"/>
                <w:bCs/>
                <w:color w:val="000000"/>
                <w:sz w:val="21"/>
              </w:rPr>
              <w:t>着</w:t>
            </w:r>
            <w:r w:rsidR="00085D50">
              <w:rPr>
                <w:rFonts w:eastAsia="宋体" w:cs="Times New Roman"/>
                <w:bCs/>
                <w:color w:val="000000"/>
                <w:sz w:val="21"/>
              </w:rPr>
              <w:t>需</w:t>
            </w:r>
            <w:r>
              <w:rPr>
                <w:rFonts w:eastAsia="宋体" w:cs="Times New Roman" w:hint="eastAsia"/>
                <w:bCs/>
                <w:color w:val="000000"/>
                <w:sz w:val="21"/>
              </w:rPr>
              <w:t>要</w:t>
            </w:r>
            <w:r w:rsidR="00FE1045" w:rsidRPr="00FE1045">
              <w:rPr>
                <w:rFonts w:eastAsia="宋体" w:cs="Times New Roman" w:hint="eastAsia"/>
                <w:bCs/>
                <w:color w:val="000000"/>
                <w:sz w:val="21"/>
              </w:rPr>
              <w:t>添加“</w:t>
            </w:r>
            <w:r w:rsidR="00FE1045" w:rsidRPr="00FE1045">
              <w:rPr>
                <w:rFonts w:eastAsia="宋体" w:cs="Times New Roman" w:hint="eastAsia"/>
                <w:bCs/>
                <w:color w:val="000000"/>
                <w:sz w:val="21"/>
              </w:rPr>
              <w:t>?hxID=xxxx</w:t>
            </w:r>
            <w:r w:rsidR="00FE1045" w:rsidRPr="00FE1045">
              <w:rPr>
                <w:rFonts w:eastAsia="宋体" w:cs="Times New Roman" w:hint="eastAsia"/>
                <w:bCs/>
                <w:color w:val="000000"/>
                <w:sz w:val="21"/>
              </w:rPr>
              <w:t>”</w:t>
            </w:r>
          </w:p>
        </w:tc>
      </w:tr>
    </w:tbl>
    <w:p w14:paraId="0C61B744" w14:textId="77777777" w:rsidR="00710C39" w:rsidRPr="00710C39" w:rsidRDefault="00710C39" w:rsidP="00710C39">
      <w:pPr>
        <w:spacing w:line="400" w:lineRule="exact"/>
        <w:ind w:firstLine="480"/>
        <w:rPr>
          <w:rFonts w:eastAsia="宋体" w:cs="Times New Roman"/>
        </w:rPr>
      </w:pPr>
    </w:p>
    <w:p w14:paraId="1BC05D88" w14:textId="77777777" w:rsidR="00710C39" w:rsidRPr="00710C39" w:rsidRDefault="00710C39" w:rsidP="005240D3">
      <w:pPr>
        <w:pStyle w:val="-3"/>
        <w:pPrChange w:id="119" w:author="Admire" w:date="2019-05-07T13:58:00Z">
          <w:pPr>
            <w:pStyle w:val="-3"/>
            <w:ind w:firstLine="480"/>
          </w:pPr>
        </w:pPrChange>
      </w:pPr>
      <w:r w:rsidRPr="00710C39">
        <w:t>3.2.</w:t>
      </w:r>
      <w:r w:rsidRPr="00710C39">
        <w:rPr>
          <w:rFonts w:hint="eastAsia"/>
        </w:rPr>
        <w:t>3 UI</w:t>
      </w:r>
      <w:r w:rsidRPr="00710C39">
        <w:rPr>
          <w:rFonts w:hint="eastAsia"/>
        </w:rPr>
        <w:t>设计</w:t>
      </w:r>
    </w:p>
    <w:p w14:paraId="15692466" w14:textId="25B2DD8A" w:rsidR="00710C39" w:rsidRDefault="0019217B" w:rsidP="002F6F78">
      <w:pPr>
        <w:spacing w:line="400" w:lineRule="exact"/>
        <w:ind w:firstLineChars="200" w:firstLine="480"/>
        <w:rPr>
          <w:rFonts w:eastAsia="宋体" w:cs="Times New Roman"/>
        </w:rPr>
      </w:pPr>
      <w:r>
        <w:rPr>
          <w:rFonts w:eastAsia="宋体" w:cs="Times New Roman" w:hint="eastAsia"/>
        </w:rPr>
        <w:t>基于</w:t>
      </w:r>
      <w:r>
        <w:rPr>
          <w:rFonts w:eastAsia="宋体" w:cs="Times New Roman"/>
        </w:rPr>
        <w:t>代码混淆的</w:t>
      </w:r>
      <w:r>
        <w:rPr>
          <w:rFonts w:eastAsia="宋体" w:cs="Times New Roman" w:hint="eastAsia"/>
        </w:rPr>
        <w:t>Web</w:t>
      </w:r>
      <w:r>
        <w:rPr>
          <w:rFonts w:eastAsia="宋体" w:cs="Times New Roman"/>
        </w:rPr>
        <w:t>站点动态防御系统</w:t>
      </w:r>
      <w:r w:rsidR="005A453A">
        <w:rPr>
          <w:rFonts w:eastAsia="宋体" w:cs="Times New Roman" w:hint="eastAsia"/>
        </w:rPr>
        <w:t>中</w:t>
      </w:r>
      <w:r w:rsidR="005A453A">
        <w:rPr>
          <w:rFonts w:eastAsia="宋体" w:cs="Times New Roman"/>
        </w:rPr>
        <w:t>，</w:t>
      </w:r>
      <w:r w:rsidR="005A453A">
        <w:rPr>
          <w:rFonts w:eastAsia="宋体" w:cs="Times New Roman"/>
        </w:rPr>
        <w:t>Nginx</w:t>
      </w:r>
      <w:r w:rsidR="005A453A">
        <w:rPr>
          <w:rFonts w:eastAsia="宋体" w:cs="Times New Roman"/>
        </w:rPr>
        <w:t>端模块的使用</w:t>
      </w:r>
      <w:r w:rsidR="00F3734E">
        <w:rPr>
          <w:rFonts w:eastAsia="宋体" w:cs="Times New Roman" w:hint="eastAsia"/>
        </w:rPr>
        <w:t>是</w:t>
      </w:r>
      <w:r w:rsidR="00F3734E">
        <w:rPr>
          <w:rFonts w:eastAsia="宋体" w:cs="Times New Roman"/>
        </w:rPr>
        <w:t>在</w:t>
      </w:r>
      <w:r w:rsidR="005A453A">
        <w:rPr>
          <w:rFonts w:eastAsia="宋体" w:cs="Times New Roman"/>
        </w:rPr>
        <w:t>Nginx</w:t>
      </w:r>
      <w:r w:rsidR="005A453A">
        <w:rPr>
          <w:rFonts w:eastAsia="宋体" w:cs="Times New Roman"/>
        </w:rPr>
        <w:t>的启动配置文件</w:t>
      </w:r>
      <w:r w:rsidR="005A453A">
        <w:rPr>
          <w:rFonts w:eastAsia="宋体" w:cs="Times New Roman"/>
        </w:rPr>
        <w:t>nginx.conf</w:t>
      </w:r>
      <w:r w:rsidR="005A453A">
        <w:rPr>
          <w:rFonts w:eastAsia="宋体" w:cs="Times New Roman" w:hint="eastAsia"/>
        </w:rPr>
        <w:t>文件中</w:t>
      </w:r>
      <w:r w:rsidR="005A453A">
        <w:rPr>
          <w:rFonts w:eastAsia="宋体" w:cs="Times New Roman"/>
        </w:rPr>
        <w:t>配置使用。</w:t>
      </w:r>
      <w:r w:rsidR="005A453A">
        <w:rPr>
          <w:rFonts w:eastAsia="宋体" w:cs="Times New Roman" w:hint="eastAsia"/>
        </w:rPr>
        <w:t>浏览器端</w:t>
      </w:r>
      <w:r w:rsidR="00710C39" w:rsidRPr="00710C39">
        <w:rPr>
          <w:rFonts w:eastAsia="宋体" w:cs="Times New Roman" w:hint="eastAsia"/>
        </w:rPr>
        <w:t>的</w:t>
      </w:r>
      <w:r w:rsidR="005A453A">
        <w:rPr>
          <w:rFonts w:eastAsia="宋体" w:cs="Times New Roman" w:hint="eastAsia"/>
        </w:rPr>
        <w:t>浏览器</w:t>
      </w:r>
      <w:r w:rsidR="005A453A">
        <w:rPr>
          <w:rFonts w:eastAsia="宋体" w:cs="Times New Roman"/>
        </w:rPr>
        <w:t>扩展</w:t>
      </w:r>
      <w:r w:rsidR="00710C39" w:rsidRPr="00710C39">
        <w:rPr>
          <w:rFonts w:eastAsia="宋体" w:cs="Times New Roman" w:hint="eastAsia"/>
        </w:rPr>
        <w:t>页面设计</w:t>
      </w:r>
      <w:r w:rsidR="005A453A">
        <w:rPr>
          <w:rFonts w:eastAsia="宋体" w:cs="Times New Roman" w:hint="eastAsia"/>
        </w:rPr>
        <w:t>简介，</w:t>
      </w:r>
      <w:r w:rsidR="005A453A">
        <w:rPr>
          <w:rFonts w:eastAsia="宋体" w:cs="Times New Roman"/>
        </w:rPr>
        <w:t>有必要提示信息，有操作</w:t>
      </w:r>
      <w:r w:rsidR="005A453A">
        <w:rPr>
          <w:rFonts w:eastAsia="宋体" w:cs="Times New Roman" w:hint="eastAsia"/>
        </w:rPr>
        <w:t>成功</w:t>
      </w:r>
      <w:r w:rsidR="005A453A">
        <w:rPr>
          <w:rFonts w:eastAsia="宋体" w:cs="Times New Roman"/>
        </w:rPr>
        <w:t>提示</w:t>
      </w:r>
      <w:r w:rsidR="00710C39" w:rsidRPr="00710C39">
        <w:rPr>
          <w:rFonts w:eastAsia="宋体" w:cs="Times New Roman" w:hint="eastAsia"/>
        </w:rPr>
        <w:t>，</w:t>
      </w:r>
      <w:r w:rsidR="00F84F3D">
        <w:rPr>
          <w:rFonts w:eastAsia="宋体" w:cs="Times New Roman" w:hint="eastAsia"/>
        </w:rPr>
        <w:t>如图</w:t>
      </w:r>
      <w:r w:rsidR="00F84F3D">
        <w:rPr>
          <w:rFonts w:eastAsia="宋体" w:cs="Times New Roman" w:hint="eastAsia"/>
        </w:rPr>
        <w:t>3</w:t>
      </w:r>
      <w:r w:rsidR="00F84F3D">
        <w:rPr>
          <w:rFonts w:eastAsia="宋体" w:cs="Times New Roman"/>
        </w:rPr>
        <w:t>-8</w:t>
      </w:r>
      <w:r w:rsidR="00710C39" w:rsidRPr="00710C39">
        <w:rPr>
          <w:rFonts w:eastAsia="宋体" w:cs="Times New Roman" w:hint="eastAsia"/>
        </w:rPr>
        <w:t>是</w:t>
      </w:r>
      <w:r w:rsidR="005A453A">
        <w:rPr>
          <w:rFonts w:eastAsia="宋体" w:cs="Times New Roman" w:hint="eastAsia"/>
        </w:rPr>
        <w:t>浏览器扩展的</w:t>
      </w:r>
      <w:r w:rsidR="00710C39" w:rsidRPr="00710C39">
        <w:rPr>
          <w:rFonts w:eastAsia="宋体" w:cs="Times New Roman" w:hint="eastAsia"/>
        </w:rPr>
        <w:t>界面设计：</w:t>
      </w:r>
    </w:p>
    <w:p w14:paraId="38DB3555" w14:textId="77777777" w:rsidR="002101BD" w:rsidRDefault="002101BD" w:rsidP="002101BD">
      <w:pPr>
        <w:keepNext/>
        <w:ind w:firstLine="480"/>
        <w:jc w:val="center"/>
      </w:pPr>
      <w:r>
        <w:rPr>
          <w:rFonts w:eastAsia="宋体" w:cs="Times New Roman"/>
          <w:noProof/>
        </w:rPr>
        <w:drawing>
          <wp:inline distT="0" distB="0" distL="0" distR="0" wp14:anchorId="52CBFAED" wp14:editId="2BD8A190">
            <wp:extent cx="3600000" cy="2304000"/>
            <wp:effectExtent l="0" t="0" r="635"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0000" cy="2304000"/>
                    </a:xfrm>
                    <a:prstGeom prst="rect">
                      <a:avLst/>
                    </a:prstGeom>
                    <a:noFill/>
                  </pic:spPr>
                </pic:pic>
              </a:graphicData>
            </a:graphic>
          </wp:inline>
        </w:drawing>
      </w:r>
    </w:p>
    <w:p w14:paraId="4071334E" w14:textId="01FE659D" w:rsidR="005A453A" w:rsidRPr="00D135DD" w:rsidRDefault="002101BD" w:rsidP="002101BD">
      <w:pPr>
        <w:pStyle w:val="af0"/>
        <w:ind w:firstLine="400"/>
        <w:jc w:val="center"/>
        <w:rPr>
          <w:rFonts w:ascii="Times New Roman" w:hAnsi="Times New Roman"/>
        </w:rPr>
      </w:pPr>
      <w:r w:rsidRPr="00D135DD">
        <w:rPr>
          <w:rFonts w:ascii="Times New Roman" w:hAnsi="Times New Roman" w:hint="eastAsia"/>
        </w:rPr>
        <w:t>图</w:t>
      </w:r>
      <w:r w:rsidRPr="00D135DD">
        <w:rPr>
          <w:rFonts w:ascii="Times New Roman" w:hAnsi="Times New Roman" w:hint="eastAsia"/>
        </w:rPr>
        <w:t xml:space="preserve"> 3- </w:t>
      </w:r>
      <w:r w:rsidR="00194F62" w:rsidRPr="00D135DD">
        <w:rPr>
          <w:rFonts w:ascii="Times New Roman" w:hAnsi="Times New Roman" w:hint="eastAsia"/>
        </w:rPr>
        <w:t>8</w:t>
      </w:r>
      <w:r w:rsidRPr="00D135DD">
        <w:rPr>
          <w:rFonts w:ascii="Times New Roman" w:hAnsi="Times New Roman"/>
        </w:rPr>
        <w:t xml:space="preserve"> </w:t>
      </w:r>
      <w:r w:rsidRPr="00D135DD">
        <w:rPr>
          <w:rFonts w:ascii="Times New Roman" w:hAnsi="Times New Roman" w:hint="eastAsia"/>
        </w:rPr>
        <w:t>浏览器</w:t>
      </w:r>
      <w:r w:rsidRPr="00D135DD">
        <w:rPr>
          <w:rFonts w:ascii="Times New Roman" w:hAnsi="Times New Roman"/>
        </w:rPr>
        <w:t>扩展</w:t>
      </w:r>
      <w:r w:rsidRPr="00D135DD">
        <w:rPr>
          <w:rFonts w:ascii="Times New Roman" w:hAnsi="Times New Roman" w:hint="eastAsia"/>
        </w:rPr>
        <w:t>界面</w:t>
      </w:r>
    </w:p>
    <w:p w14:paraId="22C411F3" w14:textId="77777777" w:rsidR="00F3734E" w:rsidRPr="00666D45" w:rsidRDefault="00F3734E" w:rsidP="00666D45">
      <w:pPr>
        <w:ind w:firstLine="480"/>
        <w:rPr>
          <w:rFonts w:asciiTheme="minorHAnsi" w:hAnsiTheme="minorHAnsi"/>
        </w:rPr>
      </w:pPr>
    </w:p>
    <w:p w14:paraId="2FD5B407" w14:textId="5CA5F413" w:rsidR="005A453A" w:rsidRPr="005A453A" w:rsidRDefault="005E3F77" w:rsidP="00666D45">
      <w:pPr>
        <w:spacing w:line="400" w:lineRule="exact"/>
        <w:ind w:firstLineChars="200" w:firstLine="480"/>
        <w:rPr>
          <w:rFonts w:eastAsia="宋体" w:cs="Times New Roman"/>
        </w:rPr>
      </w:pPr>
      <w:r>
        <w:rPr>
          <w:rFonts w:eastAsia="宋体" w:cs="Times New Roman" w:hint="eastAsia"/>
        </w:rPr>
        <w:t>需要</w:t>
      </w:r>
      <w:r>
        <w:rPr>
          <w:rFonts w:eastAsia="宋体" w:cs="Times New Roman"/>
        </w:rPr>
        <w:t>介入</w:t>
      </w:r>
      <w:r>
        <w:rPr>
          <w:rFonts w:eastAsia="宋体" w:cs="Times New Roman"/>
        </w:rPr>
        <w:t>Nginx</w:t>
      </w:r>
      <w:r>
        <w:rPr>
          <w:rFonts w:eastAsia="宋体" w:cs="Times New Roman"/>
        </w:rPr>
        <w:t>的部分遵循</w:t>
      </w:r>
      <w:r>
        <w:rPr>
          <w:rFonts w:eastAsia="宋体" w:cs="Times New Roman"/>
        </w:rPr>
        <w:t>Nginx</w:t>
      </w:r>
      <w:r>
        <w:rPr>
          <w:rFonts w:eastAsia="宋体" w:cs="Times New Roman"/>
        </w:rPr>
        <w:t>使用</w:t>
      </w:r>
      <w:r>
        <w:rPr>
          <w:rFonts w:eastAsia="宋体" w:cs="Times New Roman" w:hint="eastAsia"/>
        </w:rPr>
        <w:t>指导</w:t>
      </w:r>
      <w:r>
        <w:rPr>
          <w:rFonts w:eastAsia="宋体" w:cs="Times New Roman"/>
        </w:rPr>
        <w:t>。在配置文件中配置使用。</w:t>
      </w:r>
      <w:r w:rsidR="00F84F3D">
        <w:rPr>
          <w:rFonts w:eastAsia="宋体" w:cs="Times New Roman" w:hint="eastAsia"/>
        </w:rPr>
        <w:t>配置</w:t>
      </w:r>
      <w:r w:rsidR="00F84F3D">
        <w:rPr>
          <w:rFonts w:eastAsia="宋体" w:cs="Times New Roman"/>
        </w:rPr>
        <w:t>如图</w:t>
      </w:r>
      <w:r w:rsidR="00F84F3D">
        <w:rPr>
          <w:rFonts w:eastAsia="宋体" w:cs="Times New Roman" w:hint="eastAsia"/>
        </w:rPr>
        <w:t>3</w:t>
      </w:r>
      <w:r w:rsidR="00F84F3D">
        <w:rPr>
          <w:rFonts w:eastAsia="宋体" w:cs="Times New Roman"/>
        </w:rPr>
        <w:t>-9.</w:t>
      </w:r>
    </w:p>
    <w:p w14:paraId="056EB7BE" w14:textId="77777777" w:rsidR="005E3F77" w:rsidRDefault="005E3F77" w:rsidP="005E3F77">
      <w:pPr>
        <w:keepNext/>
        <w:ind w:firstLine="480"/>
        <w:jc w:val="center"/>
      </w:pPr>
      <w:r>
        <w:rPr>
          <w:rFonts w:eastAsia="宋体" w:cs="Times New Roman"/>
          <w:noProof/>
        </w:rPr>
        <w:drawing>
          <wp:inline distT="0" distB="0" distL="0" distR="0" wp14:anchorId="32E597CC" wp14:editId="78C35B4C">
            <wp:extent cx="4320000" cy="3571200"/>
            <wp:effectExtent l="0" t="0" r="444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ginx的配置.png"/>
                    <pic:cNvPicPr/>
                  </pic:nvPicPr>
                  <pic:blipFill>
                    <a:blip r:embed="rId26">
                      <a:extLst>
                        <a:ext uri="{28A0092B-C50C-407E-A947-70E740481C1C}">
                          <a14:useLocalDpi xmlns:a14="http://schemas.microsoft.com/office/drawing/2010/main" val="0"/>
                        </a:ext>
                      </a:extLst>
                    </a:blip>
                    <a:stretch>
                      <a:fillRect/>
                    </a:stretch>
                  </pic:blipFill>
                  <pic:spPr>
                    <a:xfrm>
                      <a:off x="0" y="0"/>
                      <a:ext cx="4320000" cy="3571200"/>
                    </a:xfrm>
                    <a:prstGeom prst="rect">
                      <a:avLst/>
                    </a:prstGeom>
                  </pic:spPr>
                </pic:pic>
              </a:graphicData>
            </a:graphic>
          </wp:inline>
        </w:drawing>
      </w:r>
    </w:p>
    <w:p w14:paraId="7DA62309" w14:textId="178CF362" w:rsidR="00710C39" w:rsidRPr="00D135DD" w:rsidRDefault="005E3F77" w:rsidP="005E3F77">
      <w:pPr>
        <w:pStyle w:val="af0"/>
        <w:ind w:firstLine="400"/>
        <w:jc w:val="center"/>
        <w:rPr>
          <w:rFonts w:ascii="Times New Roman" w:eastAsia="宋体" w:hAnsi="Times New Roman" w:cs="Times New Roman"/>
          <w:szCs w:val="24"/>
        </w:rPr>
      </w:pPr>
      <w:r w:rsidRPr="00D135DD">
        <w:rPr>
          <w:rFonts w:ascii="Times New Roman" w:hAnsi="Times New Roman" w:hint="eastAsia"/>
        </w:rPr>
        <w:t>图</w:t>
      </w:r>
      <w:r w:rsidRPr="00D135DD">
        <w:rPr>
          <w:rFonts w:ascii="Times New Roman" w:hAnsi="Times New Roman" w:hint="eastAsia"/>
        </w:rPr>
        <w:t xml:space="preserve"> 3- </w:t>
      </w:r>
      <w:r w:rsidR="00194F62" w:rsidRPr="00D135DD">
        <w:rPr>
          <w:rFonts w:ascii="Times New Roman" w:hAnsi="Times New Roman" w:hint="eastAsia"/>
        </w:rPr>
        <w:t>9</w:t>
      </w:r>
      <w:r w:rsidRPr="00D135DD">
        <w:rPr>
          <w:rFonts w:ascii="Times New Roman" w:hAnsi="Times New Roman"/>
        </w:rPr>
        <w:t xml:space="preserve"> Nginx </w:t>
      </w:r>
      <w:r w:rsidRPr="00D135DD">
        <w:rPr>
          <w:rFonts w:ascii="Times New Roman" w:hAnsi="Times New Roman" w:hint="eastAsia"/>
        </w:rPr>
        <w:t>配置文件</w:t>
      </w:r>
      <w:r w:rsidRPr="00D135DD">
        <w:rPr>
          <w:rFonts w:ascii="Times New Roman" w:hAnsi="Times New Roman"/>
        </w:rPr>
        <w:t>配置</w:t>
      </w:r>
    </w:p>
    <w:p w14:paraId="7AD41AB8" w14:textId="77777777" w:rsidR="00710C39" w:rsidRPr="00710C39" w:rsidRDefault="00710C39" w:rsidP="00710C39">
      <w:pPr>
        <w:ind w:firstLine="480"/>
        <w:jc w:val="center"/>
        <w:rPr>
          <w:rFonts w:ascii="黑体" w:eastAsia="黑体" w:hAnsi="黑体" w:cs="黑体"/>
        </w:rPr>
      </w:pPr>
    </w:p>
    <w:p w14:paraId="36121036" w14:textId="77777777" w:rsidR="00710C39" w:rsidRPr="00710C39" w:rsidRDefault="00710C39" w:rsidP="004F7D41">
      <w:pPr>
        <w:keepNext/>
        <w:keepLines/>
        <w:spacing w:line="400" w:lineRule="exact"/>
        <w:ind w:firstLine="560"/>
        <w:outlineLvl w:val="1"/>
        <w:rPr>
          <w:rFonts w:eastAsia="黑体" w:cs="Times New Roman"/>
          <w:bCs/>
          <w:sz w:val="28"/>
          <w:szCs w:val="32"/>
        </w:rPr>
      </w:pPr>
      <w:bookmarkStart w:id="120" w:name="_Toc514534607"/>
      <w:bookmarkStart w:id="121" w:name="_Toc512648844"/>
      <w:bookmarkStart w:id="122" w:name="_Toc514845429"/>
      <w:bookmarkStart w:id="123" w:name="_Toc13480"/>
      <w:bookmarkStart w:id="124" w:name="_Toc7728442"/>
      <w:r w:rsidRPr="00710C39">
        <w:rPr>
          <w:rFonts w:eastAsia="黑体" w:cs="Times New Roman"/>
          <w:bCs/>
          <w:sz w:val="28"/>
          <w:szCs w:val="32"/>
        </w:rPr>
        <w:t xml:space="preserve">3.3 </w:t>
      </w:r>
      <w:r w:rsidRPr="00710C39">
        <w:rPr>
          <w:rFonts w:eastAsia="黑体" w:cs="Times New Roman"/>
          <w:bCs/>
          <w:sz w:val="28"/>
          <w:szCs w:val="32"/>
        </w:rPr>
        <w:t>小结</w:t>
      </w:r>
      <w:bookmarkEnd w:id="120"/>
      <w:bookmarkEnd w:id="121"/>
      <w:bookmarkEnd w:id="122"/>
      <w:bookmarkEnd w:id="123"/>
      <w:bookmarkEnd w:id="124"/>
    </w:p>
    <w:p w14:paraId="6E04BBC2" w14:textId="1BA932A1" w:rsidR="00710C39" w:rsidRDefault="00710C39" w:rsidP="002F6F78">
      <w:pPr>
        <w:spacing w:line="400" w:lineRule="exact"/>
        <w:ind w:firstLineChars="200" w:firstLine="480"/>
        <w:rPr>
          <w:rFonts w:eastAsia="宋体" w:cs="Times New Roman"/>
        </w:rPr>
      </w:pPr>
      <w:r w:rsidRPr="00710C39">
        <w:rPr>
          <w:rFonts w:eastAsia="宋体" w:cs="Times New Roman" w:hint="eastAsia"/>
        </w:rPr>
        <w:t>本章节着重分析了</w:t>
      </w:r>
      <w:r w:rsidR="00784C5F">
        <w:rPr>
          <w:rFonts w:eastAsia="宋体" w:cs="Times New Roman" w:hint="eastAsia"/>
        </w:rPr>
        <w:t>基于代码混淆的</w:t>
      </w:r>
      <w:r w:rsidR="00784C5F">
        <w:rPr>
          <w:rFonts w:eastAsia="宋体" w:cs="Times New Roman" w:hint="eastAsia"/>
        </w:rPr>
        <w:t>Web</w:t>
      </w:r>
      <w:r w:rsidR="00784C5F">
        <w:rPr>
          <w:rFonts w:eastAsia="宋体" w:cs="Times New Roman" w:hint="eastAsia"/>
        </w:rPr>
        <w:t>站点动态防御系统</w:t>
      </w:r>
      <w:r w:rsidRPr="00710C39">
        <w:rPr>
          <w:rFonts w:eastAsia="宋体" w:cs="Times New Roman" w:hint="eastAsia"/>
        </w:rPr>
        <w:t>的功能性需求以及性能需求，</w:t>
      </w:r>
      <w:r w:rsidR="00784C5F">
        <w:rPr>
          <w:rFonts w:eastAsia="宋体" w:cs="Times New Roman" w:hint="eastAsia"/>
        </w:rPr>
        <w:t>从三个组件</w:t>
      </w:r>
      <w:r w:rsidR="00784C5F">
        <w:rPr>
          <w:rFonts w:eastAsia="宋体" w:cs="Times New Roman"/>
        </w:rPr>
        <w:t>描述了系统的设计实现</w:t>
      </w:r>
      <w:r w:rsidRPr="00710C39">
        <w:rPr>
          <w:rFonts w:eastAsia="宋体" w:cs="Times New Roman" w:hint="eastAsia"/>
        </w:rPr>
        <w:t>，</w:t>
      </w:r>
      <w:r w:rsidR="00784C5F">
        <w:rPr>
          <w:rFonts w:eastAsia="宋体" w:cs="Times New Roman" w:hint="eastAsia"/>
        </w:rPr>
        <w:t>详细描述了</w:t>
      </w:r>
      <w:r w:rsidR="00784C5F">
        <w:rPr>
          <w:rFonts w:eastAsia="宋体" w:cs="Times New Roman"/>
        </w:rPr>
        <w:t>ngx_http_ipslab_module</w:t>
      </w:r>
      <w:r w:rsidR="00784C5F">
        <w:rPr>
          <w:rFonts w:eastAsia="宋体" w:cs="Times New Roman" w:hint="eastAsia"/>
        </w:rPr>
        <w:t>模块所使用到的</w:t>
      </w:r>
      <w:r w:rsidR="00784C5F">
        <w:rPr>
          <w:rFonts w:eastAsia="宋体" w:cs="Times New Roman"/>
        </w:rPr>
        <w:t>数据结构</w:t>
      </w:r>
      <w:r w:rsidRPr="00710C39">
        <w:rPr>
          <w:rFonts w:eastAsia="宋体" w:cs="Times New Roman" w:hint="eastAsia"/>
        </w:rPr>
        <w:t>。</w:t>
      </w:r>
    </w:p>
    <w:p w14:paraId="450815CB" w14:textId="6238D546" w:rsidR="00B11EA6" w:rsidRDefault="00B11EA6">
      <w:pPr>
        <w:ind w:firstLine="480"/>
        <w:rPr>
          <w:rFonts w:eastAsia="宋体" w:cs="Times New Roman"/>
        </w:rPr>
      </w:pPr>
      <w:r>
        <w:rPr>
          <w:rFonts w:eastAsia="宋体" w:cs="Times New Roman"/>
        </w:rPr>
        <w:br w:type="page"/>
      </w:r>
    </w:p>
    <w:p w14:paraId="245516F8" w14:textId="77777777" w:rsidR="00B11EA6" w:rsidRDefault="00B11EA6" w:rsidP="00B11EA6">
      <w:pPr>
        <w:pStyle w:val="-10"/>
        <w:spacing w:line="400" w:lineRule="exact"/>
        <w:ind w:firstLine="600"/>
      </w:pPr>
      <w:bookmarkStart w:id="125" w:name="_Toc514845430"/>
      <w:bookmarkStart w:id="126" w:name="_Toc514534608"/>
      <w:bookmarkStart w:id="127" w:name="_Toc16803"/>
      <w:bookmarkStart w:id="128" w:name="_Toc7728443"/>
      <w:r>
        <w:rPr>
          <w:rFonts w:hint="eastAsia"/>
        </w:rPr>
        <w:t>第四章</w:t>
      </w:r>
      <w:r>
        <w:rPr>
          <w:rFonts w:hint="eastAsia"/>
        </w:rPr>
        <w:t xml:space="preserve"> </w:t>
      </w:r>
      <w:r>
        <w:rPr>
          <w:rFonts w:hint="eastAsia"/>
        </w:rPr>
        <w:t>系统实现</w:t>
      </w:r>
      <w:bookmarkEnd w:id="125"/>
      <w:bookmarkEnd w:id="126"/>
      <w:bookmarkEnd w:id="127"/>
      <w:bookmarkEnd w:id="128"/>
    </w:p>
    <w:p w14:paraId="6F5EE66E" w14:textId="77777777" w:rsidR="00B11EA6" w:rsidRDefault="00B11EA6" w:rsidP="00510EA5">
      <w:pPr>
        <w:pStyle w:val="-2"/>
        <w:pPrChange w:id="129" w:author="Admire" w:date="2019-05-07T14:02:00Z">
          <w:pPr>
            <w:pStyle w:val="-2"/>
            <w:spacing w:before="0" w:after="0" w:line="400" w:lineRule="exact"/>
            <w:ind w:firstLine="560"/>
          </w:pPr>
        </w:pPrChange>
      </w:pPr>
      <w:bookmarkStart w:id="130" w:name="_Toc512648846"/>
      <w:bookmarkStart w:id="131" w:name="_Toc514845431"/>
      <w:bookmarkStart w:id="132" w:name="_Toc514534609"/>
      <w:bookmarkStart w:id="133" w:name="_Toc20319"/>
      <w:bookmarkStart w:id="134" w:name="_Toc7728444"/>
      <w:r>
        <w:rPr>
          <w:rFonts w:hint="eastAsia"/>
        </w:rPr>
        <w:t>4.1</w:t>
      </w:r>
      <w:r>
        <w:rPr>
          <w:rFonts w:hint="eastAsia"/>
        </w:rPr>
        <w:t>系统环境</w:t>
      </w:r>
      <w:bookmarkEnd w:id="130"/>
      <w:bookmarkEnd w:id="131"/>
      <w:bookmarkEnd w:id="132"/>
      <w:bookmarkEnd w:id="133"/>
      <w:bookmarkEnd w:id="134"/>
    </w:p>
    <w:p w14:paraId="26BB0EF6" w14:textId="340EFEE2" w:rsidR="00B11EA6" w:rsidRDefault="009466B8" w:rsidP="00B11EA6">
      <w:pPr>
        <w:spacing w:line="400" w:lineRule="exact"/>
        <w:ind w:firstLineChars="200" w:firstLine="480"/>
      </w:pPr>
      <w:r>
        <w:rPr>
          <w:rFonts w:hint="eastAsia"/>
        </w:rPr>
        <w:t>基于代码混淆的</w:t>
      </w:r>
      <w:r>
        <w:t>W</w:t>
      </w:r>
      <w:r>
        <w:rPr>
          <w:rFonts w:hint="eastAsia"/>
        </w:rPr>
        <w:t>eb</w:t>
      </w:r>
      <w:r>
        <w:rPr>
          <w:rFonts w:hint="eastAsia"/>
        </w:rPr>
        <w:t>站点动态防御系统</w:t>
      </w:r>
      <w:r w:rsidR="005C5B71">
        <w:rPr>
          <w:rFonts w:hint="eastAsia"/>
        </w:rPr>
        <w:t>开发出</w:t>
      </w:r>
      <w:r w:rsidR="005C5B71">
        <w:t>的软件形式是两部分，</w:t>
      </w:r>
      <w:r w:rsidR="005C5B71">
        <w:rPr>
          <w:rFonts w:hint="eastAsia"/>
        </w:rPr>
        <w:t>一部分是</w:t>
      </w:r>
      <w:r w:rsidR="005C5B71">
        <w:t>浏览器插件，需要安装在</w:t>
      </w:r>
      <w:r w:rsidR="005C5B71">
        <w:rPr>
          <w:rFonts w:hint="eastAsia"/>
        </w:rPr>
        <w:t>Chrome</w:t>
      </w:r>
      <w:r w:rsidR="005C5B71">
        <w:t>浏览器</w:t>
      </w:r>
      <w:r w:rsidR="005C5B71">
        <w:rPr>
          <w:rFonts w:hint="eastAsia"/>
        </w:rPr>
        <w:t>上；</w:t>
      </w:r>
      <w:r w:rsidR="005C5B71">
        <w:t>另一部分是</w:t>
      </w:r>
      <w:r w:rsidR="005C5B71">
        <w:t>Nginx</w:t>
      </w:r>
      <w:r w:rsidR="005C5B71">
        <w:t>框架定义下的一个模块文件，需要</w:t>
      </w:r>
      <w:r w:rsidR="005C5B71">
        <w:rPr>
          <w:rFonts w:hint="eastAsia"/>
        </w:rPr>
        <w:t>按照</w:t>
      </w:r>
      <w:r w:rsidR="005C5B71">
        <w:t>Nginx</w:t>
      </w:r>
      <w:r w:rsidR="005C5B71">
        <w:t>的要求编译进</w:t>
      </w:r>
      <w:r w:rsidR="005C5B71">
        <w:t>Nginx</w:t>
      </w:r>
      <w:r w:rsidR="005C5B71">
        <w:t>。</w:t>
      </w:r>
    </w:p>
    <w:p w14:paraId="505092CF" w14:textId="77777777" w:rsidR="00B11EA6" w:rsidRPr="00A94999" w:rsidRDefault="00B11EA6" w:rsidP="002D40CC">
      <w:pPr>
        <w:ind w:firstLine="0"/>
      </w:pPr>
    </w:p>
    <w:p w14:paraId="7724CACB" w14:textId="40804DAC" w:rsidR="00B11EA6" w:rsidRDefault="00B11EA6" w:rsidP="00510EA5">
      <w:pPr>
        <w:pStyle w:val="-2"/>
        <w:pPrChange w:id="135" w:author="Admire" w:date="2019-05-07T14:02:00Z">
          <w:pPr>
            <w:pStyle w:val="-2"/>
            <w:spacing w:before="0" w:after="0" w:line="400" w:lineRule="exact"/>
            <w:ind w:firstLine="562"/>
          </w:pPr>
        </w:pPrChange>
      </w:pPr>
      <w:bookmarkStart w:id="136" w:name="_Toc514845432"/>
      <w:bookmarkStart w:id="137" w:name="_Toc514534610"/>
      <w:bookmarkStart w:id="138" w:name="_Toc25107"/>
      <w:bookmarkStart w:id="139" w:name="_Toc7728445"/>
      <w:r>
        <w:rPr>
          <w:rFonts w:hint="eastAsia"/>
        </w:rPr>
        <w:t>4.2</w:t>
      </w:r>
      <w:bookmarkEnd w:id="136"/>
      <w:bookmarkEnd w:id="137"/>
      <w:r>
        <w:rPr>
          <w:rFonts w:hint="eastAsia"/>
        </w:rPr>
        <w:t>模块描述</w:t>
      </w:r>
      <w:bookmarkEnd w:id="138"/>
      <w:bookmarkEnd w:id="139"/>
    </w:p>
    <w:p w14:paraId="6E6FF7C3" w14:textId="01AD49D7" w:rsidR="00F84F3D" w:rsidRDefault="006E5969" w:rsidP="0043215B">
      <w:pPr>
        <w:pStyle w:val="a8"/>
        <w:ind w:firstLine="420"/>
      </w:pPr>
      <w:r>
        <w:rPr>
          <w:rFonts w:hint="eastAsia"/>
        </w:rPr>
        <w:t>如图</w:t>
      </w:r>
      <w:r>
        <w:rPr>
          <w:rFonts w:hint="eastAsia"/>
        </w:rPr>
        <w:t>4</w:t>
      </w:r>
      <w:r>
        <w:t>-1</w:t>
      </w:r>
      <w:r>
        <w:rPr>
          <w:rFonts w:hint="eastAsia"/>
        </w:rPr>
        <w:t>，</w:t>
      </w:r>
      <w:r w:rsidR="00627373" w:rsidRPr="00627373">
        <w:rPr>
          <w:rFonts w:hint="eastAsia"/>
        </w:rPr>
        <w:t>在</w:t>
      </w:r>
      <w:r w:rsidR="00627373" w:rsidRPr="00627373">
        <w:rPr>
          <w:rFonts w:hint="eastAsia"/>
        </w:rPr>
        <w:t>Nginx</w:t>
      </w:r>
      <w:r w:rsidR="00627373" w:rsidRPr="00627373">
        <w:rPr>
          <w:rFonts w:hint="eastAsia"/>
        </w:rPr>
        <w:t>上开发</w:t>
      </w:r>
      <w:r w:rsidR="00627373" w:rsidRPr="00627373">
        <w:rPr>
          <w:rFonts w:hint="eastAsia"/>
        </w:rPr>
        <w:t>Nginx</w:t>
      </w:r>
      <w:commentRangeStart w:id="140"/>
      <w:r w:rsidR="00627373" w:rsidRPr="00627373">
        <w:rPr>
          <w:rFonts w:hint="eastAsia"/>
        </w:rPr>
        <w:t>框架</w:t>
      </w:r>
      <w:commentRangeEnd w:id="140"/>
      <w:r w:rsidR="009767CF">
        <w:rPr>
          <w:rStyle w:val="a5"/>
        </w:rPr>
        <w:commentReference w:id="140"/>
      </w:r>
      <w:r w:rsidR="00627373" w:rsidRPr="00627373">
        <w:rPr>
          <w:rFonts w:hint="eastAsia"/>
        </w:rPr>
        <w:t>定义的模块，让我们的程序介入</w:t>
      </w:r>
      <w:r w:rsidR="00627373" w:rsidRPr="00627373">
        <w:rPr>
          <w:rFonts w:hint="eastAsia"/>
        </w:rPr>
        <w:t>Nginx</w:t>
      </w:r>
      <w:r w:rsidR="00627373">
        <w:rPr>
          <w:rFonts w:hint="eastAsia"/>
        </w:rPr>
        <w:t>对请求的处理流程。</w:t>
      </w:r>
      <w:r w:rsidR="00627373" w:rsidRPr="00627373">
        <w:rPr>
          <w:rFonts w:hint="eastAsia"/>
        </w:rPr>
        <w:t>在该模块中实现动态</w:t>
      </w:r>
      <w:r w:rsidR="00627373" w:rsidRPr="00627373">
        <w:rPr>
          <w:rFonts w:hint="eastAsia"/>
        </w:rPr>
        <w:t>ID</w:t>
      </w:r>
      <w:r w:rsidR="00627373" w:rsidRPr="00627373">
        <w:rPr>
          <w:rFonts w:hint="eastAsia"/>
        </w:rPr>
        <w:t>模块服务器端的处理业务，同时在模块中实现代码混淆功能。在浏览器上开发浏览器插件，负责动态</w:t>
      </w:r>
      <w:r w:rsidR="00627373" w:rsidRPr="00627373">
        <w:rPr>
          <w:rFonts w:hint="eastAsia"/>
        </w:rPr>
        <w:t>ID</w:t>
      </w:r>
      <w:r w:rsidR="00627373" w:rsidRPr="00627373">
        <w:rPr>
          <w:rFonts w:hint="eastAsia"/>
        </w:rPr>
        <w:t>功能模块的浏览器端配合。</w:t>
      </w:r>
    </w:p>
    <w:p w14:paraId="78922354" w14:textId="77777777" w:rsidR="00A94774" w:rsidRDefault="00A94774" w:rsidP="00A94774">
      <w:pPr>
        <w:keepNext/>
        <w:ind w:firstLine="480"/>
        <w:jc w:val="center"/>
      </w:pPr>
      <w:r>
        <w:rPr>
          <w:noProof/>
        </w:rPr>
        <w:drawing>
          <wp:inline distT="0" distB="0" distL="0" distR="0" wp14:anchorId="513A2CF5" wp14:editId="27BFCC4A">
            <wp:extent cx="3240000" cy="2145600"/>
            <wp:effectExtent l="0" t="0" r="0" b="7620"/>
            <wp:docPr id="51" name="图片 51" descr="C:\Users\shao\Desktop\论文初稿\系统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o\Desktop\论文初稿\系统架构.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0000" cy="2145600"/>
                    </a:xfrm>
                    <a:prstGeom prst="rect">
                      <a:avLst/>
                    </a:prstGeom>
                    <a:noFill/>
                    <a:ln>
                      <a:noFill/>
                    </a:ln>
                  </pic:spPr>
                </pic:pic>
              </a:graphicData>
            </a:graphic>
          </wp:inline>
        </w:drawing>
      </w:r>
    </w:p>
    <w:p w14:paraId="5984B7FE" w14:textId="5AE26918" w:rsidR="00B11EA6" w:rsidRPr="00D135DD" w:rsidRDefault="00A94774" w:rsidP="00A94774">
      <w:pPr>
        <w:pStyle w:val="af0"/>
        <w:ind w:firstLine="400"/>
        <w:jc w:val="center"/>
        <w:rPr>
          <w:rFonts w:ascii="Times New Roman" w:hAnsi="Times New Roman"/>
        </w:rPr>
      </w:pPr>
      <w:r w:rsidRPr="00D135DD">
        <w:rPr>
          <w:rFonts w:ascii="Times New Roman" w:hAnsi="Times New Roman" w:hint="eastAsia"/>
        </w:rPr>
        <w:t>图</w:t>
      </w:r>
      <w:r w:rsidRPr="00D135DD">
        <w:rPr>
          <w:rFonts w:ascii="Times New Roman" w:hAnsi="Times New Roman" w:hint="eastAsia"/>
        </w:rPr>
        <w:t xml:space="preserve"> 4- </w:t>
      </w:r>
      <w:r w:rsidRPr="00D135DD">
        <w:rPr>
          <w:rFonts w:ascii="Times New Roman" w:hAnsi="Times New Roman"/>
        </w:rPr>
        <w:fldChar w:fldCharType="begin"/>
      </w:r>
      <w:r w:rsidRPr="00D135DD">
        <w:rPr>
          <w:rFonts w:ascii="Times New Roman" w:hAnsi="Times New Roman"/>
        </w:rPr>
        <w:instrText xml:space="preserve"> </w:instrText>
      </w:r>
      <w:r w:rsidRPr="00D135DD">
        <w:rPr>
          <w:rFonts w:ascii="Times New Roman" w:hAnsi="Times New Roman" w:hint="eastAsia"/>
        </w:rPr>
        <w:instrText xml:space="preserve">SEQ </w:instrText>
      </w:r>
      <w:r w:rsidRPr="00D135DD">
        <w:rPr>
          <w:rFonts w:ascii="Times New Roman" w:hAnsi="Times New Roman" w:hint="eastAsia"/>
        </w:rPr>
        <w:instrText>图</w:instrText>
      </w:r>
      <w:r w:rsidRPr="00D135DD">
        <w:rPr>
          <w:rFonts w:ascii="Times New Roman" w:hAnsi="Times New Roman" w:hint="eastAsia"/>
        </w:rPr>
        <w:instrText>_4- \* ARABIC</w:instrText>
      </w:r>
      <w:r w:rsidRPr="00D135DD">
        <w:rPr>
          <w:rFonts w:ascii="Times New Roman" w:hAnsi="Times New Roman"/>
        </w:rPr>
        <w:instrText xml:space="preserve"> </w:instrText>
      </w:r>
      <w:r w:rsidRPr="00D135DD">
        <w:rPr>
          <w:rFonts w:ascii="Times New Roman" w:hAnsi="Times New Roman"/>
        </w:rPr>
        <w:fldChar w:fldCharType="separate"/>
      </w:r>
      <w:r w:rsidR="003D2D05" w:rsidRPr="00D135DD">
        <w:rPr>
          <w:rFonts w:ascii="Times New Roman" w:hAnsi="Times New Roman"/>
          <w:noProof/>
        </w:rPr>
        <w:t>1</w:t>
      </w:r>
      <w:r w:rsidRPr="00D135DD">
        <w:rPr>
          <w:rFonts w:ascii="Times New Roman" w:hAnsi="Times New Roman"/>
        </w:rPr>
        <w:fldChar w:fldCharType="end"/>
      </w:r>
      <w:r w:rsidRPr="00D135DD">
        <w:rPr>
          <w:rFonts w:ascii="Times New Roman" w:hAnsi="Times New Roman" w:hint="eastAsia"/>
        </w:rPr>
        <w:t>系统</w:t>
      </w:r>
      <w:r w:rsidR="002A3135" w:rsidRPr="00D135DD">
        <w:rPr>
          <w:rFonts w:ascii="Times New Roman" w:hAnsi="Times New Roman" w:hint="eastAsia"/>
        </w:rPr>
        <w:t>功能的</w:t>
      </w:r>
      <w:r w:rsidR="002A3135" w:rsidRPr="00D135DD">
        <w:rPr>
          <w:rFonts w:ascii="Times New Roman" w:hAnsi="Times New Roman"/>
        </w:rPr>
        <w:t>程序</w:t>
      </w:r>
      <w:r w:rsidR="002A3135" w:rsidRPr="00D135DD">
        <w:rPr>
          <w:rFonts w:ascii="Times New Roman" w:hAnsi="Times New Roman" w:hint="eastAsia"/>
        </w:rPr>
        <w:t>实现分布图</w:t>
      </w:r>
    </w:p>
    <w:p w14:paraId="5BE23571" w14:textId="244F2E37" w:rsidR="00B11EA6" w:rsidRDefault="00B11EA6" w:rsidP="005240D3">
      <w:pPr>
        <w:pStyle w:val="-3"/>
        <w:ind w:firstLine="480"/>
        <w:pPrChange w:id="141" w:author="Admire" w:date="2019-05-07T13:58:00Z">
          <w:pPr>
            <w:pStyle w:val="-3"/>
            <w:spacing w:before="0" w:after="0" w:line="400" w:lineRule="exact"/>
            <w:ind w:firstLine="482"/>
          </w:pPr>
        </w:pPrChange>
      </w:pPr>
      <w:bookmarkStart w:id="142" w:name="_Toc514845433"/>
      <w:bookmarkStart w:id="143" w:name="_Toc512648850"/>
      <w:bookmarkStart w:id="144" w:name="_Toc514534611"/>
      <w:bookmarkStart w:id="145" w:name="_Toc10352"/>
      <w:r>
        <w:rPr>
          <w:rFonts w:hint="eastAsia"/>
        </w:rPr>
        <w:t xml:space="preserve">4.2.1 </w:t>
      </w:r>
      <w:bookmarkEnd w:id="142"/>
      <w:bookmarkEnd w:id="143"/>
      <w:bookmarkEnd w:id="144"/>
      <w:bookmarkEnd w:id="145"/>
      <w:r w:rsidR="001F6B47">
        <w:rPr>
          <w:rFonts w:hint="eastAsia"/>
        </w:rPr>
        <w:t>动态</w:t>
      </w:r>
      <w:r w:rsidR="001F6B47">
        <w:rPr>
          <w:rFonts w:hint="eastAsia"/>
        </w:rPr>
        <w:t>ID</w:t>
      </w:r>
      <w:r w:rsidR="001A2D13">
        <w:t>模块浏览器端支持</w:t>
      </w:r>
    </w:p>
    <w:p w14:paraId="102921B8" w14:textId="1B6EB05B" w:rsidR="00B11EA6" w:rsidRDefault="001A2D13" w:rsidP="00B11EA6">
      <w:pPr>
        <w:spacing w:line="400" w:lineRule="exact"/>
        <w:ind w:firstLineChars="200" w:firstLine="480"/>
      </w:pPr>
      <w:r>
        <w:rPr>
          <w:rFonts w:hint="eastAsia"/>
        </w:rPr>
        <w:t>采用</w:t>
      </w:r>
      <w:r>
        <w:rPr>
          <w:rFonts w:hint="eastAsia"/>
        </w:rPr>
        <w:t>Chrome</w:t>
      </w:r>
      <w:r>
        <w:t xml:space="preserve"> Extension</w:t>
      </w:r>
      <w:r>
        <w:rPr>
          <w:rFonts w:hint="eastAsia"/>
        </w:rPr>
        <w:t>，</w:t>
      </w:r>
      <w:r>
        <w:t>从网页页面获取</w:t>
      </w:r>
      <w:r>
        <w:t>ID</w:t>
      </w:r>
      <w:r>
        <w:rPr>
          <w:rFonts w:hint="eastAsia"/>
        </w:rPr>
        <w:t>生成</w:t>
      </w:r>
      <w:r>
        <w:rPr>
          <w:rFonts w:hint="eastAsia"/>
        </w:rPr>
        <w:t>newID</w:t>
      </w:r>
      <w:r>
        <w:t>，截获</w:t>
      </w:r>
      <w:r>
        <w:rPr>
          <w:rFonts w:hint="eastAsia"/>
        </w:rPr>
        <w:t>从网页发出的</w:t>
      </w:r>
      <w:r>
        <w:t>HTTP</w:t>
      </w:r>
      <w:r>
        <w:t>请求进行添加</w:t>
      </w:r>
      <w:r w:rsidR="006B16E5">
        <w:rPr>
          <w:rFonts w:hint="eastAsia"/>
        </w:rPr>
        <w:t>new</w:t>
      </w:r>
      <w:r>
        <w:t>ID</w:t>
      </w:r>
      <w:r>
        <w:t>操作</w:t>
      </w:r>
      <w:r>
        <w:rPr>
          <w:rFonts w:hint="eastAsia"/>
        </w:rPr>
        <w:t>，</w:t>
      </w:r>
      <w:r>
        <w:t>然后再</w:t>
      </w:r>
      <w:r>
        <w:rPr>
          <w:rFonts w:hint="eastAsia"/>
        </w:rPr>
        <w:t>使用</w:t>
      </w:r>
      <w:r>
        <w:t>重定向</w:t>
      </w:r>
      <w:r>
        <w:rPr>
          <w:rFonts w:hint="eastAsia"/>
        </w:rPr>
        <w:t>技术</w:t>
      </w:r>
      <w:r>
        <w:t>真正发出请求</w:t>
      </w:r>
      <w:r w:rsidR="00E205C4">
        <w:rPr>
          <w:rFonts w:hint="eastAsia"/>
        </w:rPr>
        <w:t>。</w:t>
      </w:r>
    </w:p>
    <w:p w14:paraId="39E8ED98" w14:textId="6F403C93" w:rsidR="006B16E5" w:rsidRDefault="006B16E5" w:rsidP="006B16E5">
      <w:pPr>
        <w:spacing w:line="400" w:lineRule="exact"/>
        <w:ind w:firstLineChars="200" w:firstLine="480"/>
      </w:pPr>
      <w:r>
        <w:rPr>
          <w:rFonts w:hint="eastAsia"/>
        </w:rPr>
        <w:t>Popup</w:t>
      </w:r>
      <w:r>
        <w:rPr>
          <w:rFonts w:hint="eastAsia"/>
        </w:rPr>
        <w:t>模块接收用户设置的网址模式：</w:t>
      </w:r>
      <w:r>
        <w:rPr>
          <w:rFonts w:hint="eastAsia"/>
        </w:rPr>
        <w:t>pattern</w:t>
      </w:r>
      <w:r>
        <w:rPr>
          <w:rFonts w:hint="eastAsia"/>
        </w:rPr>
        <w:t>并将其通过变量传递给</w:t>
      </w:r>
      <w:r>
        <w:rPr>
          <w:rFonts w:hint="eastAsia"/>
        </w:rPr>
        <w:t>Bcackground</w:t>
      </w:r>
      <w:r>
        <w:rPr>
          <w:rFonts w:hint="eastAsia"/>
        </w:rPr>
        <w:t>模块。</w:t>
      </w:r>
    </w:p>
    <w:p w14:paraId="37EFC61F" w14:textId="5893068A" w:rsidR="006B16E5" w:rsidRDefault="006B16E5" w:rsidP="006B16E5">
      <w:pPr>
        <w:spacing w:line="400" w:lineRule="exact"/>
        <w:ind w:firstLineChars="200" w:firstLine="480"/>
      </w:pPr>
      <w:r>
        <w:rPr>
          <w:rFonts w:hint="eastAsia"/>
        </w:rPr>
        <w:t>Content-Script</w:t>
      </w:r>
      <w:r>
        <w:rPr>
          <w:rFonts w:hint="eastAsia"/>
        </w:rPr>
        <w:t>模块保持从页面中抓取到的</w:t>
      </w:r>
      <w:r>
        <w:rPr>
          <w:rFonts w:hint="eastAsia"/>
        </w:rPr>
        <w:t>ID</w:t>
      </w:r>
      <w:r>
        <w:rPr>
          <w:rFonts w:hint="eastAsia"/>
        </w:rPr>
        <w:t>：</w:t>
      </w:r>
      <w:r>
        <w:rPr>
          <w:rFonts w:hint="eastAsia"/>
        </w:rPr>
        <w:t>hxID</w:t>
      </w:r>
      <w:r>
        <w:rPr>
          <w:rFonts w:hint="eastAsia"/>
        </w:rPr>
        <w:t>并将其通过</w:t>
      </w:r>
      <w:r>
        <w:rPr>
          <w:rFonts w:hint="eastAsia"/>
        </w:rPr>
        <w:t>message</w:t>
      </w:r>
      <w:r>
        <w:rPr>
          <w:rFonts w:hint="eastAsia"/>
        </w:rPr>
        <w:t>传递给</w:t>
      </w:r>
      <w:r>
        <w:rPr>
          <w:rFonts w:hint="eastAsia"/>
        </w:rPr>
        <w:t>background</w:t>
      </w:r>
      <w:r>
        <w:rPr>
          <w:rFonts w:hint="eastAsia"/>
        </w:rPr>
        <w:t>模块。</w:t>
      </w:r>
    </w:p>
    <w:p w14:paraId="2F23B84E" w14:textId="4779706D" w:rsidR="006B16E5" w:rsidRDefault="006B16E5" w:rsidP="006B16E5">
      <w:pPr>
        <w:spacing w:line="400" w:lineRule="exact"/>
        <w:ind w:firstLineChars="200" w:firstLine="480"/>
      </w:pPr>
      <w:r>
        <w:rPr>
          <w:rFonts w:hint="eastAsia"/>
        </w:rPr>
        <w:t>Background</w:t>
      </w:r>
      <w:r>
        <w:rPr>
          <w:rFonts w:hint="eastAsia"/>
        </w:rPr>
        <w:t>模块将收到的</w:t>
      </w:r>
      <w:r>
        <w:rPr>
          <w:rFonts w:hint="eastAsia"/>
        </w:rPr>
        <w:t>pattern</w:t>
      </w:r>
      <w:r>
        <w:rPr>
          <w:rFonts w:hint="eastAsia"/>
        </w:rPr>
        <w:t>和</w:t>
      </w:r>
      <w:r>
        <w:rPr>
          <w:rFonts w:hint="eastAsia"/>
        </w:rPr>
        <w:t xml:space="preserve">hxID </w:t>
      </w:r>
      <w:r>
        <w:rPr>
          <w:rFonts w:hint="eastAsia"/>
        </w:rPr>
        <w:t>均存储到</w:t>
      </w:r>
      <w:r>
        <w:rPr>
          <w:rFonts w:hint="eastAsia"/>
        </w:rPr>
        <w:t>Chrome.storage</w:t>
      </w:r>
      <w:r>
        <w:rPr>
          <w:rFonts w:hint="eastAsia"/>
        </w:rPr>
        <w:t>中。</w:t>
      </w:r>
      <w:r w:rsidR="00555C52">
        <w:rPr>
          <w:rFonts w:hint="eastAsia"/>
        </w:rPr>
        <w:t>图像化描述</w:t>
      </w:r>
      <w:r w:rsidR="00555C52">
        <w:t>如图</w:t>
      </w:r>
      <w:r w:rsidR="00555C52">
        <w:rPr>
          <w:rFonts w:hint="eastAsia"/>
        </w:rPr>
        <w:t>4</w:t>
      </w:r>
      <w:r w:rsidR="00555C52">
        <w:t>-2</w:t>
      </w:r>
      <w:r w:rsidR="00555C52">
        <w:rPr>
          <w:rFonts w:hint="eastAsia"/>
        </w:rPr>
        <w:t>。</w:t>
      </w:r>
    </w:p>
    <w:p w14:paraId="4886C11A" w14:textId="77777777" w:rsidR="008E3BEE" w:rsidRDefault="0011466F" w:rsidP="008E3BEE">
      <w:pPr>
        <w:keepNext/>
        <w:ind w:firstLine="480"/>
        <w:jc w:val="center"/>
      </w:pPr>
      <w:r>
        <w:rPr>
          <w:rFonts w:hint="eastAsia"/>
          <w:noProof/>
        </w:rPr>
        <w:drawing>
          <wp:inline distT="0" distB="0" distL="0" distR="0" wp14:anchorId="12F8F815" wp14:editId="1DE3C04C">
            <wp:extent cx="4110431" cy="2592812"/>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插件里的数据交换.png"/>
                    <pic:cNvPicPr/>
                  </pic:nvPicPr>
                  <pic:blipFill>
                    <a:blip r:embed="rId27">
                      <a:extLst>
                        <a:ext uri="{28A0092B-C50C-407E-A947-70E740481C1C}">
                          <a14:useLocalDpi xmlns:a14="http://schemas.microsoft.com/office/drawing/2010/main" val="0"/>
                        </a:ext>
                      </a:extLst>
                    </a:blip>
                    <a:stretch>
                      <a:fillRect/>
                    </a:stretch>
                  </pic:blipFill>
                  <pic:spPr>
                    <a:xfrm>
                      <a:off x="0" y="0"/>
                      <a:ext cx="4110431" cy="2592812"/>
                    </a:xfrm>
                    <a:prstGeom prst="rect">
                      <a:avLst/>
                    </a:prstGeom>
                  </pic:spPr>
                </pic:pic>
              </a:graphicData>
            </a:graphic>
          </wp:inline>
        </w:drawing>
      </w:r>
    </w:p>
    <w:p w14:paraId="14FF5861" w14:textId="0015AFEB" w:rsidR="00B11EA6" w:rsidRPr="00D135DD" w:rsidRDefault="008E3BEE" w:rsidP="008E3BEE">
      <w:pPr>
        <w:pStyle w:val="af0"/>
        <w:ind w:firstLine="400"/>
        <w:jc w:val="center"/>
        <w:rPr>
          <w:rFonts w:ascii="Times New Roman" w:hAnsi="Times New Roman" w:cs="宋体"/>
        </w:rPr>
      </w:pPr>
      <w:r w:rsidRPr="00D135DD">
        <w:rPr>
          <w:rFonts w:ascii="Times New Roman" w:hAnsi="Times New Roman" w:hint="eastAsia"/>
        </w:rPr>
        <w:t>图</w:t>
      </w:r>
      <w:r w:rsidRPr="00D135DD">
        <w:rPr>
          <w:rFonts w:ascii="Times New Roman" w:hAnsi="Times New Roman" w:hint="eastAsia"/>
        </w:rPr>
        <w:t xml:space="preserve"> 4- </w:t>
      </w:r>
      <w:r w:rsidRPr="00D135DD">
        <w:rPr>
          <w:rFonts w:ascii="Times New Roman" w:hAnsi="Times New Roman"/>
        </w:rPr>
        <w:fldChar w:fldCharType="begin"/>
      </w:r>
      <w:r w:rsidRPr="00D135DD">
        <w:rPr>
          <w:rFonts w:ascii="Times New Roman" w:hAnsi="Times New Roman"/>
        </w:rPr>
        <w:instrText xml:space="preserve"> </w:instrText>
      </w:r>
      <w:r w:rsidRPr="00D135DD">
        <w:rPr>
          <w:rFonts w:ascii="Times New Roman" w:hAnsi="Times New Roman" w:hint="eastAsia"/>
        </w:rPr>
        <w:instrText xml:space="preserve">SEQ </w:instrText>
      </w:r>
      <w:r w:rsidRPr="00D135DD">
        <w:rPr>
          <w:rFonts w:ascii="Times New Roman" w:hAnsi="Times New Roman" w:hint="eastAsia"/>
        </w:rPr>
        <w:instrText>图</w:instrText>
      </w:r>
      <w:r w:rsidRPr="00D135DD">
        <w:rPr>
          <w:rFonts w:ascii="Times New Roman" w:hAnsi="Times New Roman" w:hint="eastAsia"/>
        </w:rPr>
        <w:instrText>_4- \* ARABIC</w:instrText>
      </w:r>
      <w:r w:rsidRPr="00D135DD">
        <w:rPr>
          <w:rFonts w:ascii="Times New Roman" w:hAnsi="Times New Roman"/>
        </w:rPr>
        <w:instrText xml:space="preserve"> </w:instrText>
      </w:r>
      <w:r w:rsidRPr="00D135DD">
        <w:rPr>
          <w:rFonts w:ascii="Times New Roman" w:hAnsi="Times New Roman"/>
        </w:rPr>
        <w:fldChar w:fldCharType="separate"/>
      </w:r>
      <w:r w:rsidR="003D2D05" w:rsidRPr="00D135DD">
        <w:rPr>
          <w:rFonts w:ascii="Times New Roman" w:hAnsi="Times New Roman"/>
          <w:noProof/>
        </w:rPr>
        <w:t>2</w:t>
      </w:r>
      <w:r w:rsidRPr="00D135DD">
        <w:rPr>
          <w:rFonts w:ascii="Times New Roman" w:hAnsi="Times New Roman"/>
        </w:rPr>
        <w:fldChar w:fldCharType="end"/>
      </w:r>
      <w:r w:rsidR="00C21B87" w:rsidRPr="00D135DD">
        <w:rPr>
          <w:rFonts w:ascii="Times New Roman" w:hAnsi="Times New Roman" w:hint="eastAsia"/>
        </w:rPr>
        <w:t>浏览器</w:t>
      </w:r>
      <w:r w:rsidR="00C21B87" w:rsidRPr="00D135DD">
        <w:rPr>
          <w:rFonts w:ascii="Times New Roman" w:hAnsi="Times New Roman"/>
        </w:rPr>
        <w:t>扩展内部</w:t>
      </w:r>
      <w:r w:rsidR="009D39EF" w:rsidRPr="00D135DD">
        <w:rPr>
          <w:rFonts w:ascii="Times New Roman" w:hAnsi="Times New Roman" w:hint="eastAsia"/>
        </w:rPr>
        <w:t>消息交互</w:t>
      </w:r>
      <w:r w:rsidRPr="00D135DD">
        <w:rPr>
          <w:rFonts w:ascii="Times New Roman" w:hAnsi="Times New Roman" w:hint="eastAsia"/>
        </w:rPr>
        <w:t>图</w:t>
      </w:r>
    </w:p>
    <w:p w14:paraId="1B0CEEDE" w14:textId="31835F55" w:rsidR="00171006" w:rsidRDefault="0057217E" w:rsidP="00641599">
      <w:pPr>
        <w:spacing w:line="400" w:lineRule="exact"/>
        <w:ind w:firstLineChars="200" w:firstLine="480"/>
      </w:pPr>
      <w:r>
        <w:rPr>
          <w:rFonts w:hint="eastAsia"/>
        </w:rPr>
        <w:t>Background.js</w:t>
      </w:r>
      <w:r>
        <w:rPr>
          <w:rFonts w:hint="eastAsia"/>
        </w:rPr>
        <w:t>的</w:t>
      </w:r>
      <w:r>
        <w:t>内部</w:t>
      </w:r>
      <w:r w:rsidR="00555C52">
        <w:rPr>
          <w:rFonts w:hint="eastAsia"/>
        </w:rPr>
        <w:t>如图</w:t>
      </w:r>
      <w:r w:rsidR="00555C52">
        <w:rPr>
          <w:rFonts w:hint="eastAsia"/>
        </w:rPr>
        <w:t>4</w:t>
      </w:r>
      <w:r w:rsidR="00555C52">
        <w:t>-3</w:t>
      </w:r>
      <w:r w:rsidR="007A469C">
        <w:rPr>
          <w:rFonts w:hint="eastAsia"/>
        </w:rPr>
        <w:t>:</w:t>
      </w:r>
    </w:p>
    <w:p w14:paraId="13C46FBB" w14:textId="77777777" w:rsidR="00DD63FF" w:rsidRDefault="007A469C" w:rsidP="00DD63FF">
      <w:pPr>
        <w:keepNext/>
        <w:ind w:firstLine="480"/>
        <w:jc w:val="center"/>
      </w:pPr>
      <w:r>
        <w:rPr>
          <w:rFonts w:hint="eastAsia"/>
          <w:noProof/>
        </w:rPr>
        <w:drawing>
          <wp:inline distT="0" distB="0" distL="0" distR="0" wp14:anchorId="1165FC18" wp14:editId="53EEFA0D">
            <wp:extent cx="5328285" cy="3618230"/>
            <wp:effectExtent l="0" t="0" r="571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pfilter以及redirectRequest方法方法.png"/>
                    <pic:cNvPicPr/>
                  </pic:nvPicPr>
                  <pic:blipFill>
                    <a:blip r:embed="rId28">
                      <a:extLst>
                        <a:ext uri="{28A0092B-C50C-407E-A947-70E740481C1C}">
                          <a14:useLocalDpi xmlns:a14="http://schemas.microsoft.com/office/drawing/2010/main" val="0"/>
                        </a:ext>
                      </a:extLst>
                    </a:blip>
                    <a:stretch>
                      <a:fillRect/>
                    </a:stretch>
                  </pic:blipFill>
                  <pic:spPr>
                    <a:xfrm>
                      <a:off x="0" y="0"/>
                      <a:ext cx="5328285" cy="3618230"/>
                    </a:xfrm>
                    <a:prstGeom prst="rect">
                      <a:avLst/>
                    </a:prstGeom>
                  </pic:spPr>
                </pic:pic>
              </a:graphicData>
            </a:graphic>
          </wp:inline>
        </w:drawing>
      </w:r>
    </w:p>
    <w:p w14:paraId="1C1A5C8B" w14:textId="2A5709C3" w:rsidR="0057217E" w:rsidRPr="00D135DD" w:rsidRDefault="00DD63FF" w:rsidP="00DD63FF">
      <w:pPr>
        <w:pStyle w:val="af0"/>
        <w:ind w:firstLine="400"/>
        <w:jc w:val="center"/>
        <w:rPr>
          <w:rFonts w:ascii="Times New Roman" w:hAnsi="Times New Roman"/>
        </w:rPr>
      </w:pPr>
      <w:r w:rsidRPr="00D135DD">
        <w:rPr>
          <w:rFonts w:ascii="Times New Roman" w:hAnsi="Times New Roman" w:hint="eastAsia"/>
        </w:rPr>
        <w:t>图</w:t>
      </w:r>
      <w:r w:rsidRPr="00D135DD">
        <w:rPr>
          <w:rFonts w:ascii="Times New Roman" w:hAnsi="Times New Roman" w:hint="eastAsia"/>
        </w:rPr>
        <w:t xml:space="preserve"> 4- </w:t>
      </w:r>
      <w:r w:rsidRPr="00D135DD">
        <w:rPr>
          <w:rFonts w:ascii="Times New Roman" w:hAnsi="Times New Roman"/>
        </w:rPr>
        <w:fldChar w:fldCharType="begin"/>
      </w:r>
      <w:r w:rsidRPr="00D135DD">
        <w:rPr>
          <w:rFonts w:ascii="Times New Roman" w:hAnsi="Times New Roman"/>
        </w:rPr>
        <w:instrText xml:space="preserve"> </w:instrText>
      </w:r>
      <w:r w:rsidRPr="00D135DD">
        <w:rPr>
          <w:rFonts w:ascii="Times New Roman" w:hAnsi="Times New Roman" w:hint="eastAsia"/>
        </w:rPr>
        <w:instrText xml:space="preserve">SEQ </w:instrText>
      </w:r>
      <w:r w:rsidRPr="00D135DD">
        <w:rPr>
          <w:rFonts w:ascii="Times New Roman" w:hAnsi="Times New Roman" w:hint="eastAsia"/>
        </w:rPr>
        <w:instrText>图</w:instrText>
      </w:r>
      <w:r w:rsidRPr="00D135DD">
        <w:rPr>
          <w:rFonts w:ascii="Times New Roman" w:hAnsi="Times New Roman" w:hint="eastAsia"/>
        </w:rPr>
        <w:instrText>_4- \* ARABIC</w:instrText>
      </w:r>
      <w:r w:rsidRPr="00D135DD">
        <w:rPr>
          <w:rFonts w:ascii="Times New Roman" w:hAnsi="Times New Roman"/>
        </w:rPr>
        <w:instrText xml:space="preserve"> </w:instrText>
      </w:r>
      <w:r w:rsidRPr="00D135DD">
        <w:rPr>
          <w:rFonts w:ascii="Times New Roman" w:hAnsi="Times New Roman"/>
        </w:rPr>
        <w:fldChar w:fldCharType="separate"/>
      </w:r>
      <w:r w:rsidR="003D2D05" w:rsidRPr="00D135DD">
        <w:rPr>
          <w:rFonts w:ascii="Times New Roman" w:hAnsi="Times New Roman"/>
          <w:noProof/>
        </w:rPr>
        <w:t>3</w:t>
      </w:r>
      <w:r w:rsidRPr="00D135DD">
        <w:rPr>
          <w:rFonts w:ascii="Times New Roman" w:hAnsi="Times New Roman"/>
        </w:rPr>
        <w:fldChar w:fldCharType="end"/>
      </w:r>
      <w:r w:rsidRPr="00D135DD">
        <w:rPr>
          <w:rFonts w:ascii="Times New Roman" w:hAnsi="Times New Roman"/>
        </w:rPr>
        <w:t xml:space="preserve"> </w:t>
      </w:r>
      <w:r w:rsidRPr="00D135DD">
        <w:rPr>
          <w:rFonts w:ascii="Times New Roman" w:hAnsi="Times New Roman" w:hint="eastAsia"/>
        </w:rPr>
        <w:t>浏览器</w:t>
      </w:r>
      <w:r w:rsidRPr="00D135DD">
        <w:rPr>
          <w:rFonts w:ascii="Times New Roman" w:hAnsi="Times New Roman"/>
        </w:rPr>
        <w:t>扩展的后台逻辑</w:t>
      </w:r>
    </w:p>
    <w:p w14:paraId="149C8B2C" w14:textId="14AB6141" w:rsidR="00C30E9F" w:rsidRDefault="00C30E9F" w:rsidP="00C30E9F">
      <w:pPr>
        <w:ind w:firstLine="480"/>
      </w:pPr>
      <w:r>
        <w:rPr>
          <w:rFonts w:hint="eastAsia"/>
        </w:rPr>
        <w:t xml:space="preserve">  </w:t>
      </w:r>
    </w:p>
    <w:p w14:paraId="1F1BA52E" w14:textId="1ABA4B21" w:rsidR="00B11EA6" w:rsidRDefault="00B11EA6" w:rsidP="00B11EA6">
      <w:pPr>
        <w:pStyle w:val="4"/>
        <w:spacing w:line="400" w:lineRule="exact"/>
        <w:ind w:firstLine="480"/>
        <w:rPr>
          <w:rFonts w:ascii="Times New Roman" w:hAnsi="Times New Roman"/>
        </w:rPr>
      </w:pPr>
      <w:r>
        <w:rPr>
          <w:rFonts w:ascii="Times New Roman" w:hAnsi="Times New Roman"/>
        </w:rPr>
        <w:t>4.2.1.1</w:t>
      </w:r>
      <w:r w:rsidR="00C271B6">
        <w:rPr>
          <w:rFonts w:ascii="Times New Roman" w:hAnsi="Times New Roman"/>
        </w:rPr>
        <w:t xml:space="preserve"> </w:t>
      </w:r>
      <w:r w:rsidR="007A6D95">
        <w:rPr>
          <w:rFonts w:ascii="Times New Roman" w:hAnsi="Times New Roman" w:hint="eastAsia"/>
        </w:rPr>
        <w:t>动态</w:t>
      </w:r>
      <w:r w:rsidR="007A6D95">
        <w:rPr>
          <w:rFonts w:ascii="Times New Roman" w:hAnsi="Times New Roman"/>
        </w:rPr>
        <w:t>ID</w:t>
      </w:r>
      <w:r w:rsidR="007A6D95">
        <w:rPr>
          <w:rFonts w:ascii="Times New Roman" w:hAnsi="Times New Roman"/>
        </w:rPr>
        <w:t>模块服务器</w:t>
      </w:r>
      <w:r w:rsidR="007A6D95">
        <w:rPr>
          <w:rFonts w:ascii="Times New Roman" w:hAnsi="Times New Roman" w:hint="eastAsia"/>
        </w:rPr>
        <w:t>部分</w:t>
      </w:r>
    </w:p>
    <w:p w14:paraId="2A83929E" w14:textId="6DFA9E2D" w:rsidR="00C30E9F" w:rsidRDefault="007A6D95" w:rsidP="00666D45">
      <w:pPr>
        <w:ind w:firstLineChars="200" w:firstLine="480"/>
      </w:pPr>
      <w:r>
        <w:rPr>
          <w:rFonts w:hint="eastAsia"/>
        </w:rPr>
        <w:t>这部分</w:t>
      </w:r>
      <w:r>
        <w:t>的</w:t>
      </w:r>
      <w:r>
        <w:rPr>
          <w:rFonts w:hint="eastAsia"/>
        </w:rPr>
        <w:t>代码</w:t>
      </w:r>
      <w:r>
        <w:t>实现</w:t>
      </w:r>
      <w:r>
        <w:rPr>
          <w:rFonts w:hint="eastAsia"/>
        </w:rPr>
        <w:t>位置</w:t>
      </w:r>
      <w:r>
        <w:t>在</w:t>
      </w:r>
      <w:r w:rsidR="00B07DF4">
        <w:rPr>
          <w:rFonts w:hint="eastAsia"/>
        </w:rPr>
        <w:t>Nginx</w:t>
      </w:r>
      <w:r w:rsidR="00B07DF4">
        <w:rPr>
          <w:rFonts w:hint="eastAsia"/>
        </w:rPr>
        <w:t>第三方模块</w:t>
      </w:r>
      <w:r w:rsidR="00B07DF4">
        <w:t>ngx_http_ipslab_module</w:t>
      </w:r>
      <w:r w:rsidR="00555C52">
        <w:rPr>
          <w:rFonts w:hint="eastAsia"/>
        </w:rPr>
        <w:t>。</w:t>
      </w:r>
      <w:r w:rsidR="00555C52">
        <w:t>处理流程</w:t>
      </w:r>
      <w:r w:rsidR="00555C52">
        <w:rPr>
          <w:rFonts w:hint="eastAsia"/>
        </w:rPr>
        <w:t>如图</w:t>
      </w:r>
      <w:r w:rsidR="00555C52">
        <w:rPr>
          <w:rFonts w:hint="eastAsia"/>
        </w:rPr>
        <w:t>4</w:t>
      </w:r>
      <w:r w:rsidR="00555C52">
        <w:t>-4</w:t>
      </w:r>
    </w:p>
    <w:p w14:paraId="1CCA74A0" w14:textId="77777777" w:rsidR="00ED02D2" w:rsidRDefault="00ED02D2" w:rsidP="00ED02D2">
      <w:pPr>
        <w:keepNext/>
        <w:ind w:firstLine="480"/>
        <w:jc w:val="center"/>
      </w:pPr>
      <w:r>
        <w:rPr>
          <w:rFonts w:eastAsia="宋体" w:cs="Times New Roman" w:hint="eastAsia"/>
          <w:bCs/>
          <w:noProof/>
        </w:rPr>
        <w:drawing>
          <wp:inline distT="0" distB="0" distL="0" distR="0" wp14:anchorId="4895BB69" wp14:editId="3343789F">
            <wp:extent cx="2933700" cy="3375277"/>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ignx处理ID流程图.png"/>
                    <pic:cNvPicPr/>
                  </pic:nvPicPr>
                  <pic:blipFill>
                    <a:blip r:embed="rId16">
                      <a:extLst>
                        <a:ext uri="{28A0092B-C50C-407E-A947-70E740481C1C}">
                          <a14:useLocalDpi xmlns:a14="http://schemas.microsoft.com/office/drawing/2010/main" val="0"/>
                        </a:ext>
                      </a:extLst>
                    </a:blip>
                    <a:stretch>
                      <a:fillRect/>
                    </a:stretch>
                  </pic:blipFill>
                  <pic:spPr>
                    <a:xfrm>
                      <a:off x="0" y="0"/>
                      <a:ext cx="2972655" cy="3420095"/>
                    </a:xfrm>
                    <a:prstGeom prst="rect">
                      <a:avLst/>
                    </a:prstGeom>
                  </pic:spPr>
                </pic:pic>
              </a:graphicData>
            </a:graphic>
          </wp:inline>
        </w:drawing>
      </w:r>
    </w:p>
    <w:p w14:paraId="4E62745A" w14:textId="2C13D6CB" w:rsidR="00BD313E" w:rsidRPr="00D135DD" w:rsidRDefault="00ED02D2" w:rsidP="00ED02D2">
      <w:pPr>
        <w:pStyle w:val="af0"/>
        <w:ind w:firstLine="400"/>
        <w:jc w:val="center"/>
        <w:rPr>
          <w:rFonts w:ascii="Times New Roman" w:hAnsi="Times New Roman"/>
        </w:rPr>
      </w:pPr>
      <w:r w:rsidRPr="00D135DD">
        <w:rPr>
          <w:rFonts w:ascii="Times New Roman" w:hAnsi="Times New Roman" w:hint="eastAsia"/>
        </w:rPr>
        <w:t>图</w:t>
      </w:r>
      <w:r w:rsidRPr="00D135DD">
        <w:rPr>
          <w:rFonts w:ascii="Times New Roman" w:hAnsi="Times New Roman" w:hint="eastAsia"/>
        </w:rPr>
        <w:t xml:space="preserve"> 4- </w:t>
      </w:r>
      <w:r w:rsidRPr="00D135DD">
        <w:rPr>
          <w:rFonts w:ascii="Times New Roman" w:hAnsi="Times New Roman"/>
        </w:rPr>
        <w:fldChar w:fldCharType="begin"/>
      </w:r>
      <w:r w:rsidRPr="00D135DD">
        <w:rPr>
          <w:rFonts w:ascii="Times New Roman" w:hAnsi="Times New Roman"/>
        </w:rPr>
        <w:instrText xml:space="preserve"> </w:instrText>
      </w:r>
      <w:r w:rsidRPr="00D135DD">
        <w:rPr>
          <w:rFonts w:ascii="Times New Roman" w:hAnsi="Times New Roman" w:hint="eastAsia"/>
        </w:rPr>
        <w:instrText xml:space="preserve">SEQ </w:instrText>
      </w:r>
      <w:r w:rsidRPr="00D135DD">
        <w:rPr>
          <w:rFonts w:ascii="Times New Roman" w:hAnsi="Times New Roman" w:hint="eastAsia"/>
        </w:rPr>
        <w:instrText>图</w:instrText>
      </w:r>
      <w:r w:rsidRPr="00D135DD">
        <w:rPr>
          <w:rFonts w:ascii="Times New Roman" w:hAnsi="Times New Roman" w:hint="eastAsia"/>
        </w:rPr>
        <w:instrText>_4- \* ARABIC</w:instrText>
      </w:r>
      <w:r w:rsidRPr="00D135DD">
        <w:rPr>
          <w:rFonts w:ascii="Times New Roman" w:hAnsi="Times New Roman"/>
        </w:rPr>
        <w:instrText xml:space="preserve"> </w:instrText>
      </w:r>
      <w:r w:rsidRPr="00D135DD">
        <w:rPr>
          <w:rFonts w:ascii="Times New Roman" w:hAnsi="Times New Roman"/>
        </w:rPr>
        <w:fldChar w:fldCharType="separate"/>
      </w:r>
      <w:r w:rsidR="003D2D05" w:rsidRPr="00D135DD">
        <w:rPr>
          <w:rFonts w:ascii="Times New Roman" w:hAnsi="Times New Roman"/>
          <w:noProof/>
        </w:rPr>
        <w:t>4</w:t>
      </w:r>
      <w:r w:rsidRPr="00D135DD">
        <w:rPr>
          <w:rFonts w:ascii="Times New Roman" w:hAnsi="Times New Roman"/>
        </w:rPr>
        <w:fldChar w:fldCharType="end"/>
      </w:r>
      <w:r w:rsidRPr="00D135DD">
        <w:rPr>
          <w:rFonts w:ascii="Times New Roman" w:hAnsi="Times New Roman"/>
        </w:rPr>
        <w:t xml:space="preserve"> </w:t>
      </w:r>
      <w:r w:rsidRPr="00D135DD">
        <w:rPr>
          <w:rFonts w:ascii="Times New Roman" w:hAnsi="Times New Roman" w:hint="eastAsia"/>
        </w:rPr>
        <w:t>动态</w:t>
      </w:r>
      <w:r w:rsidRPr="00D135DD">
        <w:rPr>
          <w:rFonts w:ascii="Times New Roman" w:hAnsi="Times New Roman" w:hint="eastAsia"/>
        </w:rPr>
        <w:t>ID</w:t>
      </w:r>
      <w:r w:rsidRPr="00D135DD">
        <w:rPr>
          <w:rFonts w:ascii="Times New Roman" w:hAnsi="Times New Roman" w:hint="eastAsia"/>
        </w:rPr>
        <w:t>模块</w:t>
      </w:r>
      <w:r w:rsidRPr="00D135DD">
        <w:rPr>
          <w:rFonts w:ascii="Times New Roman" w:hAnsi="Times New Roman"/>
        </w:rPr>
        <w:t>服务器</w:t>
      </w:r>
      <w:proofErr w:type="gramStart"/>
      <w:r w:rsidRPr="00D135DD">
        <w:rPr>
          <w:rFonts w:ascii="Times New Roman" w:hAnsi="Times New Roman"/>
        </w:rPr>
        <w:t>端处理</w:t>
      </w:r>
      <w:proofErr w:type="gramEnd"/>
      <w:r w:rsidRPr="00D135DD">
        <w:rPr>
          <w:rFonts w:ascii="Times New Roman" w:hAnsi="Times New Roman"/>
        </w:rPr>
        <w:t>流程</w:t>
      </w:r>
    </w:p>
    <w:p w14:paraId="298A27C3" w14:textId="77777777" w:rsidR="00D84CDE" w:rsidRPr="00C30E9F" w:rsidRDefault="00D84CDE" w:rsidP="00C30E9F">
      <w:pPr>
        <w:ind w:firstLine="480"/>
      </w:pPr>
    </w:p>
    <w:p w14:paraId="7ADBD8C7" w14:textId="0CACBB77" w:rsidR="00B11EA6" w:rsidRDefault="00B11EA6" w:rsidP="005240D3">
      <w:pPr>
        <w:pStyle w:val="-3"/>
        <w:rPr>
          <w:rFonts w:ascii="宋体" w:eastAsia="宋体" w:hAnsi="宋体" w:cs="宋体"/>
        </w:rPr>
        <w:pPrChange w:id="146" w:author="Admire" w:date="2019-05-07T13:58:00Z">
          <w:pPr>
            <w:pStyle w:val="-3"/>
            <w:ind w:firstLine="480"/>
          </w:pPr>
        </w:pPrChange>
      </w:pPr>
      <w:r>
        <w:t>4.2.2.</w:t>
      </w:r>
      <w:r w:rsidR="001622FD">
        <w:rPr>
          <w:rFonts w:ascii="宋体" w:eastAsia="宋体" w:hAnsi="宋体" w:cs="宋体" w:hint="eastAsia"/>
        </w:rPr>
        <w:t>代码混淆</w:t>
      </w:r>
    </w:p>
    <w:p w14:paraId="6712C6B3" w14:textId="61B3C77A" w:rsidR="003D2D05" w:rsidRPr="003D2D05" w:rsidRDefault="00150EEA" w:rsidP="00666D45">
      <w:pPr>
        <w:ind w:firstLineChars="200" w:firstLine="480"/>
      </w:pPr>
      <w:r>
        <w:rPr>
          <w:rFonts w:hint="eastAsia"/>
        </w:rPr>
        <w:t>此功能程序</w:t>
      </w:r>
      <w:r w:rsidR="007A6D95">
        <w:t>实现</w:t>
      </w:r>
      <w:r w:rsidR="001C4838">
        <w:rPr>
          <w:rFonts w:hint="eastAsia"/>
        </w:rPr>
        <w:t>文件为</w:t>
      </w:r>
      <w:r w:rsidR="001C4838">
        <w:t>ngx_http_ipslab_module.c</w:t>
      </w:r>
      <w:r w:rsidR="003A70F3">
        <w:rPr>
          <w:rFonts w:hint="eastAsia"/>
        </w:rPr>
        <w:t>即</w:t>
      </w:r>
      <w:r w:rsidR="007A6D95">
        <w:rPr>
          <w:rFonts w:hint="eastAsia"/>
        </w:rPr>
        <w:t>Nginx</w:t>
      </w:r>
      <w:r w:rsidR="007A6D95">
        <w:rPr>
          <w:rFonts w:hint="eastAsia"/>
        </w:rPr>
        <w:t>第三方模块</w:t>
      </w:r>
      <w:r w:rsidR="007A6D95">
        <w:t>ngx_http_ipslab_module</w:t>
      </w:r>
      <w:r w:rsidR="003D2D05">
        <w:rPr>
          <w:rFonts w:hint="eastAsia"/>
        </w:rPr>
        <w:t>。使用</w:t>
      </w:r>
      <w:r w:rsidR="003D2D05">
        <w:t>简单混淆技术进行混淆。</w:t>
      </w:r>
    </w:p>
    <w:p w14:paraId="4F8327DC" w14:textId="759CF258" w:rsidR="00154206" w:rsidRDefault="00B11EA6" w:rsidP="00510EA5">
      <w:pPr>
        <w:pStyle w:val="-2"/>
        <w:pPrChange w:id="147" w:author="Admire" w:date="2019-05-07T14:02:00Z">
          <w:pPr>
            <w:pStyle w:val="-2"/>
            <w:spacing w:before="0" w:after="0" w:line="400" w:lineRule="exact"/>
            <w:ind w:firstLine="562"/>
          </w:pPr>
        </w:pPrChange>
      </w:pPr>
      <w:bookmarkStart w:id="148" w:name="_Toc11358"/>
      <w:bookmarkStart w:id="149" w:name="_Toc7728446"/>
      <w:r>
        <w:rPr>
          <w:rFonts w:hint="eastAsia"/>
        </w:rPr>
        <w:t>4.3</w:t>
      </w:r>
      <w:r>
        <w:rPr>
          <w:rFonts w:hint="eastAsia"/>
        </w:rPr>
        <w:t>运行</w:t>
      </w:r>
      <w:commentRangeStart w:id="150"/>
      <w:r>
        <w:rPr>
          <w:rFonts w:hint="eastAsia"/>
        </w:rPr>
        <w:t>效果</w:t>
      </w:r>
      <w:bookmarkEnd w:id="148"/>
      <w:commentRangeEnd w:id="150"/>
      <w:r w:rsidR="00F3734E">
        <w:rPr>
          <w:rStyle w:val="a5"/>
          <w:b/>
          <w:bCs w:val="0"/>
        </w:rPr>
        <w:commentReference w:id="150"/>
      </w:r>
      <w:bookmarkEnd w:id="149"/>
    </w:p>
    <w:p w14:paraId="6A668F06" w14:textId="2491F1D7" w:rsidR="001F6B47" w:rsidRDefault="001F6B47" w:rsidP="0043215B">
      <w:pPr>
        <w:pStyle w:val="a8"/>
        <w:ind w:firstLine="420"/>
      </w:pPr>
      <w:r>
        <w:rPr>
          <w:rFonts w:hint="eastAsia"/>
        </w:rPr>
        <w:t>从</w:t>
      </w:r>
      <w:r>
        <w:t>浏览器用户角度</w:t>
      </w:r>
      <w:r>
        <w:rPr>
          <w:rFonts w:hint="eastAsia"/>
        </w:rPr>
        <w:t>来</w:t>
      </w:r>
      <w:r>
        <w:t>展示运行效果，图</w:t>
      </w:r>
      <w:r>
        <w:rPr>
          <w:rFonts w:hint="eastAsia"/>
        </w:rPr>
        <w:t>4</w:t>
      </w:r>
      <w:r>
        <w:t xml:space="preserve">-5 </w:t>
      </w:r>
      <w:r>
        <w:rPr>
          <w:rFonts w:hint="eastAsia"/>
        </w:rPr>
        <w:t>等待用户</w:t>
      </w:r>
      <w:r>
        <w:t>设置作用网站的界面，</w:t>
      </w:r>
      <w:r>
        <w:rPr>
          <w:rFonts w:hint="eastAsia"/>
        </w:rPr>
        <w:t>用户可以在</w:t>
      </w:r>
      <w:r>
        <w:t>此处设置作用网站的正则表达式。</w:t>
      </w:r>
    </w:p>
    <w:p w14:paraId="0E8F13F4" w14:textId="77777777" w:rsidR="003D2D05" w:rsidRDefault="003D2D05" w:rsidP="003D2D05">
      <w:pPr>
        <w:pStyle w:val="a8"/>
        <w:keepNext/>
        <w:ind w:firstLineChars="0" w:firstLine="0"/>
        <w:jc w:val="center"/>
      </w:pPr>
      <w:r>
        <w:rPr>
          <w:rFonts w:hint="eastAsia"/>
          <w:noProof/>
        </w:rPr>
        <w:drawing>
          <wp:inline distT="0" distB="0" distL="0" distR="0" wp14:anchorId="6AF046E5" wp14:editId="4DE6FBE0">
            <wp:extent cx="3087161" cy="197192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p界面.png"/>
                    <pic:cNvPicPr/>
                  </pic:nvPicPr>
                  <pic:blipFill>
                    <a:blip r:embed="rId29">
                      <a:extLst>
                        <a:ext uri="{28A0092B-C50C-407E-A947-70E740481C1C}">
                          <a14:useLocalDpi xmlns:a14="http://schemas.microsoft.com/office/drawing/2010/main" val="0"/>
                        </a:ext>
                      </a:extLst>
                    </a:blip>
                    <a:stretch>
                      <a:fillRect/>
                    </a:stretch>
                  </pic:blipFill>
                  <pic:spPr>
                    <a:xfrm>
                      <a:off x="0" y="0"/>
                      <a:ext cx="3093152" cy="1975751"/>
                    </a:xfrm>
                    <a:prstGeom prst="rect">
                      <a:avLst/>
                    </a:prstGeom>
                  </pic:spPr>
                </pic:pic>
              </a:graphicData>
            </a:graphic>
          </wp:inline>
        </w:drawing>
      </w:r>
    </w:p>
    <w:p w14:paraId="021F5EE0" w14:textId="3D3E5859" w:rsidR="003D2D05" w:rsidRDefault="003D2D05" w:rsidP="003D2D05">
      <w:pPr>
        <w:pStyle w:val="af0"/>
        <w:ind w:firstLine="400"/>
        <w:jc w:val="center"/>
        <w:rPr>
          <w:rFonts w:ascii="Times New Roman" w:hAnsi="Times New Roman"/>
        </w:rPr>
      </w:pPr>
      <w:r w:rsidRPr="00D135DD">
        <w:rPr>
          <w:rFonts w:ascii="Times New Roman" w:hAnsi="Times New Roman" w:hint="eastAsia"/>
        </w:rPr>
        <w:t>图</w:t>
      </w:r>
      <w:r w:rsidRPr="00D135DD">
        <w:rPr>
          <w:rFonts w:ascii="Times New Roman" w:hAnsi="Times New Roman" w:hint="eastAsia"/>
        </w:rPr>
        <w:t xml:space="preserve"> 4- </w:t>
      </w:r>
      <w:r w:rsidRPr="00D135DD">
        <w:rPr>
          <w:rFonts w:ascii="Times New Roman" w:hAnsi="Times New Roman"/>
        </w:rPr>
        <w:fldChar w:fldCharType="begin"/>
      </w:r>
      <w:r w:rsidRPr="00D135DD">
        <w:rPr>
          <w:rFonts w:ascii="Times New Roman" w:hAnsi="Times New Roman"/>
        </w:rPr>
        <w:instrText xml:space="preserve"> </w:instrText>
      </w:r>
      <w:r w:rsidRPr="00D135DD">
        <w:rPr>
          <w:rFonts w:ascii="Times New Roman" w:hAnsi="Times New Roman" w:hint="eastAsia"/>
        </w:rPr>
        <w:instrText xml:space="preserve">SEQ </w:instrText>
      </w:r>
      <w:r w:rsidRPr="00D135DD">
        <w:rPr>
          <w:rFonts w:ascii="Times New Roman" w:hAnsi="Times New Roman" w:hint="eastAsia"/>
        </w:rPr>
        <w:instrText>图</w:instrText>
      </w:r>
      <w:r w:rsidRPr="00D135DD">
        <w:rPr>
          <w:rFonts w:ascii="Times New Roman" w:hAnsi="Times New Roman" w:hint="eastAsia"/>
        </w:rPr>
        <w:instrText>_4- \* ARABIC</w:instrText>
      </w:r>
      <w:r w:rsidRPr="00D135DD">
        <w:rPr>
          <w:rFonts w:ascii="Times New Roman" w:hAnsi="Times New Roman"/>
        </w:rPr>
        <w:instrText xml:space="preserve"> </w:instrText>
      </w:r>
      <w:r w:rsidRPr="00D135DD">
        <w:rPr>
          <w:rFonts w:ascii="Times New Roman" w:hAnsi="Times New Roman"/>
        </w:rPr>
        <w:fldChar w:fldCharType="separate"/>
      </w:r>
      <w:r w:rsidRPr="00D135DD">
        <w:rPr>
          <w:rFonts w:ascii="Times New Roman" w:hAnsi="Times New Roman"/>
          <w:noProof/>
        </w:rPr>
        <w:t>5</w:t>
      </w:r>
      <w:r w:rsidRPr="00D135DD">
        <w:rPr>
          <w:rFonts w:ascii="Times New Roman" w:hAnsi="Times New Roman"/>
        </w:rPr>
        <w:fldChar w:fldCharType="end"/>
      </w:r>
      <w:r w:rsidRPr="00D135DD">
        <w:rPr>
          <w:rFonts w:ascii="Times New Roman" w:hAnsi="Times New Roman"/>
        </w:rPr>
        <w:t xml:space="preserve"> </w:t>
      </w:r>
      <w:r w:rsidRPr="00D135DD">
        <w:rPr>
          <w:rFonts w:ascii="Times New Roman" w:hAnsi="Times New Roman" w:hint="eastAsia"/>
        </w:rPr>
        <w:t>等待用户设置作用网站</w:t>
      </w:r>
    </w:p>
    <w:p w14:paraId="0DF79056" w14:textId="7C3E6A0B" w:rsidR="001F6B47" w:rsidRPr="0043215B" w:rsidRDefault="001F6B47" w:rsidP="0043215B">
      <w:pPr>
        <w:pStyle w:val="a8"/>
        <w:ind w:firstLine="420"/>
      </w:pPr>
      <w:r>
        <w:rPr>
          <w:rFonts w:hint="eastAsia"/>
        </w:rPr>
        <w:t>图</w:t>
      </w:r>
      <w:r>
        <w:rPr>
          <w:rFonts w:hint="eastAsia"/>
        </w:rPr>
        <w:t>4</w:t>
      </w:r>
      <w:r>
        <w:t>-6</w:t>
      </w:r>
      <w:r>
        <w:rPr>
          <w:rFonts w:hint="eastAsia"/>
        </w:rPr>
        <w:t>使用户</w:t>
      </w:r>
      <w:r>
        <w:t>设置作用网站的正则表达式正确且设置成功的提示界面</w:t>
      </w:r>
    </w:p>
    <w:p w14:paraId="54369129" w14:textId="77777777" w:rsidR="003D2D05" w:rsidRDefault="00154206" w:rsidP="003D2D05">
      <w:pPr>
        <w:pStyle w:val="a8"/>
        <w:keepNext/>
        <w:ind w:firstLineChars="0" w:firstLine="0"/>
        <w:jc w:val="center"/>
      </w:pPr>
      <w:r>
        <w:rPr>
          <w:rFonts w:hint="eastAsia"/>
          <w:noProof/>
        </w:rPr>
        <w:drawing>
          <wp:inline distT="0" distB="0" distL="0" distR="0" wp14:anchorId="6B210738" wp14:editId="724BA6B6">
            <wp:extent cx="3085831" cy="2202512"/>
            <wp:effectExtent l="0" t="0" r="63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浏览器扩展界面3.png"/>
                    <pic:cNvPicPr/>
                  </pic:nvPicPr>
                  <pic:blipFill>
                    <a:blip r:embed="rId30">
                      <a:extLst>
                        <a:ext uri="{28A0092B-C50C-407E-A947-70E740481C1C}">
                          <a14:useLocalDpi xmlns:a14="http://schemas.microsoft.com/office/drawing/2010/main" val="0"/>
                        </a:ext>
                      </a:extLst>
                    </a:blip>
                    <a:stretch>
                      <a:fillRect/>
                    </a:stretch>
                  </pic:blipFill>
                  <pic:spPr>
                    <a:xfrm>
                      <a:off x="0" y="0"/>
                      <a:ext cx="3093539" cy="2208014"/>
                    </a:xfrm>
                    <a:prstGeom prst="rect">
                      <a:avLst/>
                    </a:prstGeom>
                  </pic:spPr>
                </pic:pic>
              </a:graphicData>
            </a:graphic>
          </wp:inline>
        </w:drawing>
      </w:r>
    </w:p>
    <w:p w14:paraId="210A087D" w14:textId="6AB3F9CF" w:rsidR="00154206" w:rsidRPr="00D135DD" w:rsidRDefault="003D2D05" w:rsidP="003D2D05">
      <w:pPr>
        <w:pStyle w:val="af0"/>
        <w:ind w:firstLine="400"/>
        <w:jc w:val="center"/>
        <w:rPr>
          <w:rFonts w:ascii="Times New Roman" w:hAnsi="Times New Roman"/>
        </w:rPr>
      </w:pPr>
      <w:r w:rsidRPr="00D135DD">
        <w:rPr>
          <w:rFonts w:ascii="Times New Roman" w:hAnsi="Times New Roman" w:hint="eastAsia"/>
        </w:rPr>
        <w:t>图</w:t>
      </w:r>
      <w:r w:rsidRPr="00D135DD">
        <w:rPr>
          <w:rFonts w:ascii="Times New Roman" w:hAnsi="Times New Roman" w:hint="eastAsia"/>
        </w:rPr>
        <w:t xml:space="preserve"> 4- </w:t>
      </w:r>
      <w:r w:rsidRPr="00D135DD">
        <w:rPr>
          <w:rFonts w:ascii="Times New Roman" w:hAnsi="Times New Roman"/>
        </w:rPr>
        <w:fldChar w:fldCharType="begin"/>
      </w:r>
      <w:r w:rsidRPr="00D135DD">
        <w:rPr>
          <w:rFonts w:ascii="Times New Roman" w:hAnsi="Times New Roman"/>
        </w:rPr>
        <w:instrText xml:space="preserve"> </w:instrText>
      </w:r>
      <w:r w:rsidRPr="00D135DD">
        <w:rPr>
          <w:rFonts w:ascii="Times New Roman" w:hAnsi="Times New Roman" w:hint="eastAsia"/>
        </w:rPr>
        <w:instrText xml:space="preserve">SEQ </w:instrText>
      </w:r>
      <w:r w:rsidRPr="00D135DD">
        <w:rPr>
          <w:rFonts w:ascii="Times New Roman" w:hAnsi="Times New Roman" w:hint="eastAsia"/>
        </w:rPr>
        <w:instrText>图</w:instrText>
      </w:r>
      <w:r w:rsidRPr="00D135DD">
        <w:rPr>
          <w:rFonts w:ascii="Times New Roman" w:hAnsi="Times New Roman" w:hint="eastAsia"/>
        </w:rPr>
        <w:instrText>_4- \* ARABIC</w:instrText>
      </w:r>
      <w:r w:rsidRPr="00D135DD">
        <w:rPr>
          <w:rFonts w:ascii="Times New Roman" w:hAnsi="Times New Roman"/>
        </w:rPr>
        <w:instrText xml:space="preserve"> </w:instrText>
      </w:r>
      <w:r w:rsidRPr="00D135DD">
        <w:rPr>
          <w:rFonts w:ascii="Times New Roman" w:hAnsi="Times New Roman"/>
        </w:rPr>
        <w:fldChar w:fldCharType="separate"/>
      </w:r>
      <w:r w:rsidRPr="00D135DD">
        <w:rPr>
          <w:rFonts w:ascii="Times New Roman" w:hAnsi="Times New Roman"/>
          <w:noProof/>
        </w:rPr>
        <w:t>6</w:t>
      </w:r>
      <w:r w:rsidRPr="00D135DD">
        <w:rPr>
          <w:rFonts w:ascii="Times New Roman" w:hAnsi="Times New Roman"/>
        </w:rPr>
        <w:fldChar w:fldCharType="end"/>
      </w:r>
      <w:r w:rsidRPr="00D135DD">
        <w:rPr>
          <w:rFonts w:ascii="Times New Roman" w:hAnsi="Times New Roman"/>
        </w:rPr>
        <w:t xml:space="preserve"> </w:t>
      </w:r>
      <w:r w:rsidRPr="00D135DD">
        <w:rPr>
          <w:rFonts w:ascii="Times New Roman" w:hAnsi="Times New Roman" w:hint="eastAsia"/>
        </w:rPr>
        <w:t>用户设置成功</w:t>
      </w:r>
    </w:p>
    <w:p w14:paraId="561DC816" w14:textId="7D6AC825" w:rsidR="00154206" w:rsidRPr="001F6B47" w:rsidRDefault="001F6B47" w:rsidP="0043215B">
      <w:pPr>
        <w:pStyle w:val="a8"/>
        <w:ind w:firstLine="420"/>
      </w:pPr>
      <w:r>
        <w:rPr>
          <w:rFonts w:hint="eastAsia"/>
        </w:rPr>
        <w:t>图</w:t>
      </w:r>
      <w:r>
        <w:rPr>
          <w:rFonts w:hint="eastAsia"/>
        </w:rPr>
        <w:t>4</w:t>
      </w:r>
      <w:r>
        <w:t>-7</w:t>
      </w:r>
      <w:r>
        <w:t>浏览器用户</w:t>
      </w:r>
      <w:r>
        <w:rPr>
          <w:rFonts w:hint="eastAsia"/>
        </w:rPr>
        <w:t>在</w:t>
      </w:r>
      <w:r>
        <w:t>没有收到服务器给予的</w:t>
      </w:r>
      <w:r>
        <w:t>ID</w:t>
      </w:r>
      <w:r>
        <w:t>信息时，</w:t>
      </w:r>
      <w:commentRangeStart w:id="151"/>
      <w:r>
        <w:rPr>
          <w:rFonts w:hint="eastAsia"/>
        </w:rPr>
        <w:t>浏览器</w:t>
      </w:r>
      <w:commentRangeEnd w:id="151"/>
      <w:r w:rsidR="0008299C">
        <w:rPr>
          <w:rStyle w:val="a5"/>
        </w:rPr>
        <w:commentReference w:id="151"/>
      </w:r>
      <w:r>
        <w:rPr>
          <w:rFonts w:hint="eastAsia"/>
        </w:rPr>
        <w:t>插件</w:t>
      </w:r>
      <w:r>
        <w:t>使用任意数填充了</w:t>
      </w:r>
      <w:r>
        <w:t>ID</w:t>
      </w:r>
      <w:r>
        <w:t>，</w:t>
      </w:r>
      <w:r>
        <w:rPr>
          <w:rFonts w:hint="eastAsia"/>
        </w:rPr>
        <w:t>当服务器收到</w:t>
      </w:r>
      <w:r>
        <w:t>这样的</w:t>
      </w:r>
      <w:r>
        <w:rPr>
          <w:rFonts w:hint="eastAsia"/>
        </w:rPr>
        <w:t>请求，</w:t>
      </w:r>
      <w:r>
        <w:t>就会</w:t>
      </w:r>
      <w:r>
        <w:rPr>
          <w:rFonts w:hint="eastAsia"/>
        </w:rPr>
        <w:t>响应一个失败页面</w:t>
      </w:r>
      <w:r>
        <w:t>，</w:t>
      </w:r>
      <w:r>
        <w:rPr>
          <w:rFonts w:hint="eastAsia"/>
        </w:rPr>
        <w:t>来进入</w:t>
      </w:r>
      <w:r>
        <w:t>动态</w:t>
      </w:r>
      <w:r>
        <w:t>ID</w:t>
      </w:r>
      <w:r>
        <w:t>体系。用户</w:t>
      </w:r>
      <w:r>
        <w:rPr>
          <w:rFonts w:hint="eastAsia"/>
        </w:rPr>
        <w:t>可以</w:t>
      </w:r>
      <w:r>
        <w:t>再次点击进行请求。</w:t>
      </w:r>
    </w:p>
    <w:p w14:paraId="38A9FCCB" w14:textId="77777777" w:rsidR="003D2D05" w:rsidRDefault="00D3502A" w:rsidP="003D2D05">
      <w:pPr>
        <w:pStyle w:val="a8"/>
        <w:keepNext/>
        <w:ind w:firstLineChars="0" w:firstLine="0"/>
        <w:jc w:val="center"/>
      </w:pPr>
      <w:r>
        <w:rPr>
          <w:noProof/>
        </w:rPr>
        <w:drawing>
          <wp:inline distT="0" distB="0" distL="0" distR="0" wp14:anchorId="7C572A35" wp14:editId="52DC2BFB">
            <wp:extent cx="3600000" cy="110520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il_page2.png"/>
                    <pic:cNvPicPr/>
                  </pic:nvPicPr>
                  <pic:blipFill>
                    <a:blip r:embed="rId31">
                      <a:extLst>
                        <a:ext uri="{28A0092B-C50C-407E-A947-70E740481C1C}">
                          <a14:useLocalDpi xmlns:a14="http://schemas.microsoft.com/office/drawing/2010/main" val="0"/>
                        </a:ext>
                      </a:extLst>
                    </a:blip>
                    <a:stretch>
                      <a:fillRect/>
                    </a:stretch>
                  </pic:blipFill>
                  <pic:spPr>
                    <a:xfrm>
                      <a:off x="0" y="0"/>
                      <a:ext cx="3600000" cy="1105200"/>
                    </a:xfrm>
                    <a:prstGeom prst="rect">
                      <a:avLst/>
                    </a:prstGeom>
                  </pic:spPr>
                </pic:pic>
              </a:graphicData>
            </a:graphic>
          </wp:inline>
        </w:drawing>
      </w:r>
    </w:p>
    <w:p w14:paraId="486B2518" w14:textId="59A082A5" w:rsidR="007765FC" w:rsidRDefault="003D2D05" w:rsidP="001F6B47">
      <w:pPr>
        <w:pStyle w:val="af0"/>
        <w:ind w:firstLine="400"/>
        <w:jc w:val="center"/>
      </w:pPr>
      <w:r w:rsidRPr="00D135DD">
        <w:rPr>
          <w:rFonts w:ascii="Times New Roman" w:hAnsi="Times New Roman" w:hint="eastAsia"/>
        </w:rPr>
        <w:t>图</w:t>
      </w:r>
      <w:r w:rsidRPr="00D135DD">
        <w:rPr>
          <w:rFonts w:ascii="Times New Roman" w:hAnsi="Times New Roman" w:hint="eastAsia"/>
        </w:rPr>
        <w:t xml:space="preserve"> 4- </w:t>
      </w:r>
      <w:r w:rsidRPr="00D135DD">
        <w:rPr>
          <w:rFonts w:ascii="Times New Roman" w:hAnsi="Times New Roman"/>
        </w:rPr>
        <w:fldChar w:fldCharType="begin"/>
      </w:r>
      <w:r w:rsidRPr="00D135DD">
        <w:rPr>
          <w:rFonts w:ascii="Times New Roman" w:hAnsi="Times New Roman"/>
        </w:rPr>
        <w:instrText xml:space="preserve"> </w:instrText>
      </w:r>
      <w:r w:rsidRPr="00D135DD">
        <w:rPr>
          <w:rFonts w:ascii="Times New Roman" w:hAnsi="Times New Roman" w:hint="eastAsia"/>
        </w:rPr>
        <w:instrText xml:space="preserve">SEQ </w:instrText>
      </w:r>
      <w:r w:rsidRPr="00D135DD">
        <w:rPr>
          <w:rFonts w:ascii="Times New Roman" w:hAnsi="Times New Roman" w:hint="eastAsia"/>
        </w:rPr>
        <w:instrText>图</w:instrText>
      </w:r>
      <w:r w:rsidRPr="00D135DD">
        <w:rPr>
          <w:rFonts w:ascii="Times New Roman" w:hAnsi="Times New Roman" w:hint="eastAsia"/>
        </w:rPr>
        <w:instrText>_4- \* ARABIC</w:instrText>
      </w:r>
      <w:r w:rsidRPr="00D135DD">
        <w:rPr>
          <w:rFonts w:ascii="Times New Roman" w:hAnsi="Times New Roman"/>
        </w:rPr>
        <w:instrText xml:space="preserve"> </w:instrText>
      </w:r>
      <w:r w:rsidRPr="00D135DD">
        <w:rPr>
          <w:rFonts w:ascii="Times New Roman" w:hAnsi="Times New Roman"/>
        </w:rPr>
        <w:fldChar w:fldCharType="separate"/>
      </w:r>
      <w:r w:rsidRPr="00D135DD">
        <w:rPr>
          <w:rFonts w:ascii="Times New Roman" w:hAnsi="Times New Roman"/>
          <w:noProof/>
        </w:rPr>
        <w:t>7</w:t>
      </w:r>
      <w:r w:rsidRPr="00D135DD">
        <w:rPr>
          <w:rFonts w:ascii="Times New Roman" w:hAnsi="Times New Roman"/>
        </w:rPr>
        <w:fldChar w:fldCharType="end"/>
      </w:r>
      <w:r w:rsidRPr="00D135DD">
        <w:rPr>
          <w:rFonts w:ascii="Times New Roman" w:hAnsi="Times New Roman"/>
        </w:rPr>
        <w:t xml:space="preserve"> </w:t>
      </w:r>
      <w:r w:rsidRPr="00D135DD">
        <w:rPr>
          <w:rFonts w:ascii="Times New Roman" w:hAnsi="Times New Roman" w:hint="eastAsia"/>
        </w:rPr>
        <w:t>不合法请求收到的验证页面</w:t>
      </w:r>
    </w:p>
    <w:p w14:paraId="517AE8F4" w14:textId="70F77631" w:rsidR="007765FC" w:rsidRPr="0043215B" w:rsidRDefault="00322ACB" w:rsidP="0043215B">
      <w:pPr>
        <w:pStyle w:val="a8"/>
        <w:ind w:firstLine="480"/>
      </w:pPr>
      <w:r>
        <w:rPr>
          <w:rFonts w:hint="eastAsia"/>
          <w:sz w:val="24"/>
        </w:rPr>
        <w:t>图</w:t>
      </w:r>
      <w:r>
        <w:rPr>
          <w:rFonts w:hint="eastAsia"/>
          <w:sz w:val="24"/>
        </w:rPr>
        <w:t>4</w:t>
      </w:r>
      <w:r>
        <w:rPr>
          <w:sz w:val="24"/>
        </w:rPr>
        <w:t xml:space="preserve">-8 </w:t>
      </w:r>
      <w:r>
        <w:rPr>
          <w:rFonts w:hint="eastAsia"/>
          <w:sz w:val="24"/>
        </w:rPr>
        <w:t>是用户使用本系统访问网站的</w:t>
      </w:r>
      <w:r>
        <w:rPr>
          <w:sz w:val="24"/>
        </w:rPr>
        <w:t>正常情况。</w:t>
      </w:r>
      <w:r w:rsidR="00D40797">
        <w:rPr>
          <w:rFonts w:hint="eastAsia"/>
          <w:sz w:val="24"/>
        </w:rPr>
        <w:t>从</w:t>
      </w:r>
      <w:r w:rsidR="00D40797">
        <w:rPr>
          <w:sz w:val="24"/>
        </w:rPr>
        <w:t>图</w:t>
      </w:r>
      <w:r w:rsidR="00D40797">
        <w:rPr>
          <w:rFonts w:hint="eastAsia"/>
          <w:sz w:val="24"/>
        </w:rPr>
        <w:t>4</w:t>
      </w:r>
      <w:r w:rsidR="00D40797">
        <w:rPr>
          <w:sz w:val="24"/>
        </w:rPr>
        <w:t>-9</w:t>
      </w:r>
      <w:r w:rsidR="00D40797">
        <w:rPr>
          <w:rFonts w:hint="eastAsia"/>
          <w:sz w:val="24"/>
        </w:rPr>
        <w:t>可以</w:t>
      </w:r>
      <w:r w:rsidR="00D40797">
        <w:rPr>
          <w:sz w:val="24"/>
        </w:rPr>
        <w:t>看到请求上都是</w:t>
      </w:r>
      <w:r w:rsidR="00D40797">
        <w:rPr>
          <w:rFonts w:hint="eastAsia"/>
          <w:sz w:val="24"/>
        </w:rPr>
        <w:t>添加</w:t>
      </w:r>
      <w:r w:rsidR="00D40797">
        <w:rPr>
          <w:sz w:val="24"/>
        </w:rPr>
        <w:t>了</w:t>
      </w:r>
      <w:r w:rsidR="00D40797">
        <w:rPr>
          <w:sz w:val="24"/>
        </w:rPr>
        <w:t>ID</w:t>
      </w:r>
      <w:r w:rsidR="00D40797">
        <w:rPr>
          <w:sz w:val="24"/>
        </w:rPr>
        <w:t>的。</w:t>
      </w:r>
    </w:p>
    <w:p w14:paraId="468FEB1B" w14:textId="77777777" w:rsidR="003D2D05" w:rsidRDefault="00464C4A" w:rsidP="003D2D05">
      <w:pPr>
        <w:pStyle w:val="a8"/>
        <w:keepNext/>
        <w:ind w:firstLineChars="0" w:firstLine="0"/>
        <w:jc w:val="center"/>
      </w:pPr>
      <w:r>
        <w:rPr>
          <w:noProof/>
        </w:rPr>
        <w:drawing>
          <wp:inline distT="0" distB="0" distL="0" distR="0" wp14:anchorId="01A2810B" wp14:editId="6390265B">
            <wp:extent cx="3600000" cy="1940400"/>
            <wp:effectExtent l="0" t="0" r="635"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pend_ID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00000" cy="1940400"/>
                    </a:xfrm>
                    <a:prstGeom prst="rect">
                      <a:avLst/>
                    </a:prstGeom>
                  </pic:spPr>
                </pic:pic>
              </a:graphicData>
            </a:graphic>
          </wp:inline>
        </w:drawing>
      </w:r>
    </w:p>
    <w:p w14:paraId="7347AD4F" w14:textId="7DC0D98A" w:rsidR="007765FC" w:rsidRDefault="003D2D05" w:rsidP="001F6B47">
      <w:pPr>
        <w:pStyle w:val="af0"/>
        <w:ind w:firstLine="400"/>
        <w:jc w:val="center"/>
      </w:pPr>
      <w:r w:rsidRPr="00D135DD">
        <w:rPr>
          <w:rFonts w:ascii="Times New Roman" w:hAnsi="Times New Roman" w:hint="eastAsia"/>
        </w:rPr>
        <w:t>图</w:t>
      </w:r>
      <w:r w:rsidRPr="00D135DD">
        <w:rPr>
          <w:rFonts w:ascii="Times New Roman" w:hAnsi="Times New Roman" w:hint="eastAsia"/>
        </w:rPr>
        <w:t xml:space="preserve"> 4- </w:t>
      </w:r>
      <w:r w:rsidRPr="00D135DD">
        <w:rPr>
          <w:rFonts w:ascii="Times New Roman" w:hAnsi="Times New Roman"/>
        </w:rPr>
        <w:fldChar w:fldCharType="begin"/>
      </w:r>
      <w:r w:rsidRPr="00D135DD">
        <w:rPr>
          <w:rFonts w:ascii="Times New Roman" w:hAnsi="Times New Roman"/>
        </w:rPr>
        <w:instrText xml:space="preserve"> </w:instrText>
      </w:r>
      <w:r w:rsidRPr="00D135DD">
        <w:rPr>
          <w:rFonts w:ascii="Times New Roman" w:hAnsi="Times New Roman" w:hint="eastAsia"/>
        </w:rPr>
        <w:instrText xml:space="preserve">SEQ </w:instrText>
      </w:r>
      <w:r w:rsidRPr="00D135DD">
        <w:rPr>
          <w:rFonts w:ascii="Times New Roman" w:hAnsi="Times New Roman" w:hint="eastAsia"/>
        </w:rPr>
        <w:instrText>图</w:instrText>
      </w:r>
      <w:r w:rsidRPr="00D135DD">
        <w:rPr>
          <w:rFonts w:ascii="Times New Roman" w:hAnsi="Times New Roman" w:hint="eastAsia"/>
        </w:rPr>
        <w:instrText>_4- \* ARABIC</w:instrText>
      </w:r>
      <w:r w:rsidRPr="00D135DD">
        <w:rPr>
          <w:rFonts w:ascii="Times New Roman" w:hAnsi="Times New Roman"/>
        </w:rPr>
        <w:instrText xml:space="preserve"> </w:instrText>
      </w:r>
      <w:r w:rsidRPr="00D135DD">
        <w:rPr>
          <w:rFonts w:ascii="Times New Roman" w:hAnsi="Times New Roman"/>
        </w:rPr>
        <w:fldChar w:fldCharType="separate"/>
      </w:r>
      <w:r w:rsidRPr="00D135DD">
        <w:rPr>
          <w:rFonts w:ascii="Times New Roman" w:hAnsi="Times New Roman"/>
          <w:noProof/>
        </w:rPr>
        <w:t>8</w:t>
      </w:r>
      <w:r w:rsidRPr="00D135DD">
        <w:rPr>
          <w:rFonts w:ascii="Times New Roman" w:hAnsi="Times New Roman"/>
        </w:rPr>
        <w:fldChar w:fldCharType="end"/>
      </w:r>
      <w:r w:rsidRPr="00D135DD">
        <w:rPr>
          <w:rFonts w:ascii="Times New Roman" w:hAnsi="Times New Roman"/>
        </w:rPr>
        <w:t xml:space="preserve"> </w:t>
      </w:r>
      <w:r w:rsidRPr="00D135DD">
        <w:rPr>
          <w:rFonts w:ascii="Times New Roman" w:hAnsi="Times New Roman" w:hint="eastAsia"/>
        </w:rPr>
        <w:t>合法请求得到</w:t>
      </w:r>
      <w:commentRangeStart w:id="152"/>
      <w:r w:rsidRPr="00D135DD">
        <w:rPr>
          <w:rFonts w:ascii="Times New Roman" w:hAnsi="Times New Roman" w:hint="eastAsia"/>
        </w:rPr>
        <w:t>响应</w:t>
      </w:r>
      <w:commentRangeEnd w:id="152"/>
      <w:r w:rsidR="00F3734E" w:rsidRPr="00D135DD">
        <w:rPr>
          <w:rStyle w:val="a5"/>
          <w:rFonts w:ascii="Times New Roman" w:eastAsia="宋体" w:hAnsi="Times New Roman" w:cs="Times New Roman"/>
        </w:rPr>
        <w:commentReference w:id="152"/>
      </w:r>
    </w:p>
    <w:p w14:paraId="1FD09348" w14:textId="77777777" w:rsidR="007765FC" w:rsidRPr="007765FC" w:rsidRDefault="007765FC" w:rsidP="007765FC">
      <w:pPr>
        <w:ind w:firstLine="480"/>
      </w:pPr>
    </w:p>
    <w:p w14:paraId="5E78B187" w14:textId="77777777" w:rsidR="003D2D05" w:rsidRDefault="00464C4A" w:rsidP="003D2D05">
      <w:pPr>
        <w:pStyle w:val="a8"/>
        <w:keepNext/>
        <w:ind w:firstLineChars="0" w:firstLine="0"/>
        <w:jc w:val="center"/>
      </w:pPr>
      <w:r>
        <w:rPr>
          <w:rFonts w:hint="eastAsia"/>
          <w:noProof/>
        </w:rPr>
        <w:drawing>
          <wp:inline distT="0" distB="0" distL="0" distR="0" wp14:anchorId="276CED2D" wp14:editId="2C1C59A9">
            <wp:extent cx="3600000" cy="640800"/>
            <wp:effectExtent l="0" t="0" r="635"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地址栏.png"/>
                    <pic:cNvPicPr/>
                  </pic:nvPicPr>
                  <pic:blipFill>
                    <a:blip r:embed="rId33">
                      <a:extLst>
                        <a:ext uri="{28A0092B-C50C-407E-A947-70E740481C1C}">
                          <a14:useLocalDpi xmlns:a14="http://schemas.microsoft.com/office/drawing/2010/main" val="0"/>
                        </a:ext>
                      </a:extLst>
                    </a:blip>
                    <a:stretch>
                      <a:fillRect/>
                    </a:stretch>
                  </pic:blipFill>
                  <pic:spPr>
                    <a:xfrm>
                      <a:off x="0" y="0"/>
                      <a:ext cx="3600000" cy="640800"/>
                    </a:xfrm>
                    <a:prstGeom prst="rect">
                      <a:avLst/>
                    </a:prstGeom>
                  </pic:spPr>
                </pic:pic>
              </a:graphicData>
            </a:graphic>
          </wp:inline>
        </w:drawing>
      </w:r>
    </w:p>
    <w:p w14:paraId="5D625EE8" w14:textId="25C03FE9" w:rsidR="00464C4A" w:rsidRPr="00D135DD" w:rsidRDefault="003D2D05" w:rsidP="003D2D05">
      <w:pPr>
        <w:pStyle w:val="af0"/>
        <w:ind w:firstLine="400"/>
        <w:jc w:val="center"/>
        <w:rPr>
          <w:rFonts w:ascii="Times New Roman" w:hAnsi="Times New Roman"/>
        </w:rPr>
      </w:pPr>
      <w:r w:rsidRPr="00D135DD">
        <w:rPr>
          <w:rFonts w:ascii="Times New Roman" w:hAnsi="Times New Roman" w:hint="eastAsia"/>
        </w:rPr>
        <w:t>图</w:t>
      </w:r>
      <w:r w:rsidRPr="00D135DD">
        <w:rPr>
          <w:rFonts w:ascii="Times New Roman" w:hAnsi="Times New Roman" w:hint="eastAsia"/>
        </w:rPr>
        <w:t xml:space="preserve"> 4- </w:t>
      </w:r>
      <w:r w:rsidRPr="00D135DD">
        <w:rPr>
          <w:rFonts w:ascii="Times New Roman" w:hAnsi="Times New Roman"/>
        </w:rPr>
        <w:fldChar w:fldCharType="begin"/>
      </w:r>
      <w:r w:rsidRPr="00D135DD">
        <w:rPr>
          <w:rFonts w:ascii="Times New Roman" w:hAnsi="Times New Roman"/>
        </w:rPr>
        <w:instrText xml:space="preserve"> </w:instrText>
      </w:r>
      <w:r w:rsidRPr="00D135DD">
        <w:rPr>
          <w:rFonts w:ascii="Times New Roman" w:hAnsi="Times New Roman" w:hint="eastAsia"/>
        </w:rPr>
        <w:instrText xml:space="preserve">SEQ </w:instrText>
      </w:r>
      <w:r w:rsidRPr="00D135DD">
        <w:rPr>
          <w:rFonts w:ascii="Times New Roman" w:hAnsi="Times New Roman" w:hint="eastAsia"/>
        </w:rPr>
        <w:instrText>图</w:instrText>
      </w:r>
      <w:r w:rsidRPr="00D135DD">
        <w:rPr>
          <w:rFonts w:ascii="Times New Roman" w:hAnsi="Times New Roman" w:hint="eastAsia"/>
        </w:rPr>
        <w:instrText>_4- \* ARABIC</w:instrText>
      </w:r>
      <w:r w:rsidRPr="00D135DD">
        <w:rPr>
          <w:rFonts w:ascii="Times New Roman" w:hAnsi="Times New Roman"/>
        </w:rPr>
        <w:instrText xml:space="preserve"> </w:instrText>
      </w:r>
      <w:r w:rsidRPr="00D135DD">
        <w:rPr>
          <w:rFonts w:ascii="Times New Roman" w:hAnsi="Times New Roman"/>
        </w:rPr>
        <w:fldChar w:fldCharType="separate"/>
      </w:r>
      <w:r w:rsidRPr="00D135DD">
        <w:rPr>
          <w:rFonts w:ascii="Times New Roman" w:hAnsi="Times New Roman"/>
          <w:noProof/>
        </w:rPr>
        <w:t>9</w:t>
      </w:r>
      <w:r w:rsidRPr="00D135DD">
        <w:rPr>
          <w:rFonts w:ascii="Times New Roman" w:hAnsi="Times New Roman"/>
        </w:rPr>
        <w:fldChar w:fldCharType="end"/>
      </w:r>
      <w:r w:rsidRPr="00D135DD">
        <w:rPr>
          <w:rFonts w:ascii="Times New Roman" w:hAnsi="Times New Roman"/>
        </w:rPr>
        <w:t xml:space="preserve"> </w:t>
      </w:r>
      <w:r w:rsidRPr="00D135DD">
        <w:rPr>
          <w:rFonts w:ascii="Times New Roman" w:hAnsi="Times New Roman" w:hint="eastAsia"/>
        </w:rPr>
        <w:t>从浏览器地址栏看到添加</w:t>
      </w:r>
      <w:r w:rsidRPr="00D135DD">
        <w:rPr>
          <w:rFonts w:ascii="Times New Roman" w:hAnsi="Times New Roman"/>
        </w:rPr>
        <w:t>ID</w:t>
      </w:r>
      <w:r w:rsidRPr="00D135DD">
        <w:rPr>
          <w:rFonts w:ascii="Times New Roman" w:hAnsi="Times New Roman" w:hint="eastAsia"/>
        </w:rPr>
        <w:t>成功</w:t>
      </w:r>
    </w:p>
    <w:p w14:paraId="45F3D89E" w14:textId="77777777" w:rsidR="00D3502A" w:rsidRDefault="00D3502A" w:rsidP="00154206">
      <w:pPr>
        <w:pStyle w:val="a8"/>
        <w:ind w:firstLineChars="0" w:firstLine="0"/>
        <w:jc w:val="center"/>
      </w:pPr>
    </w:p>
    <w:p w14:paraId="45E342C7" w14:textId="77777777" w:rsidR="00B11EA6" w:rsidRDefault="00B11EA6" w:rsidP="00510EA5">
      <w:pPr>
        <w:pStyle w:val="-2"/>
        <w:pPrChange w:id="153" w:author="Admire" w:date="2019-05-07T14:02:00Z">
          <w:pPr>
            <w:pStyle w:val="-2"/>
            <w:spacing w:before="0" w:after="0" w:line="400" w:lineRule="exact"/>
            <w:ind w:firstLine="562"/>
          </w:pPr>
        </w:pPrChange>
      </w:pPr>
      <w:bookmarkStart w:id="154" w:name="_Toc30990"/>
      <w:bookmarkStart w:id="155" w:name="_Toc7728447"/>
      <w:r>
        <w:t>4.</w:t>
      </w:r>
      <w:r>
        <w:rPr>
          <w:rFonts w:hint="eastAsia"/>
        </w:rPr>
        <w:t>4</w:t>
      </w:r>
      <w:r>
        <w:t>小结</w:t>
      </w:r>
      <w:bookmarkEnd w:id="154"/>
      <w:bookmarkEnd w:id="155"/>
    </w:p>
    <w:p w14:paraId="4B7511A7" w14:textId="19D71DF6" w:rsidR="0001699C" w:rsidRDefault="00B11EA6" w:rsidP="002F6F78">
      <w:pPr>
        <w:spacing w:line="400" w:lineRule="exact"/>
        <w:ind w:firstLineChars="200" w:firstLine="480"/>
      </w:pPr>
      <w:r>
        <w:rPr>
          <w:rFonts w:hint="eastAsia"/>
        </w:rPr>
        <w:t>第三章描述了</w:t>
      </w:r>
      <w:r w:rsidR="00967125">
        <w:rPr>
          <w:rFonts w:hint="eastAsia"/>
        </w:rPr>
        <w:t>基于代码混淆的</w:t>
      </w:r>
      <w:r w:rsidR="00967125">
        <w:t>W</w:t>
      </w:r>
      <w:r w:rsidR="00967125">
        <w:rPr>
          <w:rFonts w:hint="eastAsia"/>
        </w:rPr>
        <w:t>eb</w:t>
      </w:r>
      <w:r w:rsidR="00967125">
        <w:rPr>
          <w:rFonts w:hint="eastAsia"/>
        </w:rPr>
        <w:t>站点动态防御系统</w:t>
      </w:r>
      <w:r>
        <w:rPr>
          <w:rFonts w:hint="eastAsia"/>
        </w:rPr>
        <w:t>的概要的设计，本章对这些设计部分详细揭示了其中的细节，详细的描绘了系统的模块构成，并对每一个模块的</w:t>
      </w:r>
      <w:proofErr w:type="gramStart"/>
      <w:r>
        <w:rPr>
          <w:rFonts w:hint="eastAsia"/>
        </w:rPr>
        <w:t>版块</w:t>
      </w:r>
      <w:proofErr w:type="gramEnd"/>
      <w:r>
        <w:rPr>
          <w:rFonts w:hint="eastAsia"/>
        </w:rPr>
        <w:t>组成和流程进行了阐述，描绘了其中具体的实现思路和技术，给出了一些板块的运行效果页面。</w:t>
      </w:r>
    </w:p>
    <w:p w14:paraId="63A66724" w14:textId="77777777" w:rsidR="0001699C" w:rsidRDefault="0001699C">
      <w:pPr>
        <w:ind w:firstLine="480"/>
      </w:pPr>
      <w:r>
        <w:br w:type="page"/>
      </w:r>
    </w:p>
    <w:p w14:paraId="0ACED999" w14:textId="77777777" w:rsidR="0001699C" w:rsidRDefault="0001699C" w:rsidP="0001699C">
      <w:pPr>
        <w:spacing w:line="400" w:lineRule="exact"/>
        <w:ind w:firstLine="480"/>
      </w:pPr>
    </w:p>
    <w:p w14:paraId="3C7E662C" w14:textId="77777777" w:rsidR="0001699C" w:rsidRDefault="0001699C" w:rsidP="0001699C">
      <w:pPr>
        <w:pStyle w:val="-10"/>
        <w:spacing w:line="400" w:lineRule="exact"/>
        <w:ind w:firstLine="600"/>
      </w:pPr>
      <w:bookmarkStart w:id="156" w:name="_Toc7384"/>
      <w:bookmarkStart w:id="157" w:name="_Toc514845437"/>
      <w:bookmarkStart w:id="158" w:name="_Toc514534615"/>
      <w:bookmarkStart w:id="159" w:name="_Toc7728448"/>
      <w:r>
        <w:rPr>
          <w:rFonts w:hint="eastAsia"/>
        </w:rPr>
        <w:t>第五章</w:t>
      </w:r>
      <w:r>
        <w:t xml:space="preserve"> </w:t>
      </w:r>
      <w:r>
        <w:rPr>
          <w:rFonts w:hint="eastAsia"/>
        </w:rPr>
        <w:t>系统测试</w:t>
      </w:r>
      <w:bookmarkEnd w:id="156"/>
      <w:bookmarkEnd w:id="157"/>
      <w:bookmarkEnd w:id="158"/>
      <w:bookmarkEnd w:id="159"/>
    </w:p>
    <w:p w14:paraId="58228A89" w14:textId="77777777" w:rsidR="0001699C" w:rsidRDefault="0001699C" w:rsidP="0001699C">
      <w:pPr>
        <w:spacing w:line="400" w:lineRule="exact"/>
        <w:ind w:firstLineChars="200" w:firstLine="480"/>
      </w:pPr>
    </w:p>
    <w:p w14:paraId="4029A0D5" w14:textId="62A611D0" w:rsidR="0001699C" w:rsidRDefault="0001699C" w:rsidP="0001699C">
      <w:pPr>
        <w:spacing w:line="400" w:lineRule="exact"/>
        <w:ind w:firstLineChars="200" w:firstLine="480"/>
      </w:pPr>
      <w:r>
        <w:rPr>
          <w:rFonts w:hint="eastAsia"/>
        </w:rPr>
        <w:t>系统测试可以保证一个软件系统稳定、可靠的运行，对</w:t>
      </w:r>
      <w:r w:rsidR="00A85674">
        <w:rPr>
          <w:rFonts w:hint="eastAsia"/>
        </w:rPr>
        <w:t>基于代码混淆的</w:t>
      </w:r>
      <w:r w:rsidR="00A85674">
        <w:t>W</w:t>
      </w:r>
      <w:r w:rsidR="00A85674">
        <w:rPr>
          <w:rFonts w:hint="eastAsia"/>
        </w:rPr>
        <w:t>eb</w:t>
      </w:r>
      <w:r w:rsidR="00A85674">
        <w:rPr>
          <w:rFonts w:hint="eastAsia"/>
        </w:rPr>
        <w:t>站点动态防御系统</w:t>
      </w:r>
      <w:r>
        <w:rPr>
          <w:rFonts w:hint="eastAsia"/>
        </w:rPr>
        <w:t>进行系统测试</w:t>
      </w:r>
      <w:r w:rsidR="00A85674">
        <w:rPr>
          <w:rFonts w:hint="eastAsia"/>
        </w:rPr>
        <w:t>，</w:t>
      </w:r>
      <w:r>
        <w:rPr>
          <w:rFonts w:hint="eastAsia"/>
        </w:rPr>
        <w:t>保证系统满足用户的需求并且有着较高的质量，应该保证系统的</w:t>
      </w:r>
      <w:r>
        <w:t>bug</w:t>
      </w:r>
      <w:r>
        <w:rPr>
          <w:rFonts w:hint="eastAsia"/>
        </w:rPr>
        <w:t>率在允许的情况内。</w:t>
      </w:r>
    </w:p>
    <w:p w14:paraId="180BD6E9" w14:textId="77777777" w:rsidR="0001699C" w:rsidRDefault="0001699C" w:rsidP="0001699C">
      <w:pPr>
        <w:spacing w:line="400" w:lineRule="exact"/>
        <w:ind w:firstLineChars="200" w:firstLine="480"/>
      </w:pPr>
    </w:p>
    <w:p w14:paraId="19405FB8" w14:textId="2CDF6CE0" w:rsidR="0001699C" w:rsidRDefault="0001699C" w:rsidP="00510EA5">
      <w:pPr>
        <w:pStyle w:val="-2"/>
        <w:pPrChange w:id="160" w:author="Admire" w:date="2019-05-07T14:02:00Z">
          <w:pPr>
            <w:pStyle w:val="-2"/>
            <w:spacing w:before="0" w:after="0" w:line="400" w:lineRule="exact"/>
            <w:ind w:firstLine="562"/>
          </w:pPr>
        </w:pPrChange>
      </w:pPr>
      <w:bookmarkStart w:id="161" w:name="_Toc12373"/>
      <w:bookmarkStart w:id="162" w:name="_Toc514534616"/>
      <w:bookmarkStart w:id="163" w:name="_Toc514845438"/>
      <w:bookmarkStart w:id="164" w:name="_Toc512648856"/>
      <w:bookmarkStart w:id="165" w:name="_Toc7728449"/>
      <w:r>
        <w:t xml:space="preserve">5.1 </w:t>
      </w:r>
      <w:r>
        <w:rPr>
          <w:rFonts w:hint="eastAsia"/>
        </w:rPr>
        <w:t>测试环境</w:t>
      </w:r>
      <w:bookmarkEnd w:id="161"/>
      <w:bookmarkEnd w:id="162"/>
      <w:bookmarkEnd w:id="163"/>
      <w:bookmarkEnd w:id="164"/>
      <w:r w:rsidR="00B21837">
        <w:rPr>
          <w:rFonts w:hint="eastAsia"/>
        </w:rPr>
        <w:t>构建</w:t>
      </w:r>
      <w:bookmarkEnd w:id="165"/>
    </w:p>
    <w:p w14:paraId="07470E4F" w14:textId="77777777" w:rsidR="007A0397" w:rsidRDefault="00960B56" w:rsidP="0001699C">
      <w:pPr>
        <w:spacing w:line="400" w:lineRule="exact"/>
        <w:ind w:firstLineChars="200" w:firstLine="480"/>
      </w:pPr>
      <w:r>
        <w:rPr>
          <w:rFonts w:hint="eastAsia"/>
        </w:rPr>
        <w:t>基于代码混淆的</w:t>
      </w:r>
      <w:r>
        <w:t>W</w:t>
      </w:r>
      <w:r>
        <w:rPr>
          <w:rFonts w:hint="eastAsia"/>
        </w:rPr>
        <w:t>eb</w:t>
      </w:r>
      <w:r>
        <w:rPr>
          <w:rFonts w:hint="eastAsia"/>
        </w:rPr>
        <w:t>站点动态防御系统</w:t>
      </w:r>
      <w:r w:rsidR="0001699C">
        <w:rPr>
          <w:rFonts w:hint="eastAsia"/>
        </w:rPr>
        <w:t>的测试</w:t>
      </w:r>
      <w:r w:rsidR="007A0397">
        <w:rPr>
          <w:rFonts w:hint="eastAsia"/>
        </w:rPr>
        <w:t>：</w:t>
      </w:r>
    </w:p>
    <w:p w14:paraId="55A4DCBA" w14:textId="4C9EBB4D" w:rsidR="0001699C" w:rsidRDefault="00667B3E" w:rsidP="0001699C">
      <w:pPr>
        <w:spacing w:line="400" w:lineRule="exact"/>
        <w:ind w:firstLineChars="200" w:firstLine="480"/>
      </w:pPr>
      <w:r>
        <w:rPr>
          <w:rFonts w:hint="eastAsia"/>
        </w:rPr>
        <w:t>在</w:t>
      </w:r>
      <w:r w:rsidR="003941B2">
        <w:rPr>
          <w:rFonts w:hint="eastAsia"/>
        </w:rPr>
        <w:t>Window</w:t>
      </w:r>
      <w:r w:rsidR="003941B2">
        <w:t xml:space="preserve">s 7 </w:t>
      </w:r>
      <w:r>
        <w:t>PC</w:t>
      </w:r>
      <w:r>
        <w:t>上</w:t>
      </w:r>
      <w:r>
        <w:rPr>
          <w:rFonts w:hint="eastAsia"/>
        </w:rPr>
        <w:t>安装</w:t>
      </w:r>
      <w:r>
        <w:t>并启动</w:t>
      </w:r>
      <w:r w:rsidR="007A0397">
        <w:t>Nginx Windows</w:t>
      </w:r>
      <w:r w:rsidR="007A0397">
        <w:rPr>
          <w:rFonts w:hint="eastAsia"/>
        </w:rPr>
        <w:t>版本</w:t>
      </w:r>
      <w:r w:rsidR="007A0397">
        <w:t>服务器作为目标服务器，</w:t>
      </w:r>
      <w:r>
        <w:rPr>
          <w:rFonts w:hint="eastAsia"/>
        </w:rPr>
        <w:t>配置</w:t>
      </w:r>
      <w:r w:rsidR="007A0397">
        <w:rPr>
          <w:rFonts w:hint="eastAsia"/>
        </w:rPr>
        <w:t>监听</w:t>
      </w:r>
      <w:r w:rsidR="007A0397">
        <w:rPr>
          <w:rFonts w:hint="eastAsia"/>
        </w:rPr>
        <w:t>8080</w:t>
      </w:r>
      <w:r w:rsidR="007A0397">
        <w:rPr>
          <w:rFonts w:hint="eastAsia"/>
        </w:rPr>
        <w:t>端口</w:t>
      </w:r>
      <w:r>
        <w:rPr>
          <w:rFonts w:hint="eastAsia"/>
        </w:rPr>
        <w:t>，</w:t>
      </w:r>
      <w:r w:rsidR="007A0397">
        <w:t>部署</w:t>
      </w:r>
      <w:r>
        <w:rPr>
          <w:rFonts w:hint="eastAsia"/>
        </w:rPr>
        <w:t>的</w:t>
      </w:r>
      <w:r w:rsidR="007A0397">
        <w:t>网站</w:t>
      </w:r>
      <w:r>
        <w:rPr>
          <w:rFonts w:hint="eastAsia"/>
        </w:rPr>
        <w:t>是</w:t>
      </w:r>
      <w:r w:rsidR="002B299B">
        <w:rPr>
          <w:rFonts w:hint="eastAsia"/>
        </w:rPr>
        <w:t>“</w:t>
      </w:r>
      <w:r w:rsidR="007A0397">
        <w:rPr>
          <w:rFonts w:hint="eastAsia"/>
        </w:rPr>
        <w:t>大学生</w:t>
      </w:r>
      <w:r w:rsidR="007A0397">
        <w:t>技能训练网站</w:t>
      </w:r>
      <w:r w:rsidR="002B299B">
        <w:rPr>
          <w:rFonts w:hint="eastAsia"/>
        </w:rPr>
        <w:t>”</w:t>
      </w:r>
      <w:r w:rsidR="007E0FDD">
        <w:rPr>
          <w:rFonts w:hint="eastAsia"/>
        </w:rPr>
        <w:t>。</w:t>
      </w:r>
      <w:r w:rsidR="00222B94">
        <w:rPr>
          <w:rFonts w:hint="eastAsia"/>
        </w:rPr>
        <w:t>这时</w:t>
      </w:r>
      <w:r w:rsidR="00222B94">
        <w:t>，</w:t>
      </w:r>
      <w:r w:rsidR="00222B94">
        <w:rPr>
          <w:rFonts w:hint="eastAsia"/>
        </w:rPr>
        <w:t>目标</w:t>
      </w:r>
      <w:r w:rsidR="00222B94">
        <w:t>网站</w:t>
      </w:r>
      <w:r w:rsidR="002B299B">
        <w:rPr>
          <w:rFonts w:hint="eastAsia"/>
        </w:rPr>
        <w:t>“</w:t>
      </w:r>
      <w:r w:rsidR="00222B94">
        <w:rPr>
          <w:rFonts w:hint="eastAsia"/>
        </w:rPr>
        <w:t>大学生</w:t>
      </w:r>
      <w:r w:rsidR="00222B94">
        <w:t>技能训练网站</w:t>
      </w:r>
      <w:r w:rsidR="002B299B">
        <w:rPr>
          <w:rFonts w:hint="eastAsia"/>
        </w:rPr>
        <w:t>”</w:t>
      </w:r>
      <w:r w:rsidR="00222B94">
        <w:rPr>
          <w:rFonts w:hint="eastAsia"/>
        </w:rPr>
        <w:t>，</w:t>
      </w:r>
      <w:r w:rsidR="00222B94">
        <w:t>就可以通过</w:t>
      </w:r>
      <w:r w:rsidR="002B299B">
        <w:rPr>
          <w:rFonts w:hint="eastAsia"/>
        </w:rPr>
        <w:t>“</w:t>
      </w:r>
      <w:r w:rsidR="00222B94">
        <w:t>127.0.0.1:8080</w:t>
      </w:r>
      <w:r w:rsidR="002B299B">
        <w:rPr>
          <w:rFonts w:hint="eastAsia"/>
        </w:rPr>
        <w:t>”</w:t>
      </w:r>
      <w:r w:rsidR="00222B94">
        <w:rPr>
          <w:rFonts w:hint="eastAsia"/>
        </w:rPr>
        <w:t>访问到</w:t>
      </w:r>
      <w:r w:rsidR="00222B94">
        <w:t>。</w:t>
      </w:r>
    </w:p>
    <w:p w14:paraId="03F85F1B" w14:textId="3C280A74" w:rsidR="003F0A1C" w:rsidRDefault="003941B2" w:rsidP="0001699C">
      <w:pPr>
        <w:spacing w:line="400" w:lineRule="exact"/>
        <w:ind w:firstLineChars="200" w:firstLine="480"/>
      </w:pPr>
      <w:r>
        <w:rPr>
          <w:rFonts w:hint="eastAsia"/>
        </w:rPr>
        <w:t>在</w:t>
      </w:r>
      <w:r w:rsidR="00851D9F">
        <w:rPr>
          <w:rFonts w:hint="eastAsia"/>
        </w:rPr>
        <w:t>Windows</w:t>
      </w:r>
      <w:r w:rsidR="00851D9F">
        <w:t xml:space="preserve"> 7 </w:t>
      </w:r>
      <w:r>
        <w:t>PC</w:t>
      </w:r>
      <w:r>
        <w:rPr>
          <w:rFonts w:hint="eastAsia"/>
        </w:rPr>
        <w:t>上</w:t>
      </w:r>
      <w:r w:rsidR="00851D9F">
        <w:rPr>
          <w:rFonts w:hint="eastAsia"/>
        </w:rPr>
        <w:t>安装</w:t>
      </w:r>
      <w:r w:rsidR="00851D9F">
        <w:rPr>
          <w:rFonts w:hint="eastAsia"/>
        </w:rPr>
        <w:t>Cygwin</w:t>
      </w:r>
      <w:r w:rsidR="00851D9F">
        <w:t xml:space="preserve"> 64 </w:t>
      </w:r>
      <w:r w:rsidR="00851D9F">
        <w:rPr>
          <w:rFonts w:hint="eastAsia"/>
        </w:rPr>
        <w:t>虚拟</w:t>
      </w:r>
      <w:r w:rsidR="00851D9F">
        <w:t>Linux</w:t>
      </w:r>
      <w:r w:rsidR="00851D9F">
        <w:rPr>
          <w:rFonts w:hint="eastAsia"/>
        </w:rPr>
        <w:t>包</w:t>
      </w:r>
      <w:r w:rsidR="00851D9F">
        <w:t>环境，</w:t>
      </w:r>
      <w:r w:rsidR="00851D9F">
        <w:rPr>
          <w:rFonts w:hint="eastAsia"/>
        </w:rPr>
        <w:t>通过</w:t>
      </w:r>
      <w:r w:rsidR="00851D9F">
        <w:t>该环境</w:t>
      </w:r>
      <w:r w:rsidR="00851D9F">
        <w:rPr>
          <w:rFonts w:hint="eastAsia"/>
        </w:rPr>
        <w:t>编译</w:t>
      </w:r>
      <w:r w:rsidR="00851D9F">
        <w:rPr>
          <w:rFonts w:hint="eastAsia"/>
        </w:rPr>
        <w:t>Nginx</w:t>
      </w:r>
      <w:r w:rsidR="00851D9F">
        <w:t xml:space="preserve"> 1.12.2</w:t>
      </w:r>
      <w:r w:rsidR="00851D9F">
        <w:rPr>
          <w:rFonts w:hint="eastAsia"/>
        </w:rPr>
        <w:t>，</w:t>
      </w:r>
      <w:r w:rsidR="00851D9F">
        <w:t>编译时</w:t>
      </w:r>
      <w:r w:rsidR="00851D9F">
        <w:rPr>
          <w:rFonts w:hint="eastAsia"/>
        </w:rPr>
        <w:t>将</w:t>
      </w:r>
      <w:r w:rsidR="00D22662">
        <w:rPr>
          <w:rFonts w:hint="eastAsia"/>
        </w:rPr>
        <w:t>“</w:t>
      </w:r>
      <w:r w:rsidR="00851D9F">
        <w:rPr>
          <w:rFonts w:hint="eastAsia"/>
        </w:rPr>
        <w:t>基于代码混淆的</w:t>
      </w:r>
      <w:r w:rsidR="00851D9F">
        <w:t>W</w:t>
      </w:r>
      <w:r w:rsidR="00851D9F">
        <w:rPr>
          <w:rFonts w:hint="eastAsia"/>
        </w:rPr>
        <w:t>eb</w:t>
      </w:r>
      <w:r w:rsidR="00851D9F">
        <w:rPr>
          <w:rFonts w:hint="eastAsia"/>
        </w:rPr>
        <w:t>站点动态防御系统</w:t>
      </w:r>
      <w:r w:rsidR="00D22662">
        <w:rPr>
          <w:rFonts w:hint="eastAsia"/>
        </w:rPr>
        <w:t>”</w:t>
      </w:r>
      <w:r w:rsidR="00851D9F">
        <w:rPr>
          <w:rFonts w:hint="eastAsia"/>
        </w:rPr>
        <w:t>开发</w:t>
      </w:r>
      <w:r w:rsidR="00851D9F">
        <w:t>的</w:t>
      </w:r>
      <w:r w:rsidR="00851D9F">
        <w:rPr>
          <w:rFonts w:hint="eastAsia"/>
        </w:rPr>
        <w:t>ngx_http_ipslab_module</w:t>
      </w:r>
      <w:r w:rsidR="00851D9F">
        <w:rPr>
          <w:rFonts w:hint="eastAsia"/>
        </w:rPr>
        <w:t>模块编译</w:t>
      </w:r>
      <w:r w:rsidR="00851D9F">
        <w:t>进去</w:t>
      </w:r>
      <w:r w:rsidR="00851D9F">
        <w:rPr>
          <w:rFonts w:hint="eastAsia"/>
        </w:rPr>
        <w:t>。在</w:t>
      </w:r>
      <w:r w:rsidR="00851D9F">
        <w:rPr>
          <w:rFonts w:hint="eastAsia"/>
        </w:rPr>
        <w:t>nginx</w:t>
      </w:r>
      <w:r w:rsidR="00851D9F">
        <w:t>.conf</w:t>
      </w:r>
      <w:r w:rsidR="00851D9F">
        <w:rPr>
          <w:rFonts w:hint="eastAsia"/>
        </w:rPr>
        <w:t>文件中</w:t>
      </w:r>
      <w:r w:rsidR="00851D9F">
        <w:t>根据</w:t>
      </w:r>
      <w:r w:rsidR="00D22662">
        <w:rPr>
          <w:rFonts w:hint="eastAsia"/>
        </w:rPr>
        <w:t>“</w:t>
      </w:r>
      <w:r w:rsidR="00851D9F">
        <w:rPr>
          <w:rFonts w:hint="eastAsia"/>
        </w:rPr>
        <w:t>用户</w:t>
      </w:r>
      <w:r w:rsidR="00851D9F">
        <w:t>手册进行配置</w:t>
      </w:r>
      <w:r w:rsidR="00D22662">
        <w:rPr>
          <w:rFonts w:hint="eastAsia"/>
        </w:rPr>
        <w:t>”</w:t>
      </w:r>
      <w:r w:rsidR="00851D9F">
        <w:rPr>
          <w:rFonts w:hint="eastAsia"/>
        </w:rPr>
        <w:t>。</w:t>
      </w:r>
    </w:p>
    <w:p w14:paraId="46FADB3B" w14:textId="5642ACCC" w:rsidR="003F0A1C" w:rsidRDefault="00851D9F" w:rsidP="0001699C">
      <w:pPr>
        <w:spacing w:line="400" w:lineRule="exact"/>
        <w:ind w:firstLineChars="200" w:firstLine="480"/>
      </w:pPr>
      <w:r>
        <w:rPr>
          <w:rFonts w:hint="eastAsia"/>
        </w:rPr>
        <w:t>测试时</w:t>
      </w:r>
      <w:r w:rsidR="003F0A1C">
        <w:rPr>
          <w:rFonts w:hint="eastAsia"/>
        </w:rPr>
        <w:t>Nginx</w:t>
      </w:r>
      <w:r w:rsidR="003F0A1C">
        <w:t>-</w:t>
      </w:r>
      <w:r w:rsidR="003F0A1C">
        <w:rPr>
          <w:rFonts w:hint="eastAsia"/>
        </w:rPr>
        <w:t>1.12.1</w:t>
      </w:r>
      <w:r w:rsidR="003F0A1C">
        <w:rPr>
          <w:rFonts w:hint="eastAsia"/>
        </w:rPr>
        <w:t>的</w:t>
      </w:r>
      <w:r w:rsidR="003F0A1C">
        <w:rPr>
          <w:rFonts w:hint="eastAsia"/>
        </w:rPr>
        <w:t>nginx</w:t>
      </w:r>
      <w:r w:rsidR="003F0A1C">
        <w:t>.conf</w:t>
      </w:r>
      <w:r>
        <w:t>需要的配置有：</w:t>
      </w:r>
    </w:p>
    <w:p w14:paraId="022B5F8B" w14:textId="52A03878" w:rsidR="003941B2" w:rsidRDefault="00896F1B" w:rsidP="0001699C">
      <w:pPr>
        <w:spacing w:line="400" w:lineRule="exact"/>
        <w:ind w:firstLineChars="200" w:firstLine="480"/>
      </w:pPr>
      <w:r>
        <w:rPr>
          <w:rFonts w:hint="eastAsia"/>
        </w:rPr>
        <w:t>使用</w:t>
      </w:r>
      <w:r>
        <w:rPr>
          <w:rFonts w:hint="eastAsia"/>
        </w:rPr>
        <w:t>ngx_http_ipslab_module</w:t>
      </w:r>
      <w:r>
        <w:rPr>
          <w:rFonts w:hint="eastAsia"/>
        </w:rPr>
        <w:t>模块</w:t>
      </w:r>
      <w:r>
        <w:t>自定义指令</w:t>
      </w:r>
      <w:r>
        <w:rPr>
          <w:rFonts w:hint="eastAsia"/>
        </w:rPr>
        <w:t>配置</w:t>
      </w:r>
      <w:r w:rsidR="00851D9F">
        <w:t>slab</w:t>
      </w:r>
      <w:r w:rsidR="00851D9F">
        <w:t>共享内存</w:t>
      </w:r>
      <w:r w:rsidR="00851D9F">
        <w:t xml:space="preserve"> </w:t>
      </w:r>
      <w:r>
        <w:t>8*pagesize(4096)</w:t>
      </w:r>
      <w:r>
        <w:rPr>
          <w:rFonts w:hint="eastAsia"/>
        </w:rPr>
        <w:t>；</w:t>
      </w:r>
    </w:p>
    <w:p w14:paraId="483B616D" w14:textId="7C4360F4" w:rsidR="00896F1B" w:rsidRDefault="00896F1B" w:rsidP="0001699C">
      <w:pPr>
        <w:spacing w:line="400" w:lineRule="exact"/>
        <w:ind w:firstLineChars="200" w:firstLine="480"/>
      </w:pPr>
      <w:r>
        <w:rPr>
          <w:rFonts w:hint="eastAsia"/>
        </w:rPr>
        <w:t>配置</w:t>
      </w:r>
      <w:r>
        <w:t>proxy_buffer_size 125K</w:t>
      </w:r>
      <w:r>
        <w:rPr>
          <w:rFonts w:hint="eastAsia"/>
        </w:rPr>
        <w:t>；</w:t>
      </w:r>
    </w:p>
    <w:p w14:paraId="4B75F5CE" w14:textId="67A34050" w:rsidR="00896F1B" w:rsidRDefault="00896F1B" w:rsidP="0001699C">
      <w:pPr>
        <w:spacing w:line="400" w:lineRule="exact"/>
        <w:ind w:firstLineChars="200" w:firstLine="480"/>
      </w:pPr>
      <w:r>
        <w:rPr>
          <w:rFonts w:hint="eastAsia"/>
        </w:rPr>
        <w:t>配置</w:t>
      </w:r>
      <w:r>
        <w:t>Keepalive_time 0</w:t>
      </w:r>
      <w:r>
        <w:rPr>
          <w:rFonts w:hint="eastAsia"/>
        </w:rPr>
        <w:t>；</w:t>
      </w:r>
    </w:p>
    <w:p w14:paraId="5548FD8C" w14:textId="5F47434A" w:rsidR="00896F1B" w:rsidRDefault="00896F1B" w:rsidP="0001699C">
      <w:pPr>
        <w:spacing w:line="400" w:lineRule="exact"/>
        <w:ind w:firstLineChars="200" w:firstLine="480"/>
      </w:pPr>
      <w:r>
        <w:rPr>
          <w:rFonts w:hint="eastAsia"/>
        </w:rPr>
        <w:t>配置监听</w:t>
      </w:r>
      <w:r>
        <w:rPr>
          <w:rFonts w:hint="eastAsia"/>
        </w:rPr>
        <w:t>80</w:t>
      </w:r>
      <w:r>
        <w:rPr>
          <w:rFonts w:hint="eastAsia"/>
        </w:rPr>
        <w:t>端口</w:t>
      </w:r>
      <w:r>
        <w:t>；</w:t>
      </w:r>
    </w:p>
    <w:p w14:paraId="313C73D6" w14:textId="31BC23A0" w:rsidR="00896F1B" w:rsidRDefault="00896F1B" w:rsidP="0001699C">
      <w:pPr>
        <w:spacing w:line="400" w:lineRule="exact"/>
        <w:ind w:firstLineChars="200" w:firstLine="480"/>
      </w:pPr>
      <w:r>
        <w:rPr>
          <w:rFonts w:hint="eastAsia"/>
        </w:rPr>
        <w:t>配置符合</w:t>
      </w:r>
      <w:r w:rsidR="000217AE">
        <w:rPr>
          <w:rFonts w:hint="eastAsia"/>
        </w:rPr>
        <w:t>“</w:t>
      </w:r>
      <w:r>
        <w:rPr>
          <w:rFonts w:hint="eastAsia"/>
        </w:rPr>
        <w:t>/tmpdir/</w:t>
      </w:r>
      <w:r w:rsidR="000217AE">
        <w:rPr>
          <w:rFonts w:hint="eastAsia"/>
        </w:rPr>
        <w:t>”</w:t>
      </w:r>
      <w:r>
        <w:rPr>
          <w:rFonts w:hint="eastAsia"/>
        </w:rPr>
        <w:t>的</w:t>
      </w:r>
      <w:r>
        <w:rPr>
          <w:rFonts w:hint="eastAsia"/>
        </w:rPr>
        <w:t>location</w:t>
      </w:r>
      <w:r>
        <w:rPr>
          <w:rFonts w:hint="eastAsia"/>
        </w:rPr>
        <w:t>块代理</w:t>
      </w:r>
      <w:r>
        <w:t>到目标服务器</w:t>
      </w:r>
      <w:r>
        <w:rPr>
          <w:rFonts w:hint="eastAsia"/>
        </w:rPr>
        <w:t>8080</w:t>
      </w:r>
      <w:r>
        <w:rPr>
          <w:rFonts w:hint="eastAsia"/>
        </w:rPr>
        <w:t>端口</w:t>
      </w:r>
      <w:r>
        <w:t>。</w:t>
      </w:r>
    </w:p>
    <w:p w14:paraId="2482E8F3" w14:textId="739CDBAA" w:rsidR="00896F1B" w:rsidRDefault="00896F1B" w:rsidP="00896F1B">
      <w:pPr>
        <w:spacing w:line="400" w:lineRule="exact"/>
        <w:ind w:firstLine="480"/>
      </w:pPr>
      <w:r>
        <w:rPr>
          <w:rFonts w:hint="eastAsia"/>
        </w:rPr>
        <w:t>具体在</w:t>
      </w:r>
      <w:r>
        <w:t>nginx.conf</w:t>
      </w:r>
      <w:r w:rsidR="00B535F9">
        <w:rPr>
          <w:rFonts w:hint="eastAsia"/>
        </w:rPr>
        <w:t>文件</w:t>
      </w:r>
      <w:r>
        <w:t>的</w:t>
      </w:r>
      <w:r w:rsidR="00B535F9">
        <w:rPr>
          <w:rFonts w:hint="eastAsia"/>
        </w:rPr>
        <w:t>对应</w:t>
      </w:r>
      <w:r w:rsidR="00B535F9">
        <w:t>的</w:t>
      </w:r>
      <w:r>
        <w:t>指令分别如下：</w:t>
      </w:r>
    </w:p>
    <w:p w14:paraId="7DEDBC8C" w14:textId="2CF789F1" w:rsidR="00B535F9" w:rsidRDefault="00B535F9" w:rsidP="00915EC6">
      <w:pPr>
        <w:spacing w:line="400" w:lineRule="exact"/>
        <w:ind w:leftChars="200" w:left="480" w:firstLine="480"/>
      </w:pPr>
      <w:r>
        <w:t>ip_slab 8;</w:t>
      </w:r>
    </w:p>
    <w:p w14:paraId="503B9EAC" w14:textId="246750E1" w:rsidR="00896F1B" w:rsidRDefault="00B535F9" w:rsidP="00915EC6">
      <w:pPr>
        <w:spacing w:line="400" w:lineRule="exact"/>
        <w:ind w:leftChars="200" w:left="480" w:firstLine="480"/>
      </w:pPr>
      <w:proofErr w:type="gramStart"/>
      <w:r>
        <w:t>proxy_buffer_size</w:t>
      </w:r>
      <w:proofErr w:type="gramEnd"/>
      <w:r>
        <w:t xml:space="preserve"> 125k;</w:t>
      </w:r>
    </w:p>
    <w:p w14:paraId="2A969FEE" w14:textId="72C2947B" w:rsidR="00B535F9" w:rsidRDefault="00B535F9" w:rsidP="00915EC6">
      <w:pPr>
        <w:spacing w:line="400" w:lineRule="exact"/>
        <w:ind w:leftChars="200" w:left="480" w:firstLine="480"/>
      </w:pPr>
      <w:r w:rsidRPr="00B535F9">
        <w:t>keepalive_</w:t>
      </w:r>
      <w:proofErr w:type="gramStart"/>
      <w:r w:rsidRPr="00B535F9">
        <w:t>timeout  0</w:t>
      </w:r>
      <w:proofErr w:type="gramEnd"/>
      <w:r w:rsidRPr="00B535F9">
        <w:t>;</w:t>
      </w:r>
    </w:p>
    <w:p w14:paraId="732F85AA" w14:textId="6C4011CA" w:rsidR="00B535F9" w:rsidRDefault="00B535F9" w:rsidP="00915EC6">
      <w:pPr>
        <w:spacing w:line="400" w:lineRule="exact"/>
        <w:ind w:leftChars="200" w:left="480" w:firstLine="480"/>
      </w:pPr>
      <w:proofErr w:type="gramStart"/>
      <w:r>
        <w:t>listen</w:t>
      </w:r>
      <w:proofErr w:type="gramEnd"/>
      <w:r>
        <w:t xml:space="preserve"> 80;</w:t>
      </w:r>
    </w:p>
    <w:p w14:paraId="138EDB8C" w14:textId="7D17270C" w:rsidR="00B535F9" w:rsidRDefault="00B535F9" w:rsidP="00915EC6">
      <w:pPr>
        <w:spacing w:line="400" w:lineRule="exact"/>
        <w:ind w:leftChars="200" w:left="480" w:firstLine="480"/>
      </w:pPr>
      <w:proofErr w:type="gramStart"/>
      <w:r>
        <w:t>location</w:t>
      </w:r>
      <w:proofErr w:type="gramEnd"/>
      <w:r>
        <w:t xml:space="preserve"> /tmpdir/{proxy_pass </w:t>
      </w:r>
      <w:r w:rsidR="004626D0">
        <w:t>“</w:t>
      </w:r>
      <w:r>
        <w:t>http://127.0.0.1:8080//</w:t>
      </w:r>
      <w:r w:rsidR="004626D0">
        <w:t>”</w:t>
      </w:r>
      <w:r>
        <w:t>;}</w:t>
      </w:r>
    </w:p>
    <w:p w14:paraId="27FEC251" w14:textId="7E898177" w:rsidR="00B535F9" w:rsidRDefault="007B320C" w:rsidP="00B535F9">
      <w:pPr>
        <w:spacing w:line="400" w:lineRule="exact"/>
        <w:ind w:firstLine="480"/>
        <w:rPr>
          <w:rFonts w:eastAsia="宋体"/>
        </w:rPr>
      </w:pPr>
      <w:r>
        <w:rPr>
          <w:rFonts w:hint="eastAsia"/>
        </w:rPr>
        <w:t>指令</w:t>
      </w:r>
      <w:r>
        <w:t>在文件中</w:t>
      </w:r>
      <w:r w:rsidR="00774D57">
        <w:rPr>
          <w:rFonts w:hint="eastAsia"/>
        </w:rPr>
        <w:t>的</w:t>
      </w:r>
      <w:r w:rsidR="00B535F9">
        <w:rPr>
          <w:rFonts w:hint="eastAsia"/>
        </w:rPr>
        <w:t>具体</w:t>
      </w:r>
      <w:r w:rsidR="00774D57">
        <w:rPr>
          <w:rFonts w:hint="eastAsia"/>
        </w:rPr>
        <w:t>配置</w:t>
      </w:r>
      <w:r w:rsidR="00774D57">
        <w:t>详细</w:t>
      </w:r>
      <w:r w:rsidR="00B535F9">
        <w:t>参见</w:t>
      </w:r>
      <w:r w:rsidR="00B535F9">
        <w:t>“</w:t>
      </w:r>
      <w:r w:rsidR="00B535F9">
        <w:rPr>
          <w:rFonts w:hint="eastAsia"/>
        </w:rPr>
        <w:t>用户指导手册</w:t>
      </w:r>
      <w:r w:rsidR="00B535F9">
        <w:t>”</w:t>
      </w:r>
    </w:p>
    <w:p w14:paraId="30B49EF7" w14:textId="77777777" w:rsidR="0001699C" w:rsidRDefault="0001699C" w:rsidP="0001699C">
      <w:pPr>
        <w:spacing w:line="400" w:lineRule="exact"/>
        <w:ind w:firstLine="480"/>
      </w:pPr>
    </w:p>
    <w:p w14:paraId="1C4349F1" w14:textId="77777777" w:rsidR="0001699C" w:rsidRDefault="0001699C" w:rsidP="00510EA5">
      <w:pPr>
        <w:pStyle w:val="-2"/>
        <w:pPrChange w:id="166" w:author="Admire" w:date="2019-05-07T14:02:00Z">
          <w:pPr>
            <w:pStyle w:val="-2"/>
            <w:spacing w:before="0" w:after="0" w:line="400" w:lineRule="exact"/>
            <w:ind w:firstLine="562"/>
          </w:pPr>
        </w:pPrChange>
      </w:pPr>
      <w:bookmarkStart w:id="167" w:name="_Toc512648860"/>
      <w:bookmarkStart w:id="168" w:name="_Toc514534617"/>
      <w:bookmarkStart w:id="169" w:name="_Toc514845439"/>
      <w:bookmarkStart w:id="170" w:name="_Toc25599"/>
      <w:bookmarkStart w:id="171" w:name="_Toc7728450"/>
      <w:r>
        <w:t xml:space="preserve">5.2 </w:t>
      </w:r>
      <w:r>
        <w:rPr>
          <w:rFonts w:hint="eastAsia"/>
        </w:rPr>
        <w:t>测试</w:t>
      </w:r>
      <w:bookmarkEnd w:id="167"/>
      <w:bookmarkEnd w:id="168"/>
      <w:bookmarkEnd w:id="169"/>
      <w:r>
        <w:rPr>
          <w:rFonts w:hint="eastAsia"/>
        </w:rPr>
        <w:t>内容</w:t>
      </w:r>
      <w:bookmarkEnd w:id="170"/>
      <w:bookmarkEnd w:id="171"/>
    </w:p>
    <w:p w14:paraId="5C785EB7" w14:textId="686CD64A" w:rsidR="0001699C" w:rsidRDefault="006E0D81" w:rsidP="0001699C">
      <w:pPr>
        <w:spacing w:line="400" w:lineRule="exact"/>
        <w:ind w:firstLineChars="200" w:firstLine="480"/>
        <w:rPr>
          <w:rFonts w:eastAsia="宋体"/>
        </w:rPr>
      </w:pPr>
      <w:r>
        <w:rPr>
          <w:rFonts w:hint="eastAsia"/>
        </w:rPr>
        <w:t>基于代码混淆的</w:t>
      </w:r>
      <w:r>
        <w:t>W</w:t>
      </w:r>
      <w:r>
        <w:rPr>
          <w:rFonts w:hint="eastAsia"/>
        </w:rPr>
        <w:t>eb</w:t>
      </w:r>
      <w:r>
        <w:rPr>
          <w:rFonts w:hint="eastAsia"/>
        </w:rPr>
        <w:t>站点动态防御系统</w:t>
      </w:r>
      <w:r w:rsidR="0001699C">
        <w:rPr>
          <w:rFonts w:hint="eastAsia"/>
        </w:rPr>
        <w:t>。</w:t>
      </w:r>
      <w:proofErr w:type="gramStart"/>
      <w:r w:rsidR="00695A63">
        <w:rPr>
          <w:rFonts w:hint="eastAsia"/>
        </w:rPr>
        <w:t>采取</w:t>
      </w:r>
      <w:r w:rsidR="00695A63">
        <w:t>白盒和</w:t>
      </w:r>
      <w:proofErr w:type="gramEnd"/>
      <w:r w:rsidR="00695A63">
        <w:t>黑盒相结合的测试方法。</w:t>
      </w:r>
    </w:p>
    <w:p w14:paraId="11F43EB1" w14:textId="77777777" w:rsidR="0001699C" w:rsidRDefault="0001699C" w:rsidP="0001699C">
      <w:pPr>
        <w:spacing w:line="400" w:lineRule="exact"/>
        <w:ind w:firstLineChars="200" w:firstLine="480"/>
      </w:pPr>
      <w:r>
        <w:rPr>
          <w:rFonts w:hint="eastAsia"/>
        </w:rPr>
        <w:t>下面是数据采集模块测试记录：</w:t>
      </w:r>
    </w:p>
    <w:p w14:paraId="6215B942" w14:textId="77777777" w:rsidR="0001699C" w:rsidRPr="00E72285" w:rsidRDefault="0001699C" w:rsidP="0001699C">
      <w:pPr>
        <w:spacing w:line="400" w:lineRule="exact"/>
        <w:ind w:firstLine="480"/>
        <w:jc w:val="center"/>
        <w:rPr>
          <w:sz w:val="21"/>
          <w:szCs w:val="21"/>
        </w:rPr>
      </w:pPr>
      <w:r w:rsidRPr="00E72285">
        <w:rPr>
          <w:rFonts w:ascii="黑体" w:eastAsia="黑体" w:hAnsi="黑体" w:cs="黑体" w:hint="eastAsia"/>
          <w:sz w:val="21"/>
          <w:szCs w:val="21"/>
        </w:rPr>
        <w:t>表</w:t>
      </w:r>
      <w:r w:rsidRPr="00E72285">
        <w:rPr>
          <w:sz w:val="21"/>
          <w:szCs w:val="21"/>
        </w:rPr>
        <w:t>5-1</w:t>
      </w:r>
      <w:r w:rsidRPr="00E72285">
        <w:rPr>
          <w:sz w:val="21"/>
          <w:szCs w:val="21"/>
        </w:rPr>
        <w:tab/>
      </w:r>
      <w:r w:rsidRPr="00E72285">
        <w:rPr>
          <w:rFonts w:ascii="黑体" w:eastAsia="黑体" w:hAnsi="黑体" w:cs="黑体" w:hint="eastAsia"/>
          <w:sz w:val="21"/>
          <w:szCs w:val="21"/>
        </w:rPr>
        <w:t>测试</w:t>
      </w:r>
      <w:r w:rsidRPr="00E72285">
        <w:rPr>
          <w:rFonts w:eastAsia="黑体"/>
          <w:sz w:val="21"/>
          <w:szCs w:val="21"/>
        </w:rPr>
        <w:t>01</w:t>
      </w:r>
      <w:r w:rsidRPr="00E72285">
        <w:rPr>
          <w:rFonts w:ascii="黑体" w:eastAsia="黑体" w:hAnsi="黑体" w:cs="黑体" w:hint="eastAsia"/>
          <w:sz w:val="21"/>
          <w:szCs w:val="21"/>
        </w:rPr>
        <w:t>过程记录</w:t>
      </w:r>
      <w:commentRangeStart w:id="172"/>
      <w:r w:rsidRPr="00E72285">
        <w:rPr>
          <w:rFonts w:ascii="黑体" w:eastAsia="黑体" w:hAnsi="黑体" w:cs="黑体" w:hint="eastAsia"/>
          <w:sz w:val="21"/>
          <w:szCs w:val="21"/>
        </w:rPr>
        <w:t>表</w:t>
      </w:r>
      <w:commentRangeEnd w:id="172"/>
      <w:r w:rsidR="00B650A4" w:rsidRPr="00E72285">
        <w:rPr>
          <w:rStyle w:val="a5"/>
          <w:rFonts w:eastAsia="宋体" w:cs="Times New Roman"/>
        </w:rPr>
        <w:commentReference w:id="172"/>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171"/>
        <w:gridCol w:w="2253"/>
        <w:gridCol w:w="1515"/>
        <w:gridCol w:w="1770"/>
      </w:tblGrid>
      <w:tr w:rsidR="0001699C" w:rsidRPr="00E72285" w14:paraId="04833100" w14:textId="77777777" w:rsidTr="00BB2A74">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7670F237" w14:textId="77777777" w:rsidR="0001699C" w:rsidRPr="00E72285" w:rsidRDefault="0001699C" w:rsidP="00E72285">
            <w:pPr>
              <w:spacing w:line="400" w:lineRule="exact"/>
              <w:ind w:firstLine="29"/>
              <w:rPr>
                <w:b/>
                <w:bCs/>
                <w:sz w:val="21"/>
                <w:szCs w:val="21"/>
              </w:rPr>
            </w:pPr>
            <w:r w:rsidRPr="00E72285">
              <w:rPr>
                <w:rFonts w:hint="eastAsia"/>
                <w:b/>
                <w:bCs/>
                <w:sz w:val="21"/>
                <w:szCs w:val="21"/>
              </w:rPr>
              <w:t>测试编号</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66090EA1" w14:textId="77777777" w:rsidR="0001699C" w:rsidRPr="00E72285" w:rsidRDefault="0001699C" w:rsidP="00E72285">
            <w:pPr>
              <w:spacing w:line="400" w:lineRule="exact"/>
              <w:ind w:firstLine="480"/>
              <w:rPr>
                <w:sz w:val="21"/>
                <w:szCs w:val="21"/>
              </w:rPr>
            </w:pPr>
            <w:r w:rsidRPr="00E72285">
              <w:rPr>
                <w:sz w:val="21"/>
                <w:szCs w:val="21"/>
              </w:rPr>
              <w:t>01</w:t>
            </w:r>
          </w:p>
        </w:tc>
      </w:tr>
      <w:tr w:rsidR="0001699C" w:rsidRPr="00E72285" w14:paraId="54B2C5A5" w14:textId="77777777" w:rsidTr="00BB2A74">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37FB7FCD" w14:textId="77777777" w:rsidR="0001699C" w:rsidRPr="00E72285" w:rsidRDefault="0001699C" w:rsidP="00E72285">
            <w:pPr>
              <w:spacing w:line="400" w:lineRule="exact"/>
              <w:ind w:firstLine="29"/>
              <w:rPr>
                <w:b/>
                <w:bCs/>
                <w:sz w:val="21"/>
                <w:szCs w:val="21"/>
              </w:rPr>
            </w:pPr>
            <w:r w:rsidRPr="00E72285">
              <w:rPr>
                <w:rFonts w:hint="eastAsia"/>
                <w:b/>
                <w:bCs/>
                <w:sz w:val="21"/>
                <w:szCs w:val="21"/>
              </w:rPr>
              <w:t>测试模块</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4662BB28" w14:textId="7C41F709" w:rsidR="0001699C" w:rsidRPr="00E72285" w:rsidRDefault="00BB2A74" w:rsidP="00E72285">
            <w:pPr>
              <w:spacing w:line="400" w:lineRule="exact"/>
              <w:ind w:firstLine="480"/>
              <w:rPr>
                <w:sz w:val="21"/>
                <w:szCs w:val="21"/>
              </w:rPr>
            </w:pPr>
            <w:r w:rsidRPr="00E72285">
              <w:rPr>
                <w:rFonts w:hint="eastAsia"/>
                <w:sz w:val="21"/>
                <w:szCs w:val="21"/>
              </w:rPr>
              <w:t>动态</w:t>
            </w:r>
            <w:r w:rsidRPr="00E72285">
              <w:rPr>
                <w:sz w:val="21"/>
                <w:szCs w:val="21"/>
              </w:rPr>
              <w:t>ID</w:t>
            </w:r>
            <w:r w:rsidR="00904D57" w:rsidRPr="00E72285">
              <w:rPr>
                <w:rFonts w:hint="eastAsia"/>
                <w:sz w:val="21"/>
                <w:szCs w:val="21"/>
              </w:rPr>
              <w:t>模块中</w:t>
            </w:r>
            <w:r w:rsidRPr="00E72285">
              <w:rPr>
                <w:rFonts w:hint="eastAsia"/>
                <w:sz w:val="21"/>
                <w:szCs w:val="21"/>
              </w:rPr>
              <w:t>浏览器</w:t>
            </w:r>
            <w:r w:rsidR="00904D57" w:rsidRPr="00E72285">
              <w:rPr>
                <w:rFonts w:hint="eastAsia"/>
                <w:sz w:val="21"/>
                <w:szCs w:val="21"/>
              </w:rPr>
              <w:t>扩展</w:t>
            </w:r>
            <w:r w:rsidR="005D723E" w:rsidRPr="00B8274E">
              <w:rPr>
                <w:rFonts w:hint="eastAsia"/>
                <w:sz w:val="21"/>
                <w:szCs w:val="21"/>
              </w:rPr>
              <w:t>“</w:t>
            </w:r>
            <w:r w:rsidR="005D723E" w:rsidRPr="00097295">
              <w:rPr>
                <w:sz w:val="21"/>
                <w:szCs w:val="21"/>
              </w:rPr>
              <w:t>protect</w:t>
            </w:r>
            <w:r w:rsidR="005D723E" w:rsidRPr="00B8274E">
              <w:rPr>
                <w:rFonts w:hint="eastAsia"/>
                <w:sz w:val="21"/>
                <w:szCs w:val="21"/>
              </w:rPr>
              <w:t>”</w:t>
            </w:r>
            <w:r w:rsidR="00904D57" w:rsidRPr="00E72285">
              <w:rPr>
                <w:rFonts w:hint="eastAsia"/>
                <w:sz w:val="21"/>
                <w:szCs w:val="21"/>
              </w:rPr>
              <w:t>测试</w:t>
            </w:r>
          </w:p>
        </w:tc>
      </w:tr>
      <w:tr w:rsidR="0001699C" w:rsidRPr="00E72285" w14:paraId="24DF23CB" w14:textId="77777777" w:rsidTr="00BB2A74">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69553C28" w14:textId="77777777" w:rsidR="0001699C" w:rsidRPr="00E72285" w:rsidRDefault="0001699C" w:rsidP="00E72285">
            <w:pPr>
              <w:spacing w:line="400" w:lineRule="exact"/>
              <w:ind w:firstLine="29"/>
              <w:rPr>
                <w:b/>
                <w:bCs/>
                <w:sz w:val="21"/>
                <w:szCs w:val="21"/>
              </w:rPr>
            </w:pPr>
            <w:r w:rsidRPr="00E72285">
              <w:rPr>
                <w:rFonts w:hint="eastAsia"/>
                <w:b/>
                <w:bCs/>
                <w:sz w:val="21"/>
                <w:szCs w:val="21"/>
              </w:rPr>
              <w:t>测试环境</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05F1B5FB" w14:textId="31CF14A9" w:rsidR="0001699C" w:rsidRPr="00E72285" w:rsidRDefault="0001699C" w:rsidP="00E72285">
            <w:pPr>
              <w:spacing w:line="400" w:lineRule="exact"/>
              <w:ind w:firstLine="480"/>
              <w:rPr>
                <w:sz w:val="21"/>
                <w:szCs w:val="21"/>
              </w:rPr>
            </w:pPr>
            <w:r w:rsidRPr="00E72285">
              <w:rPr>
                <w:rFonts w:hint="eastAsia"/>
                <w:sz w:val="21"/>
                <w:szCs w:val="21"/>
              </w:rPr>
              <w:t>计算机操作系统：</w:t>
            </w:r>
            <w:r w:rsidR="00BB2A74" w:rsidRPr="00E72285">
              <w:rPr>
                <w:sz w:val="21"/>
                <w:szCs w:val="21"/>
              </w:rPr>
              <w:t>Windows7</w:t>
            </w:r>
            <w:r w:rsidRPr="00E72285">
              <w:rPr>
                <w:rFonts w:hint="eastAsia"/>
                <w:sz w:val="21"/>
                <w:szCs w:val="21"/>
              </w:rPr>
              <w:t>，浏览器：</w:t>
            </w:r>
            <w:r w:rsidRPr="00E72285">
              <w:rPr>
                <w:sz w:val="21"/>
                <w:szCs w:val="21"/>
              </w:rPr>
              <w:t>Chrome</w:t>
            </w:r>
          </w:p>
        </w:tc>
      </w:tr>
      <w:tr w:rsidR="0001699C" w:rsidRPr="00E72285" w14:paraId="6CC36CF8" w14:textId="77777777" w:rsidTr="00BB2A74">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1F6CF2C6" w14:textId="77777777" w:rsidR="0001699C" w:rsidRPr="00E72285" w:rsidRDefault="0001699C" w:rsidP="00E72285">
            <w:pPr>
              <w:spacing w:line="400" w:lineRule="exact"/>
              <w:ind w:firstLine="29"/>
              <w:rPr>
                <w:b/>
                <w:bCs/>
                <w:sz w:val="21"/>
                <w:szCs w:val="21"/>
              </w:rPr>
            </w:pPr>
            <w:r w:rsidRPr="00E72285">
              <w:rPr>
                <w:rFonts w:hint="eastAsia"/>
                <w:b/>
                <w:bCs/>
                <w:sz w:val="21"/>
                <w:szCs w:val="21"/>
              </w:rPr>
              <w:t>限制条件</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31AA491B" w14:textId="77777777" w:rsidR="0001699C" w:rsidRPr="00E72285" w:rsidRDefault="0001699C" w:rsidP="00E72285">
            <w:pPr>
              <w:spacing w:line="400" w:lineRule="exact"/>
              <w:ind w:firstLine="480"/>
              <w:rPr>
                <w:sz w:val="21"/>
                <w:szCs w:val="21"/>
              </w:rPr>
            </w:pPr>
            <w:r w:rsidRPr="00E72285">
              <w:rPr>
                <w:rFonts w:hint="eastAsia"/>
                <w:sz w:val="21"/>
                <w:szCs w:val="21"/>
              </w:rPr>
              <w:t>无</w:t>
            </w:r>
          </w:p>
        </w:tc>
      </w:tr>
      <w:tr w:rsidR="0001699C" w:rsidRPr="00E72285" w14:paraId="2FF16EC4" w14:textId="77777777" w:rsidTr="00BB2A74">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20384FF8" w14:textId="77777777" w:rsidR="0001699C" w:rsidRPr="00E72285" w:rsidRDefault="0001699C" w:rsidP="00E72285">
            <w:pPr>
              <w:spacing w:line="400" w:lineRule="exact"/>
              <w:ind w:firstLine="29"/>
              <w:rPr>
                <w:b/>
                <w:bCs/>
                <w:sz w:val="21"/>
                <w:szCs w:val="21"/>
              </w:rPr>
            </w:pPr>
            <w:r w:rsidRPr="00E72285">
              <w:rPr>
                <w:rFonts w:hint="eastAsia"/>
                <w:b/>
                <w:bCs/>
                <w:sz w:val="21"/>
                <w:szCs w:val="21"/>
              </w:rPr>
              <w:t>测试功能</w:t>
            </w:r>
          </w:p>
        </w:tc>
        <w:tc>
          <w:tcPr>
            <w:tcW w:w="1171" w:type="dxa"/>
            <w:tcBorders>
              <w:top w:val="single" w:sz="4" w:space="0" w:color="auto"/>
              <w:left w:val="single" w:sz="4" w:space="0" w:color="auto"/>
              <w:bottom w:val="single" w:sz="4" w:space="0" w:color="auto"/>
              <w:right w:val="single" w:sz="4" w:space="0" w:color="auto"/>
            </w:tcBorders>
            <w:vAlign w:val="center"/>
            <w:hideMark/>
          </w:tcPr>
          <w:p w14:paraId="2B60A9E6" w14:textId="77777777" w:rsidR="0001699C" w:rsidRPr="00E72285" w:rsidRDefault="0001699C" w:rsidP="00E72285">
            <w:pPr>
              <w:spacing w:line="400" w:lineRule="exact"/>
              <w:ind w:hanging="108"/>
              <w:rPr>
                <w:b/>
                <w:bCs/>
                <w:sz w:val="21"/>
                <w:szCs w:val="21"/>
              </w:rPr>
            </w:pPr>
            <w:r w:rsidRPr="00E72285">
              <w:rPr>
                <w:rFonts w:hint="eastAsia"/>
                <w:b/>
                <w:bCs/>
                <w:sz w:val="21"/>
                <w:szCs w:val="21"/>
              </w:rPr>
              <w:t>输入内容</w:t>
            </w:r>
          </w:p>
        </w:tc>
        <w:tc>
          <w:tcPr>
            <w:tcW w:w="2253" w:type="dxa"/>
            <w:tcBorders>
              <w:top w:val="single" w:sz="4" w:space="0" w:color="auto"/>
              <w:left w:val="single" w:sz="4" w:space="0" w:color="auto"/>
              <w:bottom w:val="single" w:sz="4" w:space="0" w:color="auto"/>
              <w:right w:val="single" w:sz="4" w:space="0" w:color="auto"/>
            </w:tcBorders>
            <w:vAlign w:val="center"/>
            <w:hideMark/>
          </w:tcPr>
          <w:p w14:paraId="36629700" w14:textId="77777777" w:rsidR="0001699C" w:rsidRPr="00E72285" w:rsidRDefault="0001699C" w:rsidP="00E72285">
            <w:pPr>
              <w:spacing w:line="400" w:lineRule="exact"/>
              <w:rPr>
                <w:b/>
                <w:bCs/>
                <w:sz w:val="21"/>
                <w:szCs w:val="21"/>
              </w:rPr>
            </w:pPr>
            <w:r w:rsidRPr="00E72285">
              <w:rPr>
                <w:rFonts w:hint="eastAsia"/>
                <w:b/>
                <w:bCs/>
                <w:sz w:val="21"/>
                <w:szCs w:val="21"/>
              </w:rPr>
              <w:t>测试过程</w:t>
            </w:r>
          </w:p>
        </w:tc>
        <w:tc>
          <w:tcPr>
            <w:tcW w:w="1515" w:type="dxa"/>
            <w:tcBorders>
              <w:top w:val="single" w:sz="4" w:space="0" w:color="auto"/>
              <w:left w:val="single" w:sz="4" w:space="0" w:color="auto"/>
              <w:bottom w:val="single" w:sz="4" w:space="0" w:color="auto"/>
              <w:right w:val="single" w:sz="4" w:space="0" w:color="auto"/>
            </w:tcBorders>
            <w:vAlign w:val="center"/>
            <w:hideMark/>
          </w:tcPr>
          <w:p w14:paraId="7F47A88C" w14:textId="77777777" w:rsidR="0001699C" w:rsidRPr="00E72285" w:rsidRDefault="0001699C" w:rsidP="00E72285">
            <w:pPr>
              <w:spacing w:line="400" w:lineRule="exact"/>
              <w:ind w:firstLine="0"/>
              <w:rPr>
                <w:b/>
                <w:bCs/>
                <w:sz w:val="21"/>
                <w:szCs w:val="21"/>
              </w:rPr>
            </w:pPr>
            <w:r w:rsidRPr="00E72285">
              <w:rPr>
                <w:rFonts w:hint="eastAsia"/>
                <w:b/>
                <w:bCs/>
                <w:sz w:val="21"/>
                <w:szCs w:val="21"/>
              </w:rPr>
              <w:t>输出期望</w:t>
            </w:r>
          </w:p>
        </w:tc>
        <w:tc>
          <w:tcPr>
            <w:tcW w:w="1770" w:type="dxa"/>
            <w:tcBorders>
              <w:top w:val="single" w:sz="4" w:space="0" w:color="auto"/>
              <w:left w:val="single" w:sz="4" w:space="0" w:color="auto"/>
              <w:bottom w:val="single" w:sz="4" w:space="0" w:color="auto"/>
              <w:right w:val="single" w:sz="4" w:space="0" w:color="auto"/>
            </w:tcBorders>
            <w:vAlign w:val="center"/>
            <w:hideMark/>
          </w:tcPr>
          <w:p w14:paraId="7B1A02FC" w14:textId="77777777" w:rsidR="0001699C" w:rsidRPr="00E72285" w:rsidRDefault="0001699C" w:rsidP="00E72285">
            <w:pPr>
              <w:spacing w:line="400" w:lineRule="exact"/>
              <w:ind w:firstLine="0"/>
              <w:rPr>
                <w:b/>
                <w:bCs/>
                <w:sz w:val="21"/>
                <w:szCs w:val="21"/>
              </w:rPr>
            </w:pPr>
            <w:r w:rsidRPr="00E72285">
              <w:rPr>
                <w:rFonts w:hint="eastAsia"/>
                <w:b/>
                <w:bCs/>
                <w:sz w:val="21"/>
                <w:szCs w:val="21"/>
              </w:rPr>
              <w:t>实际输出内容</w:t>
            </w:r>
          </w:p>
        </w:tc>
      </w:tr>
      <w:tr w:rsidR="0001699C" w:rsidRPr="00E72285" w14:paraId="05847404" w14:textId="77777777" w:rsidTr="00BB2A74">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C331A5C" w14:textId="19E857C7" w:rsidR="0001699C" w:rsidRPr="00E72285" w:rsidRDefault="00291E80" w:rsidP="00E72285">
            <w:pPr>
              <w:spacing w:line="400" w:lineRule="exact"/>
              <w:ind w:firstLine="0"/>
              <w:rPr>
                <w:sz w:val="21"/>
                <w:szCs w:val="21"/>
              </w:rPr>
            </w:pPr>
            <w:r w:rsidRPr="00E72285">
              <w:rPr>
                <w:rFonts w:hint="eastAsia"/>
                <w:sz w:val="21"/>
                <w:szCs w:val="21"/>
              </w:rPr>
              <w:t>浏览器扩展</w:t>
            </w:r>
            <w:r w:rsidR="00B8274E" w:rsidRPr="00B8274E">
              <w:rPr>
                <w:rFonts w:hint="eastAsia"/>
                <w:sz w:val="21"/>
                <w:szCs w:val="21"/>
              </w:rPr>
              <w:t>“</w:t>
            </w:r>
            <w:r w:rsidRPr="00E72285">
              <w:rPr>
                <w:sz w:val="21"/>
                <w:szCs w:val="21"/>
              </w:rPr>
              <w:t>protect</w:t>
            </w:r>
            <w:r w:rsidR="00B8274E" w:rsidRPr="00B8274E">
              <w:rPr>
                <w:rFonts w:hint="eastAsia"/>
                <w:sz w:val="21"/>
                <w:szCs w:val="21"/>
              </w:rPr>
              <w:t>”</w:t>
            </w:r>
            <w:r w:rsidRPr="00E72285">
              <w:rPr>
                <w:rFonts w:hint="eastAsia"/>
                <w:sz w:val="21"/>
                <w:szCs w:val="21"/>
              </w:rPr>
              <w:t>作用网站的设置</w:t>
            </w:r>
            <w:r w:rsidR="00E903D9" w:rsidRPr="00E72285">
              <w:rPr>
                <w:rFonts w:hint="eastAsia"/>
                <w:sz w:val="21"/>
                <w:szCs w:val="21"/>
              </w:rPr>
              <w:t>：成功</w:t>
            </w:r>
          </w:p>
        </w:tc>
        <w:tc>
          <w:tcPr>
            <w:tcW w:w="1171" w:type="dxa"/>
            <w:tcBorders>
              <w:top w:val="single" w:sz="4" w:space="0" w:color="auto"/>
              <w:left w:val="single" w:sz="4" w:space="0" w:color="auto"/>
              <w:bottom w:val="single" w:sz="4" w:space="0" w:color="auto"/>
              <w:right w:val="single" w:sz="4" w:space="0" w:color="auto"/>
            </w:tcBorders>
            <w:vAlign w:val="center"/>
            <w:hideMark/>
          </w:tcPr>
          <w:p w14:paraId="2F872E5D" w14:textId="4B888E1F" w:rsidR="0001699C" w:rsidRPr="00E72285" w:rsidRDefault="001A5611" w:rsidP="00E72285">
            <w:pPr>
              <w:spacing w:line="400" w:lineRule="exact"/>
              <w:ind w:firstLine="0"/>
              <w:rPr>
                <w:sz w:val="21"/>
                <w:szCs w:val="21"/>
              </w:rPr>
            </w:pPr>
            <w:r w:rsidRPr="00E72285">
              <w:rPr>
                <w:rFonts w:hint="eastAsia"/>
                <w:sz w:val="21"/>
                <w:szCs w:val="21"/>
              </w:rPr>
              <w:t>正确的</w:t>
            </w:r>
            <w:r w:rsidR="00291E80" w:rsidRPr="00E72285">
              <w:rPr>
                <w:rFonts w:hint="eastAsia"/>
                <w:sz w:val="21"/>
                <w:szCs w:val="21"/>
              </w:rPr>
              <w:t>反向代理服务器网址的正则表达式</w:t>
            </w:r>
          </w:p>
        </w:tc>
        <w:tc>
          <w:tcPr>
            <w:tcW w:w="2253" w:type="dxa"/>
            <w:tcBorders>
              <w:top w:val="single" w:sz="4" w:space="0" w:color="auto"/>
              <w:left w:val="single" w:sz="4" w:space="0" w:color="auto"/>
              <w:bottom w:val="single" w:sz="4" w:space="0" w:color="auto"/>
              <w:right w:val="single" w:sz="4" w:space="0" w:color="auto"/>
            </w:tcBorders>
            <w:vAlign w:val="center"/>
            <w:hideMark/>
          </w:tcPr>
          <w:p w14:paraId="700A71AF" w14:textId="50C114A7" w:rsidR="0001699C" w:rsidRPr="00E72285" w:rsidRDefault="00291E80" w:rsidP="00E72285">
            <w:pPr>
              <w:spacing w:line="400" w:lineRule="exact"/>
              <w:ind w:firstLine="0"/>
              <w:rPr>
                <w:sz w:val="21"/>
                <w:szCs w:val="21"/>
              </w:rPr>
            </w:pPr>
            <w:r w:rsidRPr="00E72285">
              <w:rPr>
                <w:rFonts w:hint="eastAsia"/>
                <w:sz w:val="21"/>
                <w:szCs w:val="21"/>
              </w:rPr>
              <w:t>用户输入</w:t>
            </w:r>
            <w:r w:rsidR="001A5611" w:rsidRPr="00E72285">
              <w:rPr>
                <w:rFonts w:hint="eastAsia"/>
                <w:sz w:val="21"/>
                <w:szCs w:val="21"/>
              </w:rPr>
              <w:t>正确的</w:t>
            </w:r>
            <w:r w:rsidRPr="00E72285">
              <w:rPr>
                <w:rFonts w:hint="eastAsia"/>
                <w:sz w:val="21"/>
                <w:szCs w:val="21"/>
              </w:rPr>
              <w:t>反向代理服务器网址的正则表达式</w:t>
            </w:r>
          </w:p>
        </w:tc>
        <w:tc>
          <w:tcPr>
            <w:tcW w:w="1515" w:type="dxa"/>
            <w:tcBorders>
              <w:top w:val="single" w:sz="4" w:space="0" w:color="auto"/>
              <w:left w:val="single" w:sz="4" w:space="0" w:color="auto"/>
              <w:bottom w:val="single" w:sz="4" w:space="0" w:color="auto"/>
              <w:right w:val="single" w:sz="4" w:space="0" w:color="auto"/>
            </w:tcBorders>
            <w:vAlign w:val="center"/>
            <w:hideMark/>
          </w:tcPr>
          <w:p w14:paraId="5BB846DA" w14:textId="2628FC4A" w:rsidR="0001699C" w:rsidRPr="00E72285" w:rsidRDefault="00291E80" w:rsidP="00E72285">
            <w:pPr>
              <w:spacing w:line="400" w:lineRule="exact"/>
              <w:ind w:firstLine="0"/>
              <w:rPr>
                <w:sz w:val="21"/>
                <w:szCs w:val="21"/>
              </w:rPr>
            </w:pPr>
            <w:r w:rsidRPr="00E72285">
              <w:rPr>
                <w:rFonts w:hint="eastAsia"/>
                <w:sz w:val="21"/>
                <w:szCs w:val="21"/>
              </w:rPr>
              <w:t>设置成功的提示信息</w:t>
            </w:r>
          </w:p>
        </w:tc>
        <w:tc>
          <w:tcPr>
            <w:tcW w:w="1770" w:type="dxa"/>
            <w:tcBorders>
              <w:top w:val="single" w:sz="4" w:space="0" w:color="auto"/>
              <w:left w:val="single" w:sz="4" w:space="0" w:color="auto"/>
              <w:bottom w:val="single" w:sz="4" w:space="0" w:color="auto"/>
              <w:right w:val="single" w:sz="4" w:space="0" w:color="auto"/>
            </w:tcBorders>
            <w:vAlign w:val="center"/>
            <w:hideMark/>
          </w:tcPr>
          <w:p w14:paraId="4782F1D6" w14:textId="1ECA77E7" w:rsidR="0001699C" w:rsidRPr="00E72285" w:rsidRDefault="00291E80" w:rsidP="00E72285">
            <w:pPr>
              <w:spacing w:line="400" w:lineRule="exact"/>
              <w:ind w:firstLine="0"/>
              <w:rPr>
                <w:sz w:val="21"/>
                <w:szCs w:val="21"/>
              </w:rPr>
            </w:pPr>
            <w:r w:rsidRPr="00E72285">
              <w:rPr>
                <w:rFonts w:hint="eastAsia"/>
                <w:sz w:val="21"/>
                <w:szCs w:val="21"/>
              </w:rPr>
              <w:t>设置成功的提示信息</w:t>
            </w:r>
          </w:p>
        </w:tc>
      </w:tr>
    </w:tbl>
    <w:p w14:paraId="456365B1" w14:textId="77777777" w:rsidR="0001699C" w:rsidRPr="00E72285" w:rsidRDefault="0001699C" w:rsidP="00E72285">
      <w:pPr>
        <w:spacing w:line="400" w:lineRule="exact"/>
        <w:ind w:firstLine="480"/>
        <w:rPr>
          <w:rFonts w:cs="Times New Roman"/>
          <w:sz w:val="21"/>
          <w:szCs w:val="21"/>
        </w:rPr>
      </w:pPr>
    </w:p>
    <w:p w14:paraId="762DFBE1" w14:textId="1E3B4288" w:rsidR="001A5611" w:rsidRPr="00E72285" w:rsidRDefault="001A5611" w:rsidP="004A7400">
      <w:pPr>
        <w:spacing w:line="400" w:lineRule="exact"/>
        <w:ind w:firstLine="480"/>
        <w:jc w:val="center"/>
        <w:rPr>
          <w:sz w:val="21"/>
          <w:szCs w:val="21"/>
        </w:rPr>
      </w:pPr>
      <w:r w:rsidRPr="00E72285">
        <w:rPr>
          <w:rFonts w:ascii="黑体" w:eastAsia="黑体" w:hAnsi="黑体" w:cs="黑体" w:hint="eastAsia"/>
          <w:sz w:val="21"/>
          <w:szCs w:val="21"/>
        </w:rPr>
        <w:t>表</w:t>
      </w:r>
      <w:r w:rsidRPr="00E72285">
        <w:rPr>
          <w:sz w:val="21"/>
          <w:szCs w:val="21"/>
        </w:rPr>
        <w:t>5-</w:t>
      </w:r>
      <w:r w:rsidR="00E903D9" w:rsidRPr="00E72285">
        <w:rPr>
          <w:sz w:val="21"/>
          <w:szCs w:val="21"/>
        </w:rPr>
        <w:t>2</w:t>
      </w:r>
      <w:r w:rsidRPr="00E72285">
        <w:rPr>
          <w:sz w:val="21"/>
          <w:szCs w:val="21"/>
        </w:rPr>
        <w:tab/>
      </w:r>
      <w:r w:rsidRPr="00E72285">
        <w:rPr>
          <w:rFonts w:ascii="黑体" w:eastAsia="黑体" w:hAnsi="黑体" w:cs="黑体" w:hint="eastAsia"/>
          <w:sz w:val="21"/>
          <w:szCs w:val="21"/>
        </w:rPr>
        <w:t>测试</w:t>
      </w:r>
      <w:r w:rsidRPr="00E72285">
        <w:rPr>
          <w:rFonts w:eastAsia="黑体"/>
          <w:sz w:val="21"/>
          <w:szCs w:val="21"/>
        </w:rPr>
        <w:t>0</w:t>
      </w:r>
      <w:r w:rsidR="00E903D9" w:rsidRPr="00E72285">
        <w:rPr>
          <w:rFonts w:eastAsia="黑体"/>
          <w:sz w:val="21"/>
          <w:szCs w:val="21"/>
        </w:rPr>
        <w:t>2</w:t>
      </w:r>
      <w:r w:rsidRPr="00E72285">
        <w:rPr>
          <w:rFonts w:ascii="黑体" w:eastAsia="黑体" w:hAnsi="黑体" w:cs="黑体" w:hint="eastAsia"/>
          <w:sz w:val="21"/>
          <w:szCs w:val="21"/>
        </w:rPr>
        <w:t>过程记录表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171"/>
        <w:gridCol w:w="2253"/>
        <w:gridCol w:w="1515"/>
        <w:gridCol w:w="1770"/>
      </w:tblGrid>
      <w:tr w:rsidR="001A5611" w:rsidRPr="00E72285" w14:paraId="7E9B95C4" w14:textId="77777777" w:rsidTr="00E72285">
        <w:trPr>
          <w:jc w:val="center"/>
        </w:trPr>
        <w:tc>
          <w:tcPr>
            <w:tcW w:w="1418" w:type="dxa"/>
            <w:tcBorders>
              <w:top w:val="single" w:sz="4" w:space="0" w:color="auto"/>
              <w:left w:val="single" w:sz="4" w:space="0" w:color="auto"/>
              <w:bottom w:val="single" w:sz="4" w:space="0" w:color="auto"/>
              <w:right w:val="single" w:sz="4" w:space="0" w:color="auto"/>
            </w:tcBorders>
            <w:vAlign w:val="center"/>
            <w:hideMark/>
          </w:tcPr>
          <w:p w14:paraId="5D24D076" w14:textId="77777777" w:rsidR="001A5611" w:rsidRPr="00E72285" w:rsidRDefault="001A5611" w:rsidP="00E72285">
            <w:pPr>
              <w:spacing w:line="400" w:lineRule="exact"/>
              <w:ind w:firstLineChars="5" w:firstLine="11"/>
              <w:rPr>
                <w:b/>
                <w:bCs/>
                <w:sz w:val="21"/>
                <w:szCs w:val="21"/>
              </w:rPr>
            </w:pPr>
            <w:r w:rsidRPr="00E72285">
              <w:rPr>
                <w:rFonts w:hint="eastAsia"/>
                <w:b/>
                <w:bCs/>
                <w:sz w:val="21"/>
                <w:szCs w:val="21"/>
              </w:rPr>
              <w:t>测试编号</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685E2418" w14:textId="3FDA6660" w:rsidR="001A5611" w:rsidRPr="00E72285" w:rsidRDefault="00E549B6" w:rsidP="00E72285">
            <w:pPr>
              <w:spacing w:line="400" w:lineRule="exact"/>
              <w:ind w:firstLineChars="5" w:firstLine="10"/>
              <w:rPr>
                <w:sz w:val="21"/>
                <w:szCs w:val="21"/>
              </w:rPr>
            </w:pPr>
            <w:r w:rsidRPr="00E72285">
              <w:rPr>
                <w:sz w:val="21"/>
                <w:szCs w:val="21"/>
              </w:rPr>
              <w:t>02</w:t>
            </w:r>
          </w:p>
        </w:tc>
      </w:tr>
      <w:tr w:rsidR="001A5611" w:rsidRPr="00E72285" w14:paraId="09BA0D6E" w14:textId="77777777" w:rsidTr="00E72285">
        <w:trPr>
          <w:jc w:val="center"/>
        </w:trPr>
        <w:tc>
          <w:tcPr>
            <w:tcW w:w="1418" w:type="dxa"/>
            <w:tcBorders>
              <w:top w:val="single" w:sz="4" w:space="0" w:color="auto"/>
              <w:left w:val="single" w:sz="4" w:space="0" w:color="auto"/>
              <w:bottom w:val="single" w:sz="4" w:space="0" w:color="auto"/>
              <w:right w:val="single" w:sz="4" w:space="0" w:color="auto"/>
            </w:tcBorders>
            <w:vAlign w:val="center"/>
            <w:hideMark/>
          </w:tcPr>
          <w:p w14:paraId="31CD735E" w14:textId="77777777" w:rsidR="001A5611" w:rsidRPr="00E72285" w:rsidRDefault="001A5611" w:rsidP="00E72285">
            <w:pPr>
              <w:spacing w:line="400" w:lineRule="exact"/>
              <w:ind w:firstLineChars="5" w:firstLine="11"/>
              <w:rPr>
                <w:b/>
                <w:bCs/>
                <w:sz w:val="21"/>
                <w:szCs w:val="21"/>
              </w:rPr>
            </w:pPr>
            <w:r w:rsidRPr="00E72285">
              <w:rPr>
                <w:rFonts w:hint="eastAsia"/>
                <w:b/>
                <w:bCs/>
                <w:sz w:val="21"/>
                <w:szCs w:val="21"/>
              </w:rPr>
              <w:t>测试模块</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31CFBE08" w14:textId="017C3FDE" w:rsidR="001A5611" w:rsidRPr="00E72285" w:rsidRDefault="001A5611" w:rsidP="00E72285">
            <w:pPr>
              <w:spacing w:line="400" w:lineRule="exact"/>
              <w:ind w:firstLineChars="5" w:firstLine="10"/>
              <w:rPr>
                <w:sz w:val="21"/>
                <w:szCs w:val="21"/>
              </w:rPr>
            </w:pPr>
            <w:r w:rsidRPr="00E72285">
              <w:rPr>
                <w:rFonts w:hint="eastAsia"/>
                <w:sz w:val="21"/>
                <w:szCs w:val="21"/>
              </w:rPr>
              <w:t>动态</w:t>
            </w:r>
            <w:r w:rsidRPr="00E72285">
              <w:rPr>
                <w:sz w:val="21"/>
                <w:szCs w:val="21"/>
              </w:rPr>
              <w:t>ID</w:t>
            </w:r>
            <w:r w:rsidRPr="00E72285">
              <w:rPr>
                <w:rFonts w:hint="eastAsia"/>
                <w:sz w:val="21"/>
                <w:szCs w:val="21"/>
              </w:rPr>
              <w:t>模块</w:t>
            </w:r>
            <w:r w:rsidRPr="00E72285">
              <w:rPr>
                <w:sz w:val="21"/>
                <w:szCs w:val="21"/>
              </w:rPr>
              <w:t>中浏览器</w:t>
            </w:r>
            <w:r w:rsidRPr="00E72285">
              <w:rPr>
                <w:rFonts w:hint="eastAsia"/>
                <w:sz w:val="21"/>
                <w:szCs w:val="21"/>
              </w:rPr>
              <w:t>扩展</w:t>
            </w:r>
            <w:r w:rsidR="00A210F2" w:rsidRPr="00B8274E">
              <w:rPr>
                <w:rFonts w:hint="eastAsia"/>
                <w:sz w:val="21"/>
                <w:szCs w:val="21"/>
              </w:rPr>
              <w:t>“</w:t>
            </w:r>
            <w:r w:rsidR="00A210F2" w:rsidRPr="00097295">
              <w:rPr>
                <w:sz w:val="21"/>
                <w:szCs w:val="21"/>
              </w:rPr>
              <w:t>protect</w:t>
            </w:r>
            <w:r w:rsidR="00A210F2" w:rsidRPr="00B8274E">
              <w:rPr>
                <w:rFonts w:hint="eastAsia"/>
                <w:sz w:val="21"/>
                <w:szCs w:val="21"/>
              </w:rPr>
              <w:t>”</w:t>
            </w:r>
            <w:r w:rsidRPr="00E72285">
              <w:rPr>
                <w:rFonts w:hint="eastAsia"/>
                <w:sz w:val="21"/>
                <w:szCs w:val="21"/>
              </w:rPr>
              <w:t>测试</w:t>
            </w:r>
          </w:p>
        </w:tc>
      </w:tr>
      <w:tr w:rsidR="001A5611" w:rsidRPr="00E72285" w14:paraId="62B792EF" w14:textId="77777777" w:rsidTr="00E72285">
        <w:trPr>
          <w:jc w:val="center"/>
        </w:trPr>
        <w:tc>
          <w:tcPr>
            <w:tcW w:w="1418" w:type="dxa"/>
            <w:tcBorders>
              <w:top w:val="single" w:sz="4" w:space="0" w:color="auto"/>
              <w:left w:val="single" w:sz="4" w:space="0" w:color="auto"/>
              <w:bottom w:val="single" w:sz="4" w:space="0" w:color="auto"/>
              <w:right w:val="single" w:sz="4" w:space="0" w:color="auto"/>
            </w:tcBorders>
            <w:vAlign w:val="center"/>
            <w:hideMark/>
          </w:tcPr>
          <w:p w14:paraId="41A1E43E" w14:textId="77777777" w:rsidR="001A5611" w:rsidRPr="00E72285" w:rsidRDefault="001A5611" w:rsidP="00E72285">
            <w:pPr>
              <w:spacing w:line="400" w:lineRule="exact"/>
              <w:ind w:firstLineChars="5" w:firstLine="11"/>
              <w:rPr>
                <w:b/>
                <w:bCs/>
                <w:sz w:val="21"/>
                <w:szCs w:val="21"/>
              </w:rPr>
            </w:pPr>
            <w:r w:rsidRPr="00E72285">
              <w:rPr>
                <w:rFonts w:hint="eastAsia"/>
                <w:b/>
                <w:bCs/>
                <w:sz w:val="21"/>
                <w:szCs w:val="21"/>
              </w:rPr>
              <w:t>测试环境</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7ABDE999" w14:textId="77777777" w:rsidR="001A5611" w:rsidRPr="00E72285" w:rsidRDefault="001A5611" w:rsidP="00E72285">
            <w:pPr>
              <w:spacing w:line="400" w:lineRule="exact"/>
              <w:ind w:firstLineChars="5" w:firstLine="10"/>
              <w:rPr>
                <w:sz w:val="21"/>
                <w:szCs w:val="21"/>
              </w:rPr>
            </w:pPr>
            <w:r w:rsidRPr="00E72285">
              <w:rPr>
                <w:rFonts w:hint="eastAsia"/>
                <w:sz w:val="21"/>
                <w:szCs w:val="21"/>
              </w:rPr>
              <w:t>计算机操作系统：</w:t>
            </w:r>
            <w:r w:rsidRPr="00E72285">
              <w:rPr>
                <w:sz w:val="21"/>
                <w:szCs w:val="21"/>
              </w:rPr>
              <w:t>Windows7</w:t>
            </w:r>
            <w:r w:rsidRPr="00E72285">
              <w:rPr>
                <w:rFonts w:hint="eastAsia"/>
                <w:sz w:val="21"/>
                <w:szCs w:val="21"/>
              </w:rPr>
              <w:t>，浏览器：</w:t>
            </w:r>
            <w:r w:rsidRPr="00E72285">
              <w:rPr>
                <w:sz w:val="21"/>
                <w:szCs w:val="21"/>
              </w:rPr>
              <w:t>Chrome</w:t>
            </w:r>
          </w:p>
        </w:tc>
      </w:tr>
      <w:tr w:rsidR="001A5611" w:rsidRPr="00E72285" w14:paraId="0AFA2BD3" w14:textId="77777777" w:rsidTr="00E72285">
        <w:trPr>
          <w:jc w:val="center"/>
        </w:trPr>
        <w:tc>
          <w:tcPr>
            <w:tcW w:w="1418" w:type="dxa"/>
            <w:tcBorders>
              <w:top w:val="single" w:sz="4" w:space="0" w:color="auto"/>
              <w:left w:val="single" w:sz="4" w:space="0" w:color="auto"/>
              <w:bottom w:val="single" w:sz="4" w:space="0" w:color="auto"/>
              <w:right w:val="single" w:sz="4" w:space="0" w:color="auto"/>
            </w:tcBorders>
            <w:vAlign w:val="center"/>
            <w:hideMark/>
          </w:tcPr>
          <w:p w14:paraId="378CBA82" w14:textId="77777777" w:rsidR="001A5611" w:rsidRPr="00E72285" w:rsidRDefault="001A5611" w:rsidP="00E72285">
            <w:pPr>
              <w:spacing w:line="400" w:lineRule="exact"/>
              <w:ind w:firstLineChars="5" w:firstLine="11"/>
              <w:rPr>
                <w:b/>
                <w:bCs/>
                <w:sz w:val="21"/>
                <w:szCs w:val="21"/>
              </w:rPr>
            </w:pPr>
            <w:r w:rsidRPr="00E72285">
              <w:rPr>
                <w:rFonts w:hint="eastAsia"/>
                <w:b/>
                <w:bCs/>
                <w:sz w:val="21"/>
                <w:szCs w:val="21"/>
              </w:rPr>
              <w:t>限制条件</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2CDBE558" w14:textId="77777777" w:rsidR="001A5611" w:rsidRPr="00E72285" w:rsidRDefault="001A5611" w:rsidP="00E72285">
            <w:pPr>
              <w:spacing w:line="400" w:lineRule="exact"/>
              <w:ind w:firstLineChars="5" w:firstLine="10"/>
              <w:rPr>
                <w:sz w:val="21"/>
                <w:szCs w:val="21"/>
              </w:rPr>
            </w:pPr>
            <w:r w:rsidRPr="00E72285">
              <w:rPr>
                <w:rFonts w:hint="eastAsia"/>
                <w:sz w:val="21"/>
                <w:szCs w:val="21"/>
              </w:rPr>
              <w:t>无</w:t>
            </w:r>
          </w:p>
        </w:tc>
      </w:tr>
      <w:tr w:rsidR="001A5611" w:rsidRPr="00E72285" w14:paraId="675FD791" w14:textId="77777777" w:rsidTr="00E72285">
        <w:trPr>
          <w:jc w:val="center"/>
        </w:trPr>
        <w:tc>
          <w:tcPr>
            <w:tcW w:w="1418" w:type="dxa"/>
            <w:tcBorders>
              <w:top w:val="single" w:sz="4" w:space="0" w:color="auto"/>
              <w:left w:val="single" w:sz="4" w:space="0" w:color="auto"/>
              <w:bottom w:val="single" w:sz="4" w:space="0" w:color="auto"/>
              <w:right w:val="single" w:sz="4" w:space="0" w:color="auto"/>
            </w:tcBorders>
            <w:vAlign w:val="center"/>
            <w:hideMark/>
          </w:tcPr>
          <w:p w14:paraId="3A7002BD" w14:textId="77777777" w:rsidR="001A5611" w:rsidRPr="00E72285" w:rsidRDefault="001A5611" w:rsidP="00E72285">
            <w:pPr>
              <w:spacing w:line="400" w:lineRule="exact"/>
              <w:ind w:firstLineChars="5" w:firstLine="11"/>
              <w:rPr>
                <w:b/>
                <w:bCs/>
                <w:sz w:val="21"/>
                <w:szCs w:val="21"/>
              </w:rPr>
            </w:pPr>
            <w:r w:rsidRPr="00E72285">
              <w:rPr>
                <w:rFonts w:hint="eastAsia"/>
                <w:b/>
                <w:bCs/>
                <w:sz w:val="21"/>
                <w:szCs w:val="21"/>
              </w:rPr>
              <w:t>测试功能</w:t>
            </w:r>
          </w:p>
        </w:tc>
        <w:tc>
          <w:tcPr>
            <w:tcW w:w="1171" w:type="dxa"/>
            <w:tcBorders>
              <w:top w:val="single" w:sz="4" w:space="0" w:color="auto"/>
              <w:left w:val="single" w:sz="4" w:space="0" w:color="auto"/>
              <w:bottom w:val="single" w:sz="4" w:space="0" w:color="auto"/>
              <w:right w:val="single" w:sz="4" w:space="0" w:color="auto"/>
            </w:tcBorders>
            <w:vAlign w:val="center"/>
            <w:hideMark/>
          </w:tcPr>
          <w:p w14:paraId="7625D244" w14:textId="77777777" w:rsidR="001A5611" w:rsidRPr="00E72285" w:rsidRDefault="001A5611" w:rsidP="00E72285">
            <w:pPr>
              <w:spacing w:line="400" w:lineRule="exact"/>
              <w:ind w:firstLineChars="5" w:firstLine="11"/>
              <w:rPr>
                <w:b/>
                <w:bCs/>
                <w:sz w:val="21"/>
                <w:szCs w:val="21"/>
              </w:rPr>
            </w:pPr>
            <w:r w:rsidRPr="00E72285">
              <w:rPr>
                <w:rFonts w:hint="eastAsia"/>
                <w:b/>
                <w:bCs/>
                <w:sz w:val="21"/>
                <w:szCs w:val="21"/>
              </w:rPr>
              <w:t>输入内容</w:t>
            </w:r>
          </w:p>
        </w:tc>
        <w:tc>
          <w:tcPr>
            <w:tcW w:w="2253" w:type="dxa"/>
            <w:tcBorders>
              <w:top w:val="single" w:sz="4" w:space="0" w:color="auto"/>
              <w:left w:val="single" w:sz="4" w:space="0" w:color="auto"/>
              <w:bottom w:val="single" w:sz="4" w:space="0" w:color="auto"/>
              <w:right w:val="single" w:sz="4" w:space="0" w:color="auto"/>
            </w:tcBorders>
            <w:vAlign w:val="center"/>
            <w:hideMark/>
          </w:tcPr>
          <w:p w14:paraId="24007118" w14:textId="77777777" w:rsidR="001A5611" w:rsidRPr="00E72285" w:rsidRDefault="001A5611" w:rsidP="00E72285">
            <w:pPr>
              <w:spacing w:line="400" w:lineRule="exact"/>
              <w:ind w:firstLineChars="5" w:firstLine="11"/>
              <w:rPr>
                <w:b/>
                <w:bCs/>
                <w:sz w:val="21"/>
                <w:szCs w:val="21"/>
              </w:rPr>
            </w:pPr>
            <w:r w:rsidRPr="00E72285">
              <w:rPr>
                <w:rFonts w:hint="eastAsia"/>
                <w:b/>
                <w:bCs/>
                <w:sz w:val="21"/>
                <w:szCs w:val="21"/>
              </w:rPr>
              <w:t>测试过程</w:t>
            </w:r>
          </w:p>
        </w:tc>
        <w:tc>
          <w:tcPr>
            <w:tcW w:w="1515" w:type="dxa"/>
            <w:tcBorders>
              <w:top w:val="single" w:sz="4" w:space="0" w:color="auto"/>
              <w:left w:val="single" w:sz="4" w:space="0" w:color="auto"/>
              <w:bottom w:val="single" w:sz="4" w:space="0" w:color="auto"/>
              <w:right w:val="single" w:sz="4" w:space="0" w:color="auto"/>
            </w:tcBorders>
            <w:vAlign w:val="center"/>
            <w:hideMark/>
          </w:tcPr>
          <w:p w14:paraId="3FFF58E5" w14:textId="77777777" w:rsidR="001A5611" w:rsidRPr="00E72285" w:rsidRDefault="001A5611" w:rsidP="00E72285">
            <w:pPr>
              <w:spacing w:line="400" w:lineRule="exact"/>
              <w:ind w:firstLineChars="5" w:firstLine="11"/>
              <w:rPr>
                <w:b/>
                <w:bCs/>
                <w:sz w:val="21"/>
                <w:szCs w:val="21"/>
              </w:rPr>
            </w:pPr>
            <w:r w:rsidRPr="00E72285">
              <w:rPr>
                <w:rFonts w:hint="eastAsia"/>
                <w:b/>
                <w:bCs/>
                <w:sz w:val="21"/>
                <w:szCs w:val="21"/>
              </w:rPr>
              <w:t>输出期望</w:t>
            </w:r>
          </w:p>
        </w:tc>
        <w:tc>
          <w:tcPr>
            <w:tcW w:w="1770" w:type="dxa"/>
            <w:tcBorders>
              <w:top w:val="single" w:sz="4" w:space="0" w:color="auto"/>
              <w:left w:val="single" w:sz="4" w:space="0" w:color="auto"/>
              <w:bottom w:val="single" w:sz="4" w:space="0" w:color="auto"/>
              <w:right w:val="single" w:sz="4" w:space="0" w:color="auto"/>
            </w:tcBorders>
            <w:vAlign w:val="center"/>
            <w:hideMark/>
          </w:tcPr>
          <w:p w14:paraId="4202255A" w14:textId="77777777" w:rsidR="001A5611" w:rsidRPr="00E72285" w:rsidRDefault="001A5611" w:rsidP="00E72285">
            <w:pPr>
              <w:spacing w:line="400" w:lineRule="exact"/>
              <w:ind w:firstLineChars="5" w:firstLine="11"/>
              <w:rPr>
                <w:b/>
                <w:bCs/>
                <w:sz w:val="21"/>
                <w:szCs w:val="21"/>
              </w:rPr>
            </w:pPr>
            <w:r w:rsidRPr="00E72285">
              <w:rPr>
                <w:rFonts w:hint="eastAsia"/>
                <w:b/>
                <w:bCs/>
                <w:sz w:val="21"/>
                <w:szCs w:val="21"/>
              </w:rPr>
              <w:t>实际输出内容</w:t>
            </w:r>
          </w:p>
        </w:tc>
      </w:tr>
      <w:tr w:rsidR="001A5611" w:rsidRPr="00E72285" w14:paraId="2C5F4976" w14:textId="77777777" w:rsidTr="00E72285">
        <w:trPr>
          <w:jc w:val="center"/>
        </w:trPr>
        <w:tc>
          <w:tcPr>
            <w:tcW w:w="1418" w:type="dxa"/>
            <w:tcBorders>
              <w:top w:val="single" w:sz="4" w:space="0" w:color="auto"/>
              <w:left w:val="single" w:sz="4" w:space="0" w:color="auto"/>
              <w:bottom w:val="single" w:sz="4" w:space="0" w:color="auto"/>
              <w:right w:val="single" w:sz="4" w:space="0" w:color="auto"/>
            </w:tcBorders>
            <w:vAlign w:val="center"/>
            <w:hideMark/>
          </w:tcPr>
          <w:p w14:paraId="62DDC8C4" w14:textId="16AAE192" w:rsidR="001A5611" w:rsidRPr="00E72285" w:rsidRDefault="001A5611" w:rsidP="00E72285">
            <w:pPr>
              <w:spacing w:line="400" w:lineRule="exact"/>
              <w:ind w:firstLineChars="5" w:firstLine="10"/>
              <w:rPr>
                <w:sz w:val="21"/>
                <w:szCs w:val="21"/>
              </w:rPr>
            </w:pPr>
            <w:r w:rsidRPr="00E72285">
              <w:rPr>
                <w:rFonts w:hint="eastAsia"/>
                <w:sz w:val="21"/>
                <w:szCs w:val="21"/>
              </w:rPr>
              <w:t>浏览器扩展</w:t>
            </w:r>
            <w:r w:rsidR="00A210F2" w:rsidRPr="00B8274E">
              <w:rPr>
                <w:rFonts w:hint="eastAsia"/>
                <w:sz w:val="21"/>
                <w:szCs w:val="21"/>
              </w:rPr>
              <w:t>“</w:t>
            </w:r>
            <w:r w:rsidR="00A210F2" w:rsidRPr="00097295">
              <w:rPr>
                <w:sz w:val="21"/>
                <w:szCs w:val="21"/>
              </w:rPr>
              <w:t>protect</w:t>
            </w:r>
            <w:r w:rsidR="00A210F2" w:rsidRPr="00B8274E">
              <w:rPr>
                <w:rFonts w:hint="eastAsia"/>
                <w:sz w:val="21"/>
                <w:szCs w:val="21"/>
              </w:rPr>
              <w:t>”</w:t>
            </w:r>
            <w:r w:rsidRPr="00E72285">
              <w:rPr>
                <w:rFonts w:hint="eastAsia"/>
                <w:sz w:val="21"/>
                <w:szCs w:val="21"/>
              </w:rPr>
              <w:t>作用网站</w:t>
            </w:r>
            <w:r w:rsidRPr="00E72285">
              <w:rPr>
                <w:sz w:val="21"/>
                <w:szCs w:val="21"/>
              </w:rPr>
              <w:t>的设置</w:t>
            </w:r>
            <w:r w:rsidR="00E903D9" w:rsidRPr="00E72285">
              <w:rPr>
                <w:rFonts w:hint="eastAsia"/>
                <w:sz w:val="21"/>
                <w:szCs w:val="21"/>
              </w:rPr>
              <w:t>：失败</w:t>
            </w:r>
          </w:p>
        </w:tc>
        <w:tc>
          <w:tcPr>
            <w:tcW w:w="1171" w:type="dxa"/>
            <w:tcBorders>
              <w:top w:val="single" w:sz="4" w:space="0" w:color="auto"/>
              <w:left w:val="single" w:sz="4" w:space="0" w:color="auto"/>
              <w:bottom w:val="single" w:sz="4" w:space="0" w:color="auto"/>
              <w:right w:val="single" w:sz="4" w:space="0" w:color="auto"/>
            </w:tcBorders>
            <w:vAlign w:val="center"/>
            <w:hideMark/>
          </w:tcPr>
          <w:p w14:paraId="716BE10A" w14:textId="74C1D4F1" w:rsidR="001A5611" w:rsidRPr="00E72285" w:rsidRDefault="001A5611" w:rsidP="00E72285">
            <w:pPr>
              <w:spacing w:line="400" w:lineRule="exact"/>
              <w:ind w:firstLineChars="5" w:firstLine="10"/>
              <w:rPr>
                <w:sz w:val="21"/>
                <w:szCs w:val="21"/>
              </w:rPr>
            </w:pPr>
            <w:r w:rsidRPr="00E72285">
              <w:rPr>
                <w:rFonts w:hint="eastAsia"/>
                <w:sz w:val="21"/>
                <w:szCs w:val="21"/>
              </w:rPr>
              <w:t>错误</w:t>
            </w:r>
            <w:r w:rsidRPr="00E72285">
              <w:rPr>
                <w:sz w:val="21"/>
                <w:szCs w:val="21"/>
              </w:rPr>
              <w:t>的</w:t>
            </w:r>
            <w:r w:rsidRPr="00E72285">
              <w:rPr>
                <w:rFonts w:hint="eastAsia"/>
                <w:sz w:val="21"/>
                <w:szCs w:val="21"/>
              </w:rPr>
              <w:t>反向代理服务器网址的正则表达式</w:t>
            </w:r>
          </w:p>
        </w:tc>
        <w:tc>
          <w:tcPr>
            <w:tcW w:w="2253" w:type="dxa"/>
            <w:tcBorders>
              <w:top w:val="single" w:sz="4" w:space="0" w:color="auto"/>
              <w:left w:val="single" w:sz="4" w:space="0" w:color="auto"/>
              <w:bottom w:val="single" w:sz="4" w:space="0" w:color="auto"/>
              <w:right w:val="single" w:sz="4" w:space="0" w:color="auto"/>
            </w:tcBorders>
            <w:vAlign w:val="center"/>
            <w:hideMark/>
          </w:tcPr>
          <w:p w14:paraId="52A534AB" w14:textId="35EEF2DC" w:rsidR="001A5611" w:rsidRPr="00E72285" w:rsidRDefault="001A5611" w:rsidP="00E72285">
            <w:pPr>
              <w:spacing w:line="400" w:lineRule="exact"/>
              <w:ind w:firstLineChars="5" w:firstLine="10"/>
              <w:rPr>
                <w:sz w:val="21"/>
                <w:szCs w:val="21"/>
              </w:rPr>
            </w:pPr>
            <w:r w:rsidRPr="00E72285">
              <w:rPr>
                <w:rFonts w:hint="eastAsia"/>
                <w:sz w:val="21"/>
                <w:szCs w:val="21"/>
              </w:rPr>
              <w:t>用户输入错误</w:t>
            </w:r>
            <w:r w:rsidRPr="00E72285">
              <w:rPr>
                <w:sz w:val="21"/>
                <w:szCs w:val="21"/>
              </w:rPr>
              <w:t>的</w:t>
            </w:r>
            <w:r w:rsidRPr="00E72285">
              <w:rPr>
                <w:rFonts w:hint="eastAsia"/>
                <w:sz w:val="21"/>
                <w:szCs w:val="21"/>
              </w:rPr>
              <w:t>反向代理服务器网址的正则表达式</w:t>
            </w:r>
          </w:p>
        </w:tc>
        <w:tc>
          <w:tcPr>
            <w:tcW w:w="1515" w:type="dxa"/>
            <w:tcBorders>
              <w:top w:val="single" w:sz="4" w:space="0" w:color="auto"/>
              <w:left w:val="single" w:sz="4" w:space="0" w:color="auto"/>
              <w:bottom w:val="single" w:sz="4" w:space="0" w:color="auto"/>
              <w:right w:val="single" w:sz="4" w:space="0" w:color="auto"/>
            </w:tcBorders>
            <w:vAlign w:val="center"/>
            <w:hideMark/>
          </w:tcPr>
          <w:p w14:paraId="26E25DAA" w14:textId="0030CD56" w:rsidR="001A5611" w:rsidRPr="00E72285" w:rsidRDefault="001A5611" w:rsidP="00E72285">
            <w:pPr>
              <w:spacing w:line="400" w:lineRule="exact"/>
              <w:ind w:firstLineChars="5" w:firstLine="10"/>
              <w:rPr>
                <w:sz w:val="21"/>
                <w:szCs w:val="21"/>
              </w:rPr>
            </w:pPr>
            <w:r w:rsidRPr="00E72285">
              <w:rPr>
                <w:rFonts w:hint="eastAsia"/>
                <w:sz w:val="21"/>
                <w:szCs w:val="21"/>
              </w:rPr>
              <w:t>错误输入的提示信息</w:t>
            </w:r>
          </w:p>
        </w:tc>
        <w:tc>
          <w:tcPr>
            <w:tcW w:w="1770" w:type="dxa"/>
            <w:tcBorders>
              <w:top w:val="single" w:sz="4" w:space="0" w:color="auto"/>
              <w:left w:val="single" w:sz="4" w:space="0" w:color="auto"/>
              <w:bottom w:val="single" w:sz="4" w:space="0" w:color="auto"/>
              <w:right w:val="single" w:sz="4" w:space="0" w:color="auto"/>
            </w:tcBorders>
            <w:vAlign w:val="center"/>
            <w:hideMark/>
          </w:tcPr>
          <w:p w14:paraId="552FF88E" w14:textId="47E283FB" w:rsidR="001A5611" w:rsidRPr="00E72285" w:rsidRDefault="001A5611" w:rsidP="00E72285">
            <w:pPr>
              <w:spacing w:line="400" w:lineRule="exact"/>
              <w:ind w:firstLineChars="5" w:firstLine="10"/>
              <w:rPr>
                <w:sz w:val="21"/>
                <w:szCs w:val="21"/>
              </w:rPr>
            </w:pPr>
            <w:r w:rsidRPr="00E72285">
              <w:rPr>
                <w:rFonts w:hint="eastAsia"/>
                <w:sz w:val="21"/>
                <w:szCs w:val="21"/>
              </w:rPr>
              <w:t>错误输入的提示信息</w:t>
            </w:r>
          </w:p>
        </w:tc>
      </w:tr>
    </w:tbl>
    <w:p w14:paraId="445B7EB3" w14:textId="77777777" w:rsidR="0001699C" w:rsidRPr="00E72285" w:rsidRDefault="0001699C" w:rsidP="00E72285">
      <w:pPr>
        <w:spacing w:line="400" w:lineRule="exact"/>
        <w:ind w:firstLine="480"/>
        <w:rPr>
          <w:sz w:val="21"/>
          <w:szCs w:val="21"/>
        </w:rPr>
      </w:pPr>
    </w:p>
    <w:p w14:paraId="5330D50F" w14:textId="19903136" w:rsidR="00E903D9" w:rsidRPr="00E72285" w:rsidRDefault="00E903D9" w:rsidP="00E72285">
      <w:pPr>
        <w:spacing w:line="400" w:lineRule="exact"/>
        <w:ind w:firstLine="480"/>
        <w:rPr>
          <w:sz w:val="21"/>
          <w:szCs w:val="21"/>
        </w:rPr>
      </w:pPr>
      <w:r w:rsidRPr="00E72285">
        <w:rPr>
          <w:rFonts w:ascii="黑体" w:eastAsia="黑体" w:hAnsi="黑体" w:cs="黑体" w:hint="eastAsia"/>
          <w:sz w:val="21"/>
          <w:szCs w:val="21"/>
        </w:rPr>
        <w:t>表</w:t>
      </w:r>
      <w:r w:rsidRPr="00E72285">
        <w:rPr>
          <w:sz w:val="21"/>
          <w:szCs w:val="21"/>
        </w:rPr>
        <w:t>5-3</w:t>
      </w:r>
      <w:r w:rsidRPr="00E72285">
        <w:rPr>
          <w:sz w:val="21"/>
          <w:szCs w:val="21"/>
        </w:rPr>
        <w:tab/>
      </w:r>
      <w:r w:rsidRPr="00E72285">
        <w:rPr>
          <w:rFonts w:ascii="黑体" w:eastAsia="黑体" w:hAnsi="黑体" w:cs="黑体" w:hint="eastAsia"/>
          <w:sz w:val="21"/>
          <w:szCs w:val="21"/>
        </w:rPr>
        <w:t>测试</w:t>
      </w:r>
      <w:r w:rsidRPr="00E72285">
        <w:rPr>
          <w:rFonts w:eastAsia="黑体"/>
          <w:sz w:val="21"/>
          <w:szCs w:val="21"/>
        </w:rPr>
        <w:t>02</w:t>
      </w:r>
      <w:r w:rsidRPr="00E72285">
        <w:rPr>
          <w:rFonts w:ascii="黑体" w:eastAsia="黑体" w:hAnsi="黑体" w:cs="黑体" w:hint="eastAsia"/>
          <w:sz w:val="21"/>
          <w:szCs w:val="21"/>
        </w:rPr>
        <w:t>过程记录表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171"/>
        <w:gridCol w:w="2253"/>
        <w:gridCol w:w="1515"/>
        <w:gridCol w:w="1770"/>
      </w:tblGrid>
      <w:tr w:rsidR="00E903D9" w:rsidRPr="00E72285" w14:paraId="55B01003"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136A8A07" w14:textId="77777777" w:rsidR="00E903D9" w:rsidRPr="00E72285" w:rsidRDefault="00E903D9" w:rsidP="00E72285">
            <w:pPr>
              <w:spacing w:line="400" w:lineRule="exact"/>
              <w:ind w:firstLineChars="5" w:firstLine="11"/>
              <w:rPr>
                <w:b/>
                <w:bCs/>
                <w:sz w:val="21"/>
                <w:szCs w:val="21"/>
              </w:rPr>
            </w:pPr>
            <w:r w:rsidRPr="00E72285">
              <w:rPr>
                <w:rFonts w:hint="eastAsia"/>
                <w:b/>
                <w:bCs/>
                <w:sz w:val="21"/>
                <w:szCs w:val="21"/>
              </w:rPr>
              <w:t>测试编号</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793DDF65" w14:textId="38963AFB" w:rsidR="00E903D9" w:rsidRPr="00E72285" w:rsidRDefault="00E903D9" w:rsidP="00E72285">
            <w:pPr>
              <w:spacing w:line="400" w:lineRule="exact"/>
              <w:ind w:firstLineChars="5" w:firstLine="10"/>
              <w:rPr>
                <w:sz w:val="21"/>
                <w:szCs w:val="21"/>
              </w:rPr>
            </w:pPr>
            <w:r w:rsidRPr="00E72285">
              <w:rPr>
                <w:sz w:val="21"/>
                <w:szCs w:val="21"/>
              </w:rPr>
              <w:t>0</w:t>
            </w:r>
            <w:r w:rsidR="00E549B6" w:rsidRPr="00E72285">
              <w:rPr>
                <w:sz w:val="21"/>
                <w:szCs w:val="21"/>
              </w:rPr>
              <w:t>3</w:t>
            </w:r>
          </w:p>
        </w:tc>
      </w:tr>
      <w:tr w:rsidR="00E903D9" w:rsidRPr="00E72285" w14:paraId="4332CFC1"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E6339B3" w14:textId="77777777" w:rsidR="00E903D9" w:rsidRPr="00E72285" w:rsidRDefault="00E903D9" w:rsidP="00E72285">
            <w:pPr>
              <w:spacing w:line="400" w:lineRule="exact"/>
              <w:ind w:firstLineChars="5" w:firstLine="11"/>
              <w:rPr>
                <w:b/>
                <w:bCs/>
                <w:sz w:val="21"/>
                <w:szCs w:val="21"/>
              </w:rPr>
            </w:pPr>
            <w:r w:rsidRPr="00E72285">
              <w:rPr>
                <w:rFonts w:hint="eastAsia"/>
                <w:b/>
                <w:bCs/>
                <w:sz w:val="21"/>
                <w:szCs w:val="21"/>
              </w:rPr>
              <w:t>测试模块</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1FA97679" w14:textId="349C612D" w:rsidR="00E903D9" w:rsidRPr="00E72285" w:rsidRDefault="00E903D9" w:rsidP="00E72285">
            <w:pPr>
              <w:spacing w:line="400" w:lineRule="exact"/>
              <w:ind w:firstLineChars="5" w:firstLine="10"/>
              <w:rPr>
                <w:sz w:val="21"/>
                <w:szCs w:val="21"/>
              </w:rPr>
            </w:pPr>
            <w:r w:rsidRPr="00E72285">
              <w:rPr>
                <w:rFonts w:hint="eastAsia"/>
                <w:sz w:val="21"/>
                <w:szCs w:val="21"/>
              </w:rPr>
              <w:t>动态</w:t>
            </w:r>
            <w:r w:rsidRPr="00E72285">
              <w:rPr>
                <w:sz w:val="21"/>
                <w:szCs w:val="21"/>
              </w:rPr>
              <w:t>ID</w:t>
            </w:r>
            <w:r w:rsidRPr="00E72285">
              <w:rPr>
                <w:rFonts w:hint="eastAsia"/>
                <w:sz w:val="21"/>
                <w:szCs w:val="21"/>
              </w:rPr>
              <w:t>模块</w:t>
            </w:r>
            <w:r w:rsidRPr="00E72285">
              <w:rPr>
                <w:sz w:val="21"/>
                <w:szCs w:val="21"/>
              </w:rPr>
              <w:t>中浏览器</w:t>
            </w:r>
            <w:r w:rsidRPr="00E72285">
              <w:rPr>
                <w:rFonts w:hint="eastAsia"/>
                <w:sz w:val="21"/>
                <w:szCs w:val="21"/>
              </w:rPr>
              <w:t>扩展</w:t>
            </w:r>
            <w:r w:rsidR="00A210F2" w:rsidRPr="00B8274E">
              <w:rPr>
                <w:rFonts w:hint="eastAsia"/>
                <w:sz w:val="21"/>
                <w:szCs w:val="21"/>
              </w:rPr>
              <w:t>“</w:t>
            </w:r>
            <w:r w:rsidR="00A210F2" w:rsidRPr="00097295">
              <w:rPr>
                <w:sz w:val="21"/>
                <w:szCs w:val="21"/>
              </w:rPr>
              <w:t>protect</w:t>
            </w:r>
            <w:r w:rsidR="00A210F2" w:rsidRPr="00B8274E">
              <w:rPr>
                <w:rFonts w:hint="eastAsia"/>
                <w:sz w:val="21"/>
                <w:szCs w:val="21"/>
              </w:rPr>
              <w:t>”</w:t>
            </w:r>
            <w:r w:rsidRPr="00E72285">
              <w:rPr>
                <w:rFonts w:hint="eastAsia"/>
                <w:sz w:val="21"/>
                <w:szCs w:val="21"/>
              </w:rPr>
              <w:t>测试</w:t>
            </w:r>
          </w:p>
        </w:tc>
      </w:tr>
      <w:tr w:rsidR="00E903D9" w:rsidRPr="00E72285" w14:paraId="3984E16A"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0F590A1D" w14:textId="77777777" w:rsidR="00E903D9" w:rsidRPr="00E72285" w:rsidRDefault="00E903D9" w:rsidP="00E72285">
            <w:pPr>
              <w:spacing w:line="400" w:lineRule="exact"/>
              <w:ind w:firstLineChars="5" w:firstLine="11"/>
              <w:rPr>
                <w:b/>
                <w:bCs/>
                <w:sz w:val="21"/>
                <w:szCs w:val="21"/>
              </w:rPr>
            </w:pPr>
            <w:r w:rsidRPr="00E72285">
              <w:rPr>
                <w:rFonts w:hint="eastAsia"/>
                <w:b/>
                <w:bCs/>
                <w:sz w:val="21"/>
                <w:szCs w:val="21"/>
              </w:rPr>
              <w:t>测试环境</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65E5BCB2" w14:textId="77777777" w:rsidR="00E903D9" w:rsidRPr="00E72285" w:rsidRDefault="00E903D9" w:rsidP="00E72285">
            <w:pPr>
              <w:spacing w:line="400" w:lineRule="exact"/>
              <w:ind w:firstLineChars="5" w:firstLine="10"/>
              <w:rPr>
                <w:sz w:val="21"/>
                <w:szCs w:val="21"/>
              </w:rPr>
            </w:pPr>
            <w:r w:rsidRPr="00E72285">
              <w:rPr>
                <w:rFonts w:hint="eastAsia"/>
                <w:sz w:val="21"/>
                <w:szCs w:val="21"/>
              </w:rPr>
              <w:t>计算机操作系统：</w:t>
            </w:r>
            <w:r w:rsidRPr="00E72285">
              <w:rPr>
                <w:sz w:val="21"/>
                <w:szCs w:val="21"/>
              </w:rPr>
              <w:t>Windows7</w:t>
            </w:r>
            <w:r w:rsidRPr="00E72285">
              <w:rPr>
                <w:rFonts w:hint="eastAsia"/>
                <w:sz w:val="21"/>
                <w:szCs w:val="21"/>
              </w:rPr>
              <w:t>，浏览器：</w:t>
            </w:r>
            <w:r w:rsidRPr="00E72285">
              <w:rPr>
                <w:sz w:val="21"/>
                <w:szCs w:val="21"/>
              </w:rPr>
              <w:t>Chrome</w:t>
            </w:r>
          </w:p>
        </w:tc>
      </w:tr>
      <w:tr w:rsidR="00E903D9" w:rsidRPr="00E72285" w14:paraId="56DF7878"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39C876CD" w14:textId="77777777" w:rsidR="00E903D9" w:rsidRPr="00E72285" w:rsidRDefault="00E903D9" w:rsidP="00E72285">
            <w:pPr>
              <w:spacing w:line="400" w:lineRule="exact"/>
              <w:ind w:firstLineChars="5" w:firstLine="11"/>
              <w:rPr>
                <w:b/>
                <w:bCs/>
                <w:sz w:val="21"/>
                <w:szCs w:val="21"/>
              </w:rPr>
            </w:pPr>
            <w:r w:rsidRPr="00E72285">
              <w:rPr>
                <w:rFonts w:hint="eastAsia"/>
                <w:b/>
                <w:bCs/>
                <w:sz w:val="21"/>
                <w:szCs w:val="21"/>
              </w:rPr>
              <w:t>限制条件</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5A826166" w14:textId="77777777" w:rsidR="00E903D9" w:rsidRPr="00E72285" w:rsidRDefault="00E903D9" w:rsidP="00E72285">
            <w:pPr>
              <w:spacing w:line="400" w:lineRule="exact"/>
              <w:ind w:firstLineChars="5" w:firstLine="10"/>
              <w:rPr>
                <w:sz w:val="21"/>
                <w:szCs w:val="21"/>
              </w:rPr>
            </w:pPr>
            <w:r w:rsidRPr="00E72285">
              <w:rPr>
                <w:rFonts w:hint="eastAsia"/>
                <w:sz w:val="21"/>
                <w:szCs w:val="21"/>
              </w:rPr>
              <w:t>无</w:t>
            </w:r>
          </w:p>
        </w:tc>
      </w:tr>
      <w:tr w:rsidR="00E903D9" w:rsidRPr="00E72285" w14:paraId="261CA846"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61D7B71" w14:textId="77777777" w:rsidR="00E903D9" w:rsidRPr="00E72285" w:rsidRDefault="00E903D9" w:rsidP="00E72285">
            <w:pPr>
              <w:spacing w:line="400" w:lineRule="exact"/>
              <w:ind w:firstLineChars="5" w:firstLine="11"/>
              <w:rPr>
                <w:b/>
                <w:bCs/>
                <w:sz w:val="21"/>
                <w:szCs w:val="21"/>
              </w:rPr>
            </w:pPr>
            <w:r w:rsidRPr="00E72285">
              <w:rPr>
                <w:rFonts w:hint="eastAsia"/>
                <w:b/>
                <w:bCs/>
                <w:sz w:val="21"/>
                <w:szCs w:val="21"/>
              </w:rPr>
              <w:t>测试功能</w:t>
            </w:r>
          </w:p>
        </w:tc>
        <w:tc>
          <w:tcPr>
            <w:tcW w:w="1171" w:type="dxa"/>
            <w:tcBorders>
              <w:top w:val="single" w:sz="4" w:space="0" w:color="auto"/>
              <w:left w:val="single" w:sz="4" w:space="0" w:color="auto"/>
              <w:bottom w:val="single" w:sz="4" w:space="0" w:color="auto"/>
              <w:right w:val="single" w:sz="4" w:space="0" w:color="auto"/>
            </w:tcBorders>
            <w:vAlign w:val="center"/>
            <w:hideMark/>
          </w:tcPr>
          <w:p w14:paraId="441594D0" w14:textId="77777777" w:rsidR="00E903D9" w:rsidRPr="00E72285" w:rsidRDefault="00E903D9" w:rsidP="00E72285">
            <w:pPr>
              <w:spacing w:line="400" w:lineRule="exact"/>
              <w:ind w:firstLineChars="5" w:firstLine="11"/>
              <w:rPr>
                <w:b/>
                <w:bCs/>
                <w:sz w:val="21"/>
                <w:szCs w:val="21"/>
              </w:rPr>
            </w:pPr>
            <w:r w:rsidRPr="00E72285">
              <w:rPr>
                <w:rFonts w:hint="eastAsia"/>
                <w:b/>
                <w:bCs/>
                <w:sz w:val="21"/>
                <w:szCs w:val="21"/>
              </w:rPr>
              <w:t>输入内容</w:t>
            </w:r>
          </w:p>
        </w:tc>
        <w:tc>
          <w:tcPr>
            <w:tcW w:w="2253" w:type="dxa"/>
            <w:tcBorders>
              <w:top w:val="single" w:sz="4" w:space="0" w:color="auto"/>
              <w:left w:val="single" w:sz="4" w:space="0" w:color="auto"/>
              <w:bottom w:val="single" w:sz="4" w:space="0" w:color="auto"/>
              <w:right w:val="single" w:sz="4" w:space="0" w:color="auto"/>
            </w:tcBorders>
            <w:vAlign w:val="center"/>
            <w:hideMark/>
          </w:tcPr>
          <w:p w14:paraId="0AFAC595" w14:textId="77777777" w:rsidR="00E903D9" w:rsidRPr="00E72285" w:rsidRDefault="00E903D9" w:rsidP="00E72285">
            <w:pPr>
              <w:spacing w:line="400" w:lineRule="exact"/>
              <w:ind w:firstLineChars="5" w:firstLine="11"/>
              <w:rPr>
                <w:b/>
                <w:bCs/>
                <w:sz w:val="21"/>
                <w:szCs w:val="21"/>
              </w:rPr>
            </w:pPr>
            <w:r w:rsidRPr="00E72285">
              <w:rPr>
                <w:rFonts w:hint="eastAsia"/>
                <w:b/>
                <w:bCs/>
                <w:sz w:val="21"/>
                <w:szCs w:val="21"/>
              </w:rPr>
              <w:t>测试过程</w:t>
            </w:r>
          </w:p>
        </w:tc>
        <w:tc>
          <w:tcPr>
            <w:tcW w:w="1515" w:type="dxa"/>
            <w:tcBorders>
              <w:top w:val="single" w:sz="4" w:space="0" w:color="auto"/>
              <w:left w:val="single" w:sz="4" w:space="0" w:color="auto"/>
              <w:bottom w:val="single" w:sz="4" w:space="0" w:color="auto"/>
              <w:right w:val="single" w:sz="4" w:space="0" w:color="auto"/>
            </w:tcBorders>
            <w:vAlign w:val="center"/>
            <w:hideMark/>
          </w:tcPr>
          <w:p w14:paraId="517AACAF" w14:textId="77777777" w:rsidR="00E903D9" w:rsidRPr="00E72285" w:rsidRDefault="00E903D9" w:rsidP="00E72285">
            <w:pPr>
              <w:spacing w:line="400" w:lineRule="exact"/>
              <w:ind w:firstLineChars="5" w:firstLine="11"/>
              <w:rPr>
                <w:b/>
                <w:bCs/>
                <w:sz w:val="21"/>
                <w:szCs w:val="21"/>
              </w:rPr>
            </w:pPr>
            <w:r w:rsidRPr="00E72285">
              <w:rPr>
                <w:rFonts w:hint="eastAsia"/>
                <w:b/>
                <w:bCs/>
                <w:sz w:val="21"/>
                <w:szCs w:val="21"/>
              </w:rPr>
              <w:t>输出期望</w:t>
            </w:r>
          </w:p>
        </w:tc>
        <w:tc>
          <w:tcPr>
            <w:tcW w:w="1770" w:type="dxa"/>
            <w:tcBorders>
              <w:top w:val="single" w:sz="4" w:space="0" w:color="auto"/>
              <w:left w:val="single" w:sz="4" w:space="0" w:color="auto"/>
              <w:bottom w:val="single" w:sz="4" w:space="0" w:color="auto"/>
              <w:right w:val="single" w:sz="4" w:space="0" w:color="auto"/>
            </w:tcBorders>
            <w:vAlign w:val="center"/>
            <w:hideMark/>
          </w:tcPr>
          <w:p w14:paraId="6A3FA152" w14:textId="77777777" w:rsidR="00E903D9" w:rsidRPr="00E72285" w:rsidRDefault="00E903D9" w:rsidP="00E72285">
            <w:pPr>
              <w:spacing w:line="400" w:lineRule="exact"/>
              <w:ind w:firstLineChars="5" w:firstLine="11"/>
              <w:rPr>
                <w:b/>
                <w:bCs/>
                <w:sz w:val="21"/>
                <w:szCs w:val="21"/>
              </w:rPr>
            </w:pPr>
            <w:r w:rsidRPr="00E72285">
              <w:rPr>
                <w:rFonts w:hint="eastAsia"/>
                <w:b/>
                <w:bCs/>
                <w:sz w:val="21"/>
                <w:szCs w:val="21"/>
              </w:rPr>
              <w:t>实际输出内容</w:t>
            </w:r>
          </w:p>
        </w:tc>
      </w:tr>
      <w:tr w:rsidR="00E903D9" w:rsidRPr="00E72285" w14:paraId="710B17B8"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347044F8" w14:textId="7B70B0CF" w:rsidR="00E903D9" w:rsidRPr="00E72285" w:rsidRDefault="00E903D9" w:rsidP="00E72285">
            <w:pPr>
              <w:spacing w:line="400" w:lineRule="exact"/>
              <w:ind w:firstLineChars="5" w:firstLine="10"/>
              <w:rPr>
                <w:sz w:val="21"/>
                <w:szCs w:val="21"/>
              </w:rPr>
            </w:pPr>
            <w:r w:rsidRPr="00E72285">
              <w:rPr>
                <w:rFonts w:hint="eastAsia"/>
                <w:sz w:val="21"/>
                <w:szCs w:val="21"/>
              </w:rPr>
              <w:t>浏览器扩展</w:t>
            </w:r>
            <w:r w:rsidR="00A210F2" w:rsidRPr="00B8274E">
              <w:rPr>
                <w:rFonts w:hint="eastAsia"/>
                <w:sz w:val="21"/>
                <w:szCs w:val="21"/>
              </w:rPr>
              <w:t>“</w:t>
            </w:r>
            <w:r w:rsidR="00A210F2" w:rsidRPr="00097295">
              <w:rPr>
                <w:sz w:val="21"/>
                <w:szCs w:val="21"/>
              </w:rPr>
              <w:t>protect</w:t>
            </w:r>
            <w:r w:rsidR="00A210F2" w:rsidRPr="00B8274E">
              <w:rPr>
                <w:rFonts w:hint="eastAsia"/>
                <w:sz w:val="21"/>
                <w:szCs w:val="21"/>
              </w:rPr>
              <w:t>”</w:t>
            </w:r>
            <w:r w:rsidR="00E26490" w:rsidRPr="00E72285">
              <w:rPr>
                <w:rFonts w:hint="eastAsia"/>
                <w:sz w:val="21"/>
                <w:szCs w:val="21"/>
              </w:rPr>
              <w:t>捕捉符合</w:t>
            </w:r>
            <w:r w:rsidR="00E26490" w:rsidRPr="00E72285">
              <w:rPr>
                <w:sz w:val="21"/>
                <w:szCs w:val="21"/>
              </w:rPr>
              <w:t>网址</w:t>
            </w:r>
            <w:r w:rsidR="00E26490" w:rsidRPr="00E72285">
              <w:rPr>
                <w:rFonts w:hint="eastAsia"/>
                <w:sz w:val="21"/>
                <w:szCs w:val="21"/>
              </w:rPr>
              <w:t>正则表达式</w:t>
            </w:r>
            <w:r w:rsidR="00E214F9" w:rsidRPr="00E72285">
              <w:rPr>
                <w:rFonts w:hint="eastAsia"/>
                <w:sz w:val="21"/>
                <w:szCs w:val="21"/>
              </w:rPr>
              <w:t>的</w:t>
            </w:r>
            <w:r w:rsidR="00E26490" w:rsidRPr="00E72285">
              <w:rPr>
                <w:sz w:val="21"/>
                <w:szCs w:val="21"/>
              </w:rPr>
              <w:t>请求</w:t>
            </w:r>
          </w:p>
        </w:tc>
        <w:tc>
          <w:tcPr>
            <w:tcW w:w="1171" w:type="dxa"/>
            <w:tcBorders>
              <w:top w:val="single" w:sz="4" w:space="0" w:color="auto"/>
              <w:left w:val="single" w:sz="4" w:space="0" w:color="auto"/>
              <w:bottom w:val="single" w:sz="4" w:space="0" w:color="auto"/>
              <w:right w:val="single" w:sz="4" w:space="0" w:color="auto"/>
            </w:tcBorders>
            <w:vAlign w:val="center"/>
            <w:hideMark/>
          </w:tcPr>
          <w:p w14:paraId="5212B921" w14:textId="6ED252B7" w:rsidR="00E903D9" w:rsidRPr="00E72285" w:rsidRDefault="00E214F9" w:rsidP="00E72285">
            <w:pPr>
              <w:spacing w:line="400" w:lineRule="exact"/>
              <w:ind w:firstLineChars="5" w:firstLine="10"/>
              <w:rPr>
                <w:sz w:val="21"/>
                <w:szCs w:val="21"/>
              </w:rPr>
            </w:pPr>
            <w:r w:rsidRPr="00E72285">
              <w:rPr>
                <w:rFonts w:hint="eastAsia"/>
                <w:sz w:val="21"/>
                <w:szCs w:val="21"/>
              </w:rPr>
              <w:t>输入</w:t>
            </w:r>
            <w:r w:rsidR="00A210F2" w:rsidRPr="00B8274E">
              <w:rPr>
                <w:rFonts w:hint="eastAsia"/>
                <w:sz w:val="21"/>
                <w:szCs w:val="21"/>
              </w:rPr>
              <w:t>“</w:t>
            </w:r>
            <w:r w:rsidRPr="00E72285">
              <w:rPr>
                <w:sz w:val="21"/>
                <w:szCs w:val="21"/>
              </w:rPr>
              <w:t>http://127.0.0.1/a/a.html</w:t>
            </w:r>
            <w:r w:rsidR="00A210F2" w:rsidRPr="00B8274E">
              <w:rPr>
                <w:rFonts w:hint="eastAsia"/>
                <w:sz w:val="21"/>
                <w:szCs w:val="21"/>
              </w:rPr>
              <w:t>”</w:t>
            </w:r>
          </w:p>
        </w:tc>
        <w:tc>
          <w:tcPr>
            <w:tcW w:w="2253" w:type="dxa"/>
            <w:tcBorders>
              <w:top w:val="single" w:sz="4" w:space="0" w:color="auto"/>
              <w:left w:val="single" w:sz="4" w:space="0" w:color="auto"/>
              <w:bottom w:val="single" w:sz="4" w:space="0" w:color="auto"/>
              <w:right w:val="single" w:sz="4" w:space="0" w:color="auto"/>
            </w:tcBorders>
            <w:vAlign w:val="center"/>
            <w:hideMark/>
          </w:tcPr>
          <w:p w14:paraId="33551B6E" w14:textId="006D029C" w:rsidR="00E903D9" w:rsidRPr="00E72285" w:rsidRDefault="00E214F9" w:rsidP="00E72285">
            <w:pPr>
              <w:spacing w:line="400" w:lineRule="exact"/>
              <w:ind w:firstLineChars="5" w:firstLine="10"/>
              <w:rPr>
                <w:sz w:val="21"/>
                <w:szCs w:val="21"/>
              </w:rPr>
            </w:pPr>
            <w:r w:rsidRPr="00E72285">
              <w:rPr>
                <w:rFonts w:hint="eastAsia"/>
                <w:sz w:val="21"/>
                <w:szCs w:val="21"/>
              </w:rPr>
              <w:t>用户</w:t>
            </w:r>
            <w:r w:rsidR="00CF298E" w:rsidRPr="00E72285">
              <w:rPr>
                <w:rFonts w:hint="eastAsia"/>
                <w:sz w:val="21"/>
                <w:szCs w:val="21"/>
              </w:rPr>
              <w:t>在</w:t>
            </w:r>
            <w:r w:rsidR="00CF298E" w:rsidRPr="00E72285">
              <w:rPr>
                <w:sz w:val="21"/>
                <w:szCs w:val="21"/>
              </w:rPr>
              <w:t>地址栏手动</w:t>
            </w:r>
            <w:r w:rsidRPr="00E72285">
              <w:rPr>
                <w:rFonts w:hint="eastAsia"/>
                <w:sz w:val="21"/>
                <w:szCs w:val="21"/>
              </w:rPr>
              <w:t>输入</w:t>
            </w:r>
            <w:r w:rsidRPr="00E72285">
              <w:rPr>
                <w:sz w:val="21"/>
                <w:szCs w:val="21"/>
              </w:rPr>
              <w:t>请求网址</w:t>
            </w:r>
            <w:r w:rsidR="00A26835" w:rsidRPr="00E72285">
              <w:rPr>
                <w:rFonts w:hint="eastAsia"/>
                <w:sz w:val="21"/>
                <w:szCs w:val="21"/>
              </w:rPr>
              <w:t>发起请求</w:t>
            </w:r>
          </w:p>
        </w:tc>
        <w:tc>
          <w:tcPr>
            <w:tcW w:w="1515" w:type="dxa"/>
            <w:tcBorders>
              <w:top w:val="single" w:sz="4" w:space="0" w:color="auto"/>
              <w:left w:val="single" w:sz="4" w:space="0" w:color="auto"/>
              <w:bottom w:val="single" w:sz="4" w:space="0" w:color="auto"/>
              <w:right w:val="single" w:sz="4" w:space="0" w:color="auto"/>
            </w:tcBorders>
            <w:vAlign w:val="center"/>
            <w:hideMark/>
          </w:tcPr>
          <w:p w14:paraId="630A08C6" w14:textId="15BC339D" w:rsidR="00E903D9" w:rsidRPr="00E72285" w:rsidRDefault="00E214F9" w:rsidP="00E72285">
            <w:pPr>
              <w:spacing w:line="400" w:lineRule="exact"/>
              <w:ind w:firstLineChars="5" w:firstLine="10"/>
              <w:rPr>
                <w:sz w:val="21"/>
                <w:szCs w:val="21"/>
              </w:rPr>
            </w:pPr>
            <w:r w:rsidRPr="00E72285">
              <w:rPr>
                <w:rFonts w:hint="eastAsia"/>
                <w:sz w:val="21"/>
                <w:szCs w:val="21"/>
              </w:rPr>
              <w:t>浏览器扩展</w:t>
            </w:r>
            <w:r w:rsidR="00AA55C6" w:rsidRPr="00B8274E">
              <w:rPr>
                <w:rFonts w:hint="eastAsia"/>
                <w:sz w:val="21"/>
                <w:szCs w:val="21"/>
              </w:rPr>
              <w:t>“</w:t>
            </w:r>
            <w:r w:rsidR="00AA55C6" w:rsidRPr="00097295">
              <w:rPr>
                <w:sz w:val="21"/>
                <w:szCs w:val="21"/>
              </w:rPr>
              <w:t>protect</w:t>
            </w:r>
            <w:r w:rsidR="00AA55C6" w:rsidRPr="00B8274E">
              <w:rPr>
                <w:rFonts w:hint="eastAsia"/>
                <w:sz w:val="21"/>
                <w:szCs w:val="21"/>
              </w:rPr>
              <w:t>”</w:t>
            </w:r>
            <w:r w:rsidRPr="00E72285">
              <w:rPr>
                <w:rFonts w:hint="eastAsia"/>
                <w:sz w:val="21"/>
                <w:szCs w:val="21"/>
              </w:rPr>
              <w:t>拦截</w:t>
            </w:r>
            <w:r w:rsidRPr="00E72285">
              <w:rPr>
                <w:sz w:val="21"/>
                <w:szCs w:val="21"/>
              </w:rPr>
              <w:t>请求，在控制台输出拦截网址</w:t>
            </w:r>
          </w:p>
        </w:tc>
        <w:tc>
          <w:tcPr>
            <w:tcW w:w="1770" w:type="dxa"/>
            <w:tcBorders>
              <w:top w:val="single" w:sz="4" w:space="0" w:color="auto"/>
              <w:left w:val="single" w:sz="4" w:space="0" w:color="auto"/>
              <w:bottom w:val="single" w:sz="4" w:space="0" w:color="auto"/>
              <w:right w:val="single" w:sz="4" w:space="0" w:color="auto"/>
            </w:tcBorders>
            <w:vAlign w:val="center"/>
            <w:hideMark/>
          </w:tcPr>
          <w:p w14:paraId="12FF8E84" w14:textId="0DE8AA51" w:rsidR="00E903D9" w:rsidRPr="00E72285" w:rsidRDefault="00E214F9" w:rsidP="00E72285">
            <w:pPr>
              <w:spacing w:line="400" w:lineRule="exact"/>
              <w:ind w:firstLineChars="5" w:firstLine="10"/>
              <w:rPr>
                <w:sz w:val="21"/>
                <w:szCs w:val="21"/>
              </w:rPr>
            </w:pPr>
            <w:r w:rsidRPr="00E72285">
              <w:rPr>
                <w:sz w:val="21"/>
                <w:szCs w:val="21"/>
              </w:rPr>
              <w:t>在控制台输出拦截网址</w:t>
            </w:r>
          </w:p>
        </w:tc>
      </w:tr>
    </w:tbl>
    <w:p w14:paraId="6CA00D73" w14:textId="77777777" w:rsidR="00E903D9" w:rsidRPr="00E72285" w:rsidRDefault="00E903D9" w:rsidP="00E72285">
      <w:pPr>
        <w:spacing w:line="400" w:lineRule="exact"/>
        <w:ind w:firstLine="480"/>
        <w:rPr>
          <w:sz w:val="21"/>
          <w:szCs w:val="21"/>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171"/>
        <w:gridCol w:w="2253"/>
        <w:gridCol w:w="1515"/>
        <w:gridCol w:w="1770"/>
      </w:tblGrid>
      <w:tr w:rsidR="008245EE" w:rsidRPr="00E72285" w14:paraId="068F580D"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12B90298" w14:textId="77777777" w:rsidR="008245EE" w:rsidRPr="00E72285" w:rsidRDefault="008245EE" w:rsidP="00E72285">
            <w:pPr>
              <w:spacing w:line="400" w:lineRule="exact"/>
              <w:ind w:firstLineChars="5" w:firstLine="11"/>
              <w:rPr>
                <w:b/>
                <w:bCs/>
                <w:sz w:val="21"/>
                <w:szCs w:val="21"/>
              </w:rPr>
            </w:pPr>
            <w:r w:rsidRPr="00E72285">
              <w:rPr>
                <w:rFonts w:hint="eastAsia"/>
                <w:b/>
                <w:bCs/>
                <w:sz w:val="21"/>
                <w:szCs w:val="21"/>
              </w:rPr>
              <w:t>测试编号</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5EA54D32" w14:textId="76617B4F" w:rsidR="008245EE" w:rsidRPr="00E72285" w:rsidRDefault="008245EE" w:rsidP="00E72285">
            <w:pPr>
              <w:spacing w:line="400" w:lineRule="exact"/>
              <w:ind w:firstLineChars="5" w:firstLine="10"/>
              <w:rPr>
                <w:sz w:val="21"/>
                <w:szCs w:val="21"/>
              </w:rPr>
            </w:pPr>
            <w:r w:rsidRPr="00E72285">
              <w:rPr>
                <w:sz w:val="21"/>
                <w:szCs w:val="21"/>
              </w:rPr>
              <w:t>0</w:t>
            </w:r>
            <w:r w:rsidR="00E549B6" w:rsidRPr="00E72285">
              <w:rPr>
                <w:sz w:val="21"/>
                <w:szCs w:val="21"/>
              </w:rPr>
              <w:t>4</w:t>
            </w:r>
          </w:p>
        </w:tc>
      </w:tr>
      <w:tr w:rsidR="008245EE" w:rsidRPr="00E72285" w14:paraId="741B0BAD"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443198E1" w14:textId="77777777" w:rsidR="008245EE" w:rsidRPr="00E72285" w:rsidRDefault="008245EE" w:rsidP="00E72285">
            <w:pPr>
              <w:spacing w:line="400" w:lineRule="exact"/>
              <w:ind w:firstLineChars="5" w:firstLine="11"/>
              <w:rPr>
                <w:b/>
                <w:bCs/>
                <w:sz w:val="21"/>
                <w:szCs w:val="21"/>
              </w:rPr>
            </w:pPr>
            <w:r w:rsidRPr="00E72285">
              <w:rPr>
                <w:rFonts w:hint="eastAsia"/>
                <w:b/>
                <w:bCs/>
                <w:sz w:val="21"/>
                <w:szCs w:val="21"/>
              </w:rPr>
              <w:t>测试模块</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3DC2C562" w14:textId="7014CEB2" w:rsidR="008245EE" w:rsidRPr="00E72285" w:rsidRDefault="008245EE" w:rsidP="00E72285">
            <w:pPr>
              <w:spacing w:line="400" w:lineRule="exact"/>
              <w:ind w:firstLineChars="5" w:firstLine="10"/>
              <w:rPr>
                <w:sz w:val="21"/>
                <w:szCs w:val="21"/>
              </w:rPr>
            </w:pPr>
            <w:r w:rsidRPr="00E72285">
              <w:rPr>
                <w:rFonts w:hint="eastAsia"/>
                <w:sz w:val="21"/>
                <w:szCs w:val="21"/>
              </w:rPr>
              <w:t>动态</w:t>
            </w:r>
            <w:r w:rsidRPr="00E72285">
              <w:rPr>
                <w:sz w:val="21"/>
                <w:szCs w:val="21"/>
              </w:rPr>
              <w:t>ID</w:t>
            </w:r>
            <w:r w:rsidRPr="00E72285">
              <w:rPr>
                <w:rFonts w:hint="eastAsia"/>
                <w:sz w:val="21"/>
                <w:szCs w:val="21"/>
              </w:rPr>
              <w:t>模块</w:t>
            </w:r>
            <w:r w:rsidRPr="00E72285">
              <w:rPr>
                <w:sz w:val="21"/>
                <w:szCs w:val="21"/>
              </w:rPr>
              <w:t>中浏览器</w:t>
            </w:r>
            <w:r w:rsidRPr="00E72285">
              <w:rPr>
                <w:rFonts w:hint="eastAsia"/>
                <w:sz w:val="21"/>
                <w:szCs w:val="21"/>
              </w:rPr>
              <w:t>扩展</w:t>
            </w:r>
            <w:r w:rsidR="00F641BB" w:rsidRPr="00B8274E">
              <w:rPr>
                <w:rFonts w:hint="eastAsia"/>
                <w:sz w:val="21"/>
                <w:szCs w:val="21"/>
              </w:rPr>
              <w:t>“</w:t>
            </w:r>
            <w:r w:rsidR="00F641BB" w:rsidRPr="00097295">
              <w:rPr>
                <w:sz w:val="21"/>
                <w:szCs w:val="21"/>
              </w:rPr>
              <w:t>protect</w:t>
            </w:r>
            <w:r w:rsidR="00F641BB" w:rsidRPr="00B8274E">
              <w:rPr>
                <w:rFonts w:hint="eastAsia"/>
                <w:sz w:val="21"/>
                <w:szCs w:val="21"/>
              </w:rPr>
              <w:t>”</w:t>
            </w:r>
            <w:r w:rsidRPr="00E72285">
              <w:rPr>
                <w:rFonts w:hint="eastAsia"/>
                <w:sz w:val="21"/>
                <w:szCs w:val="21"/>
              </w:rPr>
              <w:t>测试</w:t>
            </w:r>
          </w:p>
        </w:tc>
      </w:tr>
      <w:tr w:rsidR="008245EE" w:rsidRPr="00E72285" w14:paraId="54C92FBB"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4C9BEC33" w14:textId="77777777" w:rsidR="008245EE" w:rsidRPr="00E72285" w:rsidRDefault="008245EE" w:rsidP="00E72285">
            <w:pPr>
              <w:spacing w:line="400" w:lineRule="exact"/>
              <w:ind w:firstLineChars="5" w:firstLine="11"/>
              <w:rPr>
                <w:b/>
                <w:bCs/>
                <w:sz w:val="21"/>
                <w:szCs w:val="21"/>
              </w:rPr>
            </w:pPr>
            <w:r w:rsidRPr="00E72285">
              <w:rPr>
                <w:rFonts w:hint="eastAsia"/>
                <w:b/>
                <w:bCs/>
                <w:sz w:val="21"/>
                <w:szCs w:val="21"/>
              </w:rPr>
              <w:t>测试环境</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14C14037" w14:textId="77777777" w:rsidR="008245EE" w:rsidRPr="00E72285" w:rsidRDefault="008245EE" w:rsidP="00E72285">
            <w:pPr>
              <w:spacing w:line="400" w:lineRule="exact"/>
              <w:ind w:firstLineChars="5" w:firstLine="10"/>
              <w:rPr>
                <w:sz w:val="21"/>
                <w:szCs w:val="21"/>
              </w:rPr>
            </w:pPr>
            <w:r w:rsidRPr="00E72285">
              <w:rPr>
                <w:rFonts w:hint="eastAsia"/>
                <w:sz w:val="21"/>
                <w:szCs w:val="21"/>
              </w:rPr>
              <w:t>计算机操作系统：</w:t>
            </w:r>
            <w:r w:rsidRPr="00E72285">
              <w:rPr>
                <w:sz w:val="21"/>
                <w:szCs w:val="21"/>
              </w:rPr>
              <w:t>Windows7</w:t>
            </w:r>
            <w:r w:rsidRPr="00E72285">
              <w:rPr>
                <w:rFonts w:hint="eastAsia"/>
                <w:sz w:val="21"/>
                <w:szCs w:val="21"/>
              </w:rPr>
              <w:t>，浏览器：</w:t>
            </w:r>
            <w:r w:rsidRPr="00E72285">
              <w:rPr>
                <w:sz w:val="21"/>
                <w:szCs w:val="21"/>
              </w:rPr>
              <w:t>Chrome</w:t>
            </w:r>
          </w:p>
        </w:tc>
      </w:tr>
      <w:tr w:rsidR="008245EE" w:rsidRPr="00E72285" w14:paraId="20526639"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45390A26" w14:textId="77777777" w:rsidR="008245EE" w:rsidRPr="00E72285" w:rsidRDefault="008245EE" w:rsidP="00E72285">
            <w:pPr>
              <w:spacing w:line="400" w:lineRule="exact"/>
              <w:ind w:firstLineChars="5" w:firstLine="11"/>
              <w:rPr>
                <w:b/>
                <w:bCs/>
                <w:sz w:val="21"/>
                <w:szCs w:val="21"/>
              </w:rPr>
            </w:pPr>
            <w:r w:rsidRPr="00E72285">
              <w:rPr>
                <w:rFonts w:hint="eastAsia"/>
                <w:b/>
                <w:bCs/>
                <w:sz w:val="21"/>
                <w:szCs w:val="21"/>
              </w:rPr>
              <w:t>限制条件</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38473F41" w14:textId="77777777" w:rsidR="008245EE" w:rsidRPr="00E72285" w:rsidRDefault="008245EE" w:rsidP="00E72285">
            <w:pPr>
              <w:spacing w:line="400" w:lineRule="exact"/>
              <w:ind w:firstLineChars="5" w:firstLine="10"/>
              <w:rPr>
                <w:sz w:val="21"/>
                <w:szCs w:val="21"/>
              </w:rPr>
            </w:pPr>
            <w:r w:rsidRPr="00E72285">
              <w:rPr>
                <w:rFonts w:hint="eastAsia"/>
                <w:sz w:val="21"/>
                <w:szCs w:val="21"/>
              </w:rPr>
              <w:t>无</w:t>
            </w:r>
          </w:p>
        </w:tc>
      </w:tr>
      <w:tr w:rsidR="008245EE" w:rsidRPr="00E72285" w14:paraId="724D67A6"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142868BC" w14:textId="77777777" w:rsidR="008245EE" w:rsidRPr="00E72285" w:rsidRDefault="008245EE" w:rsidP="00E72285">
            <w:pPr>
              <w:spacing w:line="400" w:lineRule="exact"/>
              <w:ind w:firstLineChars="5" w:firstLine="11"/>
              <w:rPr>
                <w:b/>
                <w:bCs/>
                <w:sz w:val="21"/>
                <w:szCs w:val="21"/>
              </w:rPr>
            </w:pPr>
            <w:r w:rsidRPr="00E72285">
              <w:rPr>
                <w:rFonts w:hint="eastAsia"/>
                <w:b/>
                <w:bCs/>
                <w:sz w:val="21"/>
                <w:szCs w:val="21"/>
              </w:rPr>
              <w:t>测试功能</w:t>
            </w:r>
          </w:p>
        </w:tc>
        <w:tc>
          <w:tcPr>
            <w:tcW w:w="1171" w:type="dxa"/>
            <w:tcBorders>
              <w:top w:val="single" w:sz="4" w:space="0" w:color="auto"/>
              <w:left w:val="single" w:sz="4" w:space="0" w:color="auto"/>
              <w:bottom w:val="single" w:sz="4" w:space="0" w:color="auto"/>
              <w:right w:val="single" w:sz="4" w:space="0" w:color="auto"/>
            </w:tcBorders>
            <w:vAlign w:val="center"/>
            <w:hideMark/>
          </w:tcPr>
          <w:p w14:paraId="6D46A778" w14:textId="77777777" w:rsidR="008245EE" w:rsidRPr="00E72285" w:rsidRDefault="008245EE" w:rsidP="00E72285">
            <w:pPr>
              <w:spacing w:line="400" w:lineRule="exact"/>
              <w:ind w:firstLineChars="5" w:firstLine="11"/>
              <w:rPr>
                <w:b/>
                <w:bCs/>
                <w:sz w:val="21"/>
                <w:szCs w:val="21"/>
              </w:rPr>
            </w:pPr>
            <w:r w:rsidRPr="00E72285">
              <w:rPr>
                <w:rFonts w:hint="eastAsia"/>
                <w:b/>
                <w:bCs/>
                <w:sz w:val="21"/>
                <w:szCs w:val="21"/>
              </w:rPr>
              <w:t>输入内容</w:t>
            </w:r>
          </w:p>
        </w:tc>
        <w:tc>
          <w:tcPr>
            <w:tcW w:w="2253" w:type="dxa"/>
            <w:tcBorders>
              <w:top w:val="single" w:sz="4" w:space="0" w:color="auto"/>
              <w:left w:val="single" w:sz="4" w:space="0" w:color="auto"/>
              <w:bottom w:val="single" w:sz="4" w:space="0" w:color="auto"/>
              <w:right w:val="single" w:sz="4" w:space="0" w:color="auto"/>
            </w:tcBorders>
            <w:vAlign w:val="center"/>
            <w:hideMark/>
          </w:tcPr>
          <w:p w14:paraId="4A93A91E" w14:textId="77777777" w:rsidR="008245EE" w:rsidRPr="00E72285" w:rsidRDefault="008245EE" w:rsidP="00E72285">
            <w:pPr>
              <w:spacing w:line="400" w:lineRule="exact"/>
              <w:ind w:firstLineChars="5" w:firstLine="11"/>
              <w:rPr>
                <w:b/>
                <w:bCs/>
                <w:sz w:val="21"/>
                <w:szCs w:val="21"/>
              </w:rPr>
            </w:pPr>
            <w:r w:rsidRPr="00E72285">
              <w:rPr>
                <w:rFonts w:hint="eastAsia"/>
                <w:b/>
                <w:bCs/>
                <w:sz w:val="21"/>
                <w:szCs w:val="21"/>
              </w:rPr>
              <w:t>测试过程</w:t>
            </w:r>
          </w:p>
        </w:tc>
        <w:tc>
          <w:tcPr>
            <w:tcW w:w="1515" w:type="dxa"/>
            <w:tcBorders>
              <w:top w:val="single" w:sz="4" w:space="0" w:color="auto"/>
              <w:left w:val="single" w:sz="4" w:space="0" w:color="auto"/>
              <w:bottom w:val="single" w:sz="4" w:space="0" w:color="auto"/>
              <w:right w:val="single" w:sz="4" w:space="0" w:color="auto"/>
            </w:tcBorders>
            <w:vAlign w:val="center"/>
            <w:hideMark/>
          </w:tcPr>
          <w:p w14:paraId="1DCBCDED" w14:textId="77777777" w:rsidR="008245EE" w:rsidRPr="00E72285" w:rsidRDefault="008245EE" w:rsidP="00E72285">
            <w:pPr>
              <w:spacing w:line="400" w:lineRule="exact"/>
              <w:ind w:firstLineChars="5" w:firstLine="11"/>
              <w:rPr>
                <w:b/>
                <w:bCs/>
                <w:sz w:val="21"/>
                <w:szCs w:val="21"/>
              </w:rPr>
            </w:pPr>
            <w:r w:rsidRPr="00E72285">
              <w:rPr>
                <w:rFonts w:hint="eastAsia"/>
                <w:b/>
                <w:bCs/>
                <w:sz w:val="21"/>
                <w:szCs w:val="21"/>
              </w:rPr>
              <w:t>输出期望</w:t>
            </w:r>
          </w:p>
        </w:tc>
        <w:tc>
          <w:tcPr>
            <w:tcW w:w="1770" w:type="dxa"/>
            <w:tcBorders>
              <w:top w:val="single" w:sz="4" w:space="0" w:color="auto"/>
              <w:left w:val="single" w:sz="4" w:space="0" w:color="auto"/>
              <w:bottom w:val="single" w:sz="4" w:space="0" w:color="auto"/>
              <w:right w:val="single" w:sz="4" w:space="0" w:color="auto"/>
            </w:tcBorders>
            <w:vAlign w:val="center"/>
            <w:hideMark/>
          </w:tcPr>
          <w:p w14:paraId="2EA7B166" w14:textId="77777777" w:rsidR="008245EE" w:rsidRPr="00E72285" w:rsidRDefault="008245EE" w:rsidP="00E72285">
            <w:pPr>
              <w:spacing w:line="400" w:lineRule="exact"/>
              <w:ind w:firstLineChars="5" w:firstLine="11"/>
              <w:rPr>
                <w:b/>
                <w:bCs/>
                <w:sz w:val="21"/>
                <w:szCs w:val="21"/>
              </w:rPr>
            </w:pPr>
            <w:r w:rsidRPr="00E72285">
              <w:rPr>
                <w:rFonts w:hint="eastAsia"/>
                <w:b/>
                <w:bCs/>
                <w:sz w:val="21"/>
                <w:szCs w:val="21"/>
              </w:rPr>
              <w:t>实际输出内容</w:t>
            </w:r>
          </w:p>
        </w:tc>
      </w:tr>
      <w:tr w:rsidR="008245EE" w:rsidRPr="00E72285" w14:paraId="7B5B749E"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1E8E4417" w14:textId="692400A2" w:rsidR="008245EE" w:rsidRPr="00E72285" w:rsidRDefault="008245EE" w:rsidP="00E72285">
            <w:pPr>
              <w:spacing w:line="400" w:lineRule="exact"/>
              <w:ind w:firstLineChars="5" w:firstLine="10"/>
              <w:rPr>
                <w:sz w:val="21"/>
                <w:szCs w:val="21"/>
              </w:rPr>
            </w:pPr>
            <w:r w:rsidRPr="00E72285">
              <w:rPr>
                <w:rFonts w:hint="eastAsia"/>
                <w:sz w:val="21"/>
                <w:szCs w:val="21"/>
              </w:rPr>
              <w:t>浏览器扩展</w:t>
            </w:r>
            <w:r w:rsidR="00257544" w:rsidRPr="00B8274E">
              <w:rPr>
                <w:rFonts w:hint="eastAsia"/>
                <w:sz w:val="21"/>
                <w:szCs w:val="21"/>
              </w:rPr>
              <w:t>“</w:t>
            </w:r>
            <w:r w:rsidR="00257544" w:rsidRPr="00097295">
              <w:rPr>
                <w:sz w:val="21"/>
                <w:szCs w:val="21"/>
              </w:rPr>
              <w:t>protect</w:t>
            </w:r>
            <w:r w:rsidR="00257544" w:rsidRPr="00B8274E">
              <w:rPr>
                <w:rFonts w:hint="eastAsia"/>
                <w:sz w:val="21"/>
                <w:szCs w:val="21"/>
              </w:rPr>
              <w:t>”</w:t>
            </w:r>
            <w:r w:rsidRPr="00E72285">
              <w:rPr>
                <w:rFonts w:hint="eastAsia"/>
                <w:sz w:val="21"/>
                <w:szCs w:val="21"/>
              </w:rPr>
              <w:t>在符合</w:t>
            </w:r>
            <w:r w:rsidRPr="00E72285">
              <w:rPr>
                <w:sz w:val="21"/>
                <w:szCs w:val="21"/>
              </w:rPr>
              <w:t>网址</w:t>
            </w:r>
            <w:r w:rsidRPr="00E72285">
              <w:rPr>
                <w:rFonts w:hint="eastAsia"/>
                <w:sz w:val="21"/>
                <w:szCs w:val="21"/>
              </w:rPr>
              <w:t>正则表达式的</w:t>
            </w:r>
            <w:r w:rsidRPr="00E72285">
              <w:rPr>
                <w:sz w:val="21"/>
                <w:szCs w:val="21"/>
              </w:rPr>
              <w:t>请求</w:t>
            </w:r>
            <w:r w:rsidRPr="00E72285">
              <w:rPr>
                <w:rFonts w:hint="eastAsia"/>
                <w:sz w:val="21"/>
                <w:szCs w:val="21"/>
              </w:rPr>
              <w:t>后</w:t>
            </w:r>
            <w:r w:rsidRPr="00E72285">
              <w:rPr>
                <w:sz w:val="21"/>
                <w:szCs w:val="21"/>
              </w:rPr>
              <w:t>添加</w:t>
            </w:r>
            <w:r w:rsidRPr="00E72285">
              <w:rPr>
                <w:sz w:val="21"/>
                <w:szCs w:val="21"/>
              </w:rPr>
              <w:t>ID</w:t>
            </w:r>
          </w:p>
        </w:tc>
        <w:tc>
          <w:tcPr>
            <w:tcW w:w="1171" w:type="dxa"/>
            <w:tcBorders>
              <w:top w:val="single" w:sz="4" w:space="0" w:color="auto"/>
              <w:left w:val="single" w:sz="4" w:space="0" w:color="auto"/>
              <w:bottom w:val="single" w:sz="4" w:space="0" w:color="auto"/>
              <w:right w:val="single" w:sz="4" w:space="0" w:color="auto"/>
            </w:tcBorders>
            <w:vAlign w:val="center"/>
            <w:hideMark/>
          </w:tcPr>
          <w:p w14:paraId="52D6F8B3" w14:textId="2022E460" w:rsidR="008245EE" w:rsidRPr="00E72285" w:rsidRDefault="008245EE" w:rsidP="00E72285">
            <w:pPr>
              <w:spacing w:line="400" w:lineRule="exact"/>
              <w:ind w:firstLineChars="5" w:firstLine="10"/>
              <w:rPr>
                <w:sz w:val="21"/>
                <w:szCs w:val="21"/>
              </w:rPr>
            </w:pPr>
            <w:r w:rsidRPr="00E72285">
              <w:rPr>
                <w:rFonts w:hint="eastAsia"/>
                <w:sz w:val="21"/>
                <w:szCs w:val="21"/>
              </w:rPr>
              <w:t>输入</w:t>
            </w:r>
            <w:r w:rsidR="00E07D3B" w:rsidRPr="00B8274E">
              <w:rPr>
                <w:rFonts w:hint="eastAsia"/>
                <w:sz w:val="21"/>
                <w:szCs w:val="21"/>
              </w:rPr>
              <w:t>“</w:t>
            </w:r>
            <w:r w:rsidRPr="00E72285">
              <w:rPr>
                <w:sz w:val="21"/>
                <w:szCs w:val="21"/>
              </w:rPr>
              <w:t>http://127.0.0.1/a/a.html</w:t>
            </w:r>
            <w:r w:rsidR="00E07D3B" w:rsidRPr="00B8274E">
              <w:rPr>
                <w:rFonts w:hint="eastAsia"/>
                <w:sz w:val="21"/>
                <w:szCs w:val="21"/>
              </w:rPr>
              <w:t>”</w:t>
            </w:r>
          </w:p>
        </w:tc>
        <w:tc>
          <w:tcPr>
            <w:tcW w:w="2253" w:type="dxa"/>
            <w:tcBorders>
              <w:top w:val="single" w:sz="4" w:space="0" w:color="auto"/>
              <w:left w:val="single" w:sz="4" w:space="0" w:color="auto"/>
              <w:bottom w:val="single" w:sz="4" w:space="0" w:color="auto"/>
              <w:right w:val="single" w:sz="4" w:space="0" w:color="auto"/>
            </w:tcBorders>
            <w:vAlign w:val="center"/>
            <w:hideMark/>
          </w:tcPr>
          <w:p w14:paraId="1C0FDCC5" w14:textId="77777777" w:rsidR="008245EE" w:rsidRPr="00E72285" w:rsidRDefault="008245EE" w:rsidP="00E72285">
            <w:pPr>
              <w:spacing w:line="400" w:lineRule="exact"/>
              <w:ind w:firstLineChars="5" w:firstLine="10"/>
              <w:rPr>
                <w:sz w:val="21"/>
                <w:szCs w:val="21"/>
              </w:rPr>
            </w:pPr>
            <w:r w:rsidRPr="00E72285">
              <w:rPr>
                <w:rFonts w:hint="eastAsia"/>
                <w:sz w:val="21"/>
                <w:szCs w:val="21"/>
              </w:rPr>
              <w:t>用户输入</w:t>
            </w:r>
            <w:r w:rsidRPr="00E72285">
              <w:rPr>
                <w:sz w:val="21"/>
                <w:szCs w:val="21"/>
              </w:rPr>
              <w:t>请求网址</w:t>
            </w:r>
          </w:p>
        </w:tc>
        <w:tc>
          <w:tcPr>
            <w:tcW w:w="1515" w:type="dxa"/>
            <w:tcBorders>
              <w:top w:val="single" w:sz="4" w:space="0" w:color="auto"/>
              <w:left w:val="single" w:sz="4" w:space="0" w:color="auto"/>
              <w:bottom w:val="single" w:sz="4" w:space="0" w:color="auto"/>
              <w:right w:val="single" w:sz="4" w:space="0" w:color="auto"/>
            </w:tcBorders>
            <w:vAlign w:val="center"/>
            <w:hideMark/>
          </w:tcPr>
          <w:p w14:paraId="27954111" w14:textId="759FEF38" w:rsidR="008245EE" w:rsidRPr="00E72285" w:rsidRDefault="008245EE" w:rsidP="00E72285">
            <w:pPr>
              <w:spacing w:line="400" w:lineRule="exact"/>
              <w:ind w:firstLineChars="5" w:firstLine="10"/>
              <w:rPr>
                <w:sz w:val="21"/>
                <w:szCs w:val="21"/>
              </w:rPr>
            </w:pPr>
            <w:r w:rsidRPr="00E72285">
              <w:rPr>
                <w:rFonts w:hint="eastAsia"/>
                <w:sz w:val="21"/>
                <w:szCs w:val="21"/>
              </w:rPr>
              <w:t>浏览器扩展</w:t>
            </w:r>
            <w:r w:rsidR="001F2611" w:rsidRPr="00B8274E">
              <w:rPr>
                <w:rFonts w:hint="eastAsia"/>
                <w:sz w:val="21"/>
                <w:szCs w:val="21"/>
              </w:rPr>
              <w:t>“</w:t>
            </w:r>
            <w:r w:rsidR="001F2611" w:rsidRPr="00097295">
              <w:rPr>
                <w:sz w:val="21"/>
                <w:szCs w:val="21"/>
              </w:rPr>
              <w:t>protect</w:t>
            </w:r>
            <w:r w:rsidR="001F2611" w:rsidRPr="00B8274E">
              <w:rPr>
                <w:rFonts w:hint="eastAsia"/>
                <w:sz w:val="21"/>
                <w:szCs w:val="21"/>
              </w:rPr>
              <w:t>”</w:t>
            </w:r>
            <w:r w:rsidRPr="00E72285">
              <w:rPr>
                <w:rFonts w:hint="eastAsia"/>
                <w:sz w:val="21"/>
                <w:szCs w:val="21"/>
              </w:rPr>
              <w:t>拦截</w:t>
            </w:r>
            <w:r w:rsidRPr="00E72285">
              <w:rPr>
                <w:sz w:val="21"/>
                <w:szCs w:val="21"/>
              </w:rPr>
              <w:t>请求，</w:t>
            </w:r>
            <w:r w:rsidRPr="00E72285">
              <w:rPr>
                <w:rFonts w:hint="eastAsia"/>
                <w:sz w:val="21"/>
                <w:szCs w:val="21"/>
              </w:rPr>
              <w:t>在</w:t>
            </w:r>
            <w:r w:rsidRPr="00E72285">
              <w:rPr>
                <w:sz w:val="21"/>
                <w:szCs w:val="21"/>
              </w:rPr>
              <w:t>控制台输出</w:t>
            </w:r>
            <w:r w:rsidRPr="00E72285">
              <w:rPr>
                <w:rFonts w:hint="eastAsia"/>
                <w:sz w:val="21"/>
                <w:szCs w:val="21"/>
              </w:rPr>
              <w:t>添加</w:t>
            </w:r>
            <w:r w:rsidRPr="00E72285">
              <w:rPr>
                <w:sz w:val="21"/>
                <w:szCs w:val="21"/>
              </w:rPr>
              <w:t>ID</w:t>
            </w:r>
            <w:r w:rsidRPr="00E72285">
              <w:rPr>
                <w:sz w:val="21"/>
                <w:szCs w:val="21"/>
              </w:rPr>
              <w:t>后新的</w:t>
            </w:r>
            <w:r w:rsidRPr="00E72285">
              <w:rPr>
                <w:rFonts w:hint="eastAsia"/>
                <w:sz w:val="21"/>
                <w:szCs w:val="21"/>
              </w:rPr>
              <w:t>URL</w:t>
            </w:r>
          </w:p>
        </w:tc>
        <w:tc>
          <w:tcPr>
            <w:tcW w:w="1770" w:type="dxa"/>
            <w:tcBorders>
              <w:top w:val="single" w:sz="4" w:space="0" w:color="auto"/>
              <w:left w:val="single" w:sz="4" w:space="0" w:color="auto"/>
              <w:bottom w:val="single" w:sz="4" w:space="0" w:color="auto"/>
              <w:right w:val="single" w:sz="4" w:space="0" w:color="auto"/>
            </w:tcBorders>
            <w:vAlign w:val="center"/>
            <w:hideMark/>
          </w:tcPr>
          <w:p w14:paraId="23EDF84D" w14:textId="6EEDC8CE" w:rsidR="008245EE" w:rsidRPr="00E72285" w:rsidRDefault="008245EE" w:rsidP="00E72285">
            <w:pPr>
              <w:spacing w:line="400" w:lineRule="exact"/>
              <w:ind w:firstLineChars="5" w:firstLine="10"/>
              <w:rPr>
                <w:sz w:val="21"/>
                <w:szCs w:val="21"/>
              </w:rPr>
            </w:pPr>
            <w:r w:rsidRPr="00E72285">
              <w:rPr>
                <w:rFonts w:hint="eastAsia"/>
                <w:sz w:val="21"/>
                <w:szCs w:val="21"/>
              </w:rPr>
              <w:t>在</w:t>
            </w:r>
            <w:r w:rsidRPr="00E72285">
              <w:rPr>
                <w:sz w:val="21"/>
                <w:szCs w:val="21"/>
              </w:rPr>
              <w:t>控制台输出</w:t>
            </w:r>
            <w:r w:rsidRPr="00E72285">
              <w:rPr>
                <w:rFonts w:hint="eastAsia"/>
                <w:sz w:val="21"/>
                <w:szCs w:val="21"/>
              </w:rPr>
              <w:t>添加</w:t>
            </w:r>
            <w:r w:rsidRPr="00E72285">
              <w:rPr>
                <w:sz w:val="21"/>
                <w:szCs w:val="21"/>
              </w:rPr>
              <w:t>ID</w:t>
            </w:r>
            <w:r w:rsidRPr="00E72285">
              <w:rPr>
                <w:sz w:val="21"/>
                <w:szCs w:val="21"/>
              </w:rPr>
              <w:t>后新的</w:t>
            </w:r>
            <w:r w:rsidRPr="00E72285">
              <w:rPr>
                <w:rFonts w:hint="eastAsia"/>
                <w:sz w:val="21"/>
                <w:szCs w:val="21"/>
              </w:rPr>
              <w:t>URL</w:t>
            </w:r>
          </w:p>
        </w:tc>
      </w:tr>
    </w:tbl>
    <w:p w14:paraId="1B1F16C3" w14:textId="77777777" w:rsidR="008245EE" w:rsidRPr="00E72285" w:rsidRDefault="008245EE" w:rsidP="00E72285">
      <w:pPr>
        <w:spacing w:line="400" w:lineRule="exact"/>
        <w:ind w:firstLine="480"/>
        <w:rPr>
          <w:sz w:val="21"/>
          <w:szCs w:val="21"/>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171"/>
        <w:gridCol w:w="2253"/>
        <w:gridCol w:w="1515"/>
        <w:gridCol w:w="1770"/>
      </w:tblGrid>
      <w:tr w:rsidR="0090155C" w:rsidRPr="00E72285" w14:paraId="33E72B2C"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28AC422D" w14:textId="77777777" w:rsidR="0090155C" w:rsidRPr="00E72285" w:rsidRDefault="0090155C" w:rsidP="00E72285">
            <w:pPr>
              <w:spacing w:line="400" w:lineRule="exact"/>
              <w:ind w:firstLineChars="5" w:firstLine="11"/>
              <w:rPr>
                <w:b/>
                <w:bCs/>
                <w:sz w:val="21"/>
                <w:szCs w:val="21"/>
              </w:rPr>
            </w:pPr>
            <w:r w:rsidRPr="00E72285">
              <w:rPr>
                <w:rFonts w:hint="eastAsia"/>
                <w:b/>
                <w:bCs/>
                <w:sz w:val="21"/>
                <w:szCs w:val="21"/>
              </w:rPr>
              <w:t>测试编号</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7373934F" w14:textId="14C47485" w:rsidR="0090155C" w:rsidRPr="00E72285" w:rsidRDefault="0090155C" w:rsidP="00E72285">
            <w:pPr>
              <w:spacing w:line="400" w:lineRule="exact"/>
              <w:ind w:firstLineChars="5" w:firstLine="10"/>
              <w:rPr>
                <w:sz w:val="21"/>
                <w:szCs w:val="21"/>
              </w:rPr>
            </w:pPr>
            <w:r w:rsidRPr="00E72285">
              <w:rPr>
                <w:sz w:val="21"/>
                <w:szCs w:val="21"/>
              </w:rPr>
              <w:t>0</w:t>
            </w:r>
            <w:r w:rsidR="00E549B6" w:rsidRPr="00E72285">
              <w:rPr>
                <w:sz w:val="21"/>
                <w:szCs w:val="21"/>
              </w:rPr>
              <w:t>5</w:t>
            </w:r>
          </w:p>
        </w:tc>
      </w:tr>
      <w:tr w:rsidR="0090155C" w:rsidRPr="00E72285" w14:paraId="11330050"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466FF8FF" w14:textId="77777777" w:rsidR="0090155C" w:rsidRPr="00E72285" w:rsidRDefault="0090155C" w:rsidP="00E72285">
            <w:pPr>
              <w:spacing w:line="400" w:lineRule="exact"/>
              <w:ind w:firstLineChars="5" w:firstLine="11"/>
              <w:rPr>
                <w:b/>
                <w:bCs/>
                <w:sz w:val="21"/>
                <w:szCs w:val="21"/>
              </w:rPr>
            </w:pPr>
            <w:r w:rsidRPr="00E72285">
              <w:rPr>
                <w:rFonts w:hint="eastAsia"/>
                <w:b/>
                <w:bCs/>
                <w:sz w:val="21"/>
                <w:szCs w:val="21"/>
              </w:rPr>
              <w:t>测试模块</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50B02973" w14:textId="13A927F7" w:rsidR="0090155C" w:rsidRPr="00E72285" w:rsidRDefault="0090155C" w:rsidP="00E72285">
            <w:pPr>
              <w:spacing w:line="400" w:lineRule="exact"/>
              <w:ind w:firstLineChars="5" w:firstLine="10"/>
              <w:rPr>
                <w:sz w:val="21"/>
                <w:szCs w:val="21"/>
              </w:rPr>
            </w:pPr>
            <w:r w:rsidRPr="00E72285">
              <w:rPr>
                <w:rFonts w:hint="eastAsia"/>
                <w:sz w:val="21"/>
                <w:szCs w:val="21"/>
              </w:rPr>
              <w:t>动态</w:t>
            </w:r>
            <w:r w:rsidRPr="00E72285">
              <w:rPr>
                <w:sz w:val="21"/>
                <w:szCs w:val="21"/>
              </w:rPr>
              <w:t>ID</w:t>
            </w:r>
            <w:r w:rsidRPr="00E72285">
              <w:rPr>
                <w:rFonts w:hint="eastAsia"/>
                <w:sz w:val="21"/>
                <w:szCs w:val="21"/>
              </w:rPr>
              <w:t>模块</w:t>
            </w:r>
            <w:r w:rsidRPr="00E72285">
              <w:rPr>
                <w:sz w:val="21"/>
                <w:szCs w:val="21"/>
              </w:rPr>
              <w:t>中浏览器</w:t>
            </w:r>
            <w:r w:rsidRPr="00E72285">
              <w:rPr>
                <w:rFonts w:hint="eastAsia"/>
                <w:sz w:val="21"/>
                <w:szCs w:val="21"/>
              </w:rPr>
              <w:t>扩展</w:t>
            </w:r>
            <w:r w:rsidR="00AB04EF" w:rsidRPr="00B8274E">
              <w:rPr>
                <w:rFonts w:hint="eastAsia"/>
                <w:sz w:val="21"/>
                <w:szCs w:val="21"/>
              </w:rPr>
              <w:t>“</w:t>
            </w:r>
            <w:r w:rsidR="00AB04EF" w:rsidRPr="00097295">
              <w:rPr>
                <w:sz w:val="21"/>
                <w:szCs w:val="21"/>
              </w:rPr>
              <w:t>protect</w:t>
            </w:r>
            <w:r w:rsidR="00AB04EF" w:rsidRPr="00B8274E">
              <w:rPr>
                <w:rFonts w:hint="eastAsia"/>
                <w:sz w:val="21"/>
                <w:szCs w:val="21"/>
              </w:rPr>
              <w:t>”</w:t>
            </w:r>
            <w:r w:rsidRPr="00E72285">
              <w:rPr>
                <w:rFonts w:hint="eastAsia"/>
                <w:sz w:val="21"/>
                <w:szCs w:val="21"/>
              </w:rPr>
              <w:t>测试</w:t>
            </w:r>
          </w:p>
        </w:tc>
      </w:tr>
      <w:tr w:rsidR="0090155C" w:rsidRPr="00E72285" w14:paraId="72D9602B"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6C9FC73D" w14:textId="77777777" w:rsidR="0090155C" w:rsidRPr="00E72285" w:rsidRDefault="0090155C" w:rsidP="00E72285">
            <w:pPr>
              <w:spacing w:line="400" w:lineRule="exact"/>
              <w:ind w:firstLineChars="5" w:firstLine="11"/>
              <w:rPr>
                <w:b/>
                <w:bCs/>
                <w:sz w:val="21"/>
                <w:szCs w:val="21"/>
              </w:rPr>
            </w:pPr>
            <w:r w:rsidRPr="00E72285">
              <w:rPr>
                <w:rFonts w:hint="eastAsia"/>
                <w:b/>
                <w:bCs/>
                <w:sz w:val="21"/>
                <w:szCs w:val="21"/>
              </w:rPr>
              <w:t>测试环境</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48AB689E" w14:textId="77777777" w:rsidR="0090155C" w:rsidRPr="00E72285" w:rsidRDefault="0090155C" w:rsidP="00E72285">
            <w:pPr>
              <w:spacing w:line="400" w:lineRule="exact"/>
              <w:ind w:firstLineChars="5" w:firstLine="10"/>
              <w:rPr>
                <w:sz w:val="21"/>
                <w:szCs w:val="21"/>
              </w:rPr>
            </w:pPr>
            <w:r w:rsidRPr="00E72285">
              <w:rPr>
                <w:rFonts w:hint="eastAsia"/>
                <w:sz w:val="21"/>
                <w:szCs w:val="21"/>
              </w:rPr>
              <w:t>计算机操作系统：</w:t>
            </w:r>
            <w:r w:rsidRPr="00E72285">
              <w:rPr>
                <w:sz w:val="21"/>
                <w:szCs w:val="21"/>
              </w:rPr>
              <w:t>Windows7</w:t>
            </w:r>
            <w:r w:rsidRPr="00E72285">
              <w:rPr>
                <w:rFonts w:hint="eastAsia"/>
                <w:sz w:val="21"/>
                <w:szCs w:val="21"/>
              </w:rPr>
              <w:t>，浏览器：</w:t>
            </w:r>
            <w:r w:rsidRPr="00E72285">
              <w:rPr>
                <w:sz w:val="21"/>
                <w:szCs w:val="21"/>
              </w:rPr>
              <w:t>Chrome</w:t>
            </w:r>
          </w:p>
        </w:tc>
      </w:tr>
      <w:tr w:rsidR="0090155C" w:rsidRPr="00E72285" w14:paraId="6EF93D9D"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184B4B9B" w14:textId="77777777" w:rsidR="0090155C" w:rsidRPr="00E72285" w:rsidRDefault="0090155C" w:rsidP="00E72285">
            <w:pPr>
              <w:spacing w:line="400" w:lineRule="exact"/>
              <w:ind w:firstLineChars="5" w:firstLine="11"/>
              <w:rPr>
                <w:b/>
                <w:bCs/>
                <w:sz w:val="21"/>
                <w:szCs w:val="21"/>
              </w:rPr>
            </w:pPr>
            <w:r w:rsidRPr="00E72285">
              <w:rPr>
                <w:rFonts w:hint="eastAsia"/>
                <w:b/>
                <w:bCs/>
                <w:sz w:val="21"/>
                <w:szCs w:val="21"/>
              </w:rPr>
              <w:t>限制条件</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1BA04810" w14:textId="77777777" w:rsidR="0090155C" w:rsidRPr="00E72285" w:rsidRDefault="0090155C" w:rsidP="00E72285">
            <w:pPr>
              <w:spacing w:line="400" w:lineRule="exact"/>
              <w:ind w:firstLineChars="5" w:firstLine="10"/>
              <w:rPr>
                <w:sz w:val="21"/>
                <w:szCs w:val="21"/>
              </w:rPr>
            </w:pPr>
            <w:r w:rsidRPr="00E72285">
              <w:rPr>
                <w:rFonts w:hint="eastAsia"/>
                <w:sz w:val="21"/>
                <w:szCs w:val="21"/>
              </w:rPr>
              <w:t>无</w:t>
            </w:r>
          </w:p>
        </w:tc>
      </w:tr>
      <w:tr w:rsidR="0090155C" w:rsidRPr="00E72285" w14:paraId="6250986C"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6ABDABE4" w14:textId="77777777" w:rsidR="0090155C" w:rsidRPr="00E72285" w:rsidRDefault="0090155C" w:rsidP="00E72285">
            <w:pPr>
              <w:spacing w:line="400" w:lineRule="exact"/>
              <w:ind w:firstLineChars="5" w:firstLine="11"/>
              <w:rPr>
                <w:b/>
                <w:bCs/>
                <w:sz w:val="21"/>
                <w:szCs w:val="21"/>
              </w:rPr>
            </w:pPr>
            <w:r w:rsidRPr="00E72285">
              <w:rPr>
                <w:rFonts w:hint="eastAsia"/>
                <w:b/>
                <w:bCs/>
                <w:sz w:val="21"/>
                <w:szCs w:val="21"/>
              </w:rPr>
              <w:t>测试功能</w:t>
            </w:r>
          </w:p>
        </w:tc>
        <w:tc>
          <w:tcPr>
            <w:tcW w:w="1171" w:type="dxa"/>
            <w:tcBorders>
              <w:top w:val="single" w:sz="4" w:space="0" w:color="auto"/>
              <w:left w:val="single" w:sz="4" w:space="0" w:color="auto"/>
              <w:bottom w:val="single" w:sz="4" w:space="0" w:color="auto"/>
              <w:right w:val="single" w:sz="4" w:space="0" w:color="auto"/>
            </w:tcBorders>
            <w:vAlign w:val="center"/>
            <w:hideMark/>
          </w:tcPr>
          <w:p w14:paraId="09782D69" w14:textId="77777777" w:rsidR="0090155C" w:rsidRPr="00E72285" w:rsidRDefault="0090155C" w:rsidP="00E72285">
            <w:pPr>
              <w:spacing w:line="400" w:lineRule="exact"/>
              <w:ind w:firstLineChars="5" w:firstLine="11"/>
              <w:rPr>
                <w:b/>
                <w:bCs/>
                <w:sz w:val="21"/>
                <w:szCs w:val="21"/>
              </w:rPr>
            </w:pPr>
            <w:r w:rsidRPr="00E72285">
              <w:rPr>
                <w:rFonts w:hint="eastAsia"/>
                <w:b/>
                <w:bCs/>
                <w:sz w:val="21"/>
                <w:szCs w:val="21"/>
              </w:rPr>
              <w:t>输入内容</w:t>
            </w:r>
          </w:p>
        </w:tc>
        <w:tc>
          <w:tcPr>
            <w:tcW w:w="2253" w:type="dxa"/>
            <w:tcBorders>
              <w:top w:val="single" w:sz="4" w:space="0" w:color="auto"/>
              <w:left w:val="single" w:sz="4" w:space="0" w:color="auto"/>
              <w:bottom w:val="single" w:sz="4" w:space="0" w:color="auto"/>
              <w:right w:val="single" w:sz="4" w:space="0" w:color="auto"/>
            </w:tcBorders>
            <w:vAlign w:val="center"/>
            <w:hideMark/>
          </w:tcPr>
          <w:p w14:paraId="6272D7FB" w14:textId="77777777" w:rsidR="0090155C" w:rsidRPr="00E72285" w:rsidRDefault="0090155C" w:rsidP="00E72285">
            <w:pPr>
              <w:spacing w:line="400" w:lineRule="exact"/>
              <w:ind w:firstLineChars="5" w:firstLine="11"/>
              <w:rPr>
                <w:b/>
                <w:bCs/>
                <w:sz w:val="21"/>
                <w:szCs w:val="21"/>
              </w:rPr>
            </w:pPr>
            <w:r w:rsidRPr="00E72285">
              <w:rPr>
                <w:rFonts w:hint="eastAsia"/>
                <w:b/>
                <w:bCs/>
                <w:sz w:val="21"/>
                <w:szCs w:val="21"/>
              </w:rPr>
              <w:t>测试过程</w:t>
            </w:r>
          </w:p>
        </w:tc>
        <w:tc>
          <w:tcPr>
            <w:tcW w:w="1515" w:type="dxa"/>
            <w:tcBorders>
              <w:top w:val="single" w:sz="4" w:space="0" w:color="auto"/>
              <w:left w:val="single" w:sz="4" w:space="0" w:color="auto"/>
              <w:bottom w:val="single" w:sz="4" w:space="0" w:color="auto"/>
              <w:right w:val="single" w:sz="4" w:space="0" w:color="auto"/>
            </w:tcBorders>
            <w:vAlign w:val="center"/>
            <w:hideMark/>
          </w:tcPr>
          <w:p w14:paraId="6AD492EB" w14:textId="77777777" w:rsidR="0090155C" w:rsidRPr="00E72285" w:rsidRDefault="0090155C" w:rsidP="00E72285">
            <w:pPr>
              <w:spacing w:line="400" w:lineRule="exact"/>
              <w:ind w:firstLineChars="5" w:firstLine="11"/>
              <w:rPr>
                <w:b/>
                <w:bCs/>
                <w:sz w:val="21"/>
                <w:szCs w:val="21"/>
              </w:rPr>
            </w:pPr>
            <w:r w:rsidRPr="00E72285">
              <w:rPr>
                <w:rFonts w:hint="eastAsia"/>
                <w:b/>
                <w:bCs/>
                <w:sz w:val="21"/>
                <w:szCs w:val="21"/>
              </w:rPr>
              <w:t>输出期望</w:t>
            </w:r>
          </w:p>
        </w:tc>
        <w:tc>
          <w:tcPr>
            <w:tcW w:w="1770" w:type="dxa"/>
            <w:tcBorders>
              <w:top w:val="single" w:sz="4" w:space="0" w:color="auto"/>
              <w:left w:val="single" w:sz="4" w:space="0" w:color="auto"/>
              <w:bottom w:val="single" w:sz="4" w:space="0" w:color="auto"/>
              <w:right w:val="single" w:sz="4" w:space="0" w:color="auto"/>
            </w:tcBorders>
            <w:vAlign w:val="center"/>
            <w:hideMark/>
          </w:tcPr>
          <w:p w14:paraId="7815404C" w14:textId="77777777" w:rsidR="0090155C" w:rsidRPr="00E72285" w:rsidRDefault="0090155C" w:rsidP="00E72285">
            <w:pPr>
              <w:spacing w:line="400" w:lineRule="exact"/>
              <w:ind w:firstLineChars="5" w:firstLine="11"/>
              <w:rPr>
                <w:b/>
                <w:bCs/>
                <w:sz w:val="21"/>
                <w:szCs w:val="21"/>
              </w:rPr>
            </w:pPr>
            <w:r w:rsidRPr="00E72285">
              <w:rPr>
                <w:rFonts w:hint="eastAsia"/>
                <w:b/>
                <w:bCs/>
                <w:sz w:val="21"/>
                <w:szCs w:val="21"/>
              </w:rPr>
              <w:t>实际输出内容</w:t>
            </w:r>
          </w:p>
        </w:tc>
      </w:tr>
      <w:tr w:rsidR="0090155C" w:rsidRPr="00E72285" w14:paraId="59F032FC"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48F447F7" w14:textId="47F45C69" w:rsidR="0090155C" w:rsidRPr="00E72285" w:rsidRDefault="0090155C" w:rsidP="00E72285">
            <w:pPr>
              <w:spacing w:line="400" w:lineRule="exact"/>
              <w:ind w:firstLineChars="5" w:firstLine="10"/>
              <w:rPr>
                <w:sz w:val="21"/>
                <w:szCs w:val="21"/>
              </w:rPr>
            </w:pPr>
            <w:r w:rsidRPr="00E72285">
              <w:rPr>
                <w:rFonts w:hint="eastAsia"/>
                <w:sz w:val="21"/>
                <w:szCs w:val="21"/>
              </w:rPr>
              <w:t>浏览器扩展</w:t>
            </w:r>
            <w:r w:rsidR="00257544" w:rsidRPr="00B8274E">
              <w:rPr>
                <w:rFonts w:hint="eastAsia"/>
                <w:sz w:val="21"/>
                <w:szCs w:val="21"/>
              </w:rPr>
              <w:t>“</w:t>
            </w:r>
            <w:r w:rsidR="00257544" w:rsidRPr="00097295">
              <w:rPr>
                <w:sz w:val="21"/>
                <w:szCs w:val="21"/>
              </w:rPr>
              <w:t>protect</w:t>
            </w:r>
            <w:r w:rsidR="00257544" w:rsidRPr="00B8274E">
              <w:rPr>
                <w:rFonts w:hint="eastAsia"/>
                <w:sz w:val="21"/>
                <w:szCs w:val="21"/>
              </w:rPr>
              <w:t>”</w:t>
            </w:r>
            <w:r w:rsidRPr="00E72285">
              <w:rPr>
                <w:rFonts w:hint="eastAsia"/>
                <w:sz w:val="21"/>
                <w:szCs w:val="21"/>
              </w:rPr>
              <w:t>重定向</w:t>
            </w:r>
          </w:p>
        </w:tc>
        <w:tc>
          <w:tcPr>
            <w:tcW w:w="1171" w:type="dxa"/>
            <w:tcBorders>
              <w:top w:val="single" w:sz="4" w:space="0" w:color="auto"/>
              <w:left w:val="single" w:sz="4" w:space="0" w:color="auto"/>
              <w:bottom w:val="single" w:sz="4" w:space="0" w:color="auto"/>
              <w:right w:val="single" w:sz="4" w:space="0" w:color="auto"/>
            </w:tcBorders>
            <w:vAlign w:val="center"/>
            <w:hideMark/>
          </w:tcPr>
          <w:p w14:paraId="5E79BBAD" w14:textId="3AF14F72" w:rsidR="0090155C" w:rsidRPr="00E72285" w:rsidRDefault="0090155C" w:rsidP="00E72285">
            <w:pPr>
              <w:spacing w:line="400" w:lineRule="exact"/>
              <w:ind w:firstLineChars="5" w:firstLine="10"/>
              <w:rPr>
                <w:sz w:val="21"/>
                <w:szCs w:val="21"/>
              </w:rPr>
            </w:pPr>
            <w:r w:rsidRPr="00E72285">
              <w:rPr>
                <w:rFonts w:hint="eastAsia"/>
                <w:sz w:val="21"/>
                <w:szCs w:val="21"/>
              </w:rPr>
              <w:t>输入</w:t>
            </w:r>
            <w:r w:rsidR="00A0713B" w:rsidRPr="00B8274E">
              <w:rPr>
                <w:rFonts w:hint="eastAsia"/>
                <w:sz w:val="21"/>
                <w:szCs w:val="21"/>
              </w:rPr>
              <w:t>“</w:t>
            </w:r>
            <w:r w:rsidRPr="00E72285">
              <w:rPr>
                <w:sz w:val="21"/>
                <w:szCs w:val="21"/>
              </w:rPr>
              <w:t>http://127.0.0.1/a/a.html</w:t>
            </w:r>
            <w:r w:rsidR="00A0713B" w:rsidRPr="00B8274E">
              <w:rPr>
                <w:rFonts w:hint="eastAsia"/>
                <w:sz w:val="21"/>
                <w:szCs w:val="21"/>
              </w:rPr>
              <w:t>”</w:t>
            </w:r>
          </w:p>
        </w:tc>
        <w:tc>
          <w:tcPr>
            <w:tcW w:w="2253" w:type="dxa"/>
            <w:tcBorders>
              <w:top w:val="single" w:sz="4" w:space="0" w:color="auto"/>
              <w:left w:val="single" w:sz="4" w:space="0" w:color="auto"/>
              <w:bottom w:val="single" w:sz="4" w:space="0" w:color="auto"/>
              <w:right w:val="single" w:sz="4" w:space="0" w:color="auto"/>
            </w:tcBorders>
            <w:vAlign w:val="center"/>
            <w:hideMark/>
          </w:tcPr>
          <w:p w14:paraId="7F21B9BB" w14:textId="77777777" w:rsidR="0090155C" w:rsidRPr="00E72285" w:rsidRDefault="0090155C" w:rsidP="00E72285">
            <w:pPr>
              <w:spacing w:line="400" w:lineRule="exact"/>
              <w:ind w:firstLineChars="5" w:firstLine="10"/>
              <w:rPr>
                <w:sz w:val="21"/>
                <w:szCs w:val="21"/>
              </w:rPr>
            </w:pPr>
            <w:r w:rsidRPr="00E72285">
              <w:rPr>
                <w:rFonts w:hint="eastAsia"/>
                <w:sz w:val="21"/>
                <w:szCs w:val="21"/>
              </w:rPr>
              <w:t>用户输入</w:t>
            </w:r>
            <w:r w:rsidRPr="00E72285">
              <w:rPr>
                <w:sz w:val="21"/>
                <w:szCs w:val="21"/>
              </w:rPr>
              <w:t>请求网址</w:t>
            </w:r>
          </w:p>
        </w:tc>
        <w:tc>
          <w:tcPr>
            <w:tcW w:w="1515" w:type="dxa"/>
            <w:tcBorders>
              <w:top w:val="single" w:sz="4" w:space="0" w:color="auto"/>
              <w:left w:val="single" w:sz="4" w:space="0" w:color="auto"/>
              <w:bottom w:val="single" w:sz="4" w:space="0" w:color="auto"/>
              <w:right w:val="single" w:sz="4" w:space="0" w:color="auto"/>
            </w:tcBorders>
            <w:vAlign w:val="center"/>
            <w:hideMark/>
          </w:tcPr>
          <w:p w14:paraId="4BDF2BA0" w14:textId="5681AC71" w:rsidR="0090155C" w:rsidRPr="00E72285" w:rsidRDefault="0090155C" w:rsidP="00E72285">
            <w:pPr>
              <w:spacing w:line="400" w:lineRule="exact"/>
              <w:ind w:firstLineChars="5" w:firstLine="10"/>
              <w:rPr>
                <w:sz w:val="21"/>
                <w:szCs w:val="21"/>
              </w:rPr>
            </w:pPr>
            <w:r w:rsidRPr="00E72285">
              <w:rPr>
                <w:rFonts w:hint="eastAsia"/>
                <w:sz w:val="21"/>
                <w:szCs w:val="21"/>
              </w:rPr>
              <w:t>浏览器</w:t>
            </w:r>
            <w:r w:rsidRPr="00E72285">
              <w:rPr>
                <w:sz w:val="21"/>
                <w:szCs w:val="21"/>
              </w:rPr>
              <w:t>扩展</w:t>
            </w:r>
            <w:r w:rsidR="004B0CBD" w:rsidRPr="00B8274E">
              <w:rPr>
                <w:rFonts w:hint="eastAsia"/>
                <w:sz w:val="21"/>
                <w:szCs w:val="21"/>
              </w:rPr>
              <w:t>“</w:t>
            </w:r>
            <w:r w:rsidR="004B0CBD" w:rsidRPr="00097295">
              <w:rPr>
                <w:sz w:val="21"/>
                <w:szCs w:val="21"/>
              </w:rPr>
              <w:t>protect</w:t>
            </w:r>
            <w:r w:rsidR="004B0CBD" w:rsidRPr="00B8274E">
              <w:rPr>
                <w:rFonts w:hint="eastAsia"/>
                <w:sz w:val="21"/>
                <w:szCs w:val="21"/>
              </w:rPr>
              <w:t>”</w:t>
            </w:r>
            <w:r w:rsidRPr="00E72285">
              <w:rPr>
                <w:rFonts w:hint="eastAsia"/>
                <w:sz w:val="21"/>
                <w:szCs w:val="21"/>
              </w:rPr>
              <w:t>后台</w:t>
            </w:r>
            <w:r w:rsidRPr="00E72285">
              <w:rPr>
                <w:sz w:val="21"/>
                <w:szCs w:val="21"/>
              </w:rPr>
              <w:t>重定向</w:t>
            </w:r>
            <w:r w:rsidRPr="00E72285">
              <w:rPr>
                <w:rFonts w:hint="eastAsia"/>
                <w:sz w:val="21"/>
                <w:szCs w:val="21"/>
              </w:rPr>
              <w:t>请求</w:t>
            </w:r>
          </w:p>
        </w:tc>
        <w:tc>
          <w:tcPr>
            <w:tcW w:w="1770" w:type="dxa"/>
            <w:tcBorders>
              <w:top w:val="single" w:sz="4" w:space="0" w:color="auto"/>
              <w:left w:val="single" w:sz="4" w:space="0" w:color="auto"/>
              <w:bottom w:val="single" w:sz="4" w:space="0" w:color="auto"/>
              <w:right w:val="single" w:sz="4" w:space="0" w:color="auto"/>
            </w:tcBorders>
            <w:vAlign w:val="center"/>
            <w:hideMark/>
          </w:tcPr>
          <w:p w14:paraId="4B997A28" w14:textId="3978821F" w:rsidR="0090155C" w:rsidRPr="00E72285" w:rsidRDefault="0090155C" w:rsidP="00E72285">
            <w:pPr>
              <w:spacing w:line="400" w:lineRule="exact"/>
              <w:ind w:firstLineChars="5" w:firstLine="10"/>
              <w:rPr>
                <w:sz w:val="21"/>
                <w:szCs w:val="21"/>
              </w:rPr>
            </w:pPr>
            <w:r w:rsidRPr="00E72285">
              <w:rPr>
                <w:sz w:val="21"/>
                <w:szCs w:val="21"/>
              </w:rPr>
              <w:t>重定向</w:t>
            </w:r>
            <w:r w:rsidRPr="00E72285">
              <w:rPr>
                <w:rFonts w:hint="eastAsia"/>
                <w:sz w:val="21"/>
                <w:szCs w:val="21"/>
              </w:rPr>
              <w:t>请求</w:t>
            </w:r>
          </w:p>
        </w:tc>
      </w:tr>
    </w:tbl>
    <w:p w14:paraId="4487CC0F" w14:textId="77777777" w:rsidR="0090155C" w:rsidRPr="00E72285" w:rsidRDefault="0090155C" w:rsidP="00E72285">
      <w:pPr>
        <w:spacing w:line="400" w:lineRule="exact"/>
        <w:ind w:firstLine="480"/>
        <w:rPr>
          <w:sz w:val="21"/>
          <w:szCs w:val="21"/>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171"/>
        <w:gridCol w:w="2253"/>
        <w:gridCol w:w="1515"/>
        <w:gridCol w:w="1770"/>
      </w:tblGrid>
      <w:tr w:rsidR="00040680" w:rsidRPr="00E72285" w14:paraId="4B769B17"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0DF3A00D" w14:textId="77777777" w:rsidR="00040680" w:rsidRPr="00E72285" w:rsidRDefault="00040680" w:rsidP="00E72285">
            <w:pPr>
              <w:spacing w:line="400" w:lineRule="exact"/>
              <w:ind w:firstLineChars="5" w:firstLine="11"/>
              <w:rPr>
                <w:b/>
                <w:bCs/>
                <w:sz w:val="21"/>
                <w:szCs w:val="21"/>
              </w:rPr>
            </w:pPr>
            <w:r w:rsidRPr="00E72285">
              <w:rPr>
                <w:rFonts w:hint="eastAsia"/>
                <w:b/>
                <w:bCs/>
                <w:sz w:val="21"/>
                <w:szCs w:val="21"/>
              </w:rPr>
              <w:t>测试编号</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564FB8EF" w14:textId="4FB6DEAB" w:rsidR="00040680" w:rsidRPr="00E72285" w:rsidRDefault="00040680" w:rsidP="00E72285">
            <w:pPr>
              <w:spacing w:line="400" w:lineRule="exact"/>
              <w:ind w:firstLineChars="5" w:firstLine="10"/>
              <w:rPr>
                <w:sz w:val="21"/>
                <w:szCs w:val="21"/>
              </w:rPr>
            </w:pPr>
            <w:r w:rsidRPr="00E72285">
              <w:rPr>
                <w:sz w:val="21"/>
                <w:szCs w:val="21"/>
              </w:rPr>
              <w:t>0</w:t>
            </w:r>
            <w:r w:rsidR="00E549B6" w:rsidRPr="00E72285">
              <w:rPr>
                <w:sz w:val="21"/>
                <w:szCs w:val="21"/>
              </w:rPr>
              <w:t>6</w:t>
            </w:r>
          </w:p>
        </w:tc>
      </w:tr>
      <w:tr w:rsidR="00040680" w:rsidRPr="00E72285" w14:paraId="42DEBB06"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20289B46" w14:textId="77777777" w:rsidR="00040680" w:rsidRPr="00E72285" w:rsidRDefault="00040680" w:rsidP="00E72285">
            <w:pPr>
              <w:spacing w:line="400" w:lineRule="exact"/>
              <w:ind w:firstLineChars="5" w:firstLine="11"/>
              <w:rPr>
                <w:b/>
                <w:bCs/>
                <w:sz w:val="21"/>
                <w:szCs w:val="21"/>
              </w:rPr>
            </w:pPr>
            <w:r w:rsidRPr="00E72285">
              <w:rPr>
                <w:rFonts w:hint="eastAsia"/>
                <w:b/>
                <w:bCs/>
                <w:sz w:val="21"/>
                <w:szCs w:val="21"/>
              </w:rPr>
              <w:t>测试模块</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50D97EB5" w14:textId="47C157B2" w:rsidR="00040680" w:rsidRPr="00E72285" w:rsidRDefault="00040680" w:rsidP="00E72285">
            <w:pPr>
              <w:spacing w:line="400" w:lineRule="exact"/>
              <w:ind w:firstLineChars="5" w:firstLine="10"/>
              <w:rPr>
                <w:sz w:val="21"/>
                <w:szCs w:val="21"/>
              </w:rPr>
            </w:pPr>
            <w:r w:rsidRPr="00E72285">
              <w:rPr>
                <w:rFonts w:hint="eastAsia"/>
                <w:sz w:val="21"/>
                <w:szCs w:val="21"/>
              </w:rPr>
              <w:t>动态</w:t>
            </w:r>
            <w:r w:rsidRPr="00E72285">
              <w:rPr>
                <w:sz w:val="21"/>
                <w:szCs w:val="21"/>
              </w:rPr>
              <w:t>ID</w:t>
            </w:r>
            <w:r w:rsidRPr="00E72285">
              <w:rPr>
                <w:rFonts w:hint="eastAsia"/>
                <w:sz w:val="21"/>
                <w:szCs w:val="21"/>
              </w:rPr>
              <w:t>模块</w:t>
            </w:r>
            <w:r w:rsidRPr="00E72285">
              <w:rPr>
                <w:sz w:val="21"/>
                <w:szCs w:val="21"/>
              </w:rPr>
              <w:t>中浏览器</w:t>
            </w:r>
            <w:r w:rsidRPr="00E72285">
              <w:rPr>
                <w:rFonts w:hint="eastAsia"/>
                <w:sz w:val="21"/>
                <w:szCs w:val="21"/>
              </w:rPr>
              <w:t>扩展</w:t>
            </w:r>
            <w:r w:rsidR="008F6845" w:rsidRPr="00B8274E">
              <w:rPr>
                <w:rFonts w:hint="eastAsia"/>
                <w:sz w:val="21"/>
                <w:szCs w:val="21"/>
              </w:rPr>
              <w:t>“</w:t>
            </w:r>
            <w:r w:rsidR="008F6845" w:rsidRPr="00097295">
              <w:rPr>
                <w:sz w:val="21"/>
                <w:szCs w:val="21"/>
              </w:rPr>
              <w:t>protect</w:t>
            </w:r>
            <w:r w:rsidR="008F6845" w:rsidRPr="00B8274E">
              <w:rPr>
                <w:rFonts w:hint="eastAsia"/>
                <w:sz w:val="21"/>
                <w:szCs w:val="21"/>
              </w:rPr>
              <w:t>”</w:t>
            </w:r>
            <w:r w:rsidRPr="00E72285">
              <w:rPr>
                <w:rFonts w:hint="eastAsia"/>
                <w:sz w:val="21"/>
                <w:szCs w:val="21"/>
              </w:rPr>
              <w:t>测试</w:t>
            </w:r>
          </w:p>
        </w:tc>
      </w:tr>
      <w:tr w:rsidR="00040680" w:rsidRPr="00E72285" w14:paraId="6B4E9D33"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75B9A3C7" w14:textId="77777777" w:rsidR="00040680" w:rsidRPr="00E72285" w:rsidRDefault="00040680" w:rsidP="00E72285">
            <w:pPr>
              <w:spacing w:line="400" w:lineRule="exact"/>
              <w:ind w:firstLineChars="5" w:firstLine="11"/>
              <w:rPr>
                <w:b/>
                <w:bCs/>
                <w:sz w:val="21"/>
                <w:szCs w:val="21"/>
              </w:rPr>
            </w:pPr>
            <w:r w:rsidRPr="00E72285">
              <w:rPr>
                <w:rFonts w:hint="eastAsia"/>
                <w:b/>
                <w:bCs/>
                <w:sz w:val="21"/>
                <w:szCs w:val="21"/>
              </w:rPr>
              <w:t>测试环境</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6DCCF7E2" w14:textId="77777777" w:rsidR="00040680" w:rsidRPr="00E72285" w:rsidRDefault="00040680" w:rsidP="00E72285">
            <w:pPr>
              <w:spacing w:line="400" w:lineRule="exact"/>
              <w:ind w:firstLineChars="5" w:firstLine="10"/>
              <w:rPr>
                <w:sz w:val="21"/>
                <w:szCs w:val="21"/>
              </w:rPr>
            </w:pPr>
            <w:r w:rsidRPr="00E72285">
              <w:rPr>
                <w:rFonts w:hint="eastAsia"/>
                <w:sz w:val="21"/>
                <w:szCs w:val="21"/>
              </w:rPr>
              <w:t>计算机操作系统：</w:t>
            </w:r>
            <w:r w:rsidRPr="00E72285">
              <w:rPr>
                <w:sz w:val="21"/>
                <w:szCs w:val="21"/>
              </w:rPr>
              <w:t>Windows7</w:t>
            </w:r>
            <w:r w:rsidRPr="00E72285">
              <w:rPr>
                <w:rFonts w:hint="eastAsia"/>
                <w:sz w:val="21"/>
                <w:szCs w:val="21"/>
              </w:rPr>
              <w:t>，浏览器：</w:t>
            </w:r>
            <w:r w:rsidRPr="00E72285">
              <w:rPr>
                <w:sz w:val="21"/>
                <w:szCs w:val="21"/>
              </w:rPr>
              <w:t>Chrome</w:t>
            </w:r>
          </w:p>
        </w:tc>
      </w:tr>
      <w:tr w:rsidR="00040680" w:rsidRPr="00E72285" w14:paraId="738EBE6D"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41F1905C" w14:textId="77777777" w:rsidR="00040680" w:rsidRPr="00E72285" w:rsidRDefault="00040680" w:rsidP="00E72285">
            <w:pPr>
              <w:spacing w:line="400" w:lineRule="exact"/>
              <w:ind w:firstLineChars="5" w:firstLine="11"/>
              <w:rPr>
                <w:b/>
                <w:bCs/>
                <w:sz w:val="21"/>
                <w:szCs w:val="21"/>
              </w:rPr>
            </w:pPr>
            <w:r w:rsidRPr="00E72285">
              <w:rPr>
                <w:rFonts w:hint="eastAsia"/>
                <w:b/>
                <w:bCs/>
                <w:sz w:val="21"/>
                <w:szCs w:val="21"/>
              </w:rPr>
              <w:t>限制条件</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6B3BE360" w14:textId="77777777" w:rsidR="00040680" w:rsidRPr="00E72285" w:rsidRDefault="00040680" w:rsidP="00E72285">
            <w:pPr>
              <w:spacing w:line="400" w:lineRule="exact"/>
              <w:ind w:firstLineChars="5" w:firstLine="10"/>
              <w:rPr>
                <w:sz w:val="21"/>
                <w:szCs w:val="21"/>
              </w:rPr>
            </w:pPr>
            <w:r w:rsidRPr="00E72285">
              <w:rPr>
                <w:rFonts w:hint="eastAsia"/>
                <w:sz w:val="21"/>
                <w:szCs w:val="21"/>
              </w:rPr>
              <w:t>无</w:t>
            </w:r>
          </w:p>
        </w:tc>
      </w:tr>
      <w:tr w:rsidR="00040680" w:rsidRPr="00E72285" w14:paraId="70E1D841"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462C52CF" w14:textId="77777777" w:rsidR="00040680" w:rsidRPr="00E72285" w:rsidRDefault="00040680" w:rsidP="00E72285">
            <w:pPr>
              <w:spacing w:line="400" w:lineRule="exact"/>
              <w:ind w:firstLineChars="5" w:firstLine="11"/>
              <w:rPr>
                <w:b/>
                <w:bCs/>
                <w:sz w:val="21"/>
                <w:szCs w:val="21"/>
              </w:rPr>
            </w:pPr>
            <w:r w:rsidRPr="00E72285">
              <w:rPr>
                <w:rFonts w:hint="eastAsia"/>
                <w:b/>
                <w:bCs/>
                <w:sz w:val="21"/>
                <w:szCs w:val="21"/>
              </w:rPr>
              <w:t>测试功能</w:t>
            </w:r>
          </w:p>
        </w:tc>
        <w:tc>
          <w:tcPr>
            <w:tcW w:w="1171" w:type="dxa"/>
            <w:tcBorders>
              <w:top w:val="single" w:sz="4" w:space="0" w:color="auto"/>
              <w:left w:val="single" w:sz="4" w:space="0" w:color="auto"/>
              <w:bottom w:val="single" w:sz="4" w:space="0" w:color="auto"/>
              <w:right w:val="single" w:sz="4" w:space="0" w:color="auto"/>
            </w:tcBorders>
            <w:vAlign w:val="center"/>
            <w:hideMark/>
          </w:tcPr>
          <w:p w14:paraId="2D71A8BD" w14:textId="77777777" w:rsidR="00040680" w:rsidRPr="00E72285" w:rsidRDefault="00040680" w:rsidP="00E72285">
            <w:pPr>
              <w:spacing w:line="400" w:lineRule="exact"/>
              <w:ind w:firstLineChars="5" w:firstLine="11"/>
              <w:rPr>
                <w:b/>
                <w:bCs/>
                <w:sz w:val="21"/>
                <w:szCs w:val="21"/>
              </w:rPr>
            </w:pPr>
            <w:r w:rsidRPr="00E72285">
              <w:rPr>
                <w:rFonts w:hint="eastAsia"/>
                <w:b/>
                <w:bCs/>
                <w:sz w:val="21"/>
                <w:szCs w:val="21"/>
              </w:rPr>
              <w:t>输入内容</w:t>
            </w:r>
          </w:p>
        </w:tc>
        <w:tc>
          <w:tcPr>
            <w:tcW w:w="2253" w:type="dxa"/>
            <w:tcBorders>
              <w:top w:val="single" w:sz="4" w:space="0" w:color="auto"/>
              <w:left w:val="single" w:sz="4" w:space="0" w:color="auto"/>
              <w:bottom w:val="single" w:sz="4" w:space="0" w:color="auto"/>
              <w:right w:val="single" w:sz="4" w:space="0" w:color="auto"/>
            </w:tcBorders>
            <w:vAlign w:val="center"/>
            <w:hideMark/>
          </w:tcPr>
          <w:p w14:paraId="7C6336D2" w14:textId="77777777" w:rsidR="00040680" w:rsidRPr="00E72285" w:rsidRDefault="00040680" w:rsidP="00E72285">
            <w:pPr>
              <w:spacing w:line="400" w:lineRule="exact"/>
              <w:ind w:firstLineChars="5" w:firstLine="11"/>
              <w:rPr>
                <w:b/>
                <w:bCs/>
                <w:sz w:val="21"/>
                <w:szCs w:val="21"/>
              </w:rPr>
            </w:pPr>
            <w:r w:rsidRPr="00E72285">
              <w:rPr>
                <w:rFonts w:hint="eastAsia"/>
                <w:b/>
                <w:bCs/>
                <w:sz w:val="21"/>
                <w:szCs w:val="21"/>
              </w:rPr>
              <w:t>测试过程</w:t>
            </w:r>
          </w:p>
        </w:tc>
        <w:tc>
          <w:tcPr>
            <w:tcW w:w="1515" w:type="dxa"/>
            <w:tcBorders>
              <w:top w:val="single" w:sz="4" w:space="0" w:color="auto"/>
              <w:left w:val="single" w:sz="4" w:space="0" w:color="auto"/>
              <w:bottom w:val="single" w:sz="4" w:space="0" w:color="auto"/>
              <w:right w:val="single" w:sz="4" w:space="0" w:color="auto"/>
            </w:tcBorders>
            <w:vAlign w:val="center"/>
            <w:hideMark/>
          </w:tcPr>
          <w:p w14:paraId="053B002B" w14:textId="77777777" w:rsidR="00040680" w:rsidRPr="00E72285" w:rsidRDefault="00040680" w:rsidP="00E72285">
            <w:pPr>
              <w:spacing w:line="400" w:lineRule="exact"/>
              <w:ind w:firstLineChars="5" w:firstLine="11"/>
              <w:rPr>
                <w:b/>
                <w:bCs/>
                <w:sz w:val="21"/>
                <w:szCs w:val="21"/>
              </w:rPr>
            </w:pPr>
            <w:r w:rsidRPr="00E72285">
              <w:rPr>
                <w:rFonts w:hint="eastAsia"/>
                <w:b/>
                <w:bCs/>
                <w:sz w:val="21"/>
                <w:szCs w:val="21"/>
              </w:rPr>
              <w:t>输出期望</w:t>
            </w:r>
          </w:p>
        </w:tc>
        <w:tc>
          <w:tcPr>
            <w:tcW w:w="1770" w:type="dxa"/>
            <w:tcBorders>
              <w:top w:val="single" w:sz="4" w:space="0" w:color="auto"/>
              <w:left w:val="single" w:sz="4" w:space="0" w:color="auto"/>
              <w:bottom w:val="single" w:sz="4" w:space="0" w:color="auto"/>
              <w:right w:val="single" w:sz="4" w:space="0" w:color="auto"/>
            </w:tcBorders>
            <w:vAlign w:val="center"/>
            <w:hideMark/>
          </w:tcPr>
          <w:p w14:paraId="4382180F" w14:textId="77777777" w:rsidR="00040680" w:rsidRPr="00E72285" w:rsidRDefault="00040680" w:rsidP="00E72285">
            <w:pPr>
              <w:spacing w:line="400" w:lineRule="exact"/>
              <w:ind w:firstLineChars="5" w:firstLine="11"/>
              <w:rPr>
                <w:b/>
                <w:bCs/>
                <w:sz w:val="21"/>
                <w:szCs w:val="21"/>
              </w:rPr>
            </w:pPr>
            <w:r w:rsidRPr="00E72285">
              <w:rPr>
                <w:rFonts w:hint="eastAsia"/>
                <w:b/>
                <w:bCs/>
                <w:sz w:val="21"/>
                <w:szCs w:val="21"/>
              </w:rPr>
              <w:t>实际输出内容</w:t>
            </w:r>
          </w:p>
        </w:tc>
      </w:tr>
      <w:tr w:rsidR="00040680" w:rsidRPr="00E72285" w14:paraId="1C893E35"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23322988" w14:textId="5595CA72" w:rsidR="00040680" w:rsidRPr="00E72285" w:rsidRDefault="00040680" w:rsidP="00E72285">
            <w:pPr>
              <w:spacing w:line="400" w:lineRule="exact"/>
              <w:ind w:firstLineChars="5" w:firstLine="10"/>
              <w:rPr>
                <w:sz w:val="21"/>
                <w:szCs w:val="21"/>
              </w:rPr>
            </w:pPr>
            <w:r w:rsidRPr="00E72285">
              <w:rPr>
                <w:rFonts w:hint="eastAsia"/>
                <w:sz w:val="21"/>
                <w:szCs w:val="21"/>
              </w:rPr>
              <w:t>浏览器扩展</w:t>
            </w:r>
            <w:r w:rsidR="00257544" w:rsidRPr="00B8274E">
              <w:rPr>
                <w:rFonts w:hint="eastAsia"/>
                <w:sz w:val="21"/>
                <w:szCs w:val="21"/>
              </w:rPr>
              <w:t>“</w:t>
            </w:r>
            <w:r w:rsidR="00257544" w:rsidRPr="00097295">
              <w:rPr>
                <w:sz w:val="21"/>
                <w:szCs w:val="21"/>
              </w:rPr>
              <w:t>protect</w:t>
            </w:r>
            <w:r w:rsidR="00257544" w:rsidRPr="00B8274E">
              <w:rPr>
                <w:rFonts w:hint="eastAsia"/>
                <w:sz w:val="21"/>
                <w:szCs w:val="21"/>
              </w:rPr>
              <w:t>”</w:t>
            </w:r>
            <w:r w:rsidR="00E67492" w:rsidRPr="00E72285">
              <w:rPr>
                <w:rFonts w:hint="eastAsia"/>
                <w:sz w:val="21"/>
                <w:szCs w:val="21"/>
              </w:rPr>
              <w:t>的</w:t>
            </w:r>
            <w:r w:rsidR="00E67492" w:rsidRPr="00E72285">
              <w:rPr>
                <w:rFonts w:hint="eastAsia"/>
                <w:sz w:val="21"/>
                <w:szCs w:val="21"/>
              </w:rPr>
              <w:t>Content</w:t>
            </w:r>
            <w:r w:rsidR="00E67492" w:rsidRPr="00E72285">
              <w:rPr>
                <w:sz w:val="21"/>
                <w:szCs w:val="21"/>
              </w:rPr>
              <w:t>Script</w:t>
            </w:r>
            <w:r w:rsidRPr="00E72285">
              <w:rPr>
                <w:rFonts w:hint="eastAsia"/>
                <w:sz w:val="21"/>
                <w:szCs w:val="21"/>
              </w:rPr>
              <w:t>从响应</w:t>
            </w:r>
            <w:r w:rsidRPr="00E72285">
              <w:rPr>
                <w:sz w:val="21"/>
                <w:szCs w:val="21"/>
              </w:rPr>
              <w:t>页面获得</w:t>
            </w:r>
            <w:r w:rsidRPr="00E72285">
              <w:rPr>
                <w:sz w:val="21"/>
                <w:szCs w:val="21"/>
              </w:rPr>
              <w:t>ID</w:t>
            </w:r>
          </w:p>
        </w:tc>
        <w:tc>
          <w:tcPr>
            <w:tcW w:w="1171" w:type="dxa"/>
            <w:tcBorders>
              <w:top w:val="single" w:sz="4" w:space="0" w:color="auto"/>
              <w:left w:val="single" w:sz="4" w:space="0" w:color="auto"/>
              <w:bottom w:val="single" w:sz="4" w:space="0" w:color="auto"/>
              <w:right w:val="single" w:sz="4" w:space="0" w:color="auto"/>
            </w:tcBorders>
            <w:vAlign w:val="center"/>
            <w:hideMark/>
          </w:tcPr>
          <w:p w14:paraId="566FF9E2" w14:textId="5B91EB24" w:rsidR="00040680" w:rsidRPr="00E72285" w:rsidRDefault="00040680" w:rsidP="00E72285">
            <w:pPr>
              <w:spacing w:line="400" w:lineRule="exact"/>
              <w:ind w:firstLineChars="5" w:firstLine="10"/>
              <w:rPr>
                <w:sz w:val="21"/>
                <w:szCs w:val="21"/>
              </w:rPr>
            </w:pPr>
            <w:r w:rsidRPr="00E72285">
              <w:rPr>
                <w:rFonts w:hint="eastAsia"/>
                <w:sz w:val="21"/>
                <w:szCs w:val="21"/>
              </w:rPr>
              <w:t>浏览器当前显示</w:t>
            </w:r>
            <w:r w:rsidRPr="00E72285">
              <w:rPr>
                <w:sz w:val="21"/>
                <w:szCs w:val="21"/>
              </w:rPr>
              <w:t>从方向代理服务器收到的任何页面</w:t>
            </w:r>
          </w:p>
        </w:tc>
        <w:tc>
          <w:tcPr>
            <w:tcW w:w="2253" w:type="dxa"/>
            <w:tcBorders>
              <w:top w:val="single" w:sz="4" w:space="0" w:color="auto"/>
              <w:left w:val="single" w:sz="4" w:space="0" w:color="auto"/>
              <w:bottom w:val="single" w:sz="4" w:space="0" w:color="auto"/>
              <w:right w:val="single" w:sz="4" w:space="0" w:color="auto"/>
            </w:tcBorders>
            <w:vAlign w:val="center"/>
            <w:hideMark/>
          </w:tcPr>
          <w:p w14:paraId="20D224C7" w14:textId="51F62B60" w:rsidR="00040680" w:rsidRPr="00E72285" w:rsidRDefault="00040680" w:rsidP="00E72285">
            <w:pPr>
              <w:spacing w:line="400" w:lineRule="exact"/>
              <w:ind w:firstLineChars="5" w:firstLine="10"/>
              <w:rPr>
                <w:sz w:val="21"/>
                <w:szCs w:val="21"/>
              </w:rPr>
            </w:pPr>
            <w:r w:rsidRPr="00E72285">
              <w:rPr>
                <w:rFonts w:hint="eastAsia"/>
                <w:sz w:val="21"/>
                <w:szCs w:val="21"/>
              </w:rPr>
              <w:t>收到</w:t>
            </w:r>
            <w:r w:rsidRPr="00E72285">
              <w:rPr>
                <w:sz w:val="21"/>
                <w:szCs w:val="21"/>
              </w:rPr>
              <w:t>方向代理服务器的响应页面</w:t>
            </w:r>
          </w:p>
        </w:tc>
        <w:tc>
          <w:tcPr>
            <w:tcW w:w="1515" w:type="dxa"/>
            <w:tcBorders>
              <w:top w:val="single" w:sz="4" w:space="0" w:color="auto"/>
              <w:left w:val="single" w:sz="4" w:space="0" w:color="auto"/>
              <w:bottom w:val="single" w:sz="4" w:space="0" w:color="auto"/>
              <w:right w:val="single" w:sz="4" w:space="0" w:color="auto"/>
            </w:tcBorders>
            <w:vAlign w:val="center"/>
            <w:hideMark/>
          </w:tcPr>
          <w:p w14:paraId="38D99952" w14:textId="6E8456F2" w:rsidR="00040680" w:rsidRPr="00E72285" w:rsidRDefault="00040680" w:rsidP="00E72285">
            <w:pPr>
              <w:spacing w:line="400" w:lineRule="exact"/>
              <w:ind w:firstLineChars="5" w:firstLine="10"/>
              <w:rPr>
                <w:sz w:val="21"/>
                <w:szCs w:val="21"/>
              </w:rPr>
            </w:pPr>
            <w:r w:rsidRPr="00E72285">
              <w:rPr>
                <w:rFonts w:hint="eastAsia"/>
                <w:sz w:val="21"/>
                <w:szCs w:val="21"/>
              </w:rPr>
              <w:t>从页面</w:t>
            </w:r>
            <w:r w:rsidRPr="00E72285">
              <w:rPr>
                <w:sz w:val="21"/>
                <w:szCs w:val="21"/>
              </w:rPr>
              <w:t>获得</w:t>
            </w:r>
            <w:r w:rsidRPr="00E72285">
              <w:rPr>
                <w:rFonts w:hint="eastAsia"/>
                <w:sz w:val="21"/>
                <w:szCs w:val="21"/>
              </w:rPr>
              <w:t>hxID</w:t>
            </w:r>
            <w:r w:rsidRPr="00E72285">
              <w:rPr>
                <w:rFonts w:hint="eastAsia"/>
                <w:sz w:val="21"/>
                <w:szCs w:val="21"/>
              </w:rPr>
              <w:t>，</w:t>
            </w:r>
            <w:r w:rsidRPr="00E72285">
              <w:rPr>
                <w:sz w:val="21"/>
                <w:szCs w:val="21"/>
              </w:rPr>
              <w:t>在</w:t>
            </w:r>
            <w:r w:rsidR="00955B3E" w:rsidRPr="00E72285">
              <w:rPr>
                <w:rFonts w:hint="eastAsia"/>
                <w:sz w:val="21"/>
                <w:szCs w:val="21"/>
              </w:rPr>
              <w:t>浏览器扩展</w:t>
            </w:r>
            <w:r w:rsidR="008F6845" w:rsidRPr="00B8274E">
              <w:rPr>
                <w:rFonts w:hint="eastAsia"/>
                <w:sz w:val="21"/>
                <w:szCs w:val="21"/>
              </w:rPr>
              <w:t>“</w:t>
            </w:r>
            <w:r w:rsidR="008F6845" w:rsidRPr="00097295">
              <w:rPr>
                <w:sz w:val="21"/>
                <w:szCs w:val="21"/>
              </w:rPr>
              <w:t>protect</w:t>
            </w:r>
            <w:r w:rsidR="008F6845" w:rsidRPr="00B8274E">
              <w:rPr>
                <w:rFonts w:hint="eastAsia"/>
                <w:sz w:val="21"/>
                <w:szCs w:val="21"/>
              </w:rPr>
              <w:t>”</w:t>
            </w:r>
            <w:r w:rsidR="00955B3E" w:rsidRPr="00E72285">
              <w:rPr>
                <w:rFonts w:hint="eastAsia"/>
                <w:sz w:val="21"/>
                <w:szCs w:val="21"/>
              </w:rPr>
              <w:t>的</w:t>
            </w:r>
            <w:r w:rsidR="00955B3E" w:rsidRPr="00E72285">
              <w:rPr>
                <w:sz w:val="21"/>
                <w:szCs w:val="21"/>
              </w:rPr>
              <w:t>ContentScript</w:t>
            </w:r>
            <w:r w:rsidRPr="00E72285">
              <w:rPr>
                <w:sz w:val="21"/>
                <w:szCs w:val="21"/>
              </w:rPr>
              <w:t>控制台输出</w:t>
            </w:r>
            <w:r w:rsidR="00A520B7" w:rsidRPr="00E72285">
              <w:rPr>
                <w:rFonts w:hint="eastAsia"/>
                <w:sz w:val="21"/>
                <w:szCs w:val="21"/>
              </w:rPr>
              <w:t>ID</w:t>
            </w:r>
            <w:r w:rsidRPr="00E72285">
              <w:rPr>
                <w:rFonts w:hint="eastAsia"/>
                <w:sz w:val="21"/>
                <w:szCs w:val="21"/>
              </w:rPr>
              <w:t>查看</w:t>
            </w:r>
          </w:p>
        </w:tc>
        <w:tc>
          <w:tcPr>
            <w:tcW w:w="1770" w:type="dxa"/>
            <w:tcBorders>
              <w:top w:val="single" w:sz="4" w:space="0" w:color="auto"/>
              <w:left w:val="single" w:sz="4" w:space="0" w:color="auto"/>
              <w:bottom w:val="single" w:sz="4" w:space="0" w:color="auto"/>
              <w:right w:val="single" w:sz="4" w:space="0" w:color="auto"/>
            </w:tcBorders>
            <w:vAlign w:val="center"/>
            <w:hideMark/>
          </w:tcPr>
          <w:p w14:paraId="0EDBAD04" w14:textId="6B920A51" w:rsidR="00040680" w:rsidRPr="00E72285" w:rsidRDefault="00A520B7" w:rsidP="00E72285">
            <w:pPr>
              <w:spacing w:line="400" w:lineRule="exact"/>
              <w:ind w:firstLineChars="5" w:firstLine="10"/>
              <w:rPr>
                <w:sz w:val="21"/>
                <w:szCs w:val="21"/>
              </w:rPr>
            </w:pPr>
            <w:r w:rsidRPr="00E72285">
              <w:rPr>
                <w:sz w:val="21"/>
                <w:szCs w:val="21"/>
              </w:rPr>
              <w:t>控制台输出</w:t>
            </w:r>
            <w:r w:rsidRPr="00E72285">
              <w:rPr>
                <w:rFonts w:hint="eastAsia"/>
                <w:sz w:val="21"/>
                <w:szCs w:val="21"/>
              </w:rPr>
              <w:t>ID</w:t>
            </w:r>
            <w:r w:rsidRPr="00E72285">
              <w:rPr>
                <w:rFonts w:hint="eastAsia"/>
                <w:sz w:val="21"/>
                <w:szCs w:val="21"/>
              </w:rPr>
              <w:t>查看</w:t>
            </w:r>
          </w:p>
        </w:tc>
      </w:tr>
    </w:tbl>
    <w:p w14:paraId="3C68723F" w14:textId="77777777" w:rsidR="00040680" w:rsidRPr="00E72285" w:rsidRDefault="00040680" w:rsidP="00E72285">
      <w:pPr>
        <w:spacing w:line="400" w:lineRule="exact"/>
        <w:ind w:firstLine="480"/>
        <w:rPr>
          <w:sz w:val="21"/>
          <w:szCs w:val="21"/>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171"/>
        <w:gridCol w:w="2253"/>
        <w:gridCol w:w="1515"/>
        <w:gridCol w:w="1770"/>
      </w:tblGrid>
      <w:tr w:rsidR="00E67492" w:rsidRPr="00E72285" w14:paraId="44D6321C"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0CB27035" w14:textId="77777777" w:rsidR="00E67492" w:rsidRPr="00E72285" w:rsidRDefault="00E67492" w:rsidP="00E72285">
            <w:pPr>
              <w:spacing w:line="400" w:lineRule="exact"/>
              <w:ind w:firstLineChars="5" w:firstLine="11"/>
              <w:rPr>
                <w:b/>
                <w:bCs/>
                <w:sz w:val="21"/>
                <w:szCs w:val="21"/>
              </w:rPr>
            </w:pPr>
            <w:r w:rsidRPr="00E72285">
              <w:rPr>
                <w:rFonts w:hint="eastAsia"/>
                <w:b/>
                <w:bCs/>
                <w:sz w:val="21"/>
                <w:szCs w:val="21"/>
              </w:rPr>
              <w:t>测试编号</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348747B1" w14:textId="3589237C" w:rsidR="00E67492" w:rsidRPr="00E72285" w:rsidRDefault="00E67492" w:rsidP="00E72285">
            <w:pPr>
              <w:spacing w:line="400" w:lineRule="exact"/>
              <w:ind w:firstLineChars="5" w:firstLine="10"/>
              <w:rPr>
                <w:sz w:val="21"/>
                <w:szCs w:val="21"/>
              </w:rPr>
            </w:pPr>
            <w:r w:rsidRPr="00E72285">
              <w:rPr>
                <w:sz w:val="21"/>
                <w:szCs w:val="21"/>
              </w:rPr>
              <w:t>0</w:t>
            </w:r>
            <w:r w:rsidR="00E549B6" w:rsidRPr="00E72285">
              <w:rPr>
                <w:sz w:val="21"/>
                <w:szCs w:val="21"/>
              </w:rPr>
              <w:t>7</w:t>
            </w:r>
          </w:p>
        </w:tc>
      </w:tr>
      <w:tr w:rsidR="00E67492" w:rsidRPr="00E72285" w14:paraId="71755628"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684D29B8" w14:textId="77777777" w:rsidR="00E67492" w:rsidRPr="00E72285" w:rsidRDefault="00E67492" w:rsidP="00E72285">
            <w:pPr>
              <w:spacing w:line="400" w:lineRule="exact"/>
              <w:ind w:firstLineChars="5" w:firstLine="11"/>
              <w:rPr>
                <w:b/>
                <w:bCs/>
                <w:sz w:val="21"/>
                <w:szCs w:val="21"/>
              </w:rPr>
            </w:pPr>
            <w:r w:rsidRPr="00E72285">
              <w:rPr>
                <w:rFonts w:hint="eastAsia"/>
                <w:b/>
                <w:bCs/>
                <w:sz w:val="21"/>
                <w:szCs w:val="21"/>
              </w:rPr>
              <w:t>测试模块</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734677F8" w14:textId="66087274" w:rsidR="00E67492" w:rsidRPr="00E72285" w:rsidRDefault="00E67492" w:rsidP="00E72285">
            <w:pPr>
              <w:spacing w:line="400" w:lineRule="exact"/>
              <w:ind w:firstLineChars="5" w:firstLine="10"/>
              <w:rPr>
                <w:sz w:val="21"/>
                <w:szCs w:val="21"/>
              </w:rPr>
            </w:pPr>
            <w:r w:rsidRPr="00E72285">
              <w:rPr>
                <w:rFonts w:hint="eastAsia"/>
                <w:sz w:val="21"/>
                <w:szCs w:val="21"/>
              </w:rPr>
              <w:t>动态</w:t>
            </w:r>
            <w:r w:rsidRPr="00E72285">
              <w:rPr>
                <w:sz w:val="21"/>
                <w:szCs w:val="21"/>
              </w:rPr>
              <w:t>ID</w:t>
            </w:r>
            <w:r w:rsidRPr="00E72285">
              <w:rPr>
                <w:rFonts w:hint="eastAsia"/>
                <w:sz w:val="21"/>
                <w:szCs w:val="21"/>
              </w:rPr>
              <w:t>模块</w:t>
            </w:r>
            <w:r w:rsidRPr="00E72285">
              <w:rPr>
                <w:sz w:val="21"/>
                <w:szCs w:val="21"/>
              </w:rPr>
              <w:t>中浏览器</w:t>
            </w:r>
            <w:r w:rsidRPr="00E72285">
              <w:rPr>
                <w:rFonts w:hint="eastAsia"/>
                <w:sz w:val="21"/>
                <w:szCs w:val="21"/>
              </w:rPr>
              <w:t>扩展</w:t>
            </w:r>
            <w:r w:rsidR="00E93AAC" w:rsidRPr="00B8274E">
              <w:rPr>
                <w:rFonts w:hint="eastAsia"/>
                <w:sz w:val="21"/>
                <w:szCs w:val="21"/>
              </w:rPr>
              <w:t>“</w:t>
            </w:r>
            <w:r w:rsidR="00E93AAC" w:rsidRPr="00097295">
              <w:rPr>
                <w:sz w:val="21"/>
                <w:szCs w:val="21"/>
              </w:rPr>
              <w:t>protect</w:t>
            </w:r>
            <w:r w:rsidR="00E93AAC" w:rsidRPr="00B8274E">
              <w:rPr>
                <w:rFonts w:hint="eastAsia"/>
                <w:sz w:val="21"/>
                <w:szCs w:val="21"/>
              </w:rPr>
              <w:t>”</w:t>
            </w:r>
            <w:r w:rsidRPr="00E72285">
              <w:rPr>
                <w:rFonts w:hint="eastAsia"/>
                <w:sz w:val="21"/>
                <w:szCs w:val="21"/>
              </w:rPr>
              <w:t>测试</w:t>
            </w:r>
          </w:p>
        </w:tc>
      </w:tr>
      <w:tr w:rsidR="00E67492" w:rsidRPr="00E72285" w14:paraId="265196E4"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3D77407B" w14:textId="77777777" w:rsidR="00E67492" w:rsidRPr="00E72285" w:rsidRDefault="00E67492" w:rsidP="00E72285">
            <w:pPr>
              <w:spacing w:line="400" w:lineRule="exact"/>
              <w:ind w:firstLineChars="5" w:firstLine="11"/>
              <w:rPr>
                <w:b/>
                <w:bCs/>
                <w:sz w:val="21"/>
                <w:szCs w:val="21"/>
              </w:rPr>
            </w:pPr>
            <w:r w:rsidRPr="00E72285">
              <w:rPr>
                <w:rFonts w:hint="eastAsia"/>
                <w:b/>
                <w:bCs/>
                <w:sz w:val="21"/>
                <w:szCs w:val="21"/>
              </w:rPr>
              <w:t>测试环境</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22F18394" w14:textId="77777777" w:rsidR="00E67492" w:rsidRPr="00E72285" w:rsidRDefault="00E67492" w:rsidP="00E72285">
            <w:pPr>
              <w:spacing w:line="400" w:lineRule="exact"/>
              <w:ind w:firstLineChars="5" w:firstLine="10"/>
              <w:rPr>
                <w:sz w:val="21"/>
                <w:szCs w:val="21"/>
              </w:rPr>
            </w:pPr>
            <w:r w:rsidRPr="00E72285">
              <w:rPr>
                <w:rFonts w:hint="eastAsia"/>
                <w:sz w:val="21"/>
                <w:szCs w:val="21"/>
              </w:rPr>
              <w:t>计算机操作系统：</w:t>
            </w:r>
            <w:r w:rsidRPr="00E72285">
              <w:rPr>
                <w:sz w:val="21"/>
                <w:szCs w:val="21"/>
              </w:rPr>
              <w:t>Windows7</w:t>
            </w:r>
            <w:r w:rsidRPr="00E72285">
              <w:rPr>
                <w:rFonts w:hint="eastAsia"/>
                <w:sz w:val="21"/>
                <w:szCs w:val="21"/>
              </w:rPr>
              <w:t>，浏览器：</w:t>
            </w:r>
            <w:r w:rsidRPr="00E72285">
              <w:rPr>
                <w:sz w:val="21"/>
                <w:szCs w:val="21"/>
              </w:rPr>
              <w:t>Chrome</w:t>
            </w:r>
          </w:p>
        </w:tc>
      </w:tr>
      <w:tr w:rsidR="00E67492" w:rsidRPr="00E72285" w14:paraId="03BB27BF"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23165F4E" w14:textId="77777777" w:rsidR="00E67492" w:rsidRPr="00E72285" w:rsidRDefault="00E67492" w:rsidP="00E72285">
            <w:pPr>
              <w:spacing w:line="400" w:lineRule="exact"/>
              <w:ind w:firstLineChars="5" w:firstLine="11"/>
              <w:rPr>
                <w:b/>
                <w:bCs/>
                <w:sz w:val="21"/>
                <w:szCs w:val="21"/>
              </w:rPr>
            </w:pPr>
            <w:r w:rsidRPr="00E72285">
              <w:rPr>
                <w:rFonts w:hint="eastAsia"/>
                <w:b/>
                <w:bCs/>
                <w:sz w:val="21"/>
                <w:szCs w:val="21"/>
              </w:rPr>
              <w:t>限制条件</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2C52E8D6" w14:textId="77777777" w:rsidR="00E67492" w:rsidRPr="00E72285" w:rsidRDefault="00E67492" w:rsidP="00E72285">
            <w:pPr>
              <w:spacing w:line="400" w:lineRule="exact"/>
              <w:ind w:firstLineChars="5" w:firstLine="10"/>
              <w:rPr>
                <w:sz w:val="21"/>
                <w:szCs w:val="21"/>
              </w:rPr>
            </w:pPr>
            <w:r w:rsidRPr="00E72285">
              <w:rPr>
                <w:rFonts w:hint="eastAsia"/>
                <w:sz w:val="21"/>
                <w:szCs w:val="21"/>
              </w:rPr>
              <w:t>无</w:t>
            </w:r>
          </w:p>
        </w:tc>
      </w:tr>
      <w:tr w:rsidR="00E67492" w:rsidRPr="00E72285" w14:paraId="349E8965"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3DF0813C" w14:textId="77777777" w:rsidR="00E67492" w:rsidRPr="00E72285" w:rsidRDefault="00E67492" w:rsidP="00E72285">
            <w:pPr>
              <w:spacing w:line="400" w:lineRule="exact"/>
              <w:ind w:firstLineChars="5" w:firstLine="11"/>
              <w:rPr>
                <w:b/>
                <w:bCs/>
                <w:sz w:val="21"/>
                <w:szCs w:val="21"/>
              </w:rPr>
            </w:pPr>
            <w:r w:rsidRPr="00E72285">
              <w:rPr>
                <w:rFonts w:hint="eastAsia"/>
                <w:b/>
                <w:bCs/>
                <w:sz w:val="21"/>
                <w:szCs w:val="21"/>
              </w:rPr>
              <w:t>测试功能</w:t>
            </w:r>
          </w:p>
        </w:tc>
        <w:tc>
          <w:tcPr>
            <w:tcW w:w="1171" w:type="dxa"/>
            <w:tcBorders>
              <w:top w:val="single" w:sz="4" w:space="0" w:color="auto"/>
              <w:left w:val="single" w:sz="4" w:space="0" w:color="auto"/>
              <w:bottom w:val="single" w:sz="4" w:space="0" w:color="auto"/>
              <w:right w:val="single" w:sz="4" w:space="0" w:color="auto"/>
            </w:tcBorders>
            <w:vAlign w:val="center"/>
            <w:hideMark/>
          </w:tcPr>
          <w:p w14:paraId="4E9AB323" w14:textId="77777777" w:rsidR="00E67492" w:rsidRPr="00E72285" w:rsidRDefault="00E67492" w:rsidP="00E72285">
            <w:pPr>
              <w:spacing w:line="400" w:lineRule="exact"/>
              <w:ind w:firstLineChars="5" w:firstLine="11"/>
              <w:rPr>
                <w:b/>
                <w:bCs/>
                <w:sz w:val="21"/>
                <w:szCs w:val="21"/>
              </w:rPr>
            </w:pPr>
            <w:r w:rsidRPr="00E72285">
              <w:rPr>
                <w:rFonts w:hint="eastAsia"/>
                <w:b/>
                <w:bCs/>
                <w:sz w:val="21"/>
                <w:szCs w:val="21"/>
              </w:rPr>
              <w:t>输入内容</w:t>
            </w:r>
          </w:p>
        </w:tc>
        <w:tc>
          <w:tcPr>
            <w:tcW w:w="2253" w:type="dxa"/>
            <w:tcBorders>
              <w:top w:val="single" w:sz="4" w:space="0" w:color="auto"/>
              <w:left w:val="single" w:sz="4" w:space="0" w:color="auto"/>
              <w:bottom w:val="single" w:sz="4" w:space="0" w:color="auto"/>
              <w:right w:val="single" w:sz="4" w:space="0" w:color="auto"/>
            </w:tcBorders>
            <w:vAlign w:val="center"/>
            <w:hideMark/>
          </w:tcPr>
          <w:p w14:paraId="1FD7257A" w14:textId="77777777" w:rsidR="00E67492" w:rsidRPr="00E72285" w:rsidRDefault="00E67492" w:rsidP="00E72285">
            <w:pPr>
              <w:spacing w:line="400" w:lineRule="exact"/>
              <w:ind w:firstLineChars="5" w:firstLine="11"/>
              <w:rPr>
                <w:b/>
                <w:bCs/>
                <w:sz w:val="21"/>
                <w:szCs w:val="21"/>
              </w:rPr>
            </w:pPr>
            <w:r w:rsidRPr="00E72285">
              <w:rPr>
                <w:rFonts w:hint="eastAsia"/>
                <w:b/>
                <w:bCs/>
                <w:sz w:val="21"/>
                <w:szCs w:val="21"/>
              </w:rPr>
              <w:t>测试过程</w:t>
            </w:r>
          </w:p>
        </w:tc>
        <w:tc>
          <w:tcPr>
            <w:tcW w:w="1515" w:type="dxa"/>
            <w:tcBorders>
              <w:top w:val="single" w:sz="4" w:space="0" w:color="auto"/>
              <w:left w:val="single" w:sz="4" w:space="0" w:color="auto"/>
              <w:bottom w:val="single" w:sz="4" w:space="0" w:color="auto"/>
              <w:right w:val="single" w:sz="4" w:space="0" w:color="auto"/>
            </w:tcBorders>
            <w:vAlign w:val="center"/>
            <w:hideMark/>
          </w:tcPr>
          <w:p w14:paraId="1BC5720B" w14:textId="77777777" w:rsidR="00E67492" w:rsidRPr="00E72285" w:rsidRDefault="00E67492" w:rsidP="00E72285">
            <w:pPr>
              <w:spacing w:line="400" w:lineRule="exact"/>
              <w:ind w:firstLineChars="5" w:firstLine="11"/>
              <w:rPr>
                <w:b/>
                <w:bCs/>
                <w:sz w:val="21"/>
                <w:szCs w:val="21"/>
              </w:rPr>
            </w:pPr>
            <w:r w:rsidRPr="00E72285">
              <w:rPr>
                <w:rFonts w:hint="eastAsia"/>
                <w:b/>
                <w:bCs/>
                <w:sz w:val="21"/>
                <w:szCs w:val="21"/>
              </w:rPr>
              <w:t>输出期望</w:t>
            </w:r>
          </w:p>
        </w:tc>
        <w:tc>
          <w:tcPr>
            <w:tcW w:w="1770" w:type="dxa"/>
            <w:tcBorders>
              <w:top w:val="single" w:sz="4" w:space="0" w:color="auto"/>
              <w:left w:val="single" w:sz="4" w:space="0" w:color="auto"/>
              <w:bottom w:val="single" w:sz="4" w:space="0" w:color="auto"/>
              <w:right w:val="single" w:sz="4" w:space="0" w:color="auto"/>
            </w:tcBorders>
            <w:vAlign w:val="center"/>
            <w:hideMark/>
          </w:tcPr>
          <w:p w14:paraId="00B4D6BC" w14:textId="77777777" w:rsidR="00E67492" w:rsidRPr="00E72285" w:rsidRDefault="00E67492" w:rsidP="00E72285">
            <w:pPr>
              <w:spacing w:line="400" w:lineRule="exact"/>
              <w:ind w:firstLineChars="5" w:firstLine="11"/>
              <w:rPr>
                <w:b/>
                <w:bCs/>
                <w:sz w:val="21"/>
                <w:szCs w:val="21"/>
              </w:rPr>
            </w:pPr>
            <w:r w:rsidRPr="00E72285">
              <w:rPr>
                <w:rFonts w:hint="eastAsia"/>
                <w:b/>
                <w:bCs/>
                <w:sz w:val="21"/>
                <w:szCs w:val="21"/>
              </w:rPr>
              <w:t>实际输出内容</w:t>
            </w:r>
          </w:p>
        </w:tc>
      </w:tr>
      <w:tr w:rsidR="00E67492" w:rsidRPr="00E72285" w14:paraId="646A71CF" w14:textId="77777777" w:rsidTr="00E67492">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4109A9C8" w14:textId="5D7E2905" w:rsidR="00E67492" w:rsidRPr="00E72285" w:rsidRDefault="00E67492" w:rsidP="00E72285">
            <w:pPr>
              <w:spacing w:line="400" w:lineRule="exact"/>
              <w:ind w:firstLineChars="5" w:firstLine="10"/>
              <w:rPr>
                <w:sz w:val="21"/>
                <w:szCs w:val="21"/>
              </w:rPr>
            </w:pPr>
            <w:r w:rsidRPr="00E72285">
              <w:rPr>
                <w:rFonts w:hint="eastAsia"/>
                <w:sz w:val="21"/>
                <w:szCs w:val="21"/>
              </w:rPr>
              <w:t>浏览器扩展</w:t>
            </w:r>
            <w:r w:rsidR="00257544" w:rsidRPr="00B8274E">
              <w:rPr>
                <w:rFonts w:hint="eastAsia"/>
                <w:sz w:val="21"/>
                <w:szCs w:val="21"/>
              </w:rPr>
              <w:t>“</w:t>
            </w:r>
            <w:r w:rsidR="00257544" w:rsidRPr="00097295">
              <w:rPr>
                <w:sz w:val="21"/>
                <w:szCs w:val="21"/>
              </w:rPr>
              <w:t>protect</w:t>
            </w:r>
            <w:r w:rsidR="00257544" w:rsidRPr="00B8274E">
              <w:rPr>
                <w:rFonts w:hint="eastAsia"/>
                <w:sz w:val="21"/>
                <w:szCs w:val="21"/>
              </w:rPr>
              <w:t>”</w:t>
            </w:r>
            <w:r w:rsidRPr="00E72285">
              <w:rPr>
                <w:rFonts w:hint="eastAsia"/>
                <w:sz w:val="21"/>
                <w:szCs w:val="21"/>
              </w:rPr>
              <w:t>ContentScript</w:t>
            </w:r>
            <w:r w:rsidR="00955B3E" w:rsidRPr="00E72285">
              <w:rPr>
                <w:sz w:val="21"/>
                <w:szCs w:val="21"/>
              </w:rPr>
              <w:t>通过</w:t>
            </w:r>
            <w:r w:rsidR="00955B3E" w:rsidRPr="00E72285">
              <w:rPr>
                <w:rFonts w:hint="eastAsia"/>
                <w:sz w:val="21"/>
                <w:szCs w:val="21"/>
              </w:rPr>
              <w:t>Message</w:t>
            </w:r>
            <w:r w:rsidR="00955B3E" w:rsidRPr="00E72285">
              <w:rPr>
                <w:rFonts w:hint="eastAsia"/>
                <w:sz w:val="21"/>
                <w:szCs w:val="21"/>
              </w:rPr>
              <w:t>向</w:t>
            </w:r>
            <w:r w:rsidRPr="00E72285">
              <w:rPr>
                <w:sz w:val="21"/>
                <w:szCs w:val="21"/>
              </w:rPr>
              <w:t>background</w:t>
            </w:r>
            <w:r w:rsidR="00955B3E" w:rsidRPr="00E72285">
              <w:rPr>
                <w:rFonts w:hint="eastAsia"/>
                <w:sz w:val="21"/>
                <w:szCs w:val="21"/>
              </w:rPr>
              <w:t>传递</w:t>
            </w:r>
            <w:r w:rsidR="00955B3E" w:rsidRPr="00E72285">
              <w:rPr>
                <w:rFonts w:hint="eastAsia"/>
                <w:sz w:val="21"/>
                <w:szCs w:val="21"/>
              </w:rPr>
              <w:t>ID</w:t>
            </w:r>
          </w:p>
        </w:tc>
        <w:tc>
          <w:tcPr>
            <w:tcW w:w="1171" w:type="dxa"/>
            <w:tcBorders>
              <w:top w:val="single" w:sz="4" w:space="0" w:color="auto"/>
              <w:left w:val="single" w:sz="4" w:space="0" w:color="auto"/>
              <w:bottom w:val="single" w:sz="4" w:space="0" w:color="auto"/>
              <w:right w:val="single" w:sz="4" w:space="0" w:color="auto"/>
            </w:tcBorders>
            <w:vAlign w:val="center"/>
            <w:hideMark/>
          </w:tcPr>
          <w:p w14:paraId="2AC32494" w14:textId="77777777" w:rsidR="00E67492" w:rsidRPr="00E72285" w:rsidRDefault="00E67492" w:rsidP="00E72285">
            <w:pPr>
              <w:spacing w:line="400" w:lineRule="exact"/>
              <w:ind w:firstLineChars="5" w:firstLine="10"/>
              <w:rPr>
                <w:sz w:val="21"/>
                <w:szCs w:val="21"/>
              </w:rPr>
            </w:pPr>
            <w:r w:rsidRPr="00E72285">
              <w:rPr>
                <w:rFonts w:hint="eastAsia"/>
                <w:sz w:val="21"/>
                <w:szCs w:val="21"/>
              </w:rPr>
              <w:t>浏览器当前显示</w:t>
            </w:r>
            <w:r w:rsidRPr="00E72285">
              <w:rPr>
                <w:sz w:val="21"/>
                <w:szCs w:val="21"/>
              </w:rPr>
              <w:t>从方向代理服务器收到的任何页面</w:t>
            </w:r>
          </w:p>
        </w:tc>
        <w:tc>
          <w:tcPr>
            <w:tcW w:w="2253" w:type="dxa"/>
            <w:tcBorders>
              <w:top w:val="single" w:sz="4" w:space="0" w:color="auto"/>
              <w:left w:val="single" w:sz="4" w:space="0" w:color="auto"/>
              <w:bottom w:val="single" w:sz="4" w:space="0" w:color="auto"/>
              <w:right w:val="single" w:sz="4" w:space="0" w:color="auto"/>
            </w:tcBorders>
            <w:vAlign w:val="center"/>
            <w:hideMark/>
          </w:tcPr>
          <w:p w14:paraId="1B5F0581" w14:textId="1193C6E2" w:rsidR="00E67492" w:rsidRPr="00E72285" w:rsidRDefault="00955B3E" w:rsidP="00E72285">
            <w:pPr>
              <w:spacing w:line="400" w:lineRule="exact"/>
              <w:ind w:firstLineChars="5" w:firstLine="10"/>
              <w:rPr>
                <w:sz w:val="21"/>
                <w:szCs w:val="21"/>
              </w:rPr>
            </w:pPr>
            <w:r w:rsidRPr="00E72285">
              <w:rPr>
                <w:rFonts w:hint="eastAsia"/>
                <w:sz w:val="21"/>
                <w:szCs w:val="21"/>
              </w:rPr>
              <w:t>从反向</w:t>
            </w:r>
            <w:r w:rsidRPr="00E72285">
              <w:rPr>
                <w:sz w:val="21"/>
                <w:szCs w:val="21"/>
              </w:rPr>
              <w:t>代理服务器</w:t>
            </w:r>
            <w:r w:rsidRPr="00E72285">
              <w:rPr>
                <w:rFonts w:hint="eastAsia"/>
                <w:sz w:val="21"/>
                <w:szCs w:val="21"/>
              </w:rPr>
              <w:t>得到</w:t>
            </w:r>
            <w:r w:rsidR="00E67492" w:rsidRPr="00E72285">
              <w:rPr>
                <w:sz w:val="21"/>
                <w:szCs w:val="21"/>
              </w:rPr>
              <w:t>响应页面</w:t>
            </w:r>
            <w:r w:rsidRPr="00E72285">
              <w:rPr>
                <w:rFonts w:hint="eastAsia"/>
                <w:sz w:val="21"/>
                <w:szCs w:val="21"/>
              </w:rPr>
              <w:t>，</w:t>
            </w:r>
          </w:p>
        </w:tc>
        <w:tc>
          <w:tcPr>
            <w:tcW w:w="1515" w:type="dxa"/>
            <w:tcBorders>
              <w:top w:val="single" w:sz="4" w:space="0" w:color="auto"/>
              <w:left w:val="single" w:sz="4" w:space="0" w:color="auto"/>
              <w:bottom w:val="single" w:sz="4" w:space="0" w:color="auto"/>
              <w:right w:val="single" w:sz="4" w:space="0" w:color="auto"/>
            </w:tcBorders>
            <w:vAlign w:val="center"/>
            <w:hideMark/>
          </w:tcPr>
          <w:p w14:paraId="2762E122" w14:textId="4BF88FBD" w:rsidR="00E67492" w:rsidRPr="00E72285" w:rsidRDefault="00955B3E" w:rsidP="00E72285">
            <w:pPr>
              <w:spacing w:line="400" w:lineRule="exact"/>
              <w:ind w:firstLineChars="5" w:firstLine="10"/>
              <w:rPr>
                <w:sz w:val="21"/>
                <w:szCs w:val="21"/>
              </w:rPr>
            </w:pPr>
            <w:r w:rsidRPr="00E72285">
              <w:rPr>
                <w:rFonts w:hint="eastAsia"/>
                <w:sz w:val="21"/>
                <w:szCs w:val="21"/>
              </w:rPr>
              <w:t>在浏览</w:t>
            </w:r>
            <w:r w:rsidRPr="00E72285">
              <w:rPr>
                <w:sz w:val="21"/>
                <w:szCs w:val="21"/>
              </w:rPr>
              <w:t>器扩展</w:t>
            </w:r>
            <w:r w:rsidR="00F00740" w:rsidRPr="00B8274E">
              <w:rPr>
                <w:rFonts w:hint="eastAsia"/>
                <w:sz w:val="21"/>
                <w:szCs w:val="21"/>
              </w:rPr>
              <w:t>“</w:t>
            </w:r>
            <w:r w:rsidR="00F00740" w:rsidRPr="00097295">
              <w:rPr>
                <w:sz w:val="21"/>
                <w:szCs w:val="21"/>
              </w:rPr>
              <w:t>protect</w:t>
            </w:r>
            <w:r w:rsidR="00F00740" w:rsidRPr="00B8274E">
              <w:rPr>
                <w:rFonts w:hint="eastAsia"/>
                <w:sz w:val="21"/>
                <w:szCs w:val="21"/>
              </w:rPr>
              <w:t>”</w:t>
            </w:r>
            <w:r w:rsidRPr="00E72285">
              <w:rPr>
                <w:rFonts w:hint="eastAsia"/>
                <w:sz w:val="21"/>
                <w:szCs w:val="21"/>
              </w:rPr>
              <w:t>的背景</w:t>
            </w:r>
            <w:r w:rsidRPr="00E72285">
              <w:rPr>
                <w:sz w:val="21"/>
                <w:szCs w:val="21"/>
              </w:rPr>
              <w:t>页控制台</w:t>
            </w:r>
            <w:r w:rsidR="002875C2" w:rsidRPr="00E72285">
              <w:rPr>
                <w:rFonts w:hint="eastAsia"/>
                <w:sz w:val="21"/>
                <w:szCs w:val="21"/>
              </w:rPr>
              <w:t>查看</w:t>
            </w:r>
            <w:r w:rsidR="002875C2" w:rsidRPr="00E72285">
              <w:rPr>
                <w:sz w:val="21"/>
                <w:szCs w:val="21"/>
              </w:rPr>
              <w:t>ID</w:t>
            </w:r>
          </w:p>
        </w:tc>
        <w:tc>
          <w:tcPr>
            <w:tcW w:w="1770" w:type="dxa"/>
            <w:tcBorders>
              <w:top w:val="single" w:sz="4" w:space="0" w:color="auto"/>
              <w:left w:val="single" w:sz="4" w:space="0" w:color="auto"/>
              <w:bottom w:val="single" w:sz="4" w:space="0" w:color="auto"/>
              <w:right w:val="single" w:sz="4" w:space="0" w:color="auto"/>
            </w:tcBorders>
            <w:vAlign w:val="center"/>
            <w:hideMark/>
          </w:tcPr>
          <w:p w14:paraId="1763A2D5" w14:textId="614C64AA" w:rsidR="00E67492" w:rsidRPr="00E72285" w:rsidRDefault="002875C2" w:rsidP="00E72285">
            <w:pPr>
              <w:spacing w:line="400" w:lineRule="exact"/>
              <w:ind w:firstLineChars="5" w:firstLine="10"/>
              <w:rPr>
                <w:sz w:val="21"/>
                <w:szCs w:val="21"/>
              </w:rPr>
            </w:pPr>
            <w:r w:rsidRPr="00E72285">
              <w:rPr>
                <w:rFonts w:hint="eastAsia"/>
                <w:sz w:val="21"/>
                <w:szCs w:val="21"/>
              </w:rPr>
              <w:t>背景</w:t>
            </w:r>
            <w:r w:rsidRPr="00E72285">
              <w:rPr>
                <w:sz w:val="21"/>
                <w:szCs w:val="21"/>
              </w:rPr>
              <w:t>页</w:t>
            </w:r>
            <w:r w:rsidR="00E67492" w:rsidRPr="00E72285">
              <w:rPr>
                <w:sz w:val="21"/>
                <w:szCs w:val="21"/>
              </w:rPr>
              <w:t>控制台输出</w:t>
            </w:r>
            <w:r w:rsidR="00E67492" w:rsidRPr="00E72285">
              <w:rPr>
                <w:rFonts w:hint="eastAsia"/>
                <w:sz w:val="21"/>
                <w:szCs w:val="21"/>
              </w:rPr>
              <w:t>ID</w:t>
            </w:r>
          </w:p>
        </w:tc>
      </w:tr>
    </w:tbl>
    <w:p w14:paraId="175E0354" w14:textId="77777777" w:rsidR="00E67492" w:rsidRPr="00E72285" w:rsidRDefault="00E67492" w:rsidP="00E72285">
      <w:pPr>
        <w:spacing w:line="400" w:lineRule="exact"/>
        <w:ind w:firstLine="480"/>
        <w:rPr>
          <w:sz w:val="21"/>
          <w:szCs w:val="21"/>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171"/>
        <w:gridCol w:w="2253"/>
        <w:gridCol w:w="1515"/>
        <w:gridCol w:w="1770"/>
      </w:tblGrid>
      <w:tr w:rsidR="002002FF" w:rsidRPr="00E72285" w14:paraId="67A5ECC2"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717920FC" w14:textId="77777777" w:rsidR="002002FF" w:rsidRPr="00E72285" w:rsidRDefault="002002FF" w:rsidP="00E72285">
            <w:pPr>
              <w:spacing w:line="400" w:lineRule="exact"/>
              <w:ind w:firstLineChars="5" w:firstLine="11"/>
              <w:rPr>
                <w:b/>
                <w:bCs/>
                <w:sz w:val="21"/>
                <w:szCs w:val="21"/>
              </w:rPr>
            </w:pPr>
            <w:r w:rsidRPr="00E72285">
              <w:rPr>
                <w:rFonts w:hint="eastAsia"/>
                <w:b/>
                <w:bCs/>
                <w:sz w:val="21"/>
                <w:szCs w:val="21"/>
              </w:rPr>
              <w:t>测试编号</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4EF35237" w14:textId="69230BF5" w:rsidR="002002FF" w:rsidRPr="00E72285" w:rsidRDefault="002002FF" w:rsidP="00E72285">
            <w:pPr>
              <w:spacing w:line="400" w:lineRule="exact"/>
              <w:ind w:firstLineChars="5" w:firstLine="10"/>
              <w:rPr>
                <w:sz w:val="21"/>
                <w:szCs w:val="21"/>
              </w:rPr>
            </w:pPr>
            <w:r w:rsidRPr="00E72285">
              <w:rPr>
                <w:sz w:val="21"/>
                <w:szCs w:val="21"/>
              </w:rPr>
              <w:t>0</w:t>
            </w:r>
            <w:r w:rsidR="00E549B6" w:rsidRPr="00E72285">
              <w:rPr>
                <w:sz w:val="21"/>
                <w:szCs w:val="21"/>
              </w:rPr>
              <w:t>8</w:t>
            </w:r>
          </w:p>
        </w:tc>
      </w:tr>
      <w:tr w:rsidR="002002FF" w:rsidRPr="00E72285" w14:paraId="4E72724E"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6378B414" w14:textId="77777777" w:rsidR="002002FF" w:rsidRPr="00E72285" w:rsidRDefault="002002FF" w:rsidP="00E72285">
            <w:pPr>
              <w:spacing w:line="400" w:lineRule="exact"/>
              <w:ind w:firstLineChars="5" w:firstLine="11"/>
              <w:rPr>
                <w:b/>
                <w:bCs/>
                <w:sz w:val="21"/>
                <w:szCs w:val="21"/>
              </w:rPr>
            </w:pPr>
            <w:r w:rsidRPr="00E72285">
              <w:rPr>
                <w:rFonts w:hint="eastAsia"/>
                <w:b/>
                <w:bCs/>
                <w:sz w:val="21"/>
                <w:szCs w:val="21"/>
              </w:rPr>
              <w:t>测试模块</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28A148CC" w14:textId="19AF2738" w:rsidR="002002FF" w:rsidRPr="00E72285" w:rsidRDefault="002002FF" w:rsidP="00E72285">
            <w:pPr>
              <w:spacing w:line="400" w:lineRule="exact"/>
              <w:ind w:firstLineChars="5" w:firstLine="10"/>
              <w:rPr>
                <w:sz w:val="21"/>
                <w:szCs w:val="21"/>
              </w:rPr>
            </w:pPr>
            <w:r w:rsidRPr="00E72285">
              <w:rPr>
                <w:rFonts w:hint="eastAsia"/>
                <w:sz w:val="21"/>
                <w:szCs w:val="21"/>
              </w:rPr>
              <w:t>动态</w:t>
            </w:r>
            <w:r w:rsidRPr="00E72285">
              <w:rPr>
                <w:sz w:val="21"/>
                <w:szCs w:val="21"/>
              </w:rPr>
              <w:t>ID</w:t>
            </w:r>
            <w:r w:rsidRPr="00E72285">
              <w:rPr>
                <w:rFonts w:hint="eastAsia"/>
                <w:sz w:val="21"/>
                <w:szCs w:val="21"/>
              </w:rPr>
              <w:t>模块</w:t>
            </w:r>
            <w:r w:rsidRPr="00E72285">
              <w:rPr>
                <w:sz w:val="21"/>
                <w:szCs w:val="21"/>
              </w:rPr>
              <w:t>中浏览器</w:t>
            </w:r>
            <w:r w:rsidRPr="00E72285">
              <w:rPr>
                <w:rFonts w:hint="eastAsia"/>
                <w:sz w:val="21"/>
                <w:szCs w:val="21"/>
              </w:rPr>
              <w:t>扩展</w:t>
            </w:r>
            <w:r w:rsidR="00F00740" w:rsidRPr="00B8274E">
              <w:rPr>
                <w:rFonts w:hint="eastAsia"/>
                <w:sz w:val="21"/>
                <w:szCs w:val="21"/>
              </w:rPr>
              <w:t>“</w:t>
            </w:r>
            <w:r w:rsidR="00F00740" w:rsidRPr="00097295">
              <w:rPr>
                <w:sz w:val="21"/>
                <w:szCs w:val="21"/>
              </w:rPr>
              <w:t>protect</w:t>
            </w:r>
            <w:r w:rsidR="00F00740" w:rsidRPr="00B8274E">
              <w:rPr>
                <w:rFonts w:hint="eastAsia"/>
                <w:sz w:val="21"/>
                <w:szCs w:val="21"/>
              </w:rPr>
              <w:t>”</w:t>
            </w:r>
            <w:r w:rsidRPr="00E72285">
              <w:rPr>
                <w:rFonts w:hint="eastAsia"/>
                <w:sz w:val="21"/>
                <w:szCs w:val="21"/>
              </w:rPr>
              <w:t>测试</w:t>
            </w:r>
          </w:p>
        </w:tc>
      </w:tr>
      <w:tr w:rsidR="002002FF" w:rsidRPr="00E72285" w14:paraId="6E704C4D"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1797FD05" w14:textId="77777777" w:rsidR="002002FF" w:rsidRPr="00E72285" w:rsidRDefault="002002FF" w:rsidP="00E72285">
            <w:pPr>
              <w:spacing w:line="400" w:lineRule="exact"/>
              <w:ind w:firstLineChars="5" w:firstLine="11"/>
              <w:rPr>
                <w:b/>
                <w:bCs/>
                <w:sz w:val="21"/>
                <w:szCs w:val="21"/>
              </w:rPr>
            </w:pPr>
            <w:r w:rsidRPr="00E72285">
              <w:rPr>
                <w:rFonts w:hint="eastAsia"/>
                <w:b/>
                <w:bCs/>
                <w:sz w:val="21"/>
                <w:szCs w:val="21"/>
              </w:rPr>
              <w:t>测试环境</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3CD264C2" w14:textId="77777777" w:rsidR="002002FF" w:rsidRPr="00E72285" w:rsidRDefault="002002FF" w:rsidP="00E72285">
            <w:pPr>
              <w:spacing w:line="400" w:lineRule="exact"/>
              <w:ind w:firstLineChars="5" w:firstLine="10"/>
              <w:rPr>
                <w:sz w:val="21"/>
                <w:szCs w:val="21"/>
              </w:rPr>
            </w:pPr>
            <w:r w:rsidRPr="00E72285">
              <w:rPr>
                <w:rFonts w:hint="eastAsia"/>
                <w:sz w:val="21"/>
                <w:szCs w:val="21"/>
              </w:rPr>
              <w:t>计算机操作系统：</w:t>
            </w:r>
            <w:r w:rsidRPr="00E72285">
              <w:rPr>
                <w:sz w:val="21"/>
                <w:szCs w:val="21"/>
              </w:rPr>
              <w:t>Windows7</w:t>
            </w:r>
            <w:r w:rsidRPr="00E72285">
              <w:rPr>
                <w:rFonts w:hint="eastAsia"/>
                <w:sz w:val="21"/>
                <w:szCs w:val="21"/>
              </w:rPr>
              <w:t>，浏览器：</w:t>
            </w:r>
            <w:r w:rsidRPr="00E72285">
              <w:rPr>
                <w:sz w:val="21"/>
                <w:szCs w:val="21"/>
              </w:rPr>
              <w:t>Chrome</w:t>
            </w:r>
          </w:p>
        </w:tc>
      </w:tr>
      <w:tr w:rsidR="002002FF" w:rsidRPr="00E72285" w14:paraId="0F18A55F"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652C2067" w14:textId="77777777" w:rsidR="002002FF" w:rsidRPr="00E72285" w:rsidRDefault="002002FF" w:rsidP="00E72285">
            <w:pPr>
              <w:spacing w:line="400" w:lineRule="exact"/>
              <w:ind w:firstLineChars="5" w:firstLine="11"/>
              <w:rPr>
                <w:b/>
                <w:bCs/>
                <w:sz w:val="21"/>
                <w:szCs w:val="21"/>
              </w:rPr>
            </w:pPr>
            <w:r w:rsidRPr="00E72285">
              <w:rPr>
                <w:rFonts w:hint="eastAsia"/>
                <w:b/>
                <w:bCs/>
                <w:sz w:val="21"/>
                <w:szCs w:val="21"/>
              </w:rPr>
              <w:t>限制条件</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68E40820" w14:textId="77777777" w:rsidR="002002FF" w:rsidRPr="00E72285" w:rsidRDefault="002002FF" w:rsidP="00E72285">
            <w:pPr>
              <w:spacing w:line="400" w:lineRule="exact"/>
              <w:ind w:firstLineChars="5" w:firstLine="10"/>
              <w:rPr>
                <w:sz w:val="21"/>
                <w:szCs w:val="21"/>
              </w:rPr>
            </w:pPr>
            <w:r w:rsidRPr="00E72285">
              <w:rPr>
                <w:rFonts w:hint="eastAsia"/>
                <w:sz w:val="21"/>
                <w:szCs w:val="21"/>
              </w:rPr>
              <w:t>无</w:t>
            </w:r>
          </w:p>
        </w:tc>
      </w:tr>
      <w:tr w:rsidR="002002FF" w:rsidRPr="00E72285" w14:paraId="49D7FA23"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3F8CD6A6" w14:textId="77777777" w:rsidR="002002FF" w:rsidRPr="00E72285" w:rsidRDefault="002002FF" w:rsidP="00E72285">
            <w:pPr>
              <w:spacing w:line="400" w:lineRule="exact"/>
              <w:ind w:firstLineChars="5" w:firstLine="11"/>
              <w:rPr>
                <w:b/>
                <w:bCs/>
                <w:sz w:val="21"/>
                <w:szCs w:val="21"/>
              </w:rPr>
            </w:pPr>
            <w:r w:rsidRPr="00E72285">
              <w:rPr>
                <w:rFonts w:hint="eastAsia"/>
                <w:b/>
                <w:bCs/>
                <w:sz w:val="21"/>
                <w:szCs w:val="21"/>
              </w:rPr>
              <w:t>测试功能</w:t>
            </w:r>
          </w:p>
        </w:tc>
        <w:tc>
          <w:tcPr>
            <w:tcW w:w="1171" w:type="dxa"/>
            <w:tcBorders>
              <w:top w:val="single" w:sz="4" w:space="0" w:color="auto"/>
              <w:left w:val="single" w:sz="4" w:space="0" w:color="auto"/>
              <w:bottom w:val="single" w:sz="4" w:space="0" w:color="auto"/>
              <w:right w:val="single" w:sz="4" w:space="0" w:color="auto"/>
            </w:tcBorders>
            <w:vAlign w:val="center"/>
            <w:hideMark/>
          </w:tcPr>
          <w:p w14:paraId="19136D6F" w14:textId="77777777" w:rsidR="002002FF" w:rsidRPr="00E72285" w:rsidRDefault="002002FF" w:rsidP="00E72285">
            <w:pPr>
              <w:spacing w:line="400" w:lineRule="exact"/>
              <w:ind w:firstLineChars="5" w:firstLine="11"/>
              <w:rPr>
                <w:b/>
                <w:bCs/>
                <w:sz w:val="21"/>
                <w:szCs w:val="21"/>
              </w:rPr>
            </w:pPr>
            <w:r w:rsidRPr="00E72285">
              <w:rPr>
                <w:rFonts w:hint="eastAsia"/>
                <w:b/>
                <w:bCs/>
                <w:sz w:val="21"/>
                <w:szCs w:val="21"/>
              </w:rPr>
              <w:t>输入内容</w:t>
            </w:r>
          </w:p>
        </w:tc>
        <w:tc>
          <w:tcPr>
            <w:tcW w:w="2253" w:type="dxa"/>
            <w:tcBorders>
              <w:top w:val="single" w:sz="4" w:space="0" w:color="auto"/>
              <w:left w:val="single" w:sz="4" w:space="0" w:color="auto"/>
              <w:bottom w:val="single" w:sz="4" w:space="0" w:color="auto"/>
              <w:right w:val="single" w:sz="4" w:space="0" w:color="auto"/>
            </w:tcBorders>
            <w:vAlign w:val="center"/>
            <w:hideMark/>
          </w:tcPr>
          <w:p w14:paraId="1959E79C" w14:textId="77777777" w:rsidR="002002FF" w:rsidRPr="00E72285" w:rsidRDefault="002002FF" w:rsidP="00E72285">
            <w:pPr>
              <w:spacing w:line="400" w:lineRule="exact"/>
              <w:ind w:firstLineChars="5" w:firstLine="11"/>
              <w:rPr>
                <w:b/>
                <w:bCs/>
                <w:sz w:val="21"/>
                <w:szCs w:val="21"/>
              </w:rPr>
            </w:pPr>
            <w:r w:rsidRPr="00E72285">
              <w:rPr>
                <w:rFonts w:hint="eastAsia"/>
                <w:b/>
                <w:bCs/>
                <w:sz w:val="21"/>
                <w:szCs w:val="21"/>
              </w:rPr>
              <w:t>测试过程</w:t>
            </w:r>
          </w:p>
        </w:tc>
        <w:tc>
          <w:tcPr>
            <w:tcW w:w="1515" w:type="dxa"/>
            <w:tcBorders>
              <w:top w:val="single" w:sz="4" w:space="0" w:color="auto"/>
              <w:left w:val="single" w:sz="4" w:space="0" w:color="auto"/>
              <w:bottom w:val="single" w:sz="4" w:space="0" w:color="auto"/>
              <w:right w:val="single" w:sz="4" w:space="0" w:color="auto"/>
            </w:tcBorders>
            <w:vAlign w:val="center"/>
            <w:hideMark/>
          </w:tcPr>
          <w:p w14:paraId="29170C90" w14:textId="77777777" w:rsidR="002002FF" w:rsidRPr="00E72285" w:rsidRDefault="002002FF" w:rsidP="00E72285">
            <w:pPr>
              <w:spacing w:line="400" w:lineRule="exact"/>
              <w:ind w:firstLineChars="5" w:firstLine="11"/>
              <w:rPr>
                <w:b/>
                <w:bCs/>
                <w:sz w:val="21"/>
                <w:szCs w:val="21"/>
              </w:rPr>
            </w:pPr>
            <w:r w:rsidRPr="00E72285">
              <w:rPr>
                <w:rFonts w:hint="eastAsia"/>
                <w:b/>
                <w:bCs/>
                <w:sz w:val="21"/>
                <w:szCs w:val="21"/>
              </w:rPr>
              <w:t>输出期望</w:t>
            </w:r>
          </w:p>
        </w:tc>
        <w:tc>
          <w:tcPr>
            <w:tcW w:w="1770" w:type="dxa"/>
            <w:tcBorders>
              <w:top w:val="single" w:sz="4" w:space="0" w:color="auto"/>
              <w:left w:val="single" w:sz="4" w:space="0" w:color="auto"/>
              <w:bottom w:val="single" w:sz="4" w:space="0" w:color="auto"/>
              <w:right w:val="single" w:sz="4" w:space="0" w:color="auto"/>
            </w:tcBorders>
            <w:vAlign w:val="center"/>
            <w:hideMark/>
          </w:tcPr>
          <w:p w14:paraId="7449AF53" w14:textId="77777777" w:rsidR="002002FF" w:rsidRPr="00E72285" w:rsidRDefault="002002FF" w:rsidP="00E72285">
            <w:pPr>
              <w:spacing w:line="400" w:lineRule="exact"/>
              <w:ind w:firstLineChars="5" w:firstLine="11"/>
              <w:rPr>
                <w:b/>
                <w:bCs/>
                <w:sz w:val="21"/>
                <w:szCs w:val="21"/>
              </w:rPr>
            </w:pPr>
            <w:r w:rsidRPr="00E72285">
              <w:rPr>
                <w:rFonts w:hint="eastAsia"/>
                <w:b/>
                <w:bCs/>
                <w:sz w:val="21"/>
                <w:szCs w:val="21"/>
              </w:rPr>
              <w:t>实际输出内容</w:t>
            </w:r>
          </w:p>
        </w:tc>
      </w:tr>
      <w:tr w:rsidR="002002FF" w:rsidRPr="00E72285" w14:paraId="0A925949"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7DA3FBA2" w14:textId="6F8055D9" w:rsidR="002002FF" w:rsidRPr="00E72285" w:rsidRDefault="002002FF" w:rsidP="00E72285">
            <w:pPr>
              <w:spacing w:line="400" w:lineRule="exact"/>
              <w:ind w:firstLineChars="5" w:firstLine="10"/>
              <w:rPr>
                <w:sz w:val="21"/>
                <w:szCs w:val="21"/>
              </w:rPr>
            </w:pPr>
            <w:r w:rsidRPr="00E72285">
              <w:rPr>
                <w:rFonts w:hint="eastAsia"/>
                <w:sz w:val="21"/>
                <w:szCs w:val="21"/>
              </w:rPr>
              <w:t>浏览器扩展</w:t>
            </w:r>
            <w:r w:rsidR="00257544" w:rsidRPr="00B8274E">
              <w:rPr>
                <w:rFonts w:hint="eastAsia"/>
                <w:sz w:val="21"/>
                <w:szCs w:val="21"/>
              </w:rPr>
              <w:t>“</w:t>
            </w:r>
            <w:r w:rsidR="00257544" w:rsidRPr="00097295">
              <w:rPr>
                <w:sz w:val="21"/>
                <w:szCs w:val="21"/>
              </w:rPr>
              <w:t>protect</w:t>
            </w:r>
            <w:r w:rsidR="00257544" w:rsidRPr="00B8274E">
              <w:rPr>
                <w:rFonts w:hint="eastAsia"/>
                <w:sz w:val="21"/>
                <w:szCs w:val="21"/>
              </w:rPr>
              <w:t>”</w:t>
            </w:r>
            <w:r w:rsidRPr="00E72285">
              <w:rPr>
                <w:sz w:val="21"/>
                <w:szCs w:val="21"/>
              </w:rPr>
              <w:t>background</w:t>
            </w:r>
            <w:r w:rsidRPr="00E72285">
              <w:rPr>
                <w:rFonts w:hint="eastAsia"/>
                <w:sz w:val="21"/>
                <w:szCs w:val="21"/>
              </w:rPr>
              <w:t>中</w:t>
            </w:r>
            <w:r w:rsidRPr="00E72285">
              <w:rPr>
                <w:rFonts w:hint="eastAsia"/>
                <w:sz w:val="21"/>
                <w:szCs w:val="21"/>
              </w:rPr>
              <w:t>ID</w:t>
            </w:r>
            <w:r w:rsidRPr="00E72285">
              <w:rPr>
                <w:rFonts w:hint="eastAsia"/>
                <w:sz w:val="21"/>
                <w:szCs w:val="21"/>
              </w:rPr>
              <w:t>通过</w:t>
            </w:r>
            <w:r w:rsidRPr="00E72285">
              <w:rPr>
                <w:sz w:val="21"/>
                <w:szCs w:val="21"/>
              </w:rPr>
              <w:t>localStorage</w:t>
            </w:r>
            <w:r w:rsidRPr="00E72285">
              <w:rPr>
                <w:rFonts w:hint="eastAsia"/>
                <w:sz w:val="21"/>
                <w:szCs w:val="21"/>
              </w:rPr>
              <w:t>存取</w:t>
            </w:r>
          </w:p>
        </w:tc>
        <w:tc>
          <w:tcPr>
            <w:tcW w:w="1171" w:type="dxa"/>
            <w:tcBorders>
              <w:top w:val="single" w:sz="4" w:space="0" w:color="auto"/>
              <w:left w:val="single" w:sz="4" w:space="0" w:color="auto"/>
              <w:bottom w:val="single" w:sz="4" w:space="0" w:color="auto"/>
              <w:right w:val="single" w:sz="4" w:space="0" w:color="auto"/>
            </w:tcBorders>
            <w:vAlign w:val="center"/>
            <w:hideMark/>
          </w:tcPr>
          <w:p w14:paraId="16F97DC6" w14:textId="77777777" w:rsidR="002002FF" w:rsidRPr="00E72285" w:rsidRDefault="002002FF" w:rsidP="00E72285">
            <w:pPr>
              <w:spacing w:line="400" w:lineRule="exact"/>
              <w:ind w:firstLineChars="5" w:firstLine="10"/>
              <w:rPr>
                <w:sz w:val="21"/>
                <w:szCs w:val="21"/>
              </w:rPr>
            </w:pPr>
            <w:r w:rsidRPr="00E72285">
              <w:rPr>
                <w:rFonts w:hint="eastAsia"/>
                <w:sz w:val="21"/>
                <w:szCs w:val="21"/>
              </w:rPr>
              <w:t>浏览器当前显示</w:t>
            </w:r>
            <w:r w:rsidRPr="00E72285">
              <w:rPr>
                <w:sz w:val="21"/>
                <w:szCs w:val="21"/>
              </w:rPr>
              <w:t>从方向代理服务器收到的任何页面</w:t>
            </w:r>
          </w:p>
        </w:tc>
        <w:tc>
          <w:tcPr>
            <w:tcW w:w="2253" w:type="dxa"/>
            <w:tcBorders>
              <w:top w:val="single" w:sz="4" w:space="0" w:color="auto"/>
              <w:left w:val="single" w:sz="4" w:space="0" w:color="auto"/>
              <w:bottom w:val="single" w:sz="4" w:space="0" w:color="auto"/>
              <w:right w:val="single" w:sz="4" w:space="0" w:color="auto"/>
            </w:tcBorders>
            <w:vAlign w:val="center"/>
            <w:hideMark/>
          </w:tcPr>
          <w:p w14:paraId="7C5ADB95" w14:textId="41CA3D3D" w:rsidR="002002FF" w:rsidRPr="00E72285" w:rsidRDefault="002002FF" w:rsidP="00E72285">
            <w:pPr>
              <w:spacing w:line="400" w:lineRule="exact"/>
              <w:ind w:firstLineChars="5" w:firstLine="10"/>
              <w:rPr>
                <w:sz w:val="21"/>
                <w:szCs w:val="21"/>
              </w:rPr>
            </w:pPr>
            <w:r w:rsidRPr="00E72285">
              <w:rPr>
                <w:rFonts w:hint="eastAsia"/>
                <w:sz w:val="21"/>
                <w:szCs w:val="21"/>
              </w:rPr>
              <w:t>从反向</w:t>
            </w:r>
            <w:r w:rsidRPr="00E72285">
              <w:rPr>
                <w:sz w:val="21"/>
                <w:szCs w:val="21"/>
              </w:rPr>
              <w:t>代理服务器</w:t>
            </w:r>
            <w:r w:rsidRPr="00E72285">
              <w:rPr>
                <w:rFonts w:hint="eastAsia"/>
                <w:sz w:val="21"/>
                <w:szCs w:val="21"/>
              </w:rPr>
              <w:t>得到</w:t>
            </w:r>
            <w:r w:rsidRPr="00E72285">
              <w:rPr>
                <w:sz w:val="21"/>
                <w:szCs w:val="21"/>
              </w:rPr>
              <w:t>响应页面</w:t>
            </w:r>
            <w:r w:rsidRPr="00E72285">
              <w:rPr>
                <w:rFonts w:hint="eastAsia"/>
                <w:sz w:val="21"/>
                <w:szCs w:val="21"/>
              </w:rPr>
              <w:t>，</w:t>
            </w:r>
            <w:r w:rsidR="00ED021B" w:rsidRPr="00E72285">
              <w:rPr>
                <w:rFonts w:hint="eastAsia"/>
                <w:sz w:val="21"/>
                <w:szCs w:val="21"/>
              </w:rPr>
              <w:t>背景</w:t>
            </w:r>
            <w:r w:rsidR="00ED021B" w:rsidRPr="00E72285">
              <w:rPr>
                <w:sz w:val="21"/>
                <w:szCs w:val="21"/>
              </w:rPr>
              <w:t>页</w:t>
            </w:r>
            <w:r w:rsidR="00ED021B" w:rsidRPr="00E72285">
              <w:rPr>
                <w:rFonts w:hint="eastAsia"/>
                <w:sz w:val="21"/>
                <w:szCs w:val="21"/>
              </w:rPr>
              <w:t>存取</w:t>
            </w:r>
            <w:r w:rsidR="00ED021B" w:rsidRPr="00E72285">
              <w:rPr>
                <w:sz w:val="21"/>
                <w:szCs w:val="21"/>
              </w:rPr>
              <w:t>ID</w:t>
            </w:r>
            <w:r w:rsidR="00ED021B" w:rsidRPr="00E72285">
              <w:rPr>
                <w:rFonts w:hint="eastAsia"/>
                <w:sz w:val="21"/>
                <w:szCs w:val="21"/>
              </w:rPr>
              <w:t>。</w:t>
            </w:r>
          </w:p>
        </w:tc>
        <w:tc>
          <w:tcPr>
            <w:tcW w:w="1515" w:type="dxa"/>
            <w:tcBorders>
              <w:top w:val="single" w:sz="4" w:space="0" w:color="auto"/>
              <w:left w:val="single" w:sz="4" w:space="0" w:color="auto"/>
              <w:bottom w:val="single" w:sz="4" w:space="0" w:color="auto"/>
              <w:right w:val="single" w:sz="4" w:space="0" w:color="auto"/>
            </w:tcBorders>
            <w:vAlign w:val="center"/>
            <w:hideMark/>
          </w:tcPr>
          <w:p w14:paraId="44A6EE59" w14:textId="3DE8F974" w:rsidR="002002FF" w:rsidRPr="00E72285" w:rsidRDefault="00ED021B" w:rsidP="00E72285">
            <w:pPr>
              <w:spacing w:line="400" w:lineRule="exact"/>
              <w:ind w:firstLineChars="5" w:firstLine="10"/>
              <w:rPr>
                <w:sz w:val="21"/>
                <w:szCs w:val="21"/>
              </w:rPr>
            </w:pPr>
            <w:r w:rsidRPr="00E72285">
              <w:rPr>
                <w:rFonts w:hint="eastAsia"/>
                <w:sz w:val="21"/>
                <w:szCs w:val="21"/>
              </w:rPr>
              <w:t>输出</w:t>
            </w:r>
            <w:r w:rsidRPr="00E72285">
              <w:rPr>
                <w:rFonts w:hint="eastAsia"/>
                <w:sz w:val="21"/>
                <w:szCs w:val="21"/>
              </w:rPr>
              <w:t>ID</w:t>
            </w:r>
            <w:r w:rsidRPr="00E72285">
              <w:rPr>
                <w:sz w:val="21"/>
                <w:szCs w:val="21"/>
              </w:rPr>
              <w:t>值</w:t>
            </w:r>
          </w:p>
        </w:tc>
        <w:tc>
          <w:tcPr>
            <w:tcW w:w="1770" w:type="dxa"/>
            <w:tcBorders>
              <w:top w:val="single" w:sz="4" w:space="0" w:color="auto"/>
              <w:left w:val="single" w:sz="4" w:space="0" w:color="auto"/>
              <w:bottom w:val="single" w:sz="4" w:space="0" w:color="auto"/>
              <w:right w:val="single" w:sz="4" w:space="0" w:color="auto"/>
            </w:tcBorders>
            <w:vAlign w:val="center"/>
            <w:hideMark/>
          </w:tcPr>
          <w:p w14:paraId="531292B0" w14:textId="72FC1E5D" w:rsidR="002002FF" w:rsidRPr="00E72285" w:rsidRDefault="00ED021B" w:rsidP="00E72285">
            <w:pPr>
              <w:spacing w:line="400" w:lineRule="exact"/>
              <w:ind w:firstLineChars="5" w:firstLine="10"/>
              <w:rPr>
                <w:sz w:val="21"/>
                <w:szCs w:val="21"/>
              </w:rPr>
            </w:pPr>
            <w:r w:rsidRPr="00E72285">
              <w:rPr>
                <w:rFonts w:hint="eastAsia"/>
                <w:sz w:val="21"/>
                <w:szCs w:val="21"/>
              </w:rPr>
              <w:t>输出</w:t>
            </w:r>
            <w:r w:rsidRPr="00E72285">
              <w:rPr>
                <w:rFonts w:hint="eastAsia"/>
                <w:sz w:val="21"/>
                <w:szCs w:val="21"/>
              </w:rPr>
              <w:t>ID</w:t>
            </w:r>
            <w:r w:rsidRPr="00E72285">
              <w:rPr>
                <w:sz w:val="21"/>
                <w:szCs w:val="21"/>
              </w:rPr>
              <w:t>值</w:t>
            </w:r>
          </w:p>
        </w:tc>
      </w:tr>
    </w:tbl>
    <w:p w14:paraId="5DF740AD" w14:textId="77777777" w:rsidR="002002FF" w:rsidRPr="00E72285" w:rsidRDefault="002002FF" w:rsidP="00E72285">
      <w:pPr>
        <w:spacing w:line="400" w:lineRule="exact"/>
        <w:ind w:firstLine="480"/>
        <w:rPr>
          <w:sz w:val="21"/>
          <w:szCs w:val="21"/>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171"/>
        <w:gridCol w:w="2253"/>
        <w:gridCol w:w="1515"/>
        <w:gridCol w:w="1770"/>
      </w:tblGrid>
      <w:tr w:rsidR="00043AC8" w:rsidRPr="00E72285" w14:paraId="75C2AB97"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06FF6642" w14:textId="77777777" w:rsidR="00043AC8" w:rsidRPr="00E72285" w:rsidRDefault="00043AC8" w:rsidP="00E72285">
            <w:pPr>
              <w:spacing w:line="400" w:lineRule="exact"/>
              <w:ind w:firstLineChars="5" w:firstLine="11"/>
              <w:rPr>
                <w:b/>
                <w:bCs/>
                <w:sz w:val="21"/>
                <w:szCs w:val="21"/>
              </w:rPr>
            </w:pPr>
            <w:r w:rsidRPr="00E72285">
              <w:rPr>
                <w:rFonts w:hint="eastAsia"/>
                <w:b/>
                <w:bCs/>
                <w:sz w:val="21"/>
                <w:szCs w:val="21"/>
              </w:rPr>
              <w:t>测试编号</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0F02B411" w14:textId="008EB3E3" w:rsidR="00043AC8" w:rsidRPr="00E72285" w:rsidRDefault="00043AC8" w:rsidP="00E72285">
            <w:pPr>
              <w:spacing w:line="400" w:lineRule="exact"/>
              <w:ind w:firstLineChars="5" w:firstLine="10"/>
              <w:rPr>
                <w:sz w:val="21"/>
                <w:szCs w:val="21"/>
              </w:rPr>
            </w:pPr>
            <w:r w:rsidRPr="00E72285">
              <w:rPr>
                <w:sz w:val="21"/>
                <w:szCs w:val="21"/>
              </w:rPr>
              <w:t>0</w:t>
            </w:r>
            <w:r w:rsidR="00E549B6" w:rsidRPr="00E72285">
              <w:rPr>
                <w:sz w:val="21"/>
                <w:szCs w:val="21"/>
              </w:rPr>
              <w:t>9</w:t>
            </w:r>
          </w:p>
        </w:tc>
      </w:tr>
      <w:tr w:rsidR="00043AC8" w:rsidRPr="00E72285" w14:paraId="47131B5B"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483DC1A2" w14:textId="77777777" w:rsidR="00043AC8" w:rsidRPr="00E72285" w:rsidRDefault="00043AC8" w:rsidP="00E72285">
            <w:pPr>
              <w:spacing w:line="400" w:lineRule="exact"/>
              <w:ind w:firstLineChars="5" w:firstLine="11"/>
              <w:rPr>
                <w:b/>
                <w:bCs/>
                <w:sz w:val="21"/>
                <w:szCs w:val="21"/>
              </w:rPr>
            </w:pPr>
            <w:r w:rsidRPr="00E72285">
              <w:rPr>
                <w:rFonts w:hint="eastAsia"/>
                <w:b/>
                <w:bCs/>
                <w:sz w:val="21"/>
                <w:szCs w:val="21"/>
              </w:rPr>
              <w:t>测试模块</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043A2E69" w14:textId="296A631D" w:rsidR="00043AC8" w:rsidRPr="00E72285" w:rsidRDefault="00043AC8" w:rsidP="00E72285">
            <w:pPr>
              <w:spacing w:line="400" w:lineRule="exact"/>
              <w:ind w:firstLineChars="5" w:firstLine="10"/>
              <w:rPr>
                <w:sz w:val="21"/>
                <w:szCs w:val="21"/>
              </w:rPr>
            </w:pPr>
            <w:r w:rsidRPr="00E72285">
              <w:rPr>
                <w:rFonts w:hint="eastAsia"/>
                <w:sz w:val="21"/>
                <w:szCs w:val="21"/>
              </w:rPr>
              <w:t>动态</w:t>
            </w:r>
            <w:r w:rsidRPr="00E72285">
              <w:rPr>
                <w:sz w:val="21"/>
                <w:szCs w:val="21"/>
              </w:rPr>
              <w:t>ID</w:t>
            </w:r>
            <w:r w:rsidRPr="00E72285">
              <w:rPr>
                <w:rFonts w:hint="eastAsia"/>
                <w:sz w:val="21"/>
                <w:szCs w:val="21"/>
              </w:rPr>
              <w:t>模块</w:t>
            </w:r>
            <w:r w:rsidRPr="00E72285">
              <w:rPr>
                <w:sz w:val="21"/>
                <w:szCs w:val="21"/>
              </w:rPr>
              <w:t>中浏览器</w:t>
            </w:r>
            <w:r w:rsidRPr="00E72285">
              <w:rPr>
                <w:rFonts w:hint="eastAsia"/>
                <w:sz w:val="21"/>
                <w:szCs w:val="21"/>
              </w:rPr>
              <w:t>扩展</w:t>
            </w:r>
            <w:r w:rsidR="00F00740" w:rsidRPr="00B8274E">
              <w:rPr>
                <w:rFonts w:hint="eastAsia"/>
                <w:sz w:val="21"/>
                <w:szCs w:val="21"/>
              </w:rPr>
              <w:t>“</w:t>
            </w:r>
            <w:r w:rsidR="00F00740" w:rsidRPr="00097295">
              <w:rPr>
                <w:sz w:val="21"/>
                <w:szCs w:val="21"/>
              </w:rPr>
              <w:t>protect</w:t>
            </w:r>
            <w:r w:rsidR="00F00740" w:rsidRPr="00B8274E">
              <w:rPr>
                <w:rFonts w:hint="eastAsia"/>
                <w:sz w:val="21"/>
                <w:szCs w:val="21"/>
              </w:rPr>
              <w:t>”</w:t>
            </w:r>
            <w:r w:rsidRPr="00E72285">
              <w:rPr>
                <w:rFonts w:hint="eastAsia"/>
                <w:sz w:val="21"/>
                <w:szCs w:val="21"/>
              </w:rPr>
              <w:t>测试</w:t>
            </w:r>
          </w:p>
        </w:tc>
      </w:tr>
      <w:tr w:rsidR="00043AC8" w:rsidRPr="00E72285" w14:paraId="612743ED"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430D4827" w14:textId="77777777" w:rsidR="00043AC8" w:rsidRPr="00E72285" w:rsidRDefault="00043AC8" w:rsidP="00E72285">
            <w:pPr>
              <w:spacing w:line="400" w:lineRule="exact"/>
              <w:ind w:firstLineChars="5" w:firstLine="11"/>
              <w:rPr>
                <w:b/>
                <w:bCs/>
                <w:sz w:val="21"/>
                <w:szCs w:val="21"/>
              </w:rPr>
            </w:pPr>
            <w:r w:rsidRPr="00E72285">
              <w:rPr>
                <w:rFonts w:hint="eastAsia"/>
                <w:b/>
                <w:bCs/>
                <w:sz w:val="21"/>
                <w:szCs w:val="21"/>
              </w:rPr>
              <w:t>测试环境</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6F95CEB1" w14:textId="77777777" w:rsidR="00043AC8" w:rsidRPr="00E72285" w:rsidRDefault="00043AC8" w:rsidP="00E72285">
            <w:pPr>
              <w:spacing w:line="400" w:lineRule="exact"/>
              <w:ind w:firstLineChars="5" w:firstLine="10"/>
              <w:rPr>
                <w:sz w:val="21"/>
                <w:szCs w:val="21"/>
              </w:rPr>
            </w:pPr>
            <w:r w:rsidRPr="00E72285">
              <w:rPr>
                <w:rFonts w:hint="eastAsia"/>
                <w:sz w:val="21"/>
                <w:szCs w:val="21"/>
              </w:rPr>
              <w:t>计算机操作系统：</w:t>
            </w:r>
            <w:r w:rsidRPr="00E72285">
              <w:rPr>
                <w:sz w:val="21"/>
                <w:szCs w:val="21"/>
              </w:rPr>
              <w:t>Windows7</w:t>
            </w:r>
            <w:r w:rsidRPr="00E72285">
              <w:rPr>
                <w:rFonts w:hint="eastAsia"/>
                <w:sz w:val="21"/>
                <w:szCs w:val="21"/>
              </w:rPr>
              <w:t>，浏览器：</w:t>
            </w:r>
            <w:r w:rsidRPr="00E72285">
              <w:rPr>
                <w:sz w:val="21"/>
                <w:szCs w:val="21"/>
              </w:rPr>
              <w:t>Chrome</w:t>
            </w:r>
          </w:p>
        </w:tc>
      </w:tr>
      <w:tr w:rsidR="00043AC8" w:rsidRPr="00E72285" w14:paraId="7B097980"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3A65BD08" w14:textId="77777777" w:rsidR="00043AC8" w:rsidRPr="00E72285" w:rsidRDefault="00043AC8" w:rsidP="00E72285">
            <w:pPr>
              <w:spacing w:line="400" w:lineRule="exact"/>
              <w:ind w:firstLineChars="5" w:firstLine="11"/>
              <w:rPr>
                <w:b/>
                <w:bCs/>
                <w:sz w:val="21"/>
                <w:szCs w:val="21"/>
              </w:rPr>
            </w:pPr>
            <w:r w:rsidRPr="00E72285">
              <w:rPr>
                <w:rFonts w:hint="eastAsia"/>
                <w:b/>
                <w:bCs/>
                <w:sz w:val="21"/>
                <w:szCs w:val="21"/>
              </w:rPr>
              <w:t>限制条件</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6C119EE4" w14:textId="77777777" w:rsidR="00043AC8" w:rsidRPr="00E72285" w:rsidRDefault="00043AC8" w:rsidP="00E72285">
            <w:pPr>
              <w:spacing w:line="400" w:lineRule="exact"/>
              <w:ind w:firstLineChars="5" w:firstLine="10"/>
              <w:rPr>
                <w:sz w:val="21"/>
                <w:szCs w:val="21"/>
              </w:rPr>
            </w:pPr>
            <w:r w:rsidRPr="00E72285">
              <w:rPr>
                <w:rFonts w:hint="eastAsia"/>
                <w:sz w:val="21"/>
                <w:szCs w:val="21"/>
              </w:rPr>
              <w:t>无</w:t>
            </w:r>
          </w:p>
        </w:tc>
      </w:tr>
      <w:tr w:rsidR="00043AC8" w:rsidRPr="00E72285" w14:paraId="065432CF"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35871A43" w14:textId="77777777" w:rsidR="00043AC8" w:rsidRPr="00E72285" w:rsidRDefault="00043AC8" w:rsidP="00E72285">
            <w:pPr>
              <w:spacing w:line="400" w:lineRule="exact"/>
              <w:ind w:firstLineChars="5" w:firstLine="11"/>
              <w:rPr>
                <w:b/>
                <w:bCs/>
                <w:sz w:val="21"/>
                <w:szCs w:val="21"/>
              </w:rPr>
            </w:pPr>
            <w:r w:rsidRPr="00E72285">
              <w:rPr>
                <w:rFonts w:hint="eastAsia"/>
                <w:b/>
                <w:bCs/>
                <w:sz w:val="21"/>
                <w:szCs w:val="21"/>
              </w:rPr>
              <w:t>测试功能</w:t>
            </w:r>
          </w:p>
        </w:tc>
        <w:tc>
          <w:tcPr>
            <w:tcW w:w="1171" w:type="dxa"/>
            <w:tcBorders>
              <w:top w:val="single" w:sz="4" w:space="0" w:color="auto"/>
              <w:left w:val="single" w:sz="4" w:space="0" w:color="auto"/>
              <w:bottom w:val="single" w:sz="4" w:space="0" w:color="auto"/>
              <w:right w:val="single" w:sz="4" w:space="0" w:color="auto"/>
            </w:tcBorders>
            <w:vAlign w:val="center"/>
            <w:hideMark/>
          </w:tcPr>
          <w:p w14:paraId="1B07526F" w14:textId="77777777" w:rsidR="00043AC8" w:rsidRPr="00E72285" w:rsidRDefault="00043AC8" w:rsidP="00E72285">
            <w:pPr>
              <w:spacing w:line="400" w:lineRule="exact"/>
              <w:ind w:firstLineChars="5" w:firstLine="11"/>
              <w:rPr>
                <w:b/>
                <w:bCs/>
                <w:sz w:val="21"/>
                <w:szCs w:val="21"/>
              </w:rPr>
            </w:pPr>
            <w:r w:rsidRPr="00E72285">
              <w:rPr>
                <w:rFonts w:hint="eastAsia"/>
                <w:b/>
                <w:bCs/>
                <w:sz w:val="21"/>
                <w:szCs w:val="21"/>
              </w:rPr>
              <w:t>输入内容</w:t>
            </w:r>
          </w:p>
        </w:tc>
        <w:tc>
          <w:tcPr>
            <w:tcW w:w="2253" w:type="dxa"/>
            <w:tcBorders>
              <w:top w:val="single" w:sz="4" w:space="0" w:color="auto"/>
              <w:left w:val="single" w:sz="4" w:space="0" w:color="auto"/>
              <w:bottom w:val="single" w:sz="4" w:space="0" w:color="auto"/>
              <w:right w:val="single" w:sz="4" w:space="0" w:color="auto"/>
            </w:tcBorders>
            <w:vAlign w:val="center"/>
            <w:hideMark/>
          </w:tcPr>
          <w:p w14:paraId="02F23ADA" w14:textId="77777777" w:rsidR="00043AC8" w:rsidRPr="00E72285" w:rsidRDefault="00043AC8" w:rsidP="00E72285">
            <w:pPr>
              <w:spacing w:line="400" w:lineRule="exact"/>
              <w:ind w:firstLineChars="5" w:firstLine="11"/>
              <w:rPr>
                <w:b/>
                <w:bCs/>
                <w:sz w:val="21"/>
                <w:szCs w:val="21"/>
              </w:rPr>
            </w:pPr>
            <w:r w:rsidRPr="00E72285">
              <w:rPr>
                <w:rFonts w:hint="eastAsia"/>
                <w:b/>
                <w:bCs/>
                <w:sz w:val="21"/>
                <w:szCs w:val="21"/>
              </w:rPr>
              <w:t>测试过程</w:t>
            </w:r>
          </w:p>
        </w:tc>
        <w:tc>
          <w:tcPr>
            <w:tcW w:w="1515" w:type="dxa"/>
            <w:tcBorders>
              <w:top w:val="single" w:sz="4" w:space="0" w:color="auto"/>
              <w:left w:val="single" w:sz="4" w:space="0" w:color="auto"/>
              <w:bottom w:val="single" w:sz="4" w:space="0" w:color="auto"/>
              <w:right w:val="single" w:sz="4" w:space="0" w:color="auto"/>
            </w:tcBorders>
            <w:vAlign w:val="center"/>
            <w:hideMark/>
          </w:tcPr>
          <w:p w14:paraId="21C87E76" w14:textId="77777777" w:rsidR="00043AC8" w:rsidRPr="00E72285" w:rsidRDefault="00043AC8" w:rsidP="00E72285">
            <w:pPr>
              <w:spacing w:line="400" w:lineRule="exact"/>
              <w:ind w:firstLineChars="5" w:firstLine="11"/>
              <w:rPr>
                <w:b/>
                <w:bCs/>
                <w:sz w:val="21"/>
                <w:szCs w:val="21"/>
              </w:rPr>
            </w:pPr>
            <w:r w:rsidRPr="00E72285">
              <w:rPr>
                <w:rFonts w:hint="eastAsia"/>
                <w:b/>
                <w:bCs/>
                <w:sz w:val="21"/>
                <w:szCs w:val="21"/>
              </w:rPr>
              <w:t>输出期望</w:t>
            </w:r>
          </w:p>
        </w:tc>
        <w:tc>
          <w:tcPr>
            <w:tcW w:w="1770" w:type="dxa"/>
            <w:tcBorders>
              <w:top w:val="single" w:sz="4" w:space="0" w:color="auto"/>
              <w:left w:val="single" w:sz="4" w:space="0" w:color="auto"/>
              <w:bottom w:val="single" w:sz="4" w:space="0" w:color="auto"/>
              <w:right w:val="single" w:sz="4" w:space="0" w:color="auto"/>
            </w:tcBorders>
            <w:vAlign w:val="center"/>
            <w:hideMark/>
          </w:tcPr>
          <w:p w14:paraId="23A8305D" w14:textId="77777777" w:rsidR="00043AC8" w:rsidRPr="00E72285" w:rsidRDefault="00043AC8" w:rsidP="00E72285">
            <w:pPr>
              <w:spacing w:line="400" w:lineRule="exact"/>
              <w:ind w:firstLineChars="5" w:firstLine="11"/>
              <w:rPr>
                <w:b/>
                <w:bCs/>
                <w:sz w:val="21"/>
                <w:szCs w:val="21"/>
              </w:rPr>
            </w:pPr>
            <w:r w:rsidRPr="00E72285">
              <w:rPr>
                <w:rFonts w:hint="eastAsia"/>
                <w:b/>
                <w:bCs/>
                <w:sz w:val="21"/>
                <w:szCs w:val="21"/>
              </w:rPr>
              <w:t>实际输出内容</w:t>
            </w:r>
          </w:p>
        </w:tc>
      </w:tr>
      <w:tr w:rsidR="00043AC8" w:rsidRPr="00E72285" w14:paraId="689E5AD0"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672DEC90" w14:textId="71691DFB" w:rsidR="00043AC8" w:rsidRPr="00E72285" w:rsidRDefault="00043AC8" w:rsidP="00E72285">
            <w:pPr>
              <w:spacing w:line="400" w:lineRule="exact"/>
              <w:ind w:firstLineChars="5" w:firstLine="10"/>
              <w:rPr>
                <w:sz w:val="21"/>
                <w:szCs w:val="21"/>
              </w:rPr>
            </w:pPr>
            <w:r w:rsidRPr="00E72285">
              <w:rPr>
                <w:rFonts w:hint="eastAsia"/>
                <w:sz w:val="21"/>
                <w:szCs w:val="21"/>
              </w:rPr>
              <w:t>浏览器扩展</w:t>
            </w:r>
            <w:r w:rsidR="00257544" w:rsidRPr="00B8274E">
              <w:rPr>
                <w:rFonts w:hint="eastAsia"/>
                <w:sz w:val="21"/>
                <w:szCs w:val="21"/>
              </w:rPr>
              <w:t>“</w:t>
            </w:r>
            <w:r w:rsidR="00257544" w:rsidRPr="00097295">
              <w:rPr>
                <w:sz w:val="21"/>
                <w:szCs w:val="21"/>
              </w:rPr>
              <w:t>protect</w:t>
            </w:r>
            <w:r w:rsidR="00257544" w:rsidRPr="00B8274E">
              <w:rPr>
                <w:rFonts w:hint="eastAsia"/>
                <w:sz w:val="21"/>
                <w:szCs w:val="21"/>
              </w:rPr>
              <w:t>”</w:t>
            </w:r>
            <w:r w:rsidRPr="00E72285">
              <w:rPr>
                <w:rFonts w:hint="eastAsia"/>
                <w:sz w:val="21"/>
                <w:szCs w:val="21"/>
              </w:rPr>
              <w:t>中</w:t>
            </w:r>
            <w:r w:rsidRPr="00E72285">
              <w:rPr>
                <w:sz w:val="21"/>
                <w:szCs w:val="21"/>
              </w:rPr>
              <w:t>ID</w:t>
            </w:r>
            <w:r w:rsidRPr="00E72285">
              <w:rPr>
                <w:rFonts w:hint="eastAsia"/>
                <w:sz w:val="21"/>
                <w:szCs w:val="21"/>
              </w:rPr>
              <w:t>的</w:t>
            </w:r>
            <w:r w:rsidRPr="00E72285">
              <w:rPr>
                <w:sz w:val="21"/>
                <w:szCs w:val="21"/>
              </w:rPr>
              <w:t>MD5</w:t>
            </w:r>
            <w:r w:rsidRPr="00E72285">
              <w:rPr>
                <w:rFonts w:hint="eastAsia"/>
                <w:sz w:val="21"/>
                <w:szCs w:val="21"/>
              </w:rPr>
              <w:t>加密</w:t>
            </w:r>
          </w:p>
        </w:tc>
        <w:tc>
          <w:tcPr>
            <w:tcW w:w="1171" w:type="dxa"/>
            <w:tcBorders>
              <w:top w:val="single" w:sz="4" w:space="0" w:color="auto"/>
              <w:left w:val="single" w:sz="4" w:space="0" w:color="auto"/>
              <w:bottom w:val="single" w:sz="4" w:space="0" w:color="auto"/>
              <w:right w:val="single" w:sz="4" w:space="0" w:color="auto"/>
            </w:tcBorders>
            <w:vAlign w:val="center"/>
            <w:hideMark/>
          </w:tcPr>
          <w:p w14:paraId="67D94772" w14:textId="77777777" w:rsidR="00043AC8" w:rsidRPr="00E72285" w:rsidRDefault="00043AC8" w:rsidP="00E72285">
            <w:pPr>
              <w:spacing w:line="400" w:lineRule="exact"/>
              <w:ind w:firstLineChars="5" w:firstLine="10"/>
              <w:rPr>
                <w:sz w:val="21"/>
                <w:szCs w:val="21"/>
              </w:rPr>
            </w:pPr>
            <w:r w:rsidRPr="00E72285">
              <w:rPr>
                <w:rFonts w:hint="eastAsia"/>
                <w:sz w:val="21"/>
                <w:szCs w:val="21"/>
              </w:rPr>
              <w:t>浏览器当前显示</w:t>
            </w:r>
            <w:r w:rsidRPr="00E72285">
              <w:rPr>
                <w:sz w:val="21"/>
                <w:szCs w:val="21"/>
              </w:rPr>
              <w:t>从方向代理服务器收到的任何页面</w:t>
            </w:r>
          </w:p>
        </w:tc>
        <w:tc>
          <w:tcPr>
            <w:tcW w:w="2253" w:type="dxa"/>
            <w:tcBorders>
              <w:top w:val="single" w:sz="4" w:space="0" w:color="auto"/>
              <w:left w:val="single" w:sz="4" w:space="0" w:color="auto"/>
              <w:bottom w:val="single" w:sz="4" w:space="0" w:color="auto"/>
              <w:right w:val="single" w:sz="4" w:space="0" w:color="auto"/>
            </w:tcBorders>
            <w:vAlign w:val="center"/>
            <w:hideMark/>
          </w:tcPr>
          <w:p w14:paraId="1596D947" w14:textId="68B02D34" w:rsidR="00043AC8" w:rsidRPr="00E72285" w:rsidRDefault="00043AC8" w:rsidP="00E72285">
            <w:pPr>
              <w:spacing w:line="400" w:lineRule="exact"/>
              <w:ind w:firstLineChars="5" w:firstLine="10"/>
              <w:rPr>
                <w:sz w:val="21"/>
                <w:szCs w:val="21"/>
              </w:rPr>
            </w:pPr>
            <w:r w:rsidRPr="00E72285">
              <w:rPr>
                <w:rFonts w:hint="eastAsia"/>
                <w:sz w:val="21"/>
                <w:szCs w:val="21"/>
              </w:rPr>
              <w:t>从反向</w:t>
            </w:r>
            <w:r w:rsidRPr="00E72285">
              <w:rPr>
                <w:sz w:val="21"/>
                <w:szCs w:val="21"/>
              </w:rPr>
              <w:t>代理服务器</w:t>
            </w:r>
            <w:r w:rsidRPr="00E72285">
              <w:rPr>
                <w:rFonts w:hint="eastAsia"/>
                <w:sz w:val="21"/>
                <w:szCs w:val="21"/>
              </w:rPr>
              <w:t>得到</w:t>
            </w:r>
            <w:r w:rsidRPr="00E72285">
              <w:rPr>
                <w:sz w:val="21"/>
                <w:szCs w:val="21"/>
              </w:rPr>
              <w:t>响应页面</w:t>
            </w:r>
          </w:p>
        </w:tc>
        <w:tc>
          <w:tcPr>
            <w:tcW w:w="1515" w:type="dxa"/>
            <w:tcBorders>
              <w:top w:val="single" w:sz="4" w:space="0" w:color="auto"/>
              <w:left w:val="single" w:sz="4" w:space="0" w:color="auto"/>
              <w:bottom w:val="single" w:sz="4" w:space="0" w:color="auto"/>
              <w:right w:val="single" w:sz="4" w:space="0" w:color="auto"/>
            </w:tcBorders>
            <w:vAlign w:val="center"/>
            <w:hideMark/>
          </w:tcPr>
          <w:p w14:paraId="571A2BBE" w14:textId="0B9FA9A3" w:rsidR="00043AC8" w:rsidRPr="00E72285" w:rsidRDefault="00043AC8" w:rsidP="00E72285">
            <w:pPr>
              <w:spacing w:line="400" w:lineRule="exact"/>
              <w:ind w:firstLineChars="5" w:firstLine="10"/>
              <w:rPr>
                <w:sz w:val="21"/>
                <w:szCs w:val="21"/>
              </w:rPr>
            </w:pPr>
            <w:r w:rsidRPr="00E72285">
              <w:rPr>
                <w:rFonts w:hint="eastAsia"/>
                <w:sz w:val="21"/>
                <w:szCs w:val="21"/>
              </w:rPr>
              <w:t>输出</w:t>
            </w:r>
            <w:r w:rsidRPr="00E72285">
              <w:rPr>
                <w:rFonts w:hint="eastAsia"/>
                <w:sz w:val="21"/>
                <w:szCs w:val="21"/>
              </w:rPr>
              <w:t>ID</w:t>
            </w:r>
            <w:r w:rsidR="007307E0" w:rsidRPr="00E72285">
              <w:rPr>
                <w:rFonts w:hint="eastAsia"/>
                <w:sz w:val="21"/>
                <w:szCs w:val="21"/>
              </w:rPr>
              <w:t>的</w:t>
            </w:r>
            <w:r w:rsidR="002E1045" w:rsidRPr="00E72285">
              <w:rPr>
                <w:rFonts w:hint="eastAsia"/>
                <w:sz w:val="21"/>
                <w:szCs w:val="21"/>
              </w:rPr>
              <w:t>MD</w:t>
            </w:r>
            <w:r w:rsidR="002E1045" w:rsidRPr="00E72285">
              <w:rPr>
                <w:sz w:val="21"/>
                <w:szCs w:val="21"/>
              </w:rPr>
              <w:t>5</w:t>
            </w:r>
            <w:r w:rsidRPr="00E72285">
              <w:rPr>
                <w:sz w:val="21"/>
                <w:szCs w:val="21"/>
              </w:rPr>
              <w:t>值</w:t>
            </w:r>
          </w:p>
        </w:tc>
        <w:tc>
          <w:tcPr>
            <w:tcW w:w="1770" w:type="dxa"/>
            <w:tcBorders>
              <w:top w:val="single" w:sz="4" w:space="0" w:color="auto"/>
              <w:left w:val="single" w:sz="4" w:space="0" w:color="auto"/>
              <w:bottom w:val="single" w:sz="4" w:space="0" w:color="auto"/>
              <w:right w:val="single" w:sz="4" w:space="0" w:color="auto"/>
            </w:tcBorders>
            <w:vAlign w:val="center"/>
            <w:hideMark/>
          </w:tcPr>
          <w:p w14:paraId="220D05A5" w14:textId="1053F6AF" w:rsidR="00043AC8" w:rsidRPr="00E72285" w:rsidRDefault="00043AC8" w:rsidP="00E72285">
            <w:pPr>
              <w:spacing w:line="400" w:lineRule="exact"/>
              <w:ind w:firstLineChars="5" w:firstLine="10"/>
              <w:rPr>
                <w:sz w:val="21"/>
                <w:szCs w:val="21"/>
              </w:rPr>
            </w:pPr>
            <w:r w:rsidRPr="00E72285">
              <w:rPr>
                <w:rFonts w:hint="eastAsia"/>
                <w:sz w:val="21"/>
                <w:szCs w:val="21"/>
              </w:rPr>
              <w:t>输出</w:t>
            </w:r>
            <w:r w:rsidRPr="00E72285">
              <w:rPr>
                <w:rFonts w:hint="eastAsia"/>
                <w:sz w:val="21"/>
                <w:szCs w:val="21"/>
              </w:rPr>
              <w:t>ID</w:t>
            </w:r>
            <w:r w:rsidR="007307E0" w:rsidRPr="00E72285">
              <w:rPr>
                <w:rFonts w:hint="eastAsia"/>
                <w:sz w:val="21"/>
                <w:szCs w:val="21"/>
              </w:rPr>
              <w:t>的</w:t>
            </w:r>
            <w:r w:rsidR="002E1045" w:rsidRPr="00E72285">
              <w:rPr>
                <w:rFonts w:hint="eastAsia"/>
                <w:sz w:val="21"/>
                <w:szCs w:val="21"/>
              </w:rPr>
              <w:t>MD</w:t>
            </w:r>
            <w:r w:rsidR="002E1045" w:rsidRPr="00E72285">
              <w:rPr>
                <w:sz w:val="21"/>
                <w:szCs w:val="21"/>
              </w:rPr>
              <w:t>5</w:t>
            </w:r>
            <w:r w:rsidRPr="00E72285">
              <w:rPr>
                <w:sz w:val="21"/>
                <w:szCs w:val="21"/>
              </w:rPr>
              <w:t>值</w:t>
            </w:r>
          </w:p>
        </w:tc>
      </w:tr>
    </w:tbl>
    <w:p w14:paraId="3B4FFF3C" w14:textId="77777777" w:rsidR="00043AC8" w:rsidRPr="00E72285" w:rsidRDefault="00043AC8" w:rsidP="00E72285">
      <w:pPr>
        <w:spacing w:line="400" w:lineRule="exact"/>
        <w:ind w:firstLine="480"/>
        <w:rPr>
          <w:sz w:val="21"/>
          <w:szCs w:val="21"/>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171"/>
        <w:gridCol w:w="2253"/>
        <w:gridCol w:w="1515"/>
        <w:gridCol w:w="1770"/>
      </w:tblGrid>
      <w:tr w:rsidR="00F94696" w:rsidRPr="00E72285" w14:paraId="35E24B74"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3844F359" w14:textId="77777777" w:rsidR="00F94696" w:rsidRPr="00E72285" w:rsidRDefault="00F94696" w:rsidP="00E72285">
            <w:pPr>
              <w:spacing w:line="400" w:lineRule="exact"/>
              <w:ind w:firstLineChars="5" w:firstLine="11"/>
              <w:rPr>
                <w:b/>
                <w:bCs/>
                <w:sz w:val="21"/>
                <w:szCs w:val="21"/>
              </w:rPr>
            </w:pPr>
            <w:r w:rsidRPr="00E72285">
              <w:rPr>
                <w:rFonts w:hint="eastAsia"/>
                <w:b/>
                <w:bCs/>
                <w:sz w:val="21"/>
                <w:szCs w:val="21"/>
              </w:rPr>
              <w:t>测试编号</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483860B1" w14:textId="426AEAE1" w:rsidR="00F94696" w:rsidRPr="00E72285" w:rsidRDefault="00E549B6" w:rsidP="00E72285">
            <w:pPr>
              <w:spacing w:line="400" w:lineRule="exact"/>
              <w:ind w:firstLineChars="5" w:firstLine="10"/>
              <w:rPr>
                <w:sz w:val="21"/>
                <w:szCs w:val="21"/>
              </w:rPr>
            </w:pPr>
            <w:r w:rsidRPr="00E72285">
              <w:rPr>
                <w:sz w:val="21"/>
                <w:szCs w:val="21"/>
              </w:rPr>
              <w:t>10</w:t>
            </w:r>
          </w:p>
        </w:tc>
      </w:tr>
      <w:tr w:rsidR="00F94696" w:rsidRPr="00E72285" w14:paraId="2563EAEC"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45758339" w14:textId="77777777" w:rsidR="00F94696" w:rsidRPr="00E72285" w:rsidRDefault="00F94696" w:rsidP="00E72285">
            <w:pPr>
              <w:spacing w:line="400" w:lineRule="exact"/>
              <w:ind w:firstLineChars="5" w:firstLine="11"/>
              <w:rPr>
                <w:b/>
                <w:bCs/>
                <w:sz w:val="21"/>
                <w:szCs w:val="21"/>
              </w:rPr>
            </w:pPr>
            <w:r w:rsidRPr="00E72285">
              <w:rPr>
                <w:rFonts w:hint="eastAsia"/>
                <w:b/>
                <w:bCs/>
                <w:sz w:val="21"/>
                <w:szCs w:val="21"/>
              </w:rPr>
              <w:t>测试模块</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4837F2A1" w14:textId="0112A672" w:rsidR="00F94696" w:rsidRPr="00E72285" w:rsidRDefault="00F94696" w:rsidP="00E72285">
            <w:pPr>
              <w:spacing w:line="400" w:lineRule="exact"/>
              <w:ind w:firstLineChars="5" w:firstLine="10"/>
              <w:rPr>
                <w:rFonts w:hint="eastAsia"/>
                <w:sz w:val="21"/>
                <w:szCs w:val="21"/>
              </w:rPr>
            </w:pPr>
            <w:r w:rsidRPr="00E72285">
              <w:rPr>
                <w:rFonts w:hint="eastAsia"/>
                <w:sz w:val="21"/>
                <w:szCs w:val="21"/>
              </w:rPr>
              <w:t>动态</w:t>
            </w:r>
            <w:r w:rsidRPr="00E72285">
              <w:rPr>
                <w:sz w:val="21"/>
                <w:szCs w:val="21"/>
              </w:rPr>
              <w:t>ID</w:t>
            </w:r>
            <w:r w:rsidRPr="00E72285">
              <w:rPr>
                <w:rFonts w:hint="eastAsia"/>
                <w:sz w:val="21"/>
                <w:szCs w:val="21"/>
              </w:rPr>
              <w:t>功能模块</w:t>
            </w:r>
            <w:r w:rsidRPr="00E72285">
              <w:rPr>
                <w:sz w:val="21"/>
                <w:szCs w:val="21"/>
              </w:rPr>
              <w:t>中</w:t>
            </w:r>
            <w:r w:rsidRPr="00E72285">
              <w:rPr>
                <w:rFonts w:hint="eastAsia"/>
                <w:sz w:val="21"/>
                <w:szCs w:val="21"/>
              </w:rPr>
              <w:t>反向代理服务器</w:t>
            </w:r>
            <w:r w:rsidR="00FA5FE1">
              <w:rPr>
                <w:rFonts w:hint="eastAsia"/>
                <w:sz w:val="21"/>
                <w:szCs w:val="21"/>
              </w:rPr>
              <w:t>的</w:t>
            </w:r>
            <w:r w:rsidR="00FA5FE1">
              <w:rPr>
                <w:sz w:val="21"/>
                <w:szCs w:val="21"/>
              </w:rPr>
              <w:t>slab</w:t>
            </w:r>
            <w:r w:rsidR="00FA5FE1">
              <w:rPr>
                <w:sz w:val="21"/>
                <w:szCs w:val="21"/>
              </w:rPr>
              <w:t>中</w:t>
            </w:r>
            <w:r w:rsidR="006C74A9" w:rsidRPr="00E72285">
              <w:rPr>
                <w:rFonts w:hint="eastAsia"/>
                <w:sz w:val="21"/>
                <w:szCs w:val="21"/>
              </w:rPr>
              <w:t>ID</w:t>
            </w:r>
            <w:r w:rsidR="00FA5FE1">
              <w:rPr>
                <w:rFonts w:hint="eastAsia"/>
                <w:sz w:val="21"/>
                <w:szCs w:val="21"/>
              </w:rPr>
              <w:t>分配</w:t>
            </w:r>
          </w:p>
        </w:tc>
      </w:tr>
      <w:tr w:rsidR="00F94696" w:rsidRPr="00E72285" w14:paraId="5EF9E315"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053830D0" w14:textId="77777777" w:rsidR="00F94696" w:rsidRPr="00E72285" w:rsidRDefault="00F94696" w:rsidP="00E72285">
            <w:pPr>
              <w:spacing w:line="400" w:lineRule="exact"/>
              <w:ind w:firstLineChars="5" w:firstLine="11"/>
              <w:rPr>
                <w:b/>
                <w:bCs/>
                <w:sz w:val="21"/>
                <w:szCs w:val="21"/>
              </w:rPr>
            </w:pPr>
            <w:r w:rsidRPr="00E72285">
              <w:rPr>
                <w:rFonts w:hint="eastAsia"/>
                <w:b/>
                <w:bCs/>
                <w:sz w:val="21"/>
                <w:szCs w:val="21"/>
              </w:rPr>
              <w:t>测试环境</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57B53D34" w14:textId="77777777" w:rsidR="00F94696" w:rsidRPr="00E72285" w:rsidRDefault="00F94696" w:rsidP="00E72285">
            <w:pPr>
              <w:spacing w:line="400" w:lineRule="exact"/>
              <w:ind w:firstLineChars="5" w:firstLine="10"/>
              <w:rPr>
                <w:sz w:val="21"/>
                <w:szCs w:val="21"/>
              </w:rPr>
            </w:pPr>
            <w:r w:rsidRPr="00E72285">
              <w:rPr>
                <w:rFonts w:hint="eastAsia"/>
                <w:sz w:val="21"/>
                <w:szCs w:val="21"/>
              </w:rPr>
              <w:t>计算机操作系统：</w:t>
            </w:r>
            <w:r w:rsidRPr="00E72285">
              <w:rPr>
                <w:sz w:val="21"/>
                <w:szCs w:val="21"/>
              </w:rPr>
              <w:t>Windows7</w:t>
            </w:r>
            <w:r w:rsidRPr="00E72285">
              <w:rPr>
                <w:rFonts w:hint="eastAsia"/>
                <w:sz w:val="21"/>
                <w:szCs w:val="21"/>
              </w:rPr>
              <w:t>，浏览器：</w:t>
            </w:r>
            <w:r w:rsidRPr="00E72285">
              <w:rPr>
                <w:sz w:val="21"/>
                <w:szCs w:val="21"/>
              </w:rPr>
              <w:t>Chrome</w:t>
            </w:r>
          </w:p>
        </w:tc>
      </w:tr>
      <w:tr w:rsidR="00F94696" w:rsidRPr="00E72285" w14:paraId="5ADEA20A"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33898BC0" w14:textId="77777777" w:rsidR="00F94696" w:rsidRPr="00E72285" w:rsidRDefault="00F94696" w:rsidP="00E72285">
            <w:pPr>
              <w:spacing w:line="400" w:lineRule="exact"/>
              <w:ind w:firstLineChars="5" w:firstLine="11"/>
              <w:rPr>
                <w:b/>
                <w:bCs/>
                <w:sz w:val="21"/>
                <w:szCs w:val="21"/>
              </w:rPr>
            </w:pPr>
            <w:r w:rsidRPr="00E72285">
              <w:rPr>
                <w:rFonts w:hint="eastAsia"/>
                <w:b/>
                <w:bCs/>
                <w:sz w:val="21"/>
                <w:szCs w:val="21"/>
              </w:rPr>
              <w:t>限制条件</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3EC3068A" w14:textId="77777777" w:rsidR="00F94696" w:rsidRPr="00E72285" w:rsidRDefault="00F94696" w:rsidP="00E72285">
            <w:pPr>
              <w:spacing w:line="400" w:lineRule="exact"/>
              <w:ind w:firstLineChars="5" w:firstLine="10"/>
              <w:rPr>
                <w:sz w:val="21"/>
                <w:szCs w:val="21"/>
              </w:rPr>
            </w:pPr>
            <w:r w:rsidRPr="00E72285">
              <w:rPr>
                <w:rFonts w:hint="eastAsia"/>
                <w:sz w:val="21"/>
                <w:szCs w:val="21"/>
              </w:rPr>
              <w:t>无</w:t>
            </w:r>
          </w:p>
        </w:tc>
      </w:tr>
      <w:tr w:rsidR="00F94696" w:rsidRPr="00E72285" w14:paraId="123A747B"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29FB4588" w14:textId="77777777" w:rsidR="00F94696" w:rsidRPr="00E72285" w:rsidRDefault="00F94696" w:rsidP="00E72285">
            <w:pPr>
              <w:spacing w:line="400" w:lineRule="exact"/>
              <w:ind w:firstLineChars="5" w:firstLine="11"/>
              <w:rPr>
                <w:b/>
                <w:bCs/>
                <w:sz w:val="21"/>
                <w:szCs w:val="21"/>
              </w:rPr>
            </w:pPr>
            <w:r w:rsidRPr="00E72285">
              <w:rPr>
                <w:rFonts w:hint="eastAsia"/>
                <w:b/>
                <w:bCs/>
                <w:sz w:val="21"/>
                <w:szCs w:val="21"/>
              </w:rPr>
              <w:t>测试功能</w:t>
            </w:r>
          </w:p>
        </w:tc>
        <w:tc>
          <w:tcPr>
            <w:tcW w:w="1171" w:type="dxa"/>
            <w:tcBorders>
              <w:top w:val="single" w:sz="4" w:space="0" w:color="auto"/>
              <w:left w:val="single" w:sz="4" w:space="0" w:color="auto"/>
              <w:bottom w:val="single" w:sz="4" w:space="0" w:color="auto"/>
              <w:right w:val="single" w:sz="4" w:space="0" w:color="auto"/>
            </w:tcBorders>
            <w:vAlign w:val="center"/>
            <w:hideMark/>
          </w:tcPr>
          <w:p w14:paraId="27A73B77" w14:textId="77777777" w:rsidR="00F94696" w:rsidRPr="00E72285" w:rsidRDefault="00F94696" w:rsidP="00E72285">
            <w:pPr>
              <w:spacing w:line="400" w:lineRule="exact"/>
              <w:ind w:firstLineChars="5" w:firstLine="11"/>
              <w:rPr>
                <w:b/>
                <w:bCs/>
                <w:sz w:val="21"/>
                <w:szCs w:val="21"/>
              </w:rPr>
            </w:pPr>
            <w:r w:rsidRPr="00E72285">
              <w:rPr>
                <w:rFonts w:hint="eastAsia"/>
                <w:b/>
                <w:bCs/>
                <w:sz w:val="21"/>
                <w:szCs w:val="21"/>
              </w:rPr>
              <w:t>输入内容</w:t>
            </w:r>
          </w:p>
        </w:tc>
        <w:tc>
          <w:tcPr>
            <w:tcW w:w="2253" w:type="dxa"/>
            <w:tcBorders>
              <w:top w:val="single" w:sz="4" w:space="0" w:color="auto"/>
              <w:left w:val="single" w:sz="4" w:space="0" w:color="auto"/>
              <w:bottom w:val="single" w:sz="4" w:space="0" w:color="auto"/>
              <w:right w:val="single" w:sz="4" w:space="0" w:color="auto"/>
            </w:tcBorders>
            <w:vAlign w:val="center"/>
            <w:hideMark/>
          </w:tcPr>
          <w:p w14:paraId="55A0FB87" w14:textId="77777777" w:rsidR="00F94696" w:rsidRPr="00E72285" w:rsidRDefault="00F94696" w:rsidP="00E72285">
            <w:pPr>
              <w:spacing w:line="400" w:lineRule="exact"/>
              <w:ind w:firstLineChars="5" w:firstLine="11"/>
              <w:rPr>
                <w:b/>
                <w:bCs/>
                <w:sz w:val="21"/>
                <w:szCs w:val="21"/>
              </w:rPr>
            </w:pPr>
            <w:r w:rsidRPr="00E72285">
              <w:rPr>
                <w:rFonts w:hint="eastAsia"/>
                <w:b/>
                <w:bCs/>
                <w:sz w:val="21"/>
                <w:szCs w:val="21"/>
              </w:rPr>
              <w:t>测试过程</w:t>
            </w:r>
          </w:p>
        </w:tc>
        <w:tc>
          <w:tcPr>
            <w:tcW w:w="1515" w:type="dxa"/>
            <w:tcBorders>
              <w:top w:val="single" w:sz="4" w:space="0" w:color="auto"/>
              <w:left w:val="single" w:sz="4" w:space="0" w:color="auto"/>
              <w:bottom w:val="single" w:sz="4" w:space="0" w:color="auto"/>
              <w:right w:val="single" w:sz="4" w:space="0" w:color="auto"/>
            </w:tcBorders>
            <w:vAlign w:val="center"/>
            <w:hideMark/>
          </w:tcPr>
          <w:p w14:paraId="1BDE45D5" w14:textId="77777777" w:rsidR="00F94696" w:rsidRPr="00E72285" w:rsidRDefault="00F94696" w:rsidP="00E72285">
            <w:pPr>
              <w:spacing w:line="400" w:lineRule="exact"/>
              <w:ind w:firstLineChars="5" w:firstLine="11"/>
              <w:rPr>
                <w:b/>
                <w:bCs/>
                <w:sz w:val="21"/>
                <w:szCs w:val="21"/>
              </w:rPr>
            </w:pPr>
            <w:r w:rsidRPr="00E72285">
              <w:rPr>
                <w:rFonts w:hint="eastAsia"/>
                <w:b/>
                <w:bCs/>
                <w:sz w:val="21"/>
                <w:szCs w:val="21"/>
              </w:rPr>
              <w:t>输出期望</w:t>
            </w:r>
          </w:p>
        </w:tc>
        <w:tc>
          <w:tcPr>
            <w:tcW w:w="1770" w:type="dxa"/>
            <w:tcBorders>
              <w:top w:val="single" w:sz="4" w:space="0" w:color="auto"/>
              <w:left w:val="single" w:sz="4" w:space="0" w:color="auto"/>
              <w:bottom w:val="single" w:sz="4" w:space="0" w:color="auto"/>
              <w:right w:val="single" w:sz="4" w:space="0" w:color="auto"/>
            </w:tcBorders>
            <w:vAlign w:val="center"/>
            <w:hideMark/>
          </w:tcPr>
          <w:p w14:paraId="3929C369" w14:textId="77777777" w:rsidR="00F94696" w:rsidRPr="00E72285" w:rsidRDefault="00F94696" w:rsidP="00E72285">
            <w:pPr>
              <w:spacing w:line="400" w:lineRule="exact"/>
              <w:ind w:firstLineChars="5" w:firstLine="11"/>
              <w:rPr>
                <w:b/>
                <w:bCs/>
                <w:sz w:val="21"/>
                <w:szCs w:val="21"/>
              </w:rPr>
            </w:pPr>
            <w:r w:rsidRPr="00E72285">
              <w:rPr>
                <w:rFonts w:hint="eastAsia"/>
                <w:b/>
                <w:bCs/>
                <w:sz w:val="21"/>
                <w:szCs w:val="21"/>
              </w:rPr>
              <w:t>实际输出内容</w:t>
            </w:r>
          </w:p>
        </w:tc>
      </w:tr>
      <w:tr w:rsidR="00F94696" w:rsidRPr="00E72285" w14:paraId="6F1B7C4C"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67934449" w14:textId="494C2507" w:rsidR="00F94696" w:rsidRPr="00E72285" w:rsidRDefault="008E304D" w:rsidP="00E72285">
            <w:pPr>
              <w:spacing w:line="400" w:lineRule="exact"/>
              <w:ind w:firstLineChars="5" w:firstLine="10"/>
              <w:rPr>
                <w:sz w:val="21"/>
                <w:szCs w:val="21"/>
              </w:rPr>
            </w:pPr>
            <w:r w:rsidRPr="00E72285">
              <w:rPr>
                <w:rFonts w:hint="eastAsia"/>
                <w:sz w:val="21"/>
                <w:szCs w:val="21"/>
              </w:rPr>
              <w:t>给初次访问的</w:t>
            </w:r>
            <w:r w:rsidRPr="00E72285">
              <w:rPr>
                <w:sz w:val="21"/>
                <w:szCs w:val="21"/>
              </w:rPr>
              <w:t>IP</w:t>
            </w:r>
            <w:r w:rsidRPr="00E72285">
              <w:rPr>
                <w:sz w:val="21"/>
                <w:szCs w:val="21"/>
              </w:rPr>
              <w:t>分配</w:t>
            </w:r>
            <w:r w:rsidRPr="00E72285">
              <w:rPr>
                <w:sz w:val="21"/>
                <w:szCs w:val="21"/>
              </w:rPr>
              <w:t>ID</w:t>
            </w:r>
          </w:p>
        </w:tc>
        <w:tc>
          <w:tcPr>
            <w:tcW w:w="1171" w:type="dxa"/>
            <w:tcBorders>
              <w:top w:val="single" w:sz="4" w:space="0" w:color="auto"/>
              <w:left w:val="single" w:sz="4" w:space="0" w:color="auto"/>
              <w:bottom w:val="single" w:sz="4" w:space="0" w:color="auto"/>
              <w:right w:val="single" w:sz="4" w:space="0" w:color="auto"/>
            </w:tcBorders>
            <w:vAlign w:val="center"/>
            <w:hideMark/>
          </w:tcPr>
          <w:p w14:paraId="17AF87CD" w14:textId="415A8062" w:rsidR="00F94696" w:rsidRPr="00E72285" w:rsidRDefault="008E304D" w:rsidP="00E72285">
            <w:pPr>
              <w:spacing w:line="400" w:lineRule="exact"/>
              <w:ind w:firstLineChars="5" w:firstLine="10"/>
              <w:rPr>
                <w:sz w:val="21"/>
                <w:szCs w:val="21"/>
              </w:rPr>
            </w:pPr>
            <w:r w:rsidRPr="00E72285">
              <w:rPr>
                <w:rFonts w:hint="eastAsia"/>
                <w:sz w:val="21"/>
                <w:szCs w:val="21"/>
              </w:rPr>
              <w:t>请求体</w:t>
            </w:r>
            <w:r w:rsidR="00463800" w:rsidRPr="00E72285">
              <w:rPr>
                <w:rFonts w:hint="eastAsia"/>
                <w:sz w:val="21"/>
                <w:szCs w:val="21"/>
              </w:rPr>
              <w:t>的</w:t>
            </w:r>
            <w:r w:rsidR="00463800" w:rsidRPr="00E72285">
              <w:rPr>
                <w:rFonts w:hint="eastAsia"/>
                <w:sz w:val="21"/>
                <w:szCs w:val="21"/>
              </w:rPr>
              <w:t>IP</w:t>
            </w:r>
          </w:p>
        </w:tc>
        <w:tc>
          <w:tcPr>
            <w:tcW w:w="2253" w:type="dxa"/>
            <w:tcBorders>
              <w:top w:val="single" w:sz="4" w:space="0" w:color="auto"/>
              <w:left w:val="single" w:sz="4" w:space="0" w:color="auto"/>
              <w:bottom w:val="single" w:sz="4" w:space="0" w:color="auto"/>
              <w:right w:val="single" w:sz="4" w:space="0" w:color="auto"/>
            </w:tcBorders>
            <w:vAlign w:val="center"/>
            <w:hideMark/>
          </w:tcPr>
          <w:p w14:paraId="43F990CC" w14:textId="19EF9214" w:rsidR="00F94696" w:rsidRPr="00E72285" w:rsidRDefault="008E304D" w:rsidP="00E72285">
            <w:pPr>
              <w:spacing w:line="400" w:lineRule="exact"/>
              <w:ind w:firstLineChars="5" w:firstLine="10"/>
              <w:rPr>
                <w:sz w:val="21"/>
                <w:szCs w:val="21"/>
              </w:rPr>
            </w:pPr>
            <w:r w:rsidRPr="00E72285">
              <w:rPr>
                <w:rFonts w:hint="eastAsia"/>
                <w:sz w:val="21"/>
                <w:szCs w:val="21"/>
              </w:rPr>
              <w:t>在</w:t>
            </w:r>
            <w:r w:rsidRPr="00E72285">
              <w:rPr>
                <w:sz w:val="21"/>
                <w:szCs w:val="21"/>
              </w:rPr>
              <w:t>启动</w:t>
            </w:r>
            <w:r w:rsidRPr="00E72285">
              <w:rPr>
                <w:rFonts w:hint="eastAsia"/>
                <w:sz w:val="21"/>
                <w:szCs w:val="21"/>
              </w:rPr>
              <w:t>Nginx</w:t>
            </w:r>
            <w:r w:rsidRPr="00E72285">
              <w:rPr>
                <w:rFonts w:hint="eastAsia"/>
                <w:sz w:val="21"/>
                <w:szCs w:val="21"/>
              </w:rPr>
              <w:t>反向代理服务器后</w:t>
            </w:r>
            <w:r w:rsidRPr="00E72285">
              <w:rPr>
                <w:sz w:val="21"/>
                <w:szCs w:val="21"/>
              </w:rPr>
              <w:t>，使用</w:t>
            </w:r>
            <w:r w:rsidRPr="00E72285">
              <w:rPr>
                <w:rFonts w:hint="eastAsia"/>
                <w:sz w:val="21"/>
                <w:szCs w:val="21"/>
              </w:rPr>
              <w:t>未曾</w:t>
            </w:r>
            <w:r w:rsidRPr="00E72285">
              <w:rPr>
                <w:sz w:val="21"/>
                <w:szCs w:val="21"/>
              </w:rPr>
              <w:t>访问过的</w:t>
            </w:r>
            <w:r w:rsidRPr="00E72285">
              <w:rPr>
                <w:sz w:val="21"/>
                <w:szCs w:val="21"/>
              </w:rPr>
              <w:t>IP</w:t>
            </w:r>
            <w:r w:rsidRPr="00E72285">
              <w:rPr>
                <w:rFonts w:hint="eastAsia"/>
                <w:sz w:val="21"/>
                <w:szCs w:val="21"/>
              </w:rPr>
              <w:t>访问</w:t>
            </w:r>
            <w:r w:rsidRPr="00E72285">
              <w:rPr>
                <w:sz w:val="21"/>
                <w:szCs w:val="21"/>
              </w:rPr>
              <w:t>反向</w:t>
            </w:r>
            <w:r w:rsidRPr="00E72285">
              <w:rPr>
                <w:rFonts w:hint="eastAsia"/>
                <w:sz w:val="21"/>
                <w:szCs w:val="21"/>
              </w:rPr>
              <w:t>代理</w:t>
            </w:r>
            <w:r w:rsidRPr="00E72285">
              <w:rPr>
                <w:sz w:val="21"/>
                <w:szCs w:val="21"/>
              </w:rPr>
              <w:t>服务器</w:t>
            </w:r>
            <w:r w:rsidR="00705A34" w:rsidRPr="00E72285">
              <w:rPr>
                <w:rFonts w:hint="eastAsia"/>
                <w:sz w:val="21"/>
                <w:szCs w:val="21"/>
              </w:rPr>
              <w:t>：</w:t>
            </w:r>
            <w:r w:rsidR="00705A34" w:rsidRPr="00E72285">
              <w:rPr>
                <w:sz w:val="21"/>
                <w:szCs w:val="21"/>
              </w:rPr>
              <w:t>在地址栏输入网址</w:t>
            </w:r>
          </w:p>
        </w:tc>
        <w:tc>
          <w:tcPr>
            <w:tcW w:w="1515" w:type="dxa"/>
            <w:tcBorders>
              <w:top w:val="single" w:sz="4" w:space="0" w:color="auto"/>
              <w:left w:val="single" w:sz="4" w:space="0" w:color="auto"/>
              <w:bottom w:val="single" w:sz="4" w:space="0" w:color="auto"/>
              <w:right w:val="single" w:sz="4" w:space="0" w:color="auto"/>
            </w:tcBorders>
            <w:vAlign w:val="center"/>
            <w:hideMark/>
          </w:tcPr>
          <w:p w14:paraId="5834CD55" w14:textId="3249C0E2" w:rsidR="00F94696" w:rsidRPr="00E72285" w:rsidRDefault="00F94696" w:rsidP="00E72285">
            <w:pPr>
              <w:spacing w:line="400" w:lineRule="exact"/>
              <w:ind w:firstLineChars="5" w:firstLine="10"/>
              <w:rPr>
                <w:sz w:val="21"/>
                <w:szCs w:val="21"/>
              </w:rPr>
            </w:pPr>
            <w:r w:rsidRPr="00E72285">
              <w:rPr>
                <w:rFonts w:hint="eastAsia"/>
                <w:sz w:val="21"/>
                <w:szCs w:val="21"/>
              </w:rPr>
              <w:t>输出</w:t>
            </w:r>
            <w:r w:rsidRPr="00E72285">
              <w:rPr>
                <w:rFonts w:hint="eastAsia"/>
                <w:sz w:val="21"/>
                <w:szCs w:val="21"/>
              </w:rPr>
              <w:t>ID</w:t>
            </w:r>
            <w:r w:rsidRPr="00E72285">
              <w:rPr>
                <w:rFonts w:hint="eastAsia"/>
                <w:sz w:val="21"/>
                <w:szCs w:val="21"/>
              </w:rPr>
              <w:t>的</w:t>
            </w:r>
            <w:r w:rsidR="0044676F" w:rsidRPr="00E72285">
              <w:rPr>
                <w:rFonts w:hint="eastAsia"/>
                <w:sz w:val="21"/>
                <w:szCs w:val="21"/>
              </w:rPr>
              <w:t>即将要下发给</w:t>
            </w:r>
            <w:r w:rsidR="0044676F" w:rsidRPr="00E72285">
              <w:rPr>
                <w:sz w:val="21"/>
                <w:szCs w:val="21"/>
              </w:rPr>
              <w:t>浏览器的</w:t>
            </w:r>
            <w:r w:rsidR="0044676F" w:rsidRPr="00E72285">
              <w:rPr>
                <w:rFonts w:hint="eastAsia"/>
                <w:sz w:val="21"/>
                <w:szCs w:val="21"/>
              </w:rPr>
              <w:t>，</w:t>
            </w:r>
            <w:r w:rsidR="0044676F" w:rsidRPr="00E72285">
              <w:rPr>
                <w:sz w:val="21"/>
                <w:szCs w:val="21"/>
              </w:rPr>
              <w:t>也就是存储在</w:t>
            </w:r>
            <w:r w:rsidR="0044676F" w:rsidRPr="00E72285">
              <w:rPr>
                <w:sz w:val="21"/>
                <w:szCs w:val="21"/>
              </w:rPr>
              <w:t>slab</w:t>
            </w:r>
            <w:r w:rsidR="0044676F" w:rsidRPr="00E72285">
              <w:rPr>
                <w:sz w:val="21"/>
                <w:szCs w:val="21"/>
              </w:rPr>
              <w:t>中的</w:t>
            </w:r>
            <w:r w:rsidR="0044676F" w:rsidRPr="00E72285">
              <w:rPr>
                <w:sz w:val="21"/>
                <w:szCs w:val="21"/>
              </w:rPr>
              <w:t>ID</w:t>
            </w:r>
          </w:p>
        </w:tc>
        <w:tc>
          <w:tcPr>
            <w:tcW w:w="1770" w:type="dxa"/>
            <w:tcBorders>
              <w:top w:val="single" w:sz="4" w:space="0" w:color="auto"/>
              <w:left w:val="single" w:sz="4" w:space="0" w:color="auto"/>
              <w:bottom w:val="single" w:sz="4" w:space="0" w:color="auto"/>
              <w:right w:val="single" w:sz="4" w:space="0" w:color="auto"/>
            </w:tcBorders>
            <w:vAlign w:val="center"/>
            <w:hideMark/>
          </w:tcPr>
          <w:p w14:paraId="7CB60CF1" w14:textId="181254B3" w:rsidR="00F94696" w:rsidRPr="00E72285" w:rsidRDefault="00F94696" w:rsidP="00E72285">
            <w:pPr>
              <w:spacing w:line="400" w:lineRule="exact"/>
              <w:ind w:firstLineChars="5" w:firstLine="10"/>
              <w:rPr>
                <w:sz w:val="21"/>
                <w:szCs w:val="21"/>
              </w:rPr>
            </w:pPr>
            <w:r w:rsidRPr="00E72285">
              <w:rPr>
                <w:rFonts w:hint="eastAsia"/>
                <w:sz w:val="21"/>
                <w:szCs w:val="21"/>
              </w:rPr>
              <w:t>输出</w:t>
            </w:r>
            <w:r w:rsidRPr="00E72285">
              <w:rPr>
                <w:rFonts w:hint="eastAsia"/>
                <w:sz w:val="21"/>
                <w:szCs w:val="21"/>
              </w:rPr>
              <w:t>ID</w:t>
            </w:r>
            <w:r w:rsidR="0044676F" w:rsidRPr="00E72285">
              <w:rPr>
                <w:sz w:val="21"/>
                <w:szCs w:val="21"/>
              </w:rPr>
              <w:t xml:space="preserve"> </w:t>
            </w:r>
          </w:p>
        </w:tc>
      </w:tr>
    </w:tbl>
    <w:p w14:paraId="26E14FA6" w14:textId="77777777" w:rsidR="00F94696" w:rsidRPr="00E72285" w:rsidRDefault="00F94696" w:rsidP="00E72285">
      <w:pPr>
        <w:spacing w:line="400" w:lineRule="exact"/>
        <w:ind w:firstLine="480"/>
        <w:rPr>
          <w:sz w:val="21"/>
          <w:szCs w:val="21"/>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171"/>
        <w:gridCol w:w="2253"/>
        <w:gridCol w:w="1515"/>
        <w:gridCol w:w="1770"/>
      </w:tblGrid>
      <w:tr w:rsidR="00541B86" w:rsidRPr="00E72285" w14:paraId="7BEA2B5F"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80E3FDE" w14:textId="77777777" w:rsidR="00541B86" w:rsidRPr="00E72285" w:rsidRDefault="00541B86" w:rsidP="00E72285">
            <w:pPr>
              <w:spacing w:line="400" w:lineRule="exact"/>
              <w:ind w:firstLineChars="5" w:firstLine="11"/>
              <w:rPr>
                <w:b/>
                <w:bCs/>
                <w:sz w:val="21"/>
                <w:szCs w:val="21"/>
              </w:rPr>
            </w:pPr>
            <w:r w:rsidRPr="00E72285">
              <w:rPr>
                <w:rFonts w:hint="eastAsia"/>
                <w:b/>
                <w:bCs/>
                <w:sz w:val="21"/>
                <w:szCs w:val="21"/>
              </w:rPr>
              <w:t>测试编号</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35B500BD" w14:textId="1AC187E4" w:rsidR="00541B86" w:rsidRPr="00E72285" w:rsidRDefault="00E549B6" w:rsidP="00E72285">
            <w:pPr>
              <w:spacing w:line="400" w:lineRule="exact"/>
              <w:ind w:firstLineChars="5" w:firstLine="10"/>
              <w:rPr>
                <w:sz w:val="21"/>
                <w:szCs w:val="21"/>
              </w:rPr>
            </w:pPr>
            <w:r w:rsidRPr="00E72285">
              <w:rPr>
                <w:sz w:val="21"/>
                <w:szCs w:val="21"/>
              </w:rPr>
              <w:t>1</w:t>
            </w:r>
            <w:r w:rsidR="00541B86" w:rsidRPr="00E72285">
              <w:rPr>
                <w:sz w:val="21"/>
                <w:szCs w:val="21"/>
              </w:rPr>
              <w:t>1</w:t>
            </w:r>
          </w:p>
        </w:tc>
      </w:tr>
      <w:tr w:rsidR="00541B86" w:rsidRPr="00E72285" w14:paraId="308E46EE"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618EDE1C" w14:textId="77777777" w:rsidR="00541B86" w:rsidRPr="00E72285" w:rsidRDefault="00541B86" w:rsidP="00E72285">
            <w:pPr>
              <w:spacing w:line="400" w:lineRule="exact"/>
              <w:ind w:firstLineChars="5" w:firstLine="11"/>
              <w:rPr>
                <w:b/>
                <w:bCs/>
                <w:sz w:val="21"/>
                <w:szCs w:val="21"/>
              </w:rPr>
            </w:pPr>
            <w:r w:rsidRPr="00E72285">
              <w:rPr>
                <w:rFonts w:hint="eastAsia"/>
                <w:b/>
                <w:bCs/>
                <w:sz w:val="21"/>
                <w:szCs w:val="21"/>
              </w:rPr>
              <w:t>测试模块</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40EBC917" w14:textId="77777777" w:rsidR="00541B86" w:rsidRPr="00E72285" w:rsidRDefault="00541B86" w:rsidP="00E72285">
            <w:pPr>
              <w:spacing w:line="400" w:lineRule="exact"/>
              <w:ind w:firstLineChars="5" w:firstLine="10"/>
              <w:rPr>
                <w:sz w:val="21"/>
                <w:szCs w:val="21"/>
              </w:rPr>
            </w:pPr>
            <w:r w:rsidRPr="00E72285">
              <w:rPr>
                <w:rFonts w:hint="eastAsia"/>
                <w:sz w:val="21"/>
                <w:szCs w:val="21"/>
              </w:rPr>
              <w:t>动态</w:t>
            </w:r>
            <w:r w:rsidRPr="00E72285">
              <w:rPr>
                <w:sz w:val="21"/>
                <w:szCs w:val="21"/>
              </w:rPr>
              <w:t>ID</w:t>
            </w:r>
            <w:r w:rsidRPr="00E72285">
              <w:rPr>
                <w:rFonts w:hint="eastAsia"/>
                <w:sz w:val="21"/>
                <w:szCs w:val="21"/>
              </w:rPr>
              <w:t>功能模块</w:t>
            </w:r>
            <w:r w:rsidRPr="00E72285">
              <w:rPr>
                <w:sz w:val="21"/>
                <w:szCs w:val="21"/>
              </w:rPr>
              <w:t>中</w:t>
            </w:r>
            <w:r w:rsidRPr="00E72285">
              <w:rPr>
                <w:rFonts w:hint="eastAsia"/>
                <w:sz w:val="21"/>
                <w:szCs w:val="21"/>
              </w:rPr>
              <w:t>反向代理服务器</w:t>
            </w:r>
            <w:r w:rsidRPr="00E72285">
              <w:rPr>
                <w:rFonts w:hint="eastAsia"/>
                <w:sz w:val="21"/>
                <w:szCs w:val="21"/>
              </w:rPr>
              <w:t>ID</w:t>
            </w:r>
            <w:r w:rsidRPr="00E72285">
              <w:rPr>
                <w:sz w:val="21"/>
                <w:szCs w:val="21"/>
              </w:rPr>
              <w:t>管理</w:t>
            </w:r>
          </w:p>
        </w:tc>
      </w:tr>
      <w:tr w:rsidR="00541B86" w:rsidRPr="00E72285" w14:paraId="78C2F5CB"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D43EE8D" w14:textId="77777777" w:rsidR="00541B86" w:rsidRPr="00E72285" w:rsidRDefault="00541B86" w:rsidP="00E72285">
            <w:pPr>
              <w:spacing w:line="400" w:lineRule="exact"/>
              <w:ind w:firstLineChars="5" w:firstLine="11"/>
              <w:rPr>
                <w:b/>
                <w:bCs/>
                <w:sz w:val="21"/>
                <w:szCs w:val="21"/>
              </w:rPr>
            </w:pPr>
            <w:r w:rsidRPr="00E72285">
              <w:rPr>
                <w:rFonts w:hint="eastAsia"/>
                <w:b/>
                <w:bCs/>
                <w:sz w:val="21"/>
                <w:szCs w:val="21"/>
              </w:rPr>
              <w:t>测试环境</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12238C1D" w14:textId="77777777" w:rsidR="00541B86" w:rsidRPr="00E72285" w:rsidRDefault="00541B86" w:rsidP="00E72285">
            <w:pPr>
              <w:spacing w:line="400" w:lineRule="exact"/>
              <w:ind w:firstLineChars="5" w:firstLine="10"/>
              <w:rPr>
                <w:sz w:val="21"/>
                <w:szCs w:val="21"/>
              </w:rPr>
            </w:pPr>
            <w:r w:rsidRPr="00E72285">
              <w:rPr>
                <w:rFonts w:hint="eastAsia"/>
                <w:sz w:val="21"/>
                <w:szCs w:val="21"/>
              </w:rPr>
              <w:t>计算机操作系统：</w:t>
            </w:r>
            <w:r w:rsidRPr="00E72285">
              <w:rPr>
                <w:sz w:val="21"/>
                <w:szCs w:val="21"/>
              </w:rPr>
              <w:t>Windows7</w:t>
            </w:r>
            <w:r w:rsidRPr="00E72285">
              <w:rPr>
                <w:rFonts w:hint="eastAsia"/>
                <w:sz w:val="21"/>
                <w:szCs w:val="21"/>
              </w:rPr>
              <w:t>，浏览器：</w:t>
            </w:r>
            <w:r w:rsidRPr="00E72285">
              <w:rPr>
                <w:sz w:val="21"/>
                <w:szCs w:val="21"/>
              </w:rPr>
              <w:t>Chrome</w:t>
            </w:r>
          </w:p>
        </w:tc>
      </w:tr>
      <w:tr w:rsidR="00541B86" w:rsidRPr="00E72285" w14:paraId="349680B6"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6A5C74F7" w14:textId="77777777" w:rsidR="00541B86" w:rsidRPr="00E72285" w:rsidRDefault="00541B86" w:rsidP="00E72285">
            <w:pPr>
              <w:spacing w:line="400" w:lineRule="exact"/>
              <w:ind w:firstLineChars="5" w:firstLine="11"/>
              <w:rPr>
                <w:b/>
                <w:bCs/>
                <w:sz w:val="21"/>
                <w:szCs w:val="21"/>
              </w:rPr>
            </w:pPr>
            <w:r w:rsidRPr="00E72285">
              <w:rPr>
                <w:rFonts w:hint="eastAsia"/>
                <w:b/>
                <w:bCs/>
                <w:sz w:val="21"/>
                <w:szCs w:val="21"/>
              </w:rPr>
              <w:t>限制条件</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78000A42" w14:textId="77777777" w:rsidR="00541B86" w:rsidRPr="00E72285" w:rsidRDefault="00541B86" w:rsidP="00E72285">
            <w:pPr>
              <w:spacing w:line="400" w:lineRule="exact"/>
              <w:ind w:firstLineChars="5" w:firstLine="10"/>
              <w:rPr>
                <w:sz w:val="21"/>
                <w:szCs w:val="21"/>
              </w:rPr>
            </w:pPr>
            <w:r w:rsidRPr="00E72285">
              <w:rPr>
                <w:rFonts w:hint="eastAsia"/>
                <w:sz w:val="21"/>
                <w:szCs w:val="21"/>
              </w:rPr>
              <w:t>无</w:t>
            </w:r>
          </w:p>
        </w:tc>
      </w:tr>
      <w:tr w:rsidR="00541B86" w:rsidRPr="00E72285" w14:paraId="71533D59"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0CD48DFA" w14:textId="77777777" w:rsidR="00541B86" w:rsidRPr="00E72285" w:rsidRDefault="00541B86" w:rsidP="00E72285">
            <w:pPr>
              <w:spacing w:line="400" w:lineRule="exact"/>
              <w:ind w:firstLineChars="5" w:firstLine="11"/>
              <w:rPr>
                <w:b/>
                <w:bCs/>
                <w:sz w:val="21"/>
                <w:szCs w:val="21"/>
              </w:rPr>
            </w:pPr>
            <w:r w:rsidRPr="00E72285">
              <w:rPr>
                <w:rFonts w:hint="eastAsia"/>
                <w:b/>
                <w:bCs/>
                <w:sz w:val="21"/>
                <w:szCs w:val="21"/>
              </w:rPr>
              <w:t>测试功能</w:t>
            </w:r>
          </w:p>
        </w:tc>
        <w:tc>
          <w:tcPr>
            <w:tcW w:w="1171" w:type="dxa"/>
            <w:tcBorders>
              <w:top w:val="single" w:sz="4" w:space="0" w:color="auto"/>
              <w:left w:val="single" w:sz="4" w:space="0" w:color="auto"/>
              <w:bottom w:val="single" w:sz="4" w:space="0" w:color="auto"/>
              <w:right w:val="single" w:sz="4" w:space="0" w:color="auto"/>
            </w:tcBorders>
            <w:vAlign w:val="center"/>
            <w:hideMark/>
          </w:tcPr>
          <w:p w14:paraId="51576AB7" w14:textId="77777777" w:rsidR="00541B86" w:rsidRPr="00E72285" w:rsidRDefault="00541B86" w:rsidP="00E72285">
            <w:pPr>
              <w:spacing w:line="400" w:lineRule="exact"/>
              <w:ind w:firstLineChars="5" w:firstLine="11"/>
              <w:rPr>
                <w:b/>
                <w:bCs/>
                <w:sz w:val="21"/>
                <w:szCs w:val="21"/>
              </w:rPr>
            </w:pPr>
            <w:r w:rsidRPr="00E72285">
              <w:rPr>
                <w:rFonts w:hint="eastAsia"/>
                <w:b/>
                <w:bCs/>
                <w:sz w:val="21"/>
                <w:szCs w:val="21"/>
              </w:rPr>
              <w:t>输入内容</w:t>
            </w:r>
          </w:p>
        </w:tc>
        <w:tc>
          <w:tcPr>
            <w:tcW w:w="2253" w:type="dxa"/>
            <w:tcBorders>
              <w:top w:val="single" w:sz="4" w:space="0" w:color="auto"/>
              <w:left w:val="single" w:sz="4" w:space="0" w:color="auto"/>
              <w:bottom w:val="single" w:sz="4" w:space="0" w:color="auto"/>
              <w:right w:val="single" w:sz="4" w:space="0" w:color="auto"/>
            </w:tcBorders>
            <w:vAlign w:val="center"/>
            <w:hideMark/>
          </w:tcPr>
          <w:p w14:paraId="21A5BF7B" w14:textId="77777777" w:rsidR="00541B86" w:rsidRPr="00E72285" w:rsidRDefault="00541B86" w:rsidP="00E72285">
            <w:pPr>
              <w:spacing w:line="400" w:lineRule="exact"/>
              <w:ind w:firstLineChars="5" w:firstLine="11"/>
              <w:rPr>
                <w:b/>
                <w:bCs/>
                <w:sz w:val="21"/>
                <w:szCs w:val="21"/>
              </w:rPr>
            </w:pPr>
            <w:r w:rsidRPr="00E72285">
              <w:rPr>
                <w:rFonts w:hint="eastAsia"/>
                <w:b/>
                <w:bCs/>
                <w:sz w:val="21"/>
                <w:szCs w:val="21"/>
              </w:rPr>
              <w:t>测试过程</w:t>
            </w:r>
          </w:p>
        </w:tc>
        <w:tc>
          <w:tcPr>
            <w:tcW w:w="1515" w:type="dxa"/>
            <w:tcBorders>
              <w:top w:val="single" w:sz="4" w:space="0" w:color="auto"/>
              <w:left w:val="single" w:sz="4" w:space="0" w:color="auto"/>
              <w:bottom w:val="single" w:sz="4" w:space="0" w:color="auto"/>
              <w:right w:val="single" w:sz="4" w:space="0" w:color="auto"/>
            </w:tcBorders>
            <w:vAlign w:val="center"/>
            <w:hideMark/>
          </w:tcPr>
          <w:p w14:paraId="6EAF92B8" w14:textId="77777777" w:rsidR="00541B86" w:rsidRPr="00E72285" w:rsidRDefault="00541B86" w:rsidP="00E72285">
            <w:pPr>
              <w:spacing w:line="400" w:lineRule="exact"/>
              <w:ind w:firstLineChars="5" w:firstLine="11"/>
              <w:rPr>
                <w:b/>
                <w:bCs/>
                <w:sz w:val="21"/>
                <w:szCs w:val="21"/>
              </w:rPr>
            </w:pPr>
            <w:r w:rsidRPr="00E72285">
              <w:rPr>
                <w:rFonts w:hint="eastAsia"/>
                <w:b/>
                <w:bCs/>
                <w:sz w:val="21"/>
                <w:szCs w:val="21"/>
              </w:rPr>
              <w:t>输出期望</w:t>
            </w:r>
          </w:p>
        </w:tc>
        <w:tc>
          <w:tcPr>
            <w:tcW w:w="1770" w:type="dxa"/>
            <w:tcBorders>
              <w:top w:val="single" w:sz="4" w:space="0" w:color="auto"/>
              <w:left w:val="single" w:sz="4" w:space="0" w:color="auto"/>
              <w:bottom w:val="single" w:sz="4" w:space="0" w:color="auto"/>
              <w:right w:val="single" w:sz="4" w:space="0" w:color="auto"/>
            </w:tcBorders>
            <w:vAlign w:val="center"/>
            <w:hideMark/>
          </w:tcPr>
          <w:p w14:paraId="609C9028" w14:textId="77777777" w:rsidR="00541B86" w:rsidRPr="00E72285" w:rsidRDefault="00541B86" w:rsidP="00E72285">
            <w:pPr>
              <w:spacing w:line="400" w:lineRule="exact"/>
              <w:ind w:firstLineChars="5" w:firstLine="11"/>
              <w:rPr>
                <w:b/>
                <w:bCs/>
                <w:sz w:val="21"/>
                <w:szCs w:val="21"/>
              </w:rPr>
            </w:pPr>
            <w:r w:rsidRPr="00E72285">
              <w:rPr>
                <w:rFonts w:hint="eastAsia"/>
                <w:b/>
                <w:bCs/>
                <w:sz w:val="21"/>
                <w:szCs w:val="21"/>
              </w:rPr>
              <w:t>实际输出内容</w:t>
            </w:r>
          </w:p>
        </w:tc>
      </w:tr>
      <w:tr w:rsidR="00541B86" w:rsidRPr="00E72285" w14:paraId="270E0383"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216571F9" w14:textId="05AA9FAD" w:rsidR="00541B86" w:rsidRPr="00E72285" w:rsidRDefault="00541B86" w:rsidP="00E72285">
            <w:pPr>
              <w:spacing w:line="400" w:lineRule="exact"/>
              <w:ind w:firstLineChars="5" w:firstLine="10"/>
              <w:rPr>
                <w:sz w:val="21"/>
                <w:szCs w:val="21"/>
              </w:rPr>
            </w:pPr>
            <w:r w:rsidRPr="00E72285">
              <w:rPr>
                <w:rFonts w:hint="eastAsia"/>
                <w:sz w:val="21"/>
                <w:szCs w:val="21"/>
              </w:rPr>
              <w:t>给携带正确</w:t>
            </w:r>
            <w:r w:rsidRPr="00E72285">
              <w:rPr>
                <w:sz w:val="21"/>
                <w:szCs w:val="21"/>
              </w:rPr>
              <w:t>ID</w:t>
            </w:r>
            <w:r w:rsidRPr="00E72285">
              <w:rPr>
                <w:sz w:val="21"/>
                <w:szCs w:val="21"/>
              </w:rPr>
              <w:t>的请求</w:t>
            </w:r>
            <w:r w:rsidR="00463800" w:rsidRPr="00E72285">
              <w:rPr>
                <w:rFonts w:hint="eastAsia"/>
                <w:sz w:val="21"/>
                <w:szCs w:val="21"/>
              </w:rPr>
              <w:t>准备</w:t>
            </w:r>
            <w:r w:rsidRPr="00E72285">
              <w:rPr>
                <w:sz w:val="21"/>
                <w:szCs w:val="21"/>
              </w:rPr>
              <w:t>下一次使用的</w:t>
            </w:r>
            <w:r w:rsidRPr="00E72285">
              <w:rPr>
                <w:sz w:val="21"/>
                <w:szCs w:val="21"/>
              </w:rPr>
              <w:t>ID</w:t>
            </w:r>
          </w:p>
        </w:tc>
        <w:tc>
          <w:tcPr>
            <w:tcW w:w="1171" w:type="dxa"/>
            <w:tcBorders>
              <w:top w:val="single" w:sz="4" w:space="0" w:color="auto"/>
              <w:left w:val="single" w:sz="4" w:space="0" w:color="auto"/>
              <w:bottom w:val="single" w:sz="4" w:space="0" w:color="auto"/>
              <w:right w:val="single" w:sz="4" w:space="0" w:color="auto"/>
            </w:tcBorders>
            <w:vAlign w:val="center"/>
            <w:hideMark/>
          </w:tcPr>
          <w:p w14:paraId="4BD23400" w14:textId="29EA925E" w:rsidR="00541B86" w:rsidRPr="00E72285" w:rsidRDefault="00541B86" w:rsidP="00E72285">
            <w:pPr>
              <w:spacing w:line="400" w:lineRule="exact"/>
              <w:ind w:firstLineChars="5" w:firstLine="10"/>
              <w:rPr>
                <w:sz w:val="21"/>
                <w:szCs w:val="21"/>
              </w:rPr>
            </w:pPr>
            <w:r w:rsidRPr="00E72285">
              <w:rPr>
                <w:rFonts w:hint="eastAsia"/>
                <w:sz w:val="21"/>
                <w:szCs w:val="21"/>
              </w:rPr>
              <w:t>请求体</w:t>
            </w:r>
            <w:r w:rsidR="00463800" w:rsidRPr="00E72285">
              <w:rPr>
                <w:rFonts w:hint="eastAsia"/>
                <w:sz w:val="21"/>
                <w:szCs w:val="21"/>
              </w:rPr>
              <w:t>的</w:t>
            </w:r>
            <w:r w:rsidR="00463800" w:rsidRPr="00E72285">
              <w:rPr>
                <w:sz w:val="21"/>
                <w:szCs w:val="21"/>
              </w:rPr>
              <w:t>IP</w:t>
            </w:r>
            <w:r w:rsidR="00463800" w:rsidRPr="00E72285">
              <w:rPr>
                <w:sz w:val="21"/>
                <w:szCs w:val="21"/>
              </w:rPr>
              <w:t>，</w:t>
            </w:r>
            <w:r w:rsidR="00463800" w:rsidRPr="00E72285">
              <w:rPr>
                <w:sz w:val="21"/>
                <w:szCs w:val="21"/>
              </w:rPr>
              <w:t>ID</w:t>
            </w:r>
          </w:p>
        </w:tc>
        <w:tc>
          <w:tcPr>
            <w:tcW w:w="2253" w:type="dxa"/>
            <w:tcBorders>
              <w:top w:val="single" w:sz="4" w:space="0" w:color="auto"/>
              <w:left w:val="single" w:sz="4" w:space="0" w:color="auto"/>
              <w:bottom w:val="single" w:sz="4" w:space="0" w:color="auto"/>
              <w:right w:val="single" w:sz="4" w:space="0" w:color="auto"/>
            </w:tcBorders>
            <w:vAlign w:val="center"/>
            <w:hideMark/>
          </w:tcPr>
          <w:p w14:paraId="5A21B5F8" w14:textId="5F975D4D" w:rsidR="00541B86" w:rsidRPr="00E72285" w:rsidRDefault="00541B86" w:rsidP="00E72285">
            <w:pPr>
              <w:spacing w:line="400" w:lineRule="exact"/>
              <w:ind w:firstLineChars="5" w:firstLine="10"/>
              <w:rPr>
                <w:sz w:val="21"/>
                <w:szCs w:val="21"/>
              </w:rPr>
            </w:pPr>
            <w:r w:rsidRPr="00E72285">
              <w:rPr>
                <w:rFonts w:hint="eastAsia"/>
                <w:sz w:val="21"/>
                <w:szCs w:val="21"/>
              </w:rPr>
              <w:t>在</w:t>
            </w:r>
            <w:r w:rsidRPr="00E72285">
              <w:rPr>
                <w:sz w:val="21"/>
                <w:szCs w:val="21"/>
              </w:rPr>
              <w:t>启动</w:t>
            </w:r>
            <w:r w:rsidRPr="00E72285">
              <w:rPr>
                <w:rFonts w:hint="eastAsia"/>
                <w:sz w:val="21"/>
                <w:szCs w:val="21"/>
              </w:rPr>
              <w:t>Nginx</w:t>
            </w:r>
            <w:r w:rsidRPr="00E72285">
              <w:rPr>
                <w:rFonts w:hint="eastAsia"/>
                <w:sz w:val="21"/>
                <w:szCs w:val="21"/>
              </w:rPr>
              <w:t>反向代理服务器后</w:t>
            </w:r>
            <w:r w:rsidRPr="00E72285">
              <w:rPr>
                <w:sz w:val="21"/>
                <w:szCs w:val="21"/>
              </w:rPr>
              <w:t>，</w:t>
            </w:r>
            <w:r w:rsidR="00705A34" w:rsidRPr="00E72285">
              <w:rPr>
                <w:rFonts w:hint="eastAsia"/>
                <w:sz w:val="21"/>
                <w:szCs w:val="21"/>
              </w:rPr>
              <w:t>从</w:t>
            </w:r>
            <w:r w:rsidRPr="00E72285">
              <w:rPr>
                <w:sz w:val="21"/>
                <w:szCs w:val="21"/>
              </w:rPr>
              <w:t>反向</w:t>
            </w:r>
            <w:r w:rsidRPr="00E72285">
              <w:rPr>
                <w:rFonts w:hint="eastAsia"/>
                <w:sz w:val="21"/>
                <w:szCs w:val="21"/>
              </w:rPr>
              <w:t>代理</w:t>
            </w:r>
            <w:r w:rsidR="00705A34" w:rsidRPr="00E72285">
              <w:rPr>
                <w:rFonts w:hint="eastAsia"/>
                <w:sz w:val="21"/>
                <w:szCs w:val="21"/>
              </w:rPr>
              <w:t>的响应页面</w:t>
            </w:r>
            <w:r w:rsidR="00705A34" w:rsidRPr="00E72285">
              <w:rPr>
                <w:sz w:val="21"/>
                <w:szCs w:val="21"/>
              </w:rPr>
              <w:t>点击继续访问</w:t>
            </w:r>
          </w:p>
        </w:tc>
        <w:tc>
          <w:tcPr>
            <w:tcW w:w="1515" w:type="dxa"/>
            <w:tcBorders>
              <w:top w:val="single" w:sz="4" w:space="0" w:color="auto"/>
              <w:left w:val="single" w:sz="4" w:space="0" w:color="auto"/>
              <w:bottom w:val="single" w:sz="4" w:space="0" w:color="auto"/>
              <w:right w:val="single" w:sz="4" w:space="0" w:color="auto"/>
            </w:tcBorders>
            <w:vAlign w:val="center"/>
            <w:hideMark/>
          </w:tcPr>
          <w:p w14:paraId="5A4EE05B" w14:textId="1FD81C67" w:rsidR="00541B86" w:rsidRPr="00E72285" w:rsidRDefault="00541B86" w:rsidP="00E72285">
            <w:pPr>
              <w:spacing w:line="400" w:lineRule="exact"/>
              <w:ind w:firstLineChars="5" w:firstLine="10"/>
              <w:rPr>
                <w:sz w:val="21"/>
                <w:szCs w:val="21"/>
              </w:rPr>
            </w:pPr>
            <w:r w:rsidRPr="00E72285">
              <w:rPr>
                <w:rFonts w:hint="eastAsia"/>
                <w:sz w:val="21"/>
                <w:szCs w:val="21"/>
              </w:rPr>
              <w:t>输出即将要下发给</w:t>
            </w:r>
            <w:r w:rsidRPr="00E72285">
              <w:rPr>
                <w:sz w:val="21"/>
                <w:szCs w:val="21"/>
              </w:rPr>
              <w:t>浏览器的</w:t>
            </w:r>
            <w:r w:rsidRPr="00E72285">
              <w:rPr>
                <w:rFonts w:hint="eastAsia"/>
                <w:sz w:val="21"/>
                <w:szCs w:val="21"/>
              </w:rPr>
              <w:t>，</w:t>
            </w:r>
            <w:r w:rsidRPr="00E72285">
              <w:rPr>
                <w:sz w:val="21"/>
                <w:szCs w:val="21"/>
              </w:rPr>
              <w:t>也就是存储在</w:t>
            </w:r>
            <w:r w:rsidRPr="00E72285">
              <w:rPr>
                <w:sz w:val="21"/>
                <w:szCs w:val="21"/>
              </w:rPr>
              <w:t>slab</w:t>
            </w:r>
            <w:r w:rsidRPr="00E72285">
              <w:rPr>
                <w:sz w:val="21"/>
                <w:szCs w:val="21"/>
              </w:rPr>
              <w:t>中的</w:t>
            </w:r>
            <w:r w:rsidRPr="00E72285">
              <w:rPr>
                <w:sz w:val="21"/>
                <w:szCs w:val="21"/>
              </w:rPr>
              <w:t>ID</w:t>
            </w:r>
          </w:p>
        </w:tc>
        <w:tc>
          <w:tcPr>
            <w:tcW w:w="1770" w:type="dxa"/>
            <w:tcBorders>
              <w:top w:val="single" w:sz="4" w:space="0" w:color="auto"/>
              <w:left w:val="single" w:sz="4" w:space="0" w:color="auto"/>
              <w:bottom w:val="single" w:sz="4" w:space="0" w:color="auto"/>
              <w:right w:val="single" w:sz="4" w:space="0" w:color="auto"/>
            </w:tcBorders>
            <w:vAlign w:val="center"/>
            <w:hideMark/>
          </w:tcPr>
          <w:p w14:paraId="1F01E72A" w14:textId="77777777" w:rsidR="00541B86" w:rsidRPr="00E72285" w:rsidRDefault="00541B86" w:rsidP="00E72285">
            <w:pPr>
              <w:spacing w:line="400" w:lineRule="exact"/>
              <w:ind w:firstLineChars="5" w:firstLine="10"/>
              <w:rPr>
                <w:sz w:val="21"/>
                <w:szCs w:val="21"/>
              </w:rPr>
            </w:pPr>
            <w:r w:rsidRPr="00E72285">
              <w:rPr>
                <w:rFonts w:hint="eastAsia"/>
                <w:sz w:val="21"/>
                <w:szCs w:val="21"/>
              </w:rPr>
              <w:t>输出</w:t>
            </w:r>
            <w:r w:rsidRPr="00E72285">
              <w:rPr>
                <w:rFonts w:hint="eastAsia"/>
                <w:sz w:val="21"/>
                <w:szCs w:val="21"/>
              </w:rPr>
              <w:t>ID</w:t>
            </w:r>
            <w:r w:rsidRPr="00E72285">
              <w:rPr>
                <w:sz w:val="21"/>
                <w:szCs w:val="21"/>
              </w:rPr>
              <w:t xml:space="preserve"> </w:t>
            </w:r>
          </w:p>
        </w:tc>
      </w:tr>
    </w:tbl>
    <w:p w14:paraId="08F338AA" w14:textId="77777777" w:rsidR="00541B86" w:rsidRPr="00E72285" w:rsidRDefault="00541B86" w:rsidP="00E72285">
      <w:pPr>
        <w:spacing w:line="400" w:lineRule="exact"/>
        <w:ind w:firstLine="480"/>
        <w:rPr>
          <w:sz w:val="21"/>
          <w:szCs w:val="21"/>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171"/>
        <w:gridCol w:w="2253"/>
        <w:gridCol w:w="1515"/>
        <w:gridCol w:w="1770"/>
      </w:tblGrid>
      <w:tr w:rsidR="005764A0" w:rsidRPr="00E72285" w14:paraId="50213545"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2CE3EA97" w14:textId="77777777" w:rsidR="005764A0" w:rsidRPr="00E72285" w:rsidRDefault="005764A0" w:rsidP="00E72285">
            <w:pPr>
              <w:spacing w:line="400" w:lineRule="exact"/>
              <w:ind w:firstLineChars="5" w:firstLine="11"/>
              <w:rPr>
                <w:b/>
                <w:bCs/>
                <w:sz w:val="21"/>
                <w:szCs w:val="21"/>
              </w:rPr>
            </w:pPr>
            <w:r w:rsidRPr="00E72285">
              <w:rPr>
                <w:rFonts w:hint="eastAsia"/>
                <w:b/>
                <w:bCs/>
                <w:sz w:val="21"/>
                <w:szCs w:val="21"/>
              </w:rPr>
              <w:t>测试编号</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3EAB63D2" w14:textId="0D86FA9E" w:rsidR="005764A0" w:rsidRPr="00E72285" w:rsidRDefault="005764A0" w:rsidP="00E72285">
            <w:pPr>
              <w:spacing w:line="400" w:lineRule="exact"/>
              <w:ind w:firstLineChars="5" w:firstLine="10"/>
              <w:rPr>
                <w:sz w:val="21"/>
                <w:szCs w:val="21"/>
              </w:rPr>
            </w:pPr>
            <w:r w:rsidRPr="00E72285">
              <w:rPr>
                <w:sz w:val="21"/>
                <w:szCs w:val="21"/>
              </w:rPr>
              <w:t>1</w:t>
            </w:r>
            <w:r w:rsidR="00E549B6" w:rsidRPr="00E72285">
              <w:rPr>
                <w:sz w:val="21"/>
                <w:szCs w:val="21"/>
              </w:rPr>
              <w:t>2</w:t>
            </w:r>
          </w:p>
        </w:tc>
      </w:tr>
      <w:tr w:rsidR="005764A0" w:rsidRPr="00E72285" w14:paraId="50296B83"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25058AEF" w14:textId="77777777" w:rsidR="005764A0" w:rsidRPr="00E72285" w:rsidRDefault="005764A0" w:rsidP="00E72285">
            <w:pPr>
              <w:spacing w:line="400" w:lineRule="exact"/>
              <w:ind w:firstLineChars="5" w:firstLine="11"/>
              <w:rPr>
                <w:b/>
                <w:bCs/>
                <w:sz w:val="21"/>
                <w:szCs w:val="21"/>
              </w:rPr>
            </w:pPr>
            <w:r w:rsidRPr="00E72285">
              <w:rPr>
                <w:rFonts w:hint="eastAsia"/>
                <w:b/>
                <w:bCs/>
                <w:sz w:val="21"/>
                <w:szCs w:val="21"/>
              </w:rPr>
              <w:t>测试模块</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60AFB7C2" w14:textId="77777777" w:rsidR="005764A0" w:rsidRPr="00E72285" w:rsidRDefault="005764A0" w:rsidP="00E72285">
            <w:pPr>
              <w:spacing w:line="400" w:lineRule="exact"/>
              <w:ind w:firstLineChars="5" w:firstLine="10"/>
              <w:rPr>
                <w:sz w:val="21"/>
                <w:szCs w:val="21"/>
              </w:rPr>
            </w:pPr>
            <w:r w:rsidRPr="00E72285">
              <w:rPr>
                <w:rFonts w:hint="eastAsia"/>
                <w:sz w:val="21"/>
                <w:szCs w:val="21"/>
              </w:rPr>
              <w:t>动态</w:t>
            </w:r>
            <w:r w:rsidRPr="00E72285">
              <w:rPr>
                <w:sz w:val="21"/>
                <w:szCs w:val="21"/>
              </w:rPr>
              <w:t>ID</w:t>
            </w:r>
            <w:r w:rsidRPr="00E72285">
              <w:rPr>
                <w:rFonts w:hint="eastAsia"/>
                <w:sz w:val="21"/>
                <w:szCs w:val="21"/>
              </w:rPr>
              <w:t>功能模块</w:t>
            </w:r>
            <w:r w:rsidRPr="00E72285">
              <w:rPr>
                <w:sz w:val="21"/>
                <w:szCs w:val="21"/>
              </w:rPr>
              <w:t>中</w:t>
            </w:r>
            <w:r w:rsidRPr="00E72285">
              <w:rPr>
                <w:rFonts w:hint="eastAsia"/>
                <w:sz w:val="21"/>
                <w:szCs w:val="21"/>
              </w:rPr>
              <w:t>反向代理服务器</w:t>
            </w:r>
            <w:r w:rsidRPr="00E72285">
              <w:rPr>
                <w:rFonts w:hint="eastAsia"/>
                <w:sz w:val="21"/>
                <w:szCs w:val="21"/>
              </w:rPr>
              <w:t>ID</w:t>
            </w:r>
            <w:r w:rsidRPr="00E72285">
              <w:rPr>
                <w:sz w:val="21"/>
                <w:szCs w:val="21"/>
              </w:rPr>
              <w:t>管理</w:t>
            </w:r>
          </w:p>
        </w:tc>
      </w:tr>
      <w:tr w:rsidR="005764A0" w:rsidRPr="00E72285" w14:paraId="6C281389"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600E58DB" w14:textId="77777777" w:rsidR="005764A0" w:rsidRPr="00E72285" w:rsidRDefault="005764A0" w:rsidP="00E72285">
            <w:pPr>
              <w:spacing w:line="400" w:lineRule="exact"/>
              <w:ind w:firstLineChars="5" w:firstLine="11"/>
              <w:rPr>
                <w:b/>
                <w:bCs/>
                <w:sz w:val="21"/>
                <w:szCs w:val="21"/>
              </w:rPr>
            </w:pPr>
            <w:r w:rsidRPr="00E72285">
              <w:rPr>
                <w:rFonts w:hint="eastAsia"/>
                <w:b/>
                <w:bCs/>
                <w:sz w:val="21"/>
                <w:szCs w:val="21"/>
              </w:rPr>
              <w:t>测试环境</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2173A25A" w14:textId="77777777" w:rsidR="005764A0" w:rsidRPr="00E72285" w:rsidRDefault="005764A0" w:rsidP="00E72285">
            <w:pPr>
              <w:spacing w:line="400" w:lineRule="exact"/>
              <w:ind w:firstLineChars="5" w:firstLine="10"/>
              <w:rPr>
                <w:sz w:val="21"/>
                <w:szCs w:val="21"/>
              </w:rPr>
            </w:pPr>
            <w:r w:rsidRPr="00E72285">
              <w:rPr>
                <w:rFonts w:hint="eastAsia"/>
                <w:sz w:val="21"/>
                <w:szCs w:val="21"/>
              </w:rPr>
              <w:t>计算机操作系统：</w:t>
            </w:r>
            <w:r w:rsidRPr="00E72285">
              <w:rPr>
                <w:sz w:val="21"/>
                <w:szCs w:val="21"/>
              </w:rPr>
              <w:t>Windows7</w:t>
            </w:r>
            <w:r w:rsidRPr="00E72285">
              <w:rPr>
                <w:rFonts w:hint="eastAsia"/>
                <w:sz w:val="21"/>
                <w:szCs w:val="21"/>
              </w:rPr>
              <w:t>，浏览器：</w:t>
            </w:r>
            <w:r w:rsidRPr="00E72285">
              <w:rPr>
                <w:sz w:val="21"/>
                <w:szCs w:val="21"/>
              </w:rPr>
              <w:t>Chrome</w:t>
            </w:r>
          </w:p>
        </w:tc>
      </w:tr>
      <w:tr w:rsidR="005764A0" w:rsidRPr="00E72285" w14:paraId="4971D7AD"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8825B7D" w14:textId="77777777" w:rsidR="005764A0" w:rsidRPr="00E72285" w:rsidRDefault="005764A0" w:rsidP="00E72285">
            <w:pPr>
              <w:spacing w:line="400" w:lineRule="exact"/>
              <w:ind w:firstLineChars="5" w:firstLine="11"/>
              <w:rPr>
                <w:b/>
                <w:bCs/>
                <w:sz w:val="21"/>
                <w:szCs w:val="21"/>
              </w:rPr>
            </w:pPr>
            <w:r w:rsidRPr="00E72285">
              <w:rPr>
                <w:rFonts w:hint="eastAsia"/>
                <w:b/>
                <w:bCs/>
                <w:sz w:val="21"/>
                <w:szCs w:val="21"/>
              </w:rPr>
              <w:t>限制条件</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1BFCB9D5" w14:textId="77777777" w:rsidR="005764A0" w:rsidRPr="00E72285" w:rsidRDefault="005764A0" w:rsidP="00E72285">
            <w:pPr>
              <w:spacing w:line="400" w:lineRule="exact"/>
              <w:ind w:firstLineChars="5" w:firstLine="10"/>
              <w:rPr>
                <w:sz w:val="21"/>
                <w:szCs w:val="21"/>
              </w:rPr>
            </w:pPr>
            <w:r w:rsidRPr="00E72285">
              <w:rPr>
                <w:rFonts w:hint="eastAsia"/>
                <w:sz w:val="21"/>
                <w:szCs w:val="21"/>
              </w:rPr>
              <w:t>无</w:t>
            </w:r>
          </w:p>
        </w:tc>
      </w:tr>
      <w:tr w:rsidR="005764A0" w:rsidRPr="00E72285" w14:paraId="6DFBF082"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2F6BE3A3" w14:textId="77777777" w:rsidR="005764A0" w:rsidRPr="00E72285" w:rsidRDefault="005764A0" w:rsidP="00E72285">
            <w:pPr>
              <w:spacing w:line="400" w:lineRule="exact"/>
              <w:ind w:firstLineChars="5" w:firstLine="11"/>
              <w:rPr>
                <w:b/>
                <w:bCs/>
                <w:sz w:val="21"/>
                <w:szCs w:val="21"/>
              </w:rPr>
            </w:pPr>
            <w:r w:rsidRPr="00E72285">
              <w:rPr>
                <w:rFonts w:hint="eastAsia"/>
                <w:b/>
                <w:bCs/>
                <w:sz w:val="21"/>
                <w:szCs w:val="21"/>
              </w:rPr>
              <w:t>测试功能</w:t>
            </w:r>
          </w:p>
        </w:tc>
        <w:tc>
          <w:tcPr>
            <w:tcW w:w="1171" w:type="dxa"/>
            <w:tcBorders>
              <w:top w:val="single" w:sz="4" w:space="0" w:color="auto"/>
              <w:left w:val="single" w:sz="4" w:space="0" w:color="auto"/>
              <w:bottom w:val="single" w:sz="4" w:space="0" w:color="auto"/>
              <w:right w:val="single" w:sz="4" w:space="0" w:color="auto"/>
            </w:tcBorders>
            <w:vAlign w:val="center"/>
            <w:hideMark/>
          </w:tcPr>
          <w:p w14:paraId="5908AB3F" w14:textId="77777777" w:rsidR="005764A0" w:rsidRPr="00E72285" w:rsidRDefault="005764A0" w:rsidP="00E72285">
            <w:pPr>
              <w:spacing w:line="400" w:lineRule="exact"/>
              <w:ind w:firstLineChars="5" w:firstLine="11"/>
              <w:rPr>
                <w:b/>
                <w:bCs/>
                <w:sz w:val="21"/>
                <w:szCs w:val="21"/>
              </w:rPr>
            </w:pPr>
            <w:r w:rsidRPr="00E72285">
              <w:rPr>
                <w:rFonts w:hint="eastAsia"/>
                <w:b/>
                <w:bCs/>
                <w:sz w:val="21"/>
                <w:szCs w:val="21"/>
              </w:rPr>
              <w:t>输入内容</w:t>
            </w:r>
          </w:p>
        </w:tc>
        <w:tc>
          <w:tcPr>
            <w:tcW w:w="2253" w:type="dxa"/>
            <w:tcBorders>
              <w:top w:val="single" w:sz="4" w:space="0" w:color="auto"/>
              <w:left w:val="single" w:sz="4" w:space="0" w:color="auto"/>
              <w:bottom w:val="single" w:sz="4" w:space="0" w:color="auto"/>
              <w:right w:val="single" w:sz="4" w:space="0" w:color="auto"/>
            </w:tcBorders>
            <w:vAlign w:val="center"/>
            <w:hideMark/>
          </w:tcPr>
          <w:p w14:paraId="3C9E7138" w14:textId="77777777" w:rsidR="005764A0" w:rsidRPr="00E72285" w:rsidRDefault="005764A0" w:rsidP="00E72285">
            <w:pPr>
              <w:spacing w:line="400" w:lineRule="exact"/>
              <w:ind w:firstLineChars="5" w:firstLine="11"/>
              <w:rPr>
                <w:b/>
                <w:bCs/>
                <w:sz w:val="21"/>
                <w:szCs w:val="21"/>
              </w:rPr>
            </w:pPr>
            <w:r w:rsidRPr="00E72285">
              <w:rPr>
                <w:rFonts w:hint="eastAsia"/>
                <w:b/>
                <w:bCs/>
                <w:sz w:val="21"/>
                <w:szCs w:val="21"/>
              </w:rPr>
              <w:t>测试过程</w:t>
            </w:r>
          </w:p>
        </w:tc>
        <w:tc>
          <w:tcPr>
            <w:tcW w:w="1515" w:type="dxa"/>
            <w:tcBorders>
              <w:top w:val="single" w:sz="4" w:space="0" w:color="auto"/>
              <w:left w:val="single" w:sz="4" w:space="0" w:color="auto"/>
              <w:bottom w:val="single" w:sz="4" w:space="0" w:color="auto"/>
              <w:right w:val="single" w:sz="4" w:space="0" w:color="auto"/>
            </w:tcBorders>
            <w:vAlign w:val="center"/>
            <w:hideMark/>
          </w:tcPr>
          <w:p w14:paraId="256A4950" w14:textId="77777777" w:rsidR="005764A0" w:rsidRPr="00E72285" w:rsidRDefault="005764A0" w:rsidP="00E72285">
            <w:pPr>
              <w:spacing w:line="400" w:lineRule="exact"/>
              <w:ind w:firstLineChars="5" w:firstLine="11"/>
              <w:rPr>
                <w:b/>
                <w:bCs/>
                <w:sz w:val="21"/>
                <w:szCs w:val="21"/>
              </w:rPr>
            </w:pPr>
            <w:r w:rsidRPr="00E72285">
              <w:rPr>
                <w:rFonts w:hint="eastAsia"/>
                <w:b/>
                <w:bCs/>
                <w:sz w:val="21"/>
                <w:szCs w:val="21"/>
              </w:rPr>
              <w:t>输出期望</w:t>
            </w:r>
          </w:p>
        </w:tc>
        <w:tc>
          <w:tcPr>
            <w:tcW w:w="1770" w:type="dxa"/>
            <w:tcBorders>
              <w:top w:val="single" w:sz="4" w:space="0" w:color="auto"/>
              <w:left w:val="single" w:sz="4" w:space="0" w:color="auto"/>
              <w:bottom w:val="single" w:sz="4" w:space="0" w:color="auto"/>
              <w:right w:val="single" w:sz="4" w:space="0" w:color="auto"/>
            </w:tcBorders>
            <w:vAlign w:val="center"/>
            <w:hideMark/>
          </w:tcPr>
          <w:p w14:paraId="798B3EFA" w14:textId="77777777" w:rsidR="005764A0" w:rsidRPr="00E72285" w:rsidRDefault="005764A0" w:rsidP="00E72285">
            <w:pPr>
              <w:spacing w:line="400" w:lineRule="exact"/>
              <w:ind w:firstLineChars="5" w:firstLine="11"/>
              <w:rPr>
                <w:b/>
                <w:bCs/>
                <w:sz w:val="21"/>
                <w:szCs w:val="21"/>
              </w:rPr>
            </w:pPr>
            <w:r w:rsidRPr="00E72285">
              <w:rPr>
                <w:rFonts w:hint="eastAsia"/>
                <w:b/>
                <w:bCs/>
                <w:sz w:val="21"/>
                <w:szCs w:val="21"/>
              </w:rPr>
              <w:t>实际输出内容</w:t>
            </w:r>
          </w:p>
        </w:tc>
      </w:tr>
      <w:tr w:rsidR="005764A0" w:rsidRPr="00E72285" w14:paraId="22856B9C"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75469672" w14:textId="49C30A05" w:rsidR="005764A0" w:rsidRPr="00E72285" w:rsidRDefault="00F00740" w:rsidP="00E72285">
            <w:pPr>
              <w:spacing w:line="400" w:lineRule="exact"/>
              <w:ind w:firstLineChars="5" w:firstLine="10"/>
              <w:rPr>
                <w:sz w:val="21"/>
                <w:szCs w:val="21"/>
              </w:rPr>
            </w:pPr>
            <w:r>
              <w:rPr>
                <w:sz w:val="21"/>
                <w:szCs w:val="21"/>
              </w:rPr>
              <w:t>slab</w:t>
            </w:r>
            <w:r w:rsidR="005764A0" w:rsidRPr="00E72285">
              <w:rPr>
                <w:sz w:val="21"/>
                <w:szCs w:val="21"/>
              </w:rPr>
              <w:t>中</w:t>
            </w:r>
            <w:r w:rsidR="005764A0" w:rsidRPr="00E72285">
              <w:rPr>
                <w:rFonts w:hint="eastAsia"/>
                <w:sz w:val="21"/>
                <w:szCs w:val="21"/>
              </w:rPr>
              <w:t>(</w:t>
            </w:r>
            <w:r w:rsidR="005764A0" w:rsidRPr="00E72285">
              <w:rPr>
                <w:sz w:val="21"/>
                <w:szCs w:val="21"/>
              </w:rPr>
              <w:t>IP,ID)</w:t>
            </w:r>
            <w:r w:rsidR="005764A0" w:rsidRPr="00E72285">
              <w:rPr>
                <w:rFonts w:hint="eastAsia"/>
                <w:sz w:val="21"/>
                <w:szCs w:val="21"/>
              </w:rPr>
              <w:t>节点</w:t>
            </w:r>
            <w:r w:rsidR="008012A3" w:rsidRPr="00E72285">
              <w:rPr>
                <w:rFonts w:hint="eastAsia"/>
                <w:sz w:val="21"/>
                <w:szCs w:val="21"/>
              </w:rPr>
              <w:t>的过时</w:t>
            </w:r>
            <w:r w:rsidR="008012A3" w:rsidRPr="00E72285">
              <w:rPr>
                <w:sz w:val="21"/>
                <w:szCs w:val="21"/>
              </w:rPr>
              <w:t>淘汰</w:t>
            </w:r>
          </w:p>
        </w:tc>
        <w:tc>
          <w:tcPr>
            <w:tcW w:w="1171" w:type="dxa"/>
            <w:tcBorders>
              <w:top w:val="single" w:sz="4" w:space="0" w:color="auto"/>
              <w:left w:val="single" w:sz="4" w:space="0" w:color="auto"/>
              <w:bottom w:val="single" w:sz="4" w:space="0" w:color="auto"/>
              <w:right w:val="single" w:sz="4" w:space="0" w:color="auto"/>
            </w:tcBorders>
            <w:vAlign w:val="center"/>
            <w:hideMark/>
          </w:tcPr>
          <w:p w14:paraId="300690EC" w14:textId="7DC764F7" w:rsidR="005764A0" w:rsidRPr="00E72285" w:rsidRDefault="005764A0" w:rsidP="00E72285">
            <w:pPr>
              <w:spacing w:line="400" w:lineRule="exact"/>
              <w:ind w:firstLineChars="5" w:firstLine="10"/>
              <w:rPr>
                <w:sz w:val="21"/>
                <w:szCs w:val="21"/>
              </w:rPr>
            </w:pPr>
            <w:r w:rsidRPr="00E72285">
              <w:rPr>
                <w:rFonts w:hint="eastAsia"/>
                <w:sz w:val="21"/>
                <w:szCs w:val="21"/>
              </w:rPr>
              <w:t>请求体的</w:t>
            </w:r>
            <w:r w:rsidRPr="00E72285">
              <w:rPr>
                <w:sz w:val="21"/>
                <w:szCs w:val="21"/>
              </w:rPr>
              <w:t>IP</w:t>
            </w:r>
            <w:r w:rsidRPr="00E72285">
              <w:rPr>
                <w:sz w:val="21"/>
                <w:szCs w:val="21"/>
              </w:rPr>
              <w:t>，</w:t>
            </w:r>
            <w:r w:rsidRPr="00E72285">
              <w:rPr>
                <w:sz w:val="21"/>
                <w:szCs w:val="21"/>
              </w:rPr>
              <w:t>ID</w:t>
            </w:r>
            <w:r w:rsidR="008012A3" w:rsidRPr="00E72285">
              <w:rPr>
                <w:sz w:val="21"/>
                <w:szCs w:val="21"/>
              </w:rPr>
              <w:t>(ID</w:t>
            </w:r>
            <w:r w:rsidR="008012A3" w:rsidRPr="00E72285">
              <w:rPr>
                <w:rFonts w:hint="eastAsia"/>
                <w:sz w:val="21"/>
                <w:szCs w:val="21"/>
              </w:rPr>
              <w:t>可为</w:t>
            </w:r>
            <w:r w:rsidR="008012A3" w:rsidRPr="00E72285">
              <w:rPr>
                <w:sz w:val="21"/>
                <w:szCs w:val="21"/>
              </w:rPr>
              <w:t>NULL)</w:t>
            </w:r>
          </w:p>
        </w:tc>
        <w:tc>
          <w:tcPr>
            <w:tcW w:w="2253" w:type="dxa"/>
            <w:tcBorders>
              <w:top w:val="single" w:sz="4" w:space="0" w:color="auto"/>
              <w:left w:val="single" w:sz="4" w:space="0" w:color="auto"/>
              <w:bottom w:val="single" w:sz="4" w:space="0" w:color="auto"/>
              <w:right w:val="single" w:sz="4" w:space="0" w:color="auto"/>
            </w:tcBorders>
            <w:vAlign w:val="center"/>
            <w:hideMark/>
          </w:tcPr>
          <w:p w14:paraId="06F26ACE" w14:textId="669E93C9" w:rsidR="005764A0" w:rsidRPr="00E72285" w:rsidRDefault="00B7582D" w:rsidP="00E72285">
            <w:pPr>
              <w:spacing w:line="400" w:lineRule="exact"/>
              <w:ind w:firstLineChars="5" w:firstLine="10"/>
              <w:rPr>
                <w:sz w:val="21"/>
                <w:szCs w:val="21"/>
              </w:rPr>
            </w:pPr>
            <w:r w:rsidRPr="00E72285">
              <w:rPr>
                <w:rFonts w:hint="eastAsia"/>
                <w:sz w:val="21"/>
                <w:szCs w:val="21"/>
              </w:rPr>
              <w:t>多个</w:t>
            </w:r>
            <w:r w:rsidRPr="00E72285">
              <w:rPr>
                <w:rFonts w:hint="eastAsia"/>
                <w:sz w:val="21"/>
                <w:szCs w:val="21"/>
              </w:rPr>
              <w:t>IP</w:t>
            </w:r>
            <w:r w:rsidRPr="00E72285">
              <w:rPr>
                <w:sz w:val="21"/>
                <w:szCs w:val="21"/>
              </w:rPr>
              <w:t>多次</w:t>
            </w:r>
            <w:r w:rsidRPr="00E72285">
              <w:rPr>
                <w:rFonts w:hint="eastAsia"/>
                <w:sz w:val="21"/>
                <w:szCs w:val="21"/>
              </w:rPr>
              <w:t>访问</w:t>
            </w:r>
          </w:p>
        </w:tc>
        <w:tc>
          <w:tcPr>
            <w:tcW w:w="1515" w:type="dxa"/>
            <w:tcBorders>
              <w:top w:val="single" w:sz="4" w:space="0" w:color="auto"/>
              <w:left w:val="single" w:sz="4" w:space="0" w:color="auto"/>
              <w:bottom w:val="single" w:sz="4" w:space="0" w:color="auto"/>
              <w:right w:val="single" w:sz="4" w:space="0" w:color="auto"/>
            </w:tcBorders>
            <w:vAlign w:val="center"/>
            <w:hideMark/>
          </w:tcPr>
          <w:p w14:paraId="1CF815BD" w14:textId="67965BE2" w:rsidR="005764A0" w:rsidRPr="00E72285" w:rsidRDefault="005764A0" w:rsidP="00E72285">
            <w:pPr>
              <w:spacing w:line="400" w:lineRule="exact"/>
              <w:ind w:firstLineChars="5" w:firstLine="10"/>
              <w:rPr>
                <w:sz w:val="21"/>
                <w:szCs w:val="21"/>
              </w:rPr>
            </w:pPr>
            <w:r w:rsidRPr="00E72285">
              <w:rPr>
                <w:rFonts w:hint="eastAsia"/>
                <w:sz w:val="21"/>
                <w:szCs w:val="21"/>
              </w:rPr>
              <w:t>输出</w:t>
            </w:r>
            <w:r w:rsidR="00B7582D" w:rsidRPr="00E72285">
              <w:rPr>
                <w:rFonts w:hint="eastAsia"/>
                <w:sz w:val="21"/>
                <w:szCs w:val="21"/>
              </w:rPr>
              <w:t>slab</w:t>
            </w:r>
            <w:r w:rsidR="00B7582D" w:rsidRPr="00E72285">
              <w:rPr>
                <w:sz w:val="21"/>
                <w:szCs w:val="21"/>
              </w:rPr>
              <w:t>中</w:t>
            </w:r>
            <w:r w:rsidR="00B7582D" w:rsidRPr="00E72285">
              <w:rPr>
                <w:rFonts w:hint="eastAsia"/>
                <w:sz w:val="21"/>
                <w:szCs w:val="21"/>
              </w:rPr>
              <w:t>(</w:t>
            </w:r>
            <w:r w:rsidR="00B7582D" w:rsidRPr="00E72285">
              <w:rPr>
                <w:sz w:val="21"/>
                <w:szCs w:val="21"/>
              </w:rPr>
              <w:t>IP,ID</w:t>
            </w:r>
            <w:r w:rsidR="00B7582D" w:rsidRPr="00E72285">
              <w:rPr>
                <w:rFonts w:hint="eastAsia"/>
                <w:sz w:val="21"/>
                <w:szCs w:val="21"/>
              </w:rPr>
              <w:t>)</w:t>
            </w:r>
            <w:r w:rsidR="00B7582D" w:rsidRPr="00E72285">
              <w:rPr>
                <w:rFonts w:hint="eastAsia"/>
                <w:sz w:val="21"/>
                <w:szCs w:val="21"/>
              </w:rPr>
              <w:t>节点</w:t>
            </w:r>
            <w:r w:rsidR="00B7582D" w:rsidRPr="00E72285">
              <w:rPr>
                <w:sz w:val="21"/>
                <w:szCs w:val="21"/>
              </w:rPr>
              <w:t>的链表状态</w:t>
            </w:r>
            <w:r w:rsidR="004E0F4A" w:rsidRPr="00E72285">
              <w:rPr>
                <w:rFonts w:hint="eastAsia"/>
                <w:sz w:val="21"/>
                <w:szCs w:val="21"/>
              </w:rPr>
              <w:t>，应该</w:t>
            </w:r>
            <w:r w:rsidR="004E0F4A" w:rsidRPr="00E72285">
              <w:rPr>
                <w:sz w:val="21"/>
                <w:szCs w:val="21"/>
              </w:rPr>
              <w:t>根据访问情况发生变化</w:t>
            </w:r>
          </w:p>
        </w:tc>
        <w:tc>
          <w:tcPr>
            <w:tcW w:w="1770" w:type="dxa"/>
            <w:tcBorders>
              <w:top w:val="single" w:sz="4" w:space="0" w:color="auto"/>
              <w:left w:val="single" w:sz="4" w:space="0" w:color="auto"/>
              <w:bottom w:val="single" w:sz="4" w:space="0" w:color="auto"/>
              <w:right w:val="single" w:sz="4" w:space="0" w:color="auto"/>
            </w:tcBorders>
            <w:vAlign w:val="center"/>
            <w:hideMark/>
          </w:tcPr>
          <w:p w14:paraId="7466B046" w14:textId="6B97F721" w:rsidR="005764A0" w:rsidRPr="00E72285" w:rsidRDefault="004E0F4A" w:rsidP="00E72285">
            <w:pPr>
              <w:spacing w:line="400" w:lineRule="exact"/>
              <w:ind w:firstLineChars="5" w:firstLine="10"/>
              <w:rPr>
                <w:sz w:val="21"/>
                <w:szCs w:val="21"/>
              </w:rPr>
            </w:pPr>
            <w:r w:rsidRPr="00E72285">
              <w:rPr>
                <w:rFonts w:hint="eastAsia"/>
                <w:sz w:val="21"/>
                <w:szCs w:val="21"/>
              </w:rPr>
              <w:t>输出</w:t>
            </w:r>
            <w:r w:rsidRPr="00E72285">
              <w:rPr>
                <w:rFonts w:hint="eastAsia"/>
                <w:sz w:val="21"/>
                <w:szCs w:val="21"/>
              </w:rPr>
              <w:t>slab</w:t>
            </w:r>
            <w:r w:rsidRPr="00E72285">
              <w:rPr>
                <w:sz w:val="21"/>
                <w:szCs w:val="21"/>
              </w:rPr>
              <w:t>中</w:t>
            </w:r>
            <w:r w:rsidRPr="00E72285">
              <w:rPr>
                <w:rFonts w:hint="eastAsia"/>
                <w:sz w:val="21"/>
                <w:szCs w:val="21"/>
              </w:rPr>
              <w:t>(</w:t>
            </w:r>
            <w:r w:rsidRPr="00E72285">
              <w:rPr>
                <w:sz w:val="21"/>
                <w:szCs w:val="21"/>
              </w:rPr>
              <w:t>IP,ID</w:t>
            </w:r>
            <w:r w:rsidRPr="00E72285">
              <w:rPr>
                <w:rFonts w:hint="eastAsia"/>
                <w:sz w:val="21"/>
                <w:szCs w:val="21"/>
              </w:rPr>
              <w:t>)</w:t>
            </w:r>
            <w:r w:rsidRPr="00E72285">
              <w:rPr>
                <w:rFonts w:hint="eastAsia"/>
                <w:sz w:val="21"/>
                <w:szCs w:val="21"/>
              </w:rPr>
              <w:t>节点</w:t>
            </w:r>
            <w:r w:rsidRPr="00E72285">
              <w:rPr>
                <w:sz w:val="21"/>
                <w:szCs w:val="21"/>
              </w:rPr>
              <w:t>的链表状态</w:t>
            </w:r>
            <w:r w:rsidRPr="00E72285">
              <w:rPr>
                <w:rFonts w:hint="eastAsia"/>
                <w:sz w:val="21"/>
                <w:szCs w:val="21"/>
              </w:rPr>
              <w:t>，</w:t>
            </w:r>
            <w:r w:rsidRPr="00E72285">
              <w:rPr>
                <w:sz w:val="21"/>
                <w:szCs w:val="21"/>
              </w:rPr>
              <w:t>根据访问情况发生变化</w:t>
            </w:r>
          </w:p>
        </w:tc>
      </w:tr>
    </w:tbl>
    <w:p w14:paraId="137FE795" w14:textId="77777777" w:rsidR="005764A0" w:rsidRPr="00E72285" w:rsidRDefault="005764A0" w:rsidP="0001699C">
      <w:pPr>
        <w:spacing w:line="400" w:lineRule="exact"/>
        <w:ind w:firstLine="480"/>
        <w:rPr>
          <w:sz w:val="21"/>
          <w:szCs w:val="21"/>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171"/>
        <w:gridCol w:w="2253"/>
        <w:gridCol w:w="1515"/>
        <w:gridCol w:w="1770"/>
      </w:tblGrid>
      <w:tr w:rsidR="00C46B69" w:rsidRPr="00E72285" w14:paraId="525FB8E4"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4D09D25C" w14:textId="77777777" w:rsidR="00C46B69" w:rsidRPr="00E72285" w:rsidRDefault="00C46B69" w:rsidP="00E72285">
            <w:pPr>
              <w:spacing w:line="400" w:lineRule="exact"/>
              <w:ind w:firstLineChars="5" w:firstLine="11"/>
              <w:rPr>
                <w:b/>
                <w:bCs/>
                <w:sz w:val="21"/>
                <w:szCs w:val="21"/>
              </w:rPr>
            </w:pPr>
            <w:r w:rsidRPr="00E72285">
              <w:rPr>
                <w:rFonts w:hint="eastAsia"/>
                <w:b/>
                <w:bCs/>
                <w:sz w:val="21"/>
                <w:szCs w:val="21"/>
              </w:rPr>
              <w:t>测试编号</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0CD7EB04" w14:textId="27BBDDDC" w:rsidR="00C46B69" w:rsidRPr="00E72285" w:rsidRDefault="00E549B6" w:rsidP="00E72285">
            <w:pPr>
              <w:spacing w:line="400" w:lineRule="exact"/>
              <w:ind w:firstLineChars="5" w:firstLine="10"/>
              <w:rPr>
                <w:sz w:val="21"/>
                <w:szCs w:val="21"/>
              </w:rPr>
            </w:pPr>
            <w:r w:rsidRPr="00E72285">
              <w:rPr>
                <w:sz w:val="21"/>
                <w:szCs w:val="21"/>
              </w:rPr>
              <w:t>13</w:t>
            </w:r>
          </w:p>
        </w:tc>
      </w:tr>
      <w:tr w:rsidR="00C46B69" w:rsidRPr="00E72285" w14:paraId="4819BA54"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3D44E4C3" w14:textId="77777777" w:rsidR="00C46B69" w:rsidRPr="00E72285" w:rsidRDefault="00C46B69" w:rsidP="00E72285">
            <w:pPr>
              <w:spacing w:line="400" w:lineRule="exact"/>
              <w:ind w:firstLineChars="5" w:firstLine="11"/>
              <w:rPr>
                <w:b/>
                <w:bCs/>
                <w:sz w:val="21"/>
                <w:szCs w:val="21"/>
              </w:rPr>
            </w:pPr>
            <w:r w:rsidRPr="00E72285">
              <w:rPr>
                <w:rFonts w:hint="eastAsia"/>
                <w:b/>
                <w:bCs/>
                <w:sz w:val="21"/>
                <w:szCs w:val="21"/>
              </w:rPr>
              <w:t>测试模块</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1708CFD4" w14:textId="77777777" w:rsidR="00C46B69" w:rsidRPr="00E72285" w:rsidRDefault="00C46B69" w:rsidP="00E72285">
            <w:pPr>
              <w:spacing w:line="400" w:lineRule="exact"/>
              <w:ind w:firstLineChars="5" w:firstLine="10"/>
              <w:rPr>
                <w:sz w:val="21"/>
                <w:szCs w:val="21"/>
              </w:rPr>
            </w:pPr>
            <w:r w:rsidRPr="00E72285">
              <w:rPr>
                <w:rFonts w:hint="eastAsia"/>
                <w:sz w:val="21"/>
                <w:szCs w:val="21"/>
              </w:rPr>
              <w:t>动态</w:t>
            </w:r>
            <w:r w:rsidRPr="00E72285">
              <w:rPr>
                <w:sz w:val="21"/>
                <w:szCs w:val="21"/>
              </w:rPr>
              <w:t>ID</w:t>
            </w:r>
            <w:r w:rsidRPr="00E72285">
              <w:rPr>
                <w:rFonts w:hint="eastAsia"/>
                <w:sz w:val="21"/>
                <w:szCs w:val="21"/>
              </w:rPr>
              <w:t>功能模块</w:t>
            </w:r>
            <w:r w:rsidRPr="00E72285">
              <w:rPr>
                <w:sz w:val="21"/>
                <w:szCs w:val="21"/>
              </w:rPr>
              <w:t>中</w:t>
            </w:r>
            <w:r w:rsidRPr="00E72285">
              <w:rPr>
                <w:rFonts w:hint="eastAsia"/>
                <w:sz w:val="21"/>
                <w:szCs w:val="21"/>
              </w:rPr>
              <w:t>反向代理服务器</w:t>
            </w:r>
            <w:r w:rsidRPr="00E72285">
              <w:rPr>
                <w:rFonts w:hint="eastAsia"/>
                <w:sz w:val="21"/>
                <w:szCs w:val="21"/>
              </w:rPr>
              <w:t>ID</w:t>
            </w:r>
            <w:r w:rsidRPr="00E72285">
              <w:rPr>
                <w:sz w:val="21"/>
                <w:szCs w:val="21"/>
              </w:rPr>
              <w:t>管理</w:t>
            </w:r>
          </w:p>
        </w:tc>
      </w:tr>
      <w:tr w:rsidR="00C46B69" w:rsidRPr="00E72285" w14:paraId="1A880D36"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1E0DF8D7" w14:textId="77777777" w:rsidR="00C46B69" w:rsidRPr="00E72285" w:rsidRDefault="00C46B69" w:rsidP="00E72285">
            <w:pPr>
              <w:spacing w:line="400" w:lineRule="exact"/>
              <w:ind w:firstLineChars="5" w:firstLine="11"/>
              <w:rPr>
                <w:b/>
                <w:bCs/>
                <w:sz w:val="21"/>
                <w:szCs w:val="21"/>
              </w:rPr>
            </w:pPr>
            <w:r w:rsidRPr="00E72285">
              <w:rPr>
                <w:rFonts w:hint="eastAsia"/>
                <w:b/>
                <w:bCs/>
                <w:sz w:val="21"/>
                <w:szCs w:val="21"/>
              </w:rPr>
              <w:t>测试环境</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19101F28" w14:textId="77777777" w:rsidR="00C46B69" w:rsidRPr="00E72285" w:rsidRDefault="00C46B69" w:rsidP="00E72285">
            <w:pPr>
              <w:spacing w:line="400" w:lineRule="exact"/>
              <w:ind w:firstLineChars="5" w:firstLine="10"/>
              <w:rPr>
                <w:sz w:val="21"/>
                <w:szCs w:val="21"/>
              </w:rPr>
            </w:pPr>
            <w:r w:rsidRPr="00E72285">
              <w:rPr>
                <w:rFonts w:hint="eastAsia"/>
                <w:sz w:val="21"/>
                <w:szCs w:val="21"/>
              </w:rPr>
              <w:t>计算机操作系统：</w:t>
            </w:r>
            <w:r w:rsidRPr="00E72285">
              <w:rPr>
                <w:sz w:val="21"/>
                <w:szCs w:val="21"/>
              </w:rPr>
              <w:t>Windows7</w:t>
            </w:r>
            <w:r w:rsidRPr="00E72285">
              <w:rPr>
                <w:rFonts w:hint="eastAsia"/>
                <w:sz w:val="21"/>
                <w:szCs w:val="21"/>
              </w:rPr>
              <w:t>，浏览器：</w:t>
            </w:r>
            <w:r w:rsidRPr="00E72285">
              <w:rPr>
                <w:sz w:val="21"/>
                <w:szCs w:val="21"/>
              </w:rPr>
              <w:t>Chrome</w:t>
            </w:r>
          </w:p>
        </w:tc>
      </w:tr>
      <w:tr w:rsidR="00C46B69" w:rsidRPr="00E72285" w14:paraId="442DC622"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706F95A0" w14:textId="77777777" w:rsidR="00C46B69" w:rsidRPr="00E72285" w:rsidRDefault="00C46B69" w:rsidP="00E72285">
            <w:pPr>
              <w:spacing w:line="400" w:lineRule="exact"/>
              <w:ind w:firstLineChars="5" w:firstLine="11"/>
              <w:rPr>
                <w:b/>
                <w:bCs/>
                <w:sz w:val="21"/>
                <w:szCs w:val="21"/>
              </w:rPr>
            </w:pPr>
            <w:r w:rsidRPr="00E72285">
              <w:rPr>
                <w:rFonts w:hint="eastAsia"/>
                <w:b/>
                <w:bCs/>
                <w:sz w:val="21"/>
                <w:szCs w:val="21"/>
              </w:rPr>
              <w:t>限制条件</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03CC0022" w14:textId="77777777" w:rsidR="00C46B69" w:rsidRPr="00E72285" w:rsidRDefault="00C46B69" w:rsidP="00E72285">
            <w:pPr>
              <w:spacing w:line="400" w:lineRule="exact"/>
              <w:ind w:firstLineChars="5" w:firstLine="10"/>
              <w:rPr>
                <w:sz w:val="21"/>
                <w:szCs w:val="21"/>
              </w:rPr>
            </w:pPr>
            <w:r w:rsidRPr="00E72285">
              <w:rPr>
                <w:rFonts w:hint="eastAsia"/>
                <w:sz w:val="21"/>
                <w:szCs w:val="21"/>
              </w:rPr>
              <w:t>无</w:t>
            </w:r>
          </w:p>
        </w:tc>
      </w:tr>
      <w:tr w:rsidR="00C46B69" w:rsidRPr="00E72285" w14:paraId="54E32436"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2B16DF85" w14:textId="77777777" w:rsidR="00C46B69" w:rsidRPr="00E72285" w:rsidRDefault="00C46B69" w:rsidP="00E72285">
            <w:pPr>
              <w:spacing w:line="400" w:lineRule="exact"/>
              <w:ind w:firstLineChars="5" w:firstLine="11"/>
              <w:rPr>
                <w:b/>
                <w:bCs/>
                <w:sz w:val="21"/>
                <w:szCs w:val="21"/>
              </w:rPr>
            </w:pPr>
            <w:r w:rsidRPr="00E72285">
              <w:rPr>
                <w:rFonts w:hint="eastAsia"/>
                <w:b/>
                <w:bCs/>
                <w:sz w:val="21"/>
                <w:szCs w:val="21"/>
              </w:rPr>
              <w:t>测试功能</w:t>
            </w:r>
          </w:p>
        </w:tc>
        <w:tc>
          <w:tcPr>
            <w:tcW w:w="1171" w:type="dxa"/>
            <w:tcBorders>
              <w:top w:val="single" w:sz="4" w:space="0" w:color="auto"/>
              <w:left w:val="single" w:sz="4" w:space="0" w:color="auto"/>
              <w:bottom w:val="single" w:sz="4" w:space="0" w:color="auto"/>
              <w:right w:val="single" w:sz="4" w:space="0" w:color="auto"/>
            </w:tcBorders>
            <w:vAlign w:val="center"/>
            <w:hideMark/>
          </w:tcPr>
          <w:p w14:paraId="2789AAA3" w14:textId="77777777" w:rsidR="00C46B69" w:rsidRPr="00E72285" w:rsidRDefault="00C46B69" w:rsidP="00E72285">
            <w:pPr>
              <w:spacing w:line="400" w:lineRule="exact"/>
              <w:ind w:firstLineChars="5" w:firstLine="11"/>
              <w:rPr>
                <w:b/>
                <w:bCs/>
                <w:sz w:val="21"/>
                <w:szCs w:val="21"/>
              </w:rPr>
            </w:pPr>
            <w:r w:rsidRPr="00E72285">
              <w:rPr>
                <w:rFonts w:hint="eastAsia"/>
                <w:b/>
                <w:bCs/>
                <w:sz w:val="21"/>
                <w:szCs w:val="21"/>
              </w:rPr>
              <w:t>输入内容</w:t>
            </w:r>
          </w:p>
        </w:tc>
        <w:tc>
          <w:tcPr>
            <w:tcW w:w="2253" w:type="dxa"/>
            <w:tcBorders>
              <w:top w:val="single" w:sz="4" w:space="0" w:color="auto"/>
              <w:left w:val="single" w:sz="4" w:space="0" w:color="auto"/>
              <w:bottom w:val="single" w:sz="4" w:space="0" w:color="auto"/>
              <w:right w:val="single" w:sz="4" w:space="0" w:color="auto"/>
            </w:tcBorders>
            <w:vAlign w:val="center"/>
            <w:hideMark/>
          </w:tcPr>
          <w:p w14:paraId="67640754" w14:textId="77777777" w:rsidR="00C46B69" w:rsidRPr="00E72285" w:rsidRDefault="00C46B69" w:rsidP="00E72285">
            <w:pPr>
              <w:spacing w:line="400" w:lineRule="exact"/>
              <w:ind w:firstLineChars="5" w:firstLine="11"/>
              <w:rPr>
                <w:b/>
                <w:bCs/>
                <w:sz w:val="21"/>
                <w:szCs w:val="21"/>
              </w:rPr>
            </w:pPr>
            <w:r w:rsidRPr="00E72285">
              <w:rPr>
                <w:rFonts w:hint="eastAsia"/>
                <w:b/>
                <w:bCs/>
                <w:sz w:val="21"/>
                <w:szCs w:val="21"/>
              </w:rPr>
              <w:t>测试过程</w:t>
            </w:r>
          </w:p>
        </w:tc>
        <w:tc>
          <w:tcPr>
            <w:tcW w:w="1515" w:type="dxa"/>
            <w:tcBorders>
              <w:top w:val="single" w:sz="4" w:space="0" w:color="auto"/>
              <w:left w:val="single" w:sz="4" w:space="0" w:color="auto"/>
              <w:bottom w:val="single" w:sz="4" w:space="0" w:color="auto"/>
              <w:right w:val="single" w:sz="4" w:space="0" w:color="auto"/>
            </w:tcBorders>
            <w:vAlign w:val="center"/>
            <w:hideMark/>
          </w:tcPr>
          <w:p w14:paraId="037A12BC" w14:textId="77777777" w:rsidR="00C46B69" w:rsidRPr="00E72285" w:rsidRDefault="00C46B69" w:rsidP="00E72285">
            <w:pPr>
              <w:spacing w:line="400" w:lineRule="exact"/>
              <w:ind w:firstLineChars="5" w:firstLine="11"/>
              <w:rPr>
                <w:b/>
                <w:bCs/>
                <w:sz w:val="21"/>
                <w:szCs w:val="21"/>
              </w:rPr>
            </w:pPr>
            <w:r w:rsidRPr="00E72285">
              <w:rPr>
                <w:rFonts w:hint="eastAsia"/>
                <w:b/>
                <w:bCs/>
                <w:sz w:val="21"/>
                <w:szCs w:val="21"/>
              </w:rPr>
              <w:t>输出期望</w:t>
            </w:r>
          </w:p>
        </w:tc>
        <w:tc>
          <w:tcPr>
            <w:tcW w:w="1770" w:type="dxa"/>
            <w:tcBorders>
              <w:top w:val="single" w:sz="4" w:space="0" w:color="auto"/>
              <w:left w:val="single" w:sz="4" w:space="0" w:color="auto"/>
              <w:bottom w:val="single" w:sz="4" w:space="0" w:color="auto"/>
              <w:right w:val="single" w:sz="4" w:space="0" w:color="auto"/>
            </w:tcBorders>
            <w:vAlign w:val="center"/>
            <w:hideMark/>
          </w:tcPr>
          <w:p w14:paraId="7D2D7B61" w14:textId="77777777" w:rsidR="00C46B69" w:rsidRPr="00E72285" w:rsidRDefault="00C46B69" w:rsidP="00E72285">
            <w:pPr>
              <w:spacing w:line="400" w:lineRule="exact"/>
              <w:ind w:firstLineChars="5" w:firstLine="11"/>
              <w:rPr>
                <w:b/>
                <w:bCs/>
                <w:sz w:val="21"/>
                <w:szCs w:val="21"/>
              </w:rPr>
            </w:pPr>
            <w:r w:rsidRPr="00E72285">
              <w:rPr>
                <w:rFonts w:hint="eastAsia"/>
                <w:b/>
                <w:bCs/>
                <w:sz w:val="21"/>
                <w:szCs w:val="21"/>
              </w:rPr>
              <w:t>实际输出内容</w:t>
            </w:r>
          </w:p>
        </w:tc>
      </w:tr>
      <w:tr w:rsidR="00C46B69" w:rsidRPr="00E72285" w14:paraId="6B17F47B"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28F0FBB8" w14:textId="1AD58D56" w:rsidR="00C46B69" w:rsidRPr="00E72285" w:rsidRDefault="006D5B0C" w:rsidP="00E72285">
            <w:pPr>
              <w:spacing w:line="400" w:lineRule="exact"/>
              <w:ind w:firstLineChars="5" w:firstLine="10"/>
              <w:rPr>
                <w:sz w:val="21"/>
                <w:szCs w:val="21"/>
              </w:rPr>
            </w:pPr>
            <w:r w:rsidRPr="00E72285">
              <w:rPr>
                <w:rFonts w:hint="eastAsia"/>
                <w:sz w:val="21"/>
                <w:szCs w:val="21"/>
              </w:rPr>
              <w:t>Nginx</w:t>
            </w:r>
            <w:r w:rsidRPr="00E72285">
              <w:rPr>
                <w:sz w:val="21"/>
                <w:szCs w:val="21"/>
              </w:rPr>
              <w:t>反向代理服务器</w:t>
            </w:r>
            <w:r w:rsidRPr="00E72285">
              <w:rPr>
                <w:rFonts w:hint="eastAsia"/>
                <w:sz w:val="21"/>
                <w:szCs w:val="21"/>
              </w:rPr>
              <w:t>向</w:t>
            </w:r>
            <w:r w:rsidRPr="00E72285">
              <w:rPr>
                <w:sz w:val="21"/>
                <w:szCs w:val="21"/>
              </w:rPr>
              <w:t>转发的</w:t>
            </w:r>
            <w:r w:rsidRPr="00E72285">
              <w:rPr>
                <w:rFonts w:hint="eastAsia"/>
                <w:sz w:val="21"/>
                <w:szCs w:val="21"/>
              </w:rPr>
              <w:t>响应</w:t>
            </w:r>
            <w:r w:rsidRPr="00E72285">
              <w:rPr>
                <w:sz w:val="21"/>
                <w:szCs w:val="21"/>
              </w:rPr>
              <w:t>HTML</w:t>
            </w:r>
            <w:r w:rsidRPr="00E72285">
              <w:rPr>
                <w:sz w:val="21"/>
                <w:szCs w:val="21"/>
              </w:rPr>
              <w:t>页面注入</w:t>
            </w:r>
            <w:r w:rsidRPr="00E72285">
              <w:rPr>
                <w:sz w:val="21"/>
                <w:szCs w:val="21"/>
              </w:rPr>
              <w:t>ID</w:t>
            </w:r>
          </w:p>
        </w:tc>
        <w:tc>
          <w:tcPr>
            <w:tcW w:w="1171" w:type="dxa"/>
            <w:tcBorders>
              <w:top w:val="single" w:sz="4" w:space="0" w:color="auto"/>
              <w:left w:val="single" w:sz="4" w:space="0" w:color="auto"/>
              <w:bottom w:val="single" w:sz="4" w:space="0" w:color="auto"/>
              <w:right w:val="single" w:sz="4" w:space="0" w:color="auto"/>
            </w:tcBorders>
            <w:vAlign w:val="center"/>
            <w:hideMark/>
          </w:tcPr>
          <w:p w14:paraId="3FF57BFD" w14:textId="4D96006E" w:rsidR="00C46B69" w:rsidRPr="00E72285" w:rsidRDefault="006D5B0C" w:rsidP="00E72285">
            <w:pPr>
              <w:spacing w:line="400" w:lineRule="exact"/>
              <w:ind w:firstLineChars="5" w:firstLine="10"/>
              <w:rPr>
                <w:sz w:val="21"/>
                <w:szCs w:val="21"/>
              </w:rPr>
            </w:pPr>
            <w:r w:rsidRPr="00E72285">
              <w:rPr>
                <w:rFonts w:hint="eastAsia"/>
                <w:sz w:val="21"/>
                <w:szCs w:val="21"/>
              </w:rPr>
              <w:t>目标网站的</w:t>
            </w:r>
            <w:r w:rsidRPr="00E72285">
              <w:rPr>
                <w:sz w:val="21"/>
                <w:szCs w:val="21"/>
              </w:rPr>
              <w:t>响应包</w:t>
            </w:r>
          </w:p>
        </w:tc>
        <w:tc>
          <w:tcPr>
            <w:tcW w:w="2253" w:type="dxa"/>
            <w:tcBorders>
              <w:top w:val="single" w:sz="4" w:space="0" w:color="auto"/>
              <w:left w:val="single" w:sz="4" w:space="0" w:color="auto"/>
              <w:bottom w:val="single" w:sz="4" w:space="0" w:color="auto"/>
              <w:right w:val="single" w:sz="4" w:space="0" w:color="auto"/>
            </w:tcBorders>
            <w:vAlign w:val="center"/>
            <w:hideMark/>
          </w:tcPr>
          <w:p w14:paraId="47A270F3" w14:textId="5A642B65" w:rsidR="00C46B69" w:rsidRPr="00E72285" w:rsidRDefault="006D5B0C" w:rsidP="00E72285">
            <w:pPr>
              <w:spacing w:line="400" w:lineRule="exact"/>
              <w:ind w:firstLineChars="5" w:firstLine="10"/>
              <w:rPr>
                <w:sz w:val="21"/>
                <w:szCs w:val="21"/>
              </w:rPr>
            </w:pPr>
            <w:r w:rsidRPr="00E72285">
              <w:rPr>
                <w:rFonts w:hint="eastAsia"/>
                <w:sz w:val="21"/>
                <w:szCs w:val="21"/>
              </w:rPr>
              <w:t>当响应文件</w:t>
            </w:r>
            <w:r w:rsidRPr="00E72285">
              <w:rPr>
                <w:sz w:val="21"/>
                <w:szCs w:val="21"/>
              </w:rPr>
              <w:t>类型是</w:t>
            </w:r>
            <w:r w:rsidR="00F00740" w:rsidRPr="00F00740">
              <w:rPr>
                <w:rFonts w:hint="eastAsia"/>
                <w:sz w:val="21"/>
                <w:szCs w:val="21"/>
              </w:rPr>
              <w:t>“</w:t>
            </w:r>
            <w:r w:rsidR="00613789" w:rsidRPr="00E72285">
              <w:rPr>
                <w:sz w:val="21"/>
                <w:szCs w:val="21"/>
              </w:rPr>
              <w:t>”text/html</w:t>
            </w:r>
            <w:proofErr w:type="gramStart"/>
            <w:r w:rsidR="00F00740" w:rsidRPr="00F00740">
              <w:rPr>
                <w:rFonts w:hint="eastAsia"/>
                <w:sz w:val="21"/>
                <w:szCs w:val="21"/>
              </w:rPr>
              <w:t>”</w:t>
            </w:r>
            <w:proofErr w:type="gramEnd"/>
            <w:r w:rsidRPr="00E72285">
              <w:rPr>
                <w:sz w:val="21"/>
                <w:szCs w:val="21"/>
              </w:rPr>
              <w:t>时，解析</w:t>
            </w:r>
            <w:r w:rsidRPr="00E72285">
              <w:rPr>
                <w:sz w:val="21"/>
                <w:szCs w:val="21"/>
              </w:rPr>
              <w:t>HTML</w:t>
            </w:r>
            <w:r w:rsidRPr="00E72285">
              <w:rPr>
                <w:sz w:val="21"/>
                <w:szCs w:val="21"/>
              </w:rPr>
              <w:t>，注入</w:t>
            </w:r>
            <w:r w:rsidRPr="00E72285">
              <w:rPr>
                <w:sz w:val="21"/>
                <w:szCs w:val="21"/>
              </w:rPr>
              <w:t>ID</w:t>
            </w:r>
          </w:p>
        </w:tc>
        <w:tc>
          <w:tcPr>
            <w:tcW w:w="1515" w:type="dxa"/>
            <w:tcBorders>
              <w:top w:val="single" w:sz="4" w:space="0" w:color="auto"/>
              <w:left w:val="single" w:sz="4" w:space="0" w:color="auto"/>
              <w:bottom w:val="single" w:sz="4" w:space="0" w:color="auto"/>
              <w:right w:val="single" w:sz="4" w:space="0" w:color="auto"/>
            </w:tcBorders>
            <w:vAlign w:val="center"/>
            <w:hideMark/>
          </w:tcPr>
          <w:p w14:paraId="3DD40487" w14:textId="1207B869" w:rsidR="00C46B69" w:rsidRPr="00E72285" w:rsidRDefault="006D5B0C" w:rsidP="00E72285">
            <w:pPr>
              <w:spacing w:line="400" w:lineRule="exact"/>
              <w:ind w:firstLineChars="5" w:firstLine="10"/>
              <w:rPr>
                <w:sz w:val="21"/>
                <w:szCs w:val="21"/>
              </w:rPr>
            </w:pPr>
            <w:r w:rsidRPr="00E72285">
              <w:rPr>
                <w:rFonts w:hint="eastAsia"/>
                <w:sz w:val="21"/>
                <w:szCs w:val="21"/>
              </w:rPr>
              <w:t>注入了</w:t>
            </w:r>
            <w:r w:rsidRPr="00E72285">
              <w:rPr>
                <w:rFonts w:hint="eastAsia"/>
                <w:sz w:val="21"/>
                <w:szCs w:val="21"/>
              </w:rPr>
              <w:t>ID</w:t>
            </w:r>
            <w:r w:rsidRPr="00E72285">
              <w:rPr>
                <w:sz w:val="21"/>
                <w:szCs w:val="21"/>
              </w:rPr>
              <w:t>的</w:t>
            </w:r>
            <w:r w:rsidRPr="00E72285">
              <w:rPr>
                <w:rFonts w:hint="eastAsia"/>
                <w:sz w:val="21"/>
                <w:szCs w:val="21"/>
              </w:rPr>
              <w:t>响应页面</w:t>
            </w:r>
          </w:p>
        </w:tc>
        <w:tc>
          <w:tcPr>
            <w:tcW w:w="1770" w:type="dxa"/>
            <w:tcBorders>
              <w:top w:val="single" w:sz="4" w:space="0" w:color="auto"/>
              <w:left w:val="single" w:sz="4" w:space="0" w:color="auto"/>
              <w:bottom w:val="single" w:sz="4" w:space="0" w:color="auto"/>
              <w:right w:val="single" w:sz="4" w:space="0" w:color="auto"/>
            </w:tcBorders>
            <w:vAlign w:val="center"/>
            <w:hideMark/>
          </w:tcPr>
          <w:p w14:paraId="09BE7840" w14:textId="3B38EBB3" w:rsidR="00C46B69" w:rsidRPr="00E72285" w:rsidRDefault="006D5B0C" w:rsidP="00E72285">
            <w:pPr>
              <w:spacing w:line="400" w:lineRule="exact"/>
              <w:ind w:firstLineChars="5" w:firstLine="10"/>
              <w:rPr>
                <w:sz w:val="21"/>
                <w:szCs w:val="21"/>
              </w:rPr>
            </w:pPr>
            <w:r w:rsidRPr="00E72285">
              <w:rPr>
                <w:rFonts w:hint="eastAsia"/>
                <w:sz w:val="21"/>
                <w:szCs w:val="21"/>
              </w:rPr>
              <w:t>注入了</w:t>
            </w:r>
            <w:r w:rsidRPr="00E72285">
              <w:rPr>
                <w:rFonts w:hint="eastAsia"/>
                <w:sz w:val="21"/>
                <w:szCs w:val="21"/>
              </w:rPr>
              <w:t>ID</w:t>
            </w:r>
            <w:r w:rsidRPr="00E72285">
              <w:rPr>
                <w:sz w:val="21"/>
                <w:szCs w:val="21"/>
              </w:rPr>
              <w:t>的</w:t>
            </w:r>
            <w:r w:rsidRPr="00E72285">
              <w:rPr>
                <w:rFonts w:hint="eastAsia"/>
                <w:sz w:val="21"/>
                <w:szCs w:val="21"/>
              </w:rPr>
              <w:t>响应页面</w:t>
            </w:r>
          </w:p>
        </w:tc>
      </w:tr>
    </w:tbl>
    <w:p w14:paraId="7C511118" w14:textId="77777777" w:rsidR="00C46B69" w:rsidRPr="00E72285" w:rsidRDefault="00C46B69" w:rsidP="00E72285">
      <w:pPr>
        <w:spacing w:line="400" w:lineRule="exact"/>
        <w:ind w:firstLine="480"/>
        <w:rPr>
          <w:sz w:val="21"/>
          <w:szCs w:val="21"/>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171"/>
        <w:gridCol w:w="2253"/>
        <w:gridCol w:w="1515"/>
        <w:gridCol w:w="1770"/>
      </w:tblGrid>
      <w:tr w:rsidR="00613789" w:rsidRPr="00E72285" w14:paraId="7AD942A4"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77B0687D" w14:textId="77777777" w:rsidR="00613789" w:rsidRPr="00E72285" w:rsidRDefault="00613789" w:rsidP="00E72285">
            <w:pPr>
              <w:spacing w:line="400" w:lineRule="exact"/>
              <w:ind w:firstLineChars="5" w:firstLine="11"/>
              <w:rPr>
                <w:b/>
                <w:bCs/>
                <w:sz w:val="21"/>
                <w:szCs w:val="21"/>
              </w:rPr>
            </w:pPr>
            <w:r w:rsidRPr="00E72285">
              <w:rPr>
                <w:rFonts w:hint="eastAsia"/>
                <w:b/>
                <w:bCs/>
                <w:sz w:val="21"/>
                <w:szCs w:val="21"/>
              </w:rPr>
              <w:t>测试编号</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45A58B2E" w14:textId="0F397F9E" w:rsidR="00613789" w:rsidRPr="00E72285" w:rsidRDefault="00E549B6" w:rsidP="00E72285">
            <w:pPr>
              <w:spacing w:line="400" w:lineRule="exact"/>
              <w:ind w:firstLineChars="5" w:firstLine="10"/>
              <w:rPr>
                <w:sz w:val="21"/>
                <w:szCs w:val="21"/>
              </w:rPr>
            </w:pPr>
            <w:r w:rsidRPr="00E72285">
              <w:rPr>
                <w:sz w:val="21"/>
                <w:szCs w:val="21"/>
              </w:rPr>
              <w:t>14</w:t>
            </w:r>
          </w:p>
        </w:tc>
      </w:tr>
      <w:tr w:rsidR="00613789" w:rsidRPr="00E72285" w14:paraId="2C03A4F6"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7BDE9319" w14:textId="77777777" w:rsidR="00613789" w:rsidRPr="00E72285" w:rsidRDefault="00613789" w:rsidP="00E72285">
            <w:pPr>
              <w:spacing w:line="400" w:lineRule="exact"/>
              <w:ind w:firstLineChars="5" w:firstLine="11"/>
              <w:rPr>
                <w:b/>
                <w:bCs/>
                <w:sz w:val="21"/>
                <w:szCs w:val="21"/>
              </w:rPr>
            </w:pPr>
            <w:r w:rsidRPr="00E72285">
              <w:rPr>
                <w:rFonts w:hint="eastAsia"/>
                <w:b/>
                <w:bCs/>
                <w:sz w:val="21"/>
                <w:szCs w:val="21"/>
              </w:rPr>
              <w:t>测试模块</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24BE1A4C" w14:textId="006F9845" w:rsidR="00613789" w:rsidRPr="00E72285" w:rsidRDefault="00C91D08" w:rsidP="004A7400">
            <w:pPr>
              <w:spacing w:line="400" w:lineRule="exact"/>
              <w:ind w:firstLineChars="5" w:firstLine="10"/>
              <w:rPr>
                <w:sz w:val="21"/>
                <w:szCs w:val="21"/>
              </w:rPr>
            </w:pPr>
            <w:r>
              <w:rPr>
                <w:rFonts w:hint="eastAsia"/>
                <w:sz w:val="21"/>
                <w:szCs w:val="21"/>
              </w:rPr>
              <w:t>代码混淆</w:t>
            </w:r>
          </w:p>
        </w:tc>
      </w:tr>
      <w:tr w:rsidR="00613789" w:rsidRPr="00E72285" w14:paraId="455EA475"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22DC328F" w14:textId="77777777" w:rsidR="00613789" w:rsidRPr="00E72285" w:rsidRDefault="00613789" w:rsidP="00E72285">
            <w:pPr>
              <w:spacing w:line="400" w:lineRule="exact"/>
              <w:ind w:firstLineChars="5" w:firstLine="11"/>
              <w:rPr>
                <w:b/>
                <w:bCs/>
                <w:sz w:val="21"/>
                <w:szCs w:val="21"/>
              </w:rPr>
            </w:pPr>
            <w:r w:rsidRPr="00E72285">
              <w:rPr>
                <w:rFonts w:hint="eastAsia"/>
                <w:b/>
                <w:bCs/>
                <w:sz w:val="21"/>
                <w:szCs w:val="21"/>
              </w:rPr>
              <w:t>测试环境</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748C4C79" w14:textId="77777777" w:rsidR="00613789" w:rsidRPr="00E72285" w:rsidRDefault="00613789" w:rsidP="00E72285">
            <w:pPr>
              <w:spacing w:line="400" w:lineRule="exact"/>
              <w:ind w:firstLineChars="5" w:firstLine="10"/>
              <w:rPr>
                <w:sz w:val="21"/>
                <w:szCs w:val="21"/>
              </w:rPr>
            </w:pPr>
            <w:r w:rsidRPr="00E72285">
              <w:rPr>
                <w:rFonts w:hint="eastAsia"/>
                <w:sz w:val="21"/>
                <w:szCs w:val="21"/>
              </w:rPr>
              <w:t>计算机操作系统：</w:t>
            </w:r>
            <w:r w:rsidRPr="00E72285">
              <w:rPr>
                <w:sz w:val="21"/>
                <w:szCs w:val="21"/>
              </w:rPr>
              <w:t>Windows7</w:t>
            </w:r>
            <w:r w:rsidRPr="00E72285">
              <w:rPr>
                <w:rFonts w:hint="eastAsia"/>
                <w:sz w:val="21"/>
                <w:szCs w:val="21"/>
              </w:rPr>
              <w:t>，浏览器：</w:t>
            </w:r>
            <w:r w:rsidRPr="00E72285">
              <w:rPr>
                <w:sz w:val="21"/>
                <w:szCs w:val="21"/>
              </w:rPr>
              <w:t>Chrome</w:t>
            </w:r>
          </w:p>
        </w:tc>
      </w:tr>
      <w:tr w:rsidR="00613789" w:rsidRPr="00E72285" w14:paraId="722284D9"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AD808ED" w14:textId="77777777" w:rsidR="00613789" w:rsidRPr="00E72285" w:rsidRDefault="00613789" w:rsidP="00E72285">
            <w:pPr>
              <w:spacing w:line="400" w:lineRule="exact"/>
              <w:ind w:firstLineChars="5" w:firstLine="11"/>
              <w:rPr>
                <w:b/>
                <w:bCs/>
                <w:sz w:val="21"/>
                <w:szCs w:val="21"/>
              </w:rPr>
            </w:pPr>
            <w:r w:rsidRPr="00E72285">
              <w:rPr>
                <w:rFonts w:hint="eastAsia"/>
                <w:b/>
                <w:bCs/>
                <w:sz w:val="21"/>
                <w:szCs w:val="21"/>
              </w:rPr>
              <w:t>限制条件</w:t>
            </w:r>
          </w:p>
        </w:tc>
        <w:tc>
          <w:tcPr>
            <w:tcW w:w="6709" w:type="dxa"/>
            <w:gridSpan w:val="4"/>
            <w:tcBorders>
              <w:top w:val="single" w:sz="4" w:space="0" w:color="auto"/>
              <w:left w:val="single" w:sz="4" w:space="0" w:color="auto"/>
              <w:bottom w:val="single" w:sz="4" w:space="0" w:color="auto"/>
              <w:right w:val="single" w:sz="4" w:space="0" w:color="auto"/>
            </w:tcBorders>
            <w:vAlign w:val="center"/>
            <w:hideMark/>
          </w:tcPr>
          <w:p w14:paraId="2CDB3F92" w14:textId="77777777" w:rsidR="00613789" w:rsidRPr="00E72285" w:rsidRDefault="00613789" w:rsidP="00E72285">
            <w:pPr>
              <w:spacing w:line="400" w:lineRule="exact"/>
              <w:ind w:firstLineChars="5" w:firstLine="10"/>
              <w:rPr>
                <w:sz w:val="21"/>
                <w:szCs w:val="21"/>
              </w:rPr>
            </w:pPr>
            <w:r w:rsidRPr="00E72285">
              <w:rPr>
                <w:rFonts w:hint="eastAsia"/>
                <w:sz w:val="21"/>
                <w:szCs w:val="21"/>
              </w:rPr>
              <w:t>无</w:t>
            </w:r>
          </w:p>
        </w:tc>
      </w:tr>
      <w:tr w:rsidR="00613789" w:rsidRPr="00E72285" w14:paraId="2E506F80"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314F7D9B" w14:textId="77777777" w:rsidR="00613789" w:rsidRPr="00E72285" w:rsidRDefault="00613789" w:rsidP="00E72285">
            <w:pPr>
              <w:spacing w:line="400" w:lineRule="exact"/>
              <w:ind w:firstLineChars="5" w:firstLine="11"/>
              <w:rPr>
                <w:b/>
                <w:bCs/>
                <w:sz w:val="21"/>
                <w:szCs w:val="21"/>
              </w:rPr>
            </w:pPr>
            <w:r w:rsidRPr="00E72285">
              <w:rPr>
                <w:rFonts w:hint="eastAsia"/>
                <w:b/>
                <w:bCs/>
                <w:sz w:val="21"/>
                <w:szCs w:val="21"/>
              </w:rPr>
              <w:t>测试功能</w:t>
            </w:r>
          </w:p>
        </w:tc>
        <w:tc>
          <w:tcPr>
            <w:tcW w:w="1171" w:type="dxa"/>
            <w:tcBorders>
              <w:top w:val="single" w:sz="4" w:space="0" w:color="auto"/>
              <w:left w:val="single" w:sz="4" w:space="0" w:color="auto"/>
              <w:bottom w:val="single" w:sz="4" w:space="0" w:color="auto"/>
              <w:right w:val="single" w:sz="4" w:space="0" w:color="auto"/>
            </w:tcBorders>
            <w:vAlign w:val="center"/>
            <w:hideMark/>
          </w:tcPr>
          <w:p w14:paraId="5192780D" w14:textId="77777777" w:rsidR="00613789" w:rsidRPr="00E72285" w:rsidRDefault="00613789" w:rsidP="00E72285">
            <w:pPr>
              <w:spacing w:line="400" w:lineRule="exact"/>
              <w:ind w:firstLineChars="5" w:firstLine="11"/>
              <w:rPr>
                <w:b/>
                <w:bCs/>
                <w:sz w:val="21"/>
                <w:szCs w:val="21"/>
              </w:rPr>
            </w:pPr>
            <w:r w:rsidRPr="00E72285">
              <w:rPr>
                <w:rFonts w:hint="eastAsia"/>
                <w:b/>
                <w:bCs/>
                <w:sz w:val="21"/>
                <w:szCs w:val="21"/>
              </w:rPr>
              <w:t>输入内容</w:t>
            </w:r>
          </w:p>
        </w:tc>
        <w:tc>
          <w:tcPr>
            <w:tcW w:w="2253" w:type="dxa"/>
            <w:tcBorders>
              <w:top w:val="single" w:sz="4" w:space="0" w:color="auto"/>
              <w:left w:val="single" w:sz="4" w:space="0" w:color="auto"/>
              <w:bottom w:val="single" w:sz="4" w:space="0" w:color="auto"/>
              <w:right w:val="single" w:sz="4" w:space="0" w:color="auto"/>
            </w:tcBorders>
            <w:vAlign w:val="center"/>
            <w:hideMark/>
          </w:tcPr>
          <w:p w14:paraId="7B147544" w14:textId="77777777" w:rsidR="00613789" w:rsidRPr="00E72285" w:rsidRDefault="00613789" w:rsidP="00E72285">
            <w:pPr>
              <w:spacing w:line="400" w:lineRule="exact"/>
              <w:ind w:firstLineChars="5" w:firstLine="11"/>
              <w:rPr>
                <w:b/>
                <w:bCs/>
                <w:sz w:val="21"/>
                <w:szCs w:val="21"/>
              </w:rPr>
            </w:pPr>
            <w:r w:rsidRPr="00E72285">
              <w:rPr>
                <w:rFonts w:hint="eastAsia"/>
                <w:b/>
                <w:bCs/>
                <w:sz w:val="21"/>
                <w:szCs w:val="21"/>
              </w:rPr>
              <w:t>测试过程</w:t>
            </w:r>
          </w:p>
        </w:tc>
        <w:tc>
          <w:tcPr>
            <w:tcW w:w="1515" w:type="dxa"/>
            <w:tcBorders>
              <w:top w:val="single" w:sz="4" w:space="0" w:color="auto"/>
              <w:left w:val="single" w:sz="4" w:space="0" w:color="auto"/>
              <w:bottom w:val="single" w:sz="4" w:space="0" w:color="auto"/>
              <w:right w:val="single" w:sz="4" w:space="0" w:color="auto"/>
            </w:tcBorders>
            <w:vAlign w:val="center"/>
            <w:hideMark/>
          </w:tcPr>
          <w:p w14:paraId="5AE3BD25" w14:textId="77777777" w:rsidR="00613789" w:rsidRPr="00E72285" w:rsidRDefault="00613789" w:rsidP="00E72285">
            <w:pPr>
              <w:spacing w:line="400" w:lineRule="exact"/>
              <w:ind w:firstLineChars="5" w:firstLine="11"/>
              <w:rPr>
                <w:b/>
                <w:bCs/>
                <w:sz w:val="21"/>
                <w:szCs w:val="21"/>
              </w:rPr>
            </w:pPr>
            <w:r w:rsidRPr="00E72285">
              <w:rPr>
                <w:rFonts w:hint="eastAsia"/>
                <w:b/>
                <w:bCs/>
                <w:sz w:val="21"/>
                <w:szCs w:val="21"/>
              </w:rPr>
              <w:t>输出期望</w:t>
            </w:r>
          </w:p>
        </w:tc>
        <w:tc>
          <w:tcPr>
            <w:tcW w:w="1770" w:type="dxa"/>
            <w:tcBorders>
              <w:top w:val="single" w:sz="4" w:space="0" w:color="auto"/>
              <w:left w:val="single" w:sz="4" w:space="0" w:color="auto"/>
              <w:bottom w:val="single" w:sz="4" w:space="0" w:color="auto"/>
              <w:right w:val="single" w:sz="4" w:space="0" w:color="auto"/>
            </w:tcBorders>
            <w:vAlign w:val="center"/>
            <w:hideMark/>
          </w:tcPr>
          <w:p w14:paraId="6DDC0FA0" w14:textId="77777777" w:rsidR="00613789" w:rsidRPr="00E72285" w:rsidRDefault="00613789" w:rsidP="00E72285">
            <w:pPr>
              <w:spacing w:line="400" w:lineRule="exact"/>
              <w:ind w:firstLineChars="5" w:firstLine="11"/>
              <w:rPr>
                <w:b/>
                <w:bCs/>
                <w:sz w:val="21"/>
                <w:szCs w:val="21"/>
              </w:rPr>
            </w:pPr>
            <w:r w:rsidRPr="00E72285">
              <w:rPr>
                <w:rFonts w:hint="eastAsia"/>
                <w:b/>
                <w:bCs/>
                <w:sz w:val="21"/>
                <w:szCs w:val="21"/>
              </w:rPr>
              <w:t>实际输出内容</w:t>
            </w:r>
          </w:p>
        </w:tc>
      </w:tr>
      <w:tr w:rsidR="00613789" w:rsidRPr="00E72285" w14:paraId="387FB9EE" w14:textId="77777777" w:rsidTr="0038479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ED25D6F" w14:textId="014E3A9D" w:rsidR="00613789" w:rsidRPr="00E72285" w:rsidRDefault="00613789" w:rsidP="00E72285">
            <w:pPr>
              <w:spacing w:line="400" w:lineRule="exact"/>
              <w:ind w:firstLineChars="5" w:firstLine="10"/>
              <w:rPr>
                <w:sz w:val="21"/>
                <w:szCs w:val="21"/>
              </w:rPr>
            </w:pPr>
            <w:r w:rsidRPr="00E72285">
              <w:rPr>
                <w:rFonts w:hint="eastAsia"/>
                <w:sz w:val="21"/>
                <w:szCs w:val="21"/>
              </w:rPr>
              <w:t>Nginx</w:t>
            </w:r>
            <w:r w:rsidRPr="00E72285">
              <w:rPr>
                <w:sz w:val="21"/>
                <w:szCs w:val="21"/>
              </w:rPr>
              <w:t>反向代理服务器</w:t>
            </w:r>
            <w:r w:rsidRPr="00E72285">
              <w:rPr>
                <w:rFonts w:hint="eastAsia"/>
                <w:sz w:val="21"/>
                <w:szCs w:val="21"/>
              </w:rPr>
              <w:t>向</w:t>
            </w:r>
            <w:r w:rsidRPr="00E72285">
              <w:rPr>
                <w:sz w:val="21"/>
                <w:szCs w:val="21"/>
              </w:rPr>
              <w:t>转发的</w:t>
            </w:r>
            <w:r w:rsidRPr="00E72285">
              <w:rPr>
                <w:rFonts w:hint="eastAsia"/>
                <w:sz w:val="21"/>
                <w:szCs w:val="21"/>
              </w:rPr>
              <w:t>响应</w:t>
            </w:r>
            <w:r w:rsidR="00C91D08">
              <w:rPr>
                <w:sz w:val="21"/>
                <w:szCs w:val="21"/>
              </w:rPr>
              <w:t>JavaScript</w:t>
            </w:r>
            <w:r w:rsidRPr="00E72285">
              <w:rPr>
                <w:rFonts w:hint="eastAsia"/>
                <w:sz w:val="21"/>
                <w:szCs w:val="21"/>
              </w:rPr>
              <w:t>文件</w:t>
            </w:r>
            <w:r w:rsidRPr="00E72285">
              <w:rPr>
                <w:sz w:val="21"/>
                <w:szCs w:val="21"/>
              </w:rPr>
              <w:t>进行混淆</w:t>
            </w:r>
          </w:p>
        </w:tc>
        <w:tc>
          <w:tcPr>
            <w:tcW w:w="1171" w:type="dxa"/>
            <w:tcBorders>
              <w:top w:val="single" w:sz="4" w:space="0" w:color="auto"/>
              <w:left w:val="single" w:sz="4" w:space="0" w:color="auto"/>
              <w:bottom w:val="single" w:sz="4" w:space="0" w:color="auto"/>
              <w:right w:val="single" w:sz="4" w:space="0" w:color="auto"/>
            </w:tcBorders>
            <w:vAlign w:val="center"/>
            <w:hideMark/>
          </w:tcPr>
          <w:p w14:paraId="475766A8" w14:textId="77777777" w:rsidR="00613789" w:rsidRPr="00E72285" w:rsidRDefault="00613789" w:rsidP="00E72285">
            <w:pPr>
              <w:spacing w:line="400" w:lineRule="exact"/>
              <w:ind w:firstLineChars="5" w:firstLine="10"/>
              <w:rPr>
                <w:sz w:val="21"/>
                <w:szCs w:val="21"/>
              </w:rPr>
            </w:pPr>
            <w:r w:rsidRPr="00E72285">
              <w:rPr>
                <w:rFonts w:hint="eastAsia"/>
                <w:sz w:val="21"/>
                <w:szCs w:val="21"/>
              </w:rPr>
              <w:t>目标网站的</w:t>
            </w:r>
            <w:r w:rsidRPr="00E72285">
              <w:rPr>
                <w:sz w:val="21"/>
                <w:szCs w:val="21"/>
              </w:rPr>
              <w:t>响应包</w:t>
            </w:r>
          </w:p>
        </w:tc>
        <w:tc>
          <w:tcPr>
            <w:tcW w:w="2253" w:type="dxa"/>
            <w:tcBorders>
              <w:top w:val="single" w:sz="4" w:space="0" w:color="auto"/>
              <w:left w:val="single" w:sz="4" w:space="0" w:color="auto"/>
              <w:bottom w:val="single" w:sz="4" w:space="0" w:color="auto"/>
              <w:right w:val="single" w:sz="4" w:space="0" w:color="auto"/>
            </w:tcBorders>
            <w:vAlign w:val="center"/>
            <w:hideMark/>
          </w:tcPr>
          <w:p w14:paraId="7F0A141E" w14:textId="1F3AA982" w:rsidR="00613789" w:rsidRPr="00E72285" w:rsidRDefault="00613789" w:rsidP="00E72285">
            <w:pPr>
              <w:spacing w:line="400" w:lineRule="exact"/>
              <w:ind w:firstLineChars="5" w:firstLine="10"/>
              <w:rPr>
                <w:sz w:val="21"/>
                <w:szCs w:val="21"/>
              </w:rPr>
            </w:pPr>
            <w:r w:rsidRPr="00E72285">
              <w:rPr>
                <w:rFonts w:hint="eastAsia"/>
                <w:sz w:val="21"/>
                <w:szCs w:val="21"/>
              </w:rPr>
              <w:t>当响应文件</w:t>
            </w:r>
            <w:r w:rsidRPr="00E72285">
              <w:rPr>
                <w:sz w:val="21"/>
                <w:szCs w:val="21"/>
              </w:rPr>
              <w:t>类型是</w:t>
            </w:r>
            <w:r w:rsidR="00F25466" w:rsidRPr="00F00740">
              <w:rPr>
                <w:rFonts w:hint="eastAsia"/>
                <w:sz w:val="21"/>
                <w:szCs w:val="21"/>
              </w:rPr>
              <w:t>“</w:t>
            </w:r>
            <w:r w:rsidRPr="00E72285">
              <w:rPr>
                <w:sz w:val="21"/>
                <w:szCs w:val="21"/>
              </w:rPr>
              <w:t>application/JavaScript</w:t>
            </w:r>
            <w:r w:rsidR="00F25466" w:rsidRPr="00F00740">
              <w:rPr>
                <w:rFonts w:hint="eastAsia"/>
                <w:sz w:val="21"/>
                <w:szCs w:val="21"/>
              </w:rPr>
              <w:t>”</w:t>
            </w:r>
            <w:r w:rsidRPr="00E72285">
              <w:rPr>
                <w:sz w:val="21"/>
                <w:szCs w:val="21"/>
              </w:rPr>
              <w:t>时，</w:t>
            </w:r>
            <w:r w:rsidRPr="00E72285">
              <w:rPr>
                <w:rFonts w:hint="eastAsia"/>
                <w:sz w:val="21"/>
                <w:szCs w:val="21"/>
              </w:rPr>
              <w:t>对</w:t>
            </w:r>
            <w:r w:rsidRPr="00E72285">
              <w:rPr>
                <w:sz w:val="21"/>
                <w:szCs w:val="21"/>
              </w:rPr>
              <w:t>Java</w:t>
            </w:r>
            <w:r w:rsidR="00AA4B39" w:rsidRPr="00E72285">
              <w:rPr>
                <w:sz w:val="21"/>
                <w:szCs w:val="21"/>
              </w:rPr>
              <w:t>Script</w:t>
            </w:r>
            <w:r w:rsidR="00AA4B39" w:rsidRPr="00E72285">
              <w:rPr>
                <w:rFonts w:hint="eastAsia"/>
                <w:sz w:val="21"/>
                <w:szCs w:val="21"/>
              </w:rPr>
              <w:t>脚本</w:t>
            </w:r>
            <w:r w:rsidR="00AA4B39" w:rsidRPr="00E72285">
              <w:rPr>
                <w:sz w:val="21"/>
                <w:szCs w:val="21"/>
              </w:rPr>
              <w:t>进行混淆操作</w:t>
            </w:r>
          </w:p>
        </w:tc>
        <w:tc>
          <w:tcPr>
            <w:tcW w:w="1515" w:type="dxa"/>
            <w:tcBorders>
              <w:top w:val="single" w:sz="4" w:space="0" w:color="auto"/>
              <w:left w:val="single" w:sz="4" w:space="0" w:color="auto"/>
              <w:bottom w:val="single" w:sz="4" w:space="0" w:color="auto"/>
              <w:right w:val="single" w:sz="4" w:space="0" w:color="auto"/>
            </w:tcBorders>
            <w:vAlign w:val="center"/>
            <w:hideMark/>
          </w:tcPr>
          <w:p w14:paraId="40B2C1FA" w14:textId="3B24CF9C" w:rsidR="00613789" w:rsidRPr="00E72285" w:rsidRDefault="00AA4B39" w:rsidP="00E72285">
            <w:pPr>
              <w:spacing w:line="400" w:lineRule="exact"/>
              <w:ind w:firstLineChars="5" w:firstLine="10"/>
              <w:rPr>
                <w:sz w:val="21"/>
                <w:szCs w:val="21"/>
              </w:rPr>
            </w:pPr>
            <w:r w:rsidRPr="00E72285">
              <w:rPr>
                <w:rFonts w:hint="eastAsia"/>
                <w:sz w:val="21"/>
                <w:szCs w:val="21"/>
              </w:rPr>
              <w:t>混淆过的</w:t>
            </w:r>
            <w:r w:rsidRPr="00E72285">
              <w:rPr>
                <w:rFonts w:hint="eastAsia"/>
                <w:sz w:val="21"/>
                <w:szCs w:val="21"/>
              </w:rPr>
              <w:t>JavaScript</w:t>
            </w:r>
          </w:p>
        </w:tc>
        <w:tc>
          <w:tcPr>
            <w:tcW w:w="1770" w:type="dxa"/>
            <w:tcBorders>
              <w:top w:val="single" w:sz="4" w:space="0" w:color="auto"/>
              <w:left w:val="single" w:sz="4" w:space="0" w:color="auto"/>
              <w:bottom w:val="single" w:sz="4" w:space="0" w:color="auto"/>
              <w:right w:val="single" w:sz="4" w:space="0" w:color="auto"/>
            </w:tcBorders>
            <w:vAlign w:val="center"/>
            <w:hideMark/>
          </w:tcPr>
          <w:p w14:paraId="24C8700F" w14:textId="3A67CCB3" w:rsidR="00613789" w:rsidRPr="00E72285" w:rsidRDefault="00AA4B39" w:rsidP="00E72285">
            <w:pPr>
              <w:spacing w:line="400" w:lineRule="exact"/>
              <w:ind w:firstLineChars="5" w:firstLine="10"/>
              <w:rPr>
                <w:sz w:val="21"/>
                <w:szCs w:val="21"/>
              </w:rPr>
            </w:pPr>
            <w:r w:rsidRPr="00E72285">
              <w:rPr>
                <w:rFonts w:hint="eastAsia"/>
                <w:sz w:val="21"/>
                <w:szCs w:val="21"/>
              </w:rPr>
              <w:t>混淆过的</w:t>
            </w:r>
            <w:r w:rsidRPr="00E72285">
              <w:rPr>
                <w:rFonts w:hint="eastAsia"/>
                <w:sz w:val="21"/>
                <w:szCs w:val="21"/>
              </w:rPr>
              <w:t>JavaScript</w:t>
            </w:r>
          </w:p>
        </w:tc>
      </w:tr>
    </w:tbl>
    <w:p w14:paraId="5341A3A2" w14:textId="77777777" w:rsidR="003963E8" w:rsidRDefault="003963E8" w:rsidP="0001699C">
      <w:pPr>
        <w:spacing w:line="400" w:lineRule="exact"/>
        <w:ind w:firstLine="480"/>
      </w:pPr>
    </w:p>
    <w:p w14:paraId="1C1F6BF1" w14:textId="77777777" w:rsidR="003963E8" w:rsidRDefault="003963E8" w:rsidP="003963E8">
      <w:pPr>
        <w:keepNext/>
        <w:keepLines/>
        <w:spacing w:line="400" w:lineRule="exact"/>
        <w:ind w:firstLine="560"/>
        <w:outlineLvl w:val="1"/>
        <w:rPr>
          <w:rFonts w:eastAsia="黑体" w:cs="Times New Roman"/>
          <w:bCs/>
          <w:sz w:val="28"/>
          <w:szCs w:val="32"/>
        </w:rPr>
      </w:pPr>
      <w:bookmarkStart w:id="173" w:name="_Toc514534618"/>
      <w:bookmarkStart w:id="174" w:name="_Toc512648862"/>
      <w:bookmarkStart w:id="175" w:name="_Toc514845440"/>
      <w:bookmarkStart w:id="176" w:name="_Toc32401"/>
      <w:bookmarkStart w:id="177" w:name="_Toc7728451"/>
      <w:r w:rsidRPr="003963E8">
        <w:rPr>
          <w:rFonts w:eastAsia="黑体" w:cs="Times New Roman" w:hint="eastAsia"/>
          <w:bCs/>
          <w:sz w:val="28"/>
          <w:szCs w:val="32"/>
        </w:rPr>
        <w:t xml:space="preserve">5.3 </w:t>
      </w:r>
      <w:r w:rsidRPr="003963E8">
        <w:rPr>
          <w:rFonts w:eastAsia="黑体" w:cs="Times New Roman" w:hint="eastAsia"/>
          <w:bCs/>
          <w:sz w:val="28"/>
          <w:szCs w:val="32"/>
        </w:rPr>
        <w:t>测试结</w:t>
      </w:r>
      <w:bookmarkEnd w:id="173"/>
      <w:bookmarkEnd w:id="174"/>
      <w:bookmarkEnd w:id="175"/>
      <w:r w:rsidRPr="003963E8">
        <w:rPr>
          <w:rFonts w:eastAsia="黑体" w:cs="Times New Roman" w:hint="eastAsia"/>
          <w:bCs/>
          <w:sz w:val="28"/>
          <w:szCs w:val="32"/>
        </w:rPr>
        <w:t>论</w:t>
      </w:r>
      <w:bookmarkEnd w:id="176"/>
      <w:bookmarkEnd w:id="177"/>
    </w:p>
    <w:p w14:paraId="7C7CB591" w14:textId="12179D9F" w:rsidR="003963E8" w:rsidRPr="003963E8" w:rsidRDefault="003963E8" w:rsidP="003963E8">
      <w:pPr>
        <w:spacing w:line="400" w:lineRule="exact"/>
        <w:ind w:firstLineChars="200" w:firstLine="480"/>
        <w:rPr>
          <w:rFonts w:eastAsia="宋体" w:cs="Times New Roman"/>
        </w:rPr>
      </w:pPr>
      <w:r w:rsidRPr="003963E8">
        <w:rPr>
          <w:rFonts w:eastAsia="宋体" w:cs="Times New Roman" w:hint="eastAsia"/>
        </w:rPr>
        <w:t>经过详细的系统功能的测试，可以判定</w:t>
      </w:r>
      <w:r w:rsidR="002C5C01">
        <w:rPr>
          <w:rFonts w:eastAsia="宋体" w:cs="Times New Roman" w:hint="eastAsia"/>
        </w:rPr>
        <w:t>基于代码混淆的</w:t>
      </w:r>
      <w:r w:rsidR="002C5C01">
        <w:rPr>
          <w:rFonts w:eastAsia="宋体" w:cs="Times New Roman"/>
        </w:rPr>
        <w:t>Web</w:t>
      </w:r>
      <w:r w:rsidR="002C5C01">
        <w:rPr>
          <w:rFonts w:eastAsia="宋体" w:cs="Times New Roman"/>
        </w:rPr>
        <w:t>站点动态防御</w:t>
      </w:r>
      <w:r w:rsidRPr="003963E8">
        <w:rPr>
          <w:rFonts w:eastAsia="宋体" w:cs="Times New Roman" w:hint="eastAsia"/>
        </w:rPr>
        <w:t>系统可以实现预先规定的功能，能够满足用户的需求，并且</w:t>
      </w:r>
      <w:r w:rsidRPr="003963E8">
        <w:rPr>
          <w:rFonts w:eastAsia="宋体" w:cs="Times New Roman" w:hint="eastAsia"/>
        </w:rPr>
        <w:t>bug</w:t>
      </w:r>
      <w:r w:rsidRPr="003963E8">
        <w:rPr>
          <w:rFonts w:eastAsia="宋体" w:cs="Times New Roman" w:hint="eastAsia"/>
        </w:rPr>
        <w:t>率在可以预见和接受的范围内，系统功能测试通过。</w:t>
      </w:r>
    </w:p>
    <w:p w14:paraId="574E84A5" w14:textId="0907243A" w:rsidR="003963E8" w:rsidRPr="003963E8" w:rsidRDefault="003963E8" w:rsidP="003963E8">
      <w:pPr>
        <w:spacing w:line="400" w:lineRule="exact"/>
        <w:ind w:firstLineChars="200" w:firstLine="480"/>
        <w:rPr>
          <w:rFonts w:eastAsia="宋体" w:cs="Times New Roman"/>
        </w:rPr>
      </w:pPr>
      <w:r w:rsidRPr="003963E8">
        <w:rPr>
          <w:rFonts w:eastAsia="宋体" w:cs="Times New Roman" w:hint="eastAsia"/>
        </w:rPr>
        <w:t>系统在非功能性方面同样满足需求。可用性方面，系统</w:t>
      </w:r>
      <w:r w:rsidRPr="003963E8">
        <w:rPr>
          <w:rFonts w:eastAsia="宋体" w:cs="Times New Roman" w:hint="eastAsia"/>
        </w:rPr>
        <w:t>UI</w:t>
      </w:r>
      <w:r w:rsidRPr="003963E8">
        <w:rPr>
          <w:rFonts w:eastAsia="宋体" w:cs="Times New Roman" w:hint="eastAsia"/>
        </w:rPr>
        <w:t>设计友好规范，符合软件界面设计原则。</w:t>
      </w:r>
    </w:p>
    <w:p w14:paraId="0BF652BF" w14:textId="77777777" w:rsidR="003963E8" w:rsidRPr="003963E8" w:rsidRDefault="003963E8" w:rsidP="003963E8">
      <w:pPr>
        <w:keepNext/>
        <w:keepLines/>
        <w:spacing w:line="400" w:lineRule="exact"/>
        <w:ind w:firstLine="560"/>
        <w:outlineLvl w:val="1"/>
        <w:rPr>
          <w:rFonts w:eastAsia="黑体" w:cs="Times New Roman"/>
          <w:bCs/>
          <w:sz w:val="28"/>
          <w:szCs w:val="32"/>
        </w:rPr>
      </w:pPr>
      <w:bookmarkStart w:id="178" w:name="_Toc20053"/>
      <w:bookmarkStart w:id="179" w:name="_Toc7728452"/>
      <w:r w:rsidRPr="003963E8">
        <w:rPr>
          <w:rFonts w:eastAsia="黑体" w:cs="Times New Roman" w:hint="eastAsia"/>
          <w:bCs/>
          <w:sz w:val="28"/>
          <w:szCs w:val="32"/>
        </w:rPr>
        <w:t xml:space="preserve">5.4 </w:t>
      </w:r>
      <w:r w:rsidRPr="003963E8">
        <w:rPr>
          <w:rFonts w:eastAsia="黑体" w:cs="Times New Roman" w:hint="eastAsia"/>
          <w:bCs/>
          <w:sz w:val="28"/>
          <w:szCs w:val="32"/>
        </w:rPr>
        <w:t>小结</w:t>
      </w:r>
      <w:bookmarkEnd w:id="178"/>
      <w:bookmarkEnd w:id="179"/>
    </w:p>
    <w:p w14:paraId="03D116DF" w14:textId="0B667D78" w:rsidR="003963E8" w:rsidRPr="003963E8" w:rsidRDefault="003963E8" w:rsidP="003963E8">
      <w:pPr>
        <w:spacing w:line="400" w:lineRule="exact"/>
        <w:ind w:firstLineChars="200" w:firstLine="480"/>
        <w:rPr>
          <w:rFonts w:eastAsia="宋体" w:cs="Times New Roman"/>
        </w:rPr>
      </w:pPr>
      <w:r w:rsidRPr="003963E8">
        <w:rPr>
          <w:rFonts w:eastAsia="宋体" w:cs="Times New Roman" w:hint="eastAsia"/>
        </w:rPr>
        <w:t>本章节对于</w:t>
      </w:r>
      <w:r w:rsidR="006078A1">
        <w:rPr>
          <w:rFonts w:eastAsia="宋体" w:cs="Times New Roman" w:hint="eastAsia"/>
        </w:rPr>
        <w:t>基于代码混淆的</w:t>
      </w:r>
      <w:r w:rsidR="006078A1">
        <w:rPr>
          <w:rFonts w:eastAsia="宋体" w:cs="Times New Roman" w:hint="eastAsia"/>
        </w:rPr>
        <w:t>Web</w:t>
      </w:r>
      <w:r w:rsidR="006078A1">
        <w:rPr>
          <w:rFonts w:eastAsia="宋体" w:cs="Times New Roman" w:hint="eastAsia"/>
        </w:rPr>
        <w:t>站点动态防御系统</w:t>
      </w:r>
      <w:r w:rsidRPr="003963E8">
        <w:rPr>
          <w:rFonts w:eastAsia="宋体" w:cs="Times New Roman" w:hint="eastAsia"/>
        </w:rPr>
        <w:t>的测试环境、测试方法以及测试结果进行了详细描述，</w:t>
      </w:r>
      <w:r w:rsidR="006078A1">
        <w:rPr>
          <w:rFonts w:eastAsia="宋体" w:cs="Times New Roman" w:hint="eastAsia"/>
        </w:rPr>
        <w:t>测试</w:t>
      </w:r>
      <w:r w:rsidR="006078A1">
        <w:rPr>
          <w:rFonts w:eastAsia="宋体" w:cs="Times New Roman"/>
        </w:rPr>
        <w:t>结合功能的</w:t>
      </w:r>
      <w:r w:rsidR="006078A1">
        <w:rPr>
          <w:rFonts w:eastAsia="宋体" w:cs="Times New Roman" w:hint="eastAsia"/>
        </w:rPr>
        <w:t>黑盒测试</w:t>
      </w:r>
      <w:r w:rsidR="006078A1">
        <w:rPr>
          <w:rFonts w:eastAsia="宋体" w:cs="Times New Roman"/>
        </w:rPr>
        <w:t>，具体模块</w:t>
      </w:r>
      <w:r w:rsidR="001C3CB1">
        <w:rPr>
          <w:rFonts w:eastAsia="宋体" w:cs="Times New Roman" w:hint="eastAsia"/>
        </w:rPr>
        <w:t>内</w:t>
      </w:r>
      <w:r w:rsidR="001C3CB1">
        <w:rPr>
          <w:rFonts w:eastAsia="宋体" w:cs="Times New Roman"/>
        </w:rPr>
        <w:t>代码</w:t>
      </w:r>
      <w:proofErr w:type="gramStart"/>
      <w:r w:rsidR="006078A1">
        <w:rPr>
          <w:rFonts w:eastAsia="宋体" w:cs="Times New Roman"/>
        </w:rPr>
        <w:t>的白盒测试</w:t>
      </w:r>
      <w:proofErr w:type="gramEnd"/>
      <w:r w:rsidR="001C3CB1">
        <w:rPr>
          <w:rFonts w:eastAsia="宋体" w:cs="Times New Roman" w:hint="eastAsia"/>
        </w:rPr>
        <w:t>。保证了系统</w:t>
      </w:r>
      <w:r w:rsidR="001C3CB1">
        <w:rPr>
          <w:rFonts w:eastAsia="宋体" w:cs="Times New Roman"/>
        </w:rPr>
        <w:t>的可用性。</w:t>
      </w:r>
      <w:r w:rsidR="00F03764">
        <w:rPr>
          <w:rFonts w:eastAsia="宋体" w:cs="Times New Roman" w:hint="eastAsia"/>
        </w:rPr>
        <w:t>经过</w:t>
      </w:r>
      <w:r w:rsidR="00F03764">
        <w:rPr>
          <w:rFonts w:eastAsia="宋体" w:cs="Times New Roman"/>
        </w:rPr>
        <w:t>多次的测试与反馈，</w:t>
      </w:r>
      <w:r w:rsidR="00F03764">
        <w:rPr>
          <w:rFonts w:eastAsia="宋体" w:cs="Times New Roman" w:hint="eastAsia"/>
        </w:rPr>
        <w:t>提高系统的</w:t>
      </w:r>
      <w:r w:rsidR="00F03764">
        <w:rPr>
          <w:rFonts w:eastAsia="宋体" w:cs="Times New Roman"/>
        </w:rPr>
        <w:t>可用性，增加系统代理网站是的通用性</w:t>
      </w:r>
      <w:r w:rsidR="00F03764">
        <w:rPr>
          <w:rFonts w:eastAsia="宋体" w:cs="Times New Roman" w:hint="eastAsia"/>
        </w:rPr>
        <w:t>。对于系统的两大</w:t>
      </w:r>
      <w:r w:rsidRPr="003963E8">
        <w:rPr>
          <w:rFonts w:eastAsia="宋体" w:cs="Times New Roman" w:hint="eastAsia"/>
        </w:rPr>
        <w:t>模块</w:t>
      </w:r>
      <w:r w:rsidR="00F03764">
        <w:rPr>
          <w:rFonts w:eastAsia="宋体" w:cs="Times New Roman" w:hint="eastAsia"/>
        </w:rPr>
        <w:t>：</w:t>
      </w:r>
      <w:r w:rsidR="00F03764">
        <w:rPr>
          <w:rFonts w:eastAsia="宋体" w:cs="Times New Roman"/>
        </w:rPr>
        <w:t>动态</w:t>
      </w:r>
      <w:r w:rsidR="00F03764">
        <w:rPr>
          <w:rFonts w:eastAsia="宋体" w:cs="Times New Roman"/>
        </w:rPr>
        <w:t>ID</w:t>
      </w:r>
      <w:r w:rsidR="00F03764">
        <w:rPr>
          <w:rFonts w:eastAsia="宋体" w:cs="Times New Roman"/>
        </w:rPr>
        <w:t>和代码混淆</w:t>
      </w:r>
      <w:r w:rsidRPr="003963E8">
        <w:rPr>
          <w:rFonts w:eastAsia="宋体" w:cs="Times New Roman" w:hint="eastAsia"/>
        </w:rPr>
        <w:t>，</w:t>
      </w:r>
      <w:r w:rsidR="00F03764">
        <w:rPr>
          <w:rFonts w:eastAsia="宋体" w:cs="Times New Roman" w:hint="eastAsia"/>
        </w:rPr>
        <w:t>也就是</w:t>
      </w:r>
      <w:r w:rsidR="00F03764">
        <w:rPr>
          <w:rFonts w:eastAsia="宋体" w:cs="Times New Roman"/>
        </w:rPr>
        <w:t>三小模块</w:t>
      </w:r>
      <w:r w:rsidR="00F03764">
        <w:rPr>
          <w:rFonts w:eastAsia="宋体" w:cs="Times New Roman" w:hint="eastAsia"/>
        </w:rPr>
        <w:t>：</w:t>
      </w:r>
      <w:r w:rsidR="00F03764">
        <w:rPr>
          <w:rFonts w:eastAsia="宋体" w:cs="Times New Roman"/>
        </w:rPr>
        <w:t>动态</w:t>
      </w:r>
      <w:r w:rsidR="00F03764">
        <w:rPr>
          <w:rFonts w:eastAsia="宋体" w:cs="Times New Roman"/>
        </w:rPr>
        <w:t>ID</w:t>
      </w:r>
      <w:r w:rsidR="00F03764">
        <w:rPr>
          <w:rFonts w:eastAsia="宋体" w:cs="Times New Roman" w:hint="eastAsia"/>
        </w:rPr>
        <w:t>模块</w:t>
      </w:r>
      <w:r w:rsidR="00F03764">
        <w:rPr>
          <w:rFonts w:eastAsia="宋体" w:cs="Times New Roman"/>
        </w:rPr>
        <w:t>的浏览器插件，</w:t>
      </w:r>
      <w:r w:rsidR="00F03764">
        <w:rPr>
          <w:rFonts w:eastAsia="宋体" w:cs="Times New Roman" w:hint="eastAsia"/>
        </w:rPr>
        <w:t>动态</w:t>
      </w:r>
      <w:r w:rsidR="00F03764">
        <w:rPr>
          <w:rFonts w:eastAsia="宋体" w:cs="Times New Roman"/>
        </w:rPr>
        <w:t>ID</w:t>
      </w:r>
      <w:r w:rsidR="00F03764">
        <w:rPr>
          <w:rFonts w:eastAsia="宋体" w:cs="Times New Roman"/>
        </w:rPr>
        <w:t>模块的</w:t>
      </w:r>
      <w:r w:rsidR="00F65CC9">
        <w:rPr>
          <w:rFonts w:eastAsia="宋体" w:cs="Times New Roman" w:hint="eastAsia"/>
        </w:rPr>
        <w:t>服务器</w:t>
      </w:r>
      <w:r w:rsidR="00F65CC9">
        <w:rPr>
          <w:rFonts w:eastAsia="宋体" w:cs="Times New Roman"/>
        </w:rPr>
        <w:t>部分</w:t>
      </w:r>
      <w:r w:rsidR="00F65CC9">
        <w:rPr>
          <w:rFonts w:eastAsia="宋体" w:cs="Times New Roman" w:hint="eastAsia"/>
        </w:rPr>
        <w:t>和代码混淆模块均</w:t>
      </w:r>
      <w:r w:rsidRPr="003963E8">
        <w:rPr>
          <w:rFonts w:eastAsia="宋体" w:cs="Times New Roman" w:hint="eastAsia"/>
        </w:rPr>
        <w:t>通过测试，此外，系统还满足了</w:t>
      </w:r>
      <w:r w:rsidR="00125B38">
        <w:rPr>
          <w:rFonts w:eastAsia="宋体" w:cs="Times New Roman" w:hint="eastAsia"/>
        </w:rPr>
        <w:t>易用性等</w:t>
      </w:r>
      <w:r w:rsidRPr="003963E8">
        <w:rPr>
          <w:rFonts w:eastAsia="宋体" w:cs="Times New Roman" w:hint="eastAsia"/>
        </w:rPr>
        <w:t>非功能性的需求。</w:t>
      </w:r>
    </w:p>
    <w:p w14:paraId="0767264F" w14:textId="3A42327A" w:rsidR="00FE2A96" w:rsidRDefault="00FE2A96">
      <w:pPr>
        <w:ind w:firstLine="480"/>
        <w:rPr>
          <w:rFonts w:eastAsia="宋体" w:cs="Times New Roman"/>
        </w:rPr>
      </w:pPr>
      <w:r>
        <w:rPr>
          <w:rFonts w:eastAsia="宋体" w:cs="Times New Roman"/>
        </w:rPr>
        <w:br w:type="page"/>
      </w:r>
    </w:p>
    <w:p w14:paraId="03CD8723" w14:textId="77777777" w:rsidR="00FE2A96" w:rsidRDefault="00FE2A96" w:rsidP="00FE2A96">
      <w:pPr>
        <w:pStyle w:val="a8"/>
        <w:ind w:firstLine="420"/>
      </w:pPr>
      <w:bookmarkStart w:id="180" w:name="_Toc67804979"/>
      <w:bookmarkStart w:id="181" w:name="_Toc514845441"/>
      <w:bookmarkStart w:id="182" w:name="_Toc512648863"/>
      <w:bookmarkStart w:id="183" w:name="_Toc514534619"/>
      <w:bookmarkStart w:id="184" w:name="_Toc16"/>
    </w:p>
    <w:p w14:paraId="7C0D1832" w14:textId="77777777" w:rsidR="00FE2A96" w:rsidRDefault="00FE2A96" w:rsidP="00FE2A96">
      <w:pPr>
        <w:pStyle w:val="-10"/>
        <w:spacing w:line="400" w:lineRule="exact"/>
        <w:ind w:firstLine="600"/>
      </w:pPr>
      <w:bookmarkStart w:id="185" w:name="_Toc7728453"/>
      <w:r>
        <w:rPr>
          <w:rFonts w:hint="eastAsia"/>
        </w:rPr>
        <w:t>第六章</w:t>
      </w:r>
      <w:r>
        <w:rPr>
          <w:rFonts w:hint="eastAsia"/>
        </w:rPr>
        <w:t xml:space="preserve"> </w:t>
      </w:r>
      <w:bookmarkEnd w:id="180"/>
      <w:bookmarkEnd w:id="181"/>
      <w:bookmarkEnd w:id="182"/>
      <w:bookmarkEnd w:id="183"/>
      <w:r>
        <w:rPr>
          <w:rFonts w:hint="eastAsia"/>
        </w:rPr>
        <w:t>总结和体会</w:t>
      </w:r>
      <w:bookmarkEnd w:id="184"/>
      <w:bookmarkEnd w:id="185"/>
    </w:p>
    <w:p w14:paraId="1D663FE2" w14:textId="77777777" w:rsidR="00FE2A96" w:rsidRDefault="00FE2A96" w:rsidP="00510EA5">
      <w:pPr>
        <w:pStyle w:val="-2"/>
        <w:pPrChange w:id="186" w:author="Admire" w:date="2019-05-07T14:02:00Z">
          <w:pPr>
            <w:pStyle w:val="-2"/>
            <w:spacing w:before="0" w:after="0" w:line="400" w:lineRule="exact"/>
            <w:ind w:firstLine="562"/>
          </w:pPr>
        </w:pPrChange>
      </w:pPr>
      <w:bookmarkStart w:id="187" w:name="_Toc514534620"/>
      <w:bookmarkStart w:id="188" w:name="_Toc512648864"/>
      <w:bookmarkStart w:id="189" w:name="_Toc514845442"/>
      <w:bookmarkStart w:id="190" w:name="_Toc18817"/>
      <w:bookmarkStart w:id="191" w:name="_Toc7728454"/>
      <w:r>
        <w:rPr>
          <w:rFonts w:hint="eastAsia"/>
        </w:rPr>
        <w:t xml:space="preserve">6.1 </w:t>
      </w:r>
      <w:r>
        <w:rPr>
          <w:rFonts w:hint="eastAsia"/>
        </w:rPr>
        <w:t>工作总结</w:t>
      </w:r>
      <w:bookmarkEnd w:id="187"/>
      <w:bookmarkEnd w:id="188"/>
      <w:bookmarkEnd w:id="189"/>
      <w:bookmarkEnd w:id="190"/>
      <w:bookmarkEnd w:id="191"/>
    </w:p>
    <w:p w14:paraId="76AD958B" w14:textId="047B729D" w:rsidR="00FE2A96" w:rsidRDefault="00FE2A96" w:rsidP="00FE2A96">
      <w:pPr>
        <w:spacing w:line="400" w:lineRule="exact"/>
        <w:ind w:firstLineChars="200" w:firstLine="480"/>
      </w:pPr>
      <w:r>
        <w:rPr>
          <w:rFonts w:hint="eastAsia"/>
        </w:rPr>
        <w:t>工作目的方面，</w:t>
      </w:r>
      <w:r w:rsidR="000727E7">
        <w:rPr>
          <w:rFonts w:hint="eastAsia"/>
        </w:rPr>
        <w:t>针对网站的防御，</w:t>
      </w:r>
      <w:r w:rsidR="000727E7">
        <w:t>网络安全从事人员在不断</w:t>
      </w:r>
      <w:r w:rsidR="002222D6">
        <w:rPr>
          <w:rFonts w:hint="eastAsia"/>
        </w:rPr>
        <w:t>和恶意</w:t>
      </w:r>
      <w:r w:rsidR="002222D6">
        <w:t>攻击者</w:t>
      </w:r>
      <w:r w:rsidR="000727E7">
        <w:t>做着攻防较量，</w:t>
      </w:r>
      <w:r w:rsidR="000727E7">
        <w:rPr>
          <w:rFonts w:hint="eastAsia"/>
        </w:rPr>
        <w:t>提供</w:t>
      </w:r>
      <w:r w:rsidR="000727E7">
        <w:t>安全服务的公司</w:t>
      </w:r>
      <w:r w:rsidR="000727E7">
        <w:rPr>
          <w:rFonts w:hint="eastAsia"/>
        </w:rPr>
        <w:t>为此做着巨大贡献。目前大多为</w:t>
      </w:r>
      <w:r w:rsidR="000727E7">
        <w:t>付费服务，寻找解决方法</w:t>
      </w:r>
      <w:r>
        <w:rPr>
          <w:rFonts w:hint="eastAsia"/>
        </w:rPr>
        <w:t>。</w:t>
      </w:r>
      <w:r w:rsidR="000727E7">
        <w:rPr>
          <w:rFonts w:hint="eastAsia"/>
        </w:rPr>
        <w:t>本项目为</w:t>
      </w:r>
      <w:r w:rsidR="000727E7">
        <w:t>用户广泛的</w:t>
      </w:r>
      <w:r w:rsidR="000727E7">
        <w:rPr>
          <w:rFonts w:hint="eastAsia"/>
        </w:rPr>
        <w:t>Nginx</w:t>
      </w:r>
      <w:r w:rsidR="000727E7">
        <w:t>服务器开发安全模块，将极大便利</w:t>
      </w:r>
      <w:r w:rsidR="000727E7">
        <w:rPr>
          <w:rFonts w:hint="eastAsia"/>
        </w:rPr>
        <w:t>网站开发人员，</w:t>
      </w:r>
      <w:r w:rsidR="000727E7">
        <w:t>针对自动化攻击，在特征匹配的旧方法难以解决时，将反向代理</w:t>
      </w:r>
      <w:r w:rsidR="000727E7">
        <w:t>ID</w:t>
      </w:r>
      <w:r w:rsidR="000727E7">
        <w:t>验证的解决方案在</w:t>
      </w:r>
      <w:r w:rsidR="000727E7">
        <w:t>Nginx</w:t>
      </w:r>
      <w:r w:rsidR="000727E7">
        <w:t>上进行</w:t>
      </w:r>
      <w:r w:rsidR="000727E7">
        <w:rPr>
          <w:rFonts w:hint="eastAsia"/>
        </w:rPr>
        <w:t>开发</w:t>
      </w:r>
      <w:r w:rsidR="000727E7">
        <w:t>。</w:t>
      </w:r>
    </w:p>
    <w:p w14:paraId="1ACFB799" w14:textId="77777777" w:rsidR="006F1EF0" w:rsidRDefault="00FE2A96" w:rsidP="00FE2A96">
      <w:pPr>
        <w:spacing w:line="400" w:lineRule="exact"/>
        <w:ind w:firstLineChars="200" w:firstLine="480"/>
      </w:pPr>
      <w:r>
        <w:rPr>
          <w:rFonts w:hint="eastAsia"/>
        </w:rPr>
        <w:t>开发技术方面，</w:t>
      </w:r>
      <w:r w:rsidR="00AA1DBF">
        <w:rPr>
          <w:rFonts w:hint="eastAsia"/>
        </w:rPr>
        <w:t>开发目标是</w:t>
      </w:r>
      <w:r w:rsidR="000727E7" w:rsidRPr="000727E7">
        <w:rPr>
          <w:rFonts w:hint="eastAsia"/>
        </w:rPr>
        <w:t>系统的两大模块：动态</w:t>
      </w:r>
      <w:r w:rsidR="000727E7" w:rsidRPr="000727E7">
        <w:rPr>
          <w:rFonts w:hint="eastAsia"/>
        </w:rPr>
        <w:t>ID</w:t>
      </w:r>
      <w:r w:rsidR="000727E7" w:rsidRPr="000727E7">
        <w:rPr>
          <w:rFonts w:hint="eastAsia"/>
        </w:rPr>
        <w:t>和代码混淆，也就是三</w:t>
      </w:r>
      <w:r w:rsidR="00AA1DBF">
        <w:rPr>
          <w:rFonts w:hint="eastAsia"/>
        </w:rPr>
        <w:t>个</w:t>
      </w:r>
      <w:r w:rsidR="000727E7" w:rsidRPr="000727E7">
        <w:rPr>
          <w:rFonts w:hint="eastAsia"/>
        </w:rPr>
        <w:t>小模块：动态</w:t>
      </w:r>
      <w:r w:rsidR="000727E7" w:rsidRPr="000727E7">
        <w:rPr>
          <w:rFonts w:hint="eastAsia"/>
        </w:rPr>
        <w:t>ID</w:t>
      </w:r>
      <w:r w:rsidR="000727E7" w:rsidRPr="000727E7">
        <w:rPr>
          <w:rFonts w:hint="eastAsia"/>
        </w:rPr>
        <w:t>模块的浏览器插件，动态</w:t>
      </w:r>
      <w:r w:rsidR="000727E7" w:rsidRPr="000727E7">
        <w:rPr>
          <w:rFonts w:hint="eastAsia"/>
        </w:rPr>
        <w:t>ID</w:t>
      </w:r>
      <w:r w:rsidR="000727E7" w:rsidRPr="000727E7">
        <w:rPr>
          <w:rFonts w:hint="eastAsia"/>
        </w:rPr>
        <w:t>模块的服务器部分和代码混淆模块</w:t>
      </w:r>
      <w:r>
        <w:rPr>
          <w:rFonts w:hint="eastAsia"/>
        </w:rPr>
        <w:t>。</w:t>
      </w:r>
    </w:p>
    <w:p w14:paraId="3AEC51F8" w14:textId="77777777" w:rsidR="0089120A" w:rsidRDefault="00AA1DBF" w:rsidP="00FE2A96">
      <w:pPr>
        <w:spacing w:line="400" w:lineRule="exact"/>
        <w:ind w:firstLineChars="200" w:firstLine="480"/>
      </w:pPr>
      <w:r>
        <w:rPr>
          <w:rFonts w:hint="eastAsia"/>
        </w:rPr>
        <w:t>首先</w:t>
      </w:r>
      <w:r>
        <w:t>是</w:t>
      </w:r>
      <w:r>
        <w:rPr>
          <w:rFonts w:hint="eastAsia"/>
        </w:rPr>
        <w:t>Nginx</w:t>
      </w:r>
      <w:r>
        <w:rPr>
          <w:rFonts w:hint="eastAsia"/>
        </w:rPr>
        <w:t>的学习</w:t>
      </w:r>
      <w:r>
        <w:t>，从</w:t>
      </w:r>
      <w:r>
        <w:rPr>
          <w:rFonts w:hint="eastAsia"/>
        </w:rPr>
        <w:t>了解</w:t>
      </w:r>
      <w:r>
        <w:t>Nginx</w:t>
      </w:r>
      <w:r>
        <w:t>是什么，</w:t>
      </w:r>
      <w:r>
        <w:t>Nginx</w:t>
      </w:r>
      <w:r>
        <w:t>的配置</w:t>
      </w:r>
      <w:r>
        <w:rPr>
          <w:rFonts w:hint="eastAsia"/>
        </w:rPr>
        <w:t>到</w:t>
      </w:r>
      <w:r>
        <w:rPr>
          <w:rFonts w:hint="eastAsia"/>
        </w:rPr>
        <w:t>Nginx</w:t>
      </w:r>
      <w:r>
        <w:t>模块开发</w:t>
      </w:r>
      <w:r>
        <w:rPr>
          <w:rFonts w:hint="eastAsia"/>
        </w:rPr>
        <w:t>。</w:t>
      </w:r>
      <w:r w:rsidR="00C434B7">
        <w:rPr>
          <w:rFonts w:hint="eastAsia"/>
        </w:rPr>
        <w:t>再进一步学习</w:t>
      </w:r>
      <w:r w:rsidR="00C434B7">
        <w:t>Nginx</w:t>
      </w:r>
      <w:r w:rsidR="00C434B7">
        <w:t>已有的模块源码，深入学习，构建自己的实现方案。</w:t>
      </w:r>
    </w:p>
    <w:p w14:paraId="50DFE233" w14:textId="17116390" w:rsidR="00C434B7" w:rsidRDefault="006F1EF0" w:rsidP="00FE2A96">
      <w:pPr>
        <w:spacing w:line="400" w:lineRule="exact"/>
        <w:ind w:firstLineChars="200" w:firstLine="480"/>
      </w:pPr>
      <w:r>
        <w:rPr>
          <w:rFonts w:hint="eastAsia"/>
        </w:rPr>
        <w:t>其次是开发环境</w:t>
      </w:r>
      <w:r>
        <w:t>，</w:t>
      </w:r>
      <w:r w:rsidR="00AA1DBF">
        <w:rPr>
          <w:rFonts w:hint="eastAsia"/>
        </w:rPr>
        <w:t>构建</w:t>
      </w:r>
      <w:r w:rsidR="00AA1DBF">
        <w:rPr>
          <w:rFonts w:hint="eastAsia"/>
        </w:rPr>
        <w:t>Nginx</w:t>
      </w:r>
      <w:r w:rsidR="00AA1DBF">
        <w:t>在</w:t>
      </w:r>
      <w:r w:rsidR="00AA1DBF">
        <w:t>Windows</w:t>
      </w:r>
      <w:r w:rsidR="00AA1DBF">
        <w:t>操作系统下的开发，</w:t>
      </w:r>
      <w:r w:rsidR="00AA1DBF">
        <w:rPr>
          <w:rFonts w:hint="eastAsia"/>
        </w:rPr>
        <w:t>Nginx</w:t>
      </w:r>
      <w:r w:rsidR="00AA1DBF">
        <w:rPr>
          <w:rFonts w:hint="eastAsia"/>
        </w:rPr>
        <w:t>模块开发</w:t>
      </w:r>
      <w:r w:rsidR="00AA1DBF">
        <w:t>利于调试</w:t>
      </w:r>
      <w:r w:rsidR="00AA1DBF">
        <w:rPr>
          <w:rFonts w:hint="eastAsia"/>
        </w:rPr>
        <w:t>的配置到</w:t>
      </w:r>
      <w:r w:rsidR="00AA1DBF">
        <w:t>Eclipse</w:t>
      </w:r>
      <w:r w:rsidR="00AA1DBF">
        <w:t>如何</w:t>
      </w:r>
      <w:r w:rsidR="00AA1DBF">
        <w:rPr>
          <w:rFonts w:hint="eastAsia"/>
        </w:rPr>
        <w:t>导入</w:t>
      </w:r>
      <w:r w:rsidR="00AA1DBF">
        <w:t>Nginx</w:t>
      </w:r>
      <w:r w:rsidR="00AA1DBF">
        <w:t>项目</w:t>
      </w:r>
      <w:r w:rsidR="00AA1DBF">
        <w:rPr>
          <w:rFonts w:hint="eastAsia"/>
        </w:rPr>
        <w:t>，</w:t>
      </w:r>
      <w:r w:rsidR="004A7241">
        <w:t>构建好一个好的开发</w:t>
      </w:r>
      <w:r w:rsidR="004A7241">
        <w:rPr>
          <w:rFonts w:hint="eastAsia"/>
        </w:rPr>
        <w:t>，</w:t>
      </w:r>
      <w:r w:rsidR="004A7241">
        <w:t>测试</w:t>
      </w:r>
      <w:r w:rsidR="00AA1DBF">
        <w:rPr>
          <w:rFonts w:hint="eastAsia"/>
        </w:rPr>
        <w:t>环境。</w:t>
      </w:r>
    </w:p>
    <w:p w14:paraId="6BD81A58" w14:textId="0D77A37F" w:rsidR="00B91AC7" w:rsidRDefault="00B91AC7" w:rsidP="00FE2A96">
      <w:pPr>
        <w:spacing w:line="400" w:lineRule="exact"/>
        <w:ind w:firstLineChars="200" w:firstLine="480"/>
      </w:pPr>
      <w:r>
        <w:rPr>
          <w:rFonts w:hint="eastAsia"/>
        </w:rPr>
        <w:t>再次是应对业务</w:t>
      </w:r>
      <w:r>
        <w:t>需求，</w:t>
      </w:r>
      <w:r>
        <w:rPr>
          <w:rFonts w:hint="eastAsia"/>
        </w:rPr>
        <w:t>引进</w:t>
      </w:r>
      <w:r>
        <w:t>了两个开源</w:t>
      </w:r>
      <w:r>
        <w:rPr>
          <w:rFonts w:hint="eastAsia"/>
        </w:rPr>
        <w:t>项目</w:t>
      </w:r>
      <w:r>
        <w:t>，</w:t>
      </w:r>
      <w:r>
        <w:rPr>
          <w:rFonts w:hint="eastAsia"/>
        </w:rPr>
        <w:t>集成到本项目中。</w:t>
      </w:r>
      <w:r>
        <w:t>结合业务实际要求以及</w:t>
      </w:r>
      <w:r>
        <w:rPr>
          <w:rFonts w:hint="eastAsia"/>
        </w:rPr>
        <w:t>在</w:t>
      </w:r>
      <w:r>
        <w:t>非功能性上的要求，选择了</w:t>
      </w:r>
      <w:r>
        <w:t>Gumbo</w:t>
      </w:r>
      <w:r>
        <w:t>作为</w:t>
      </w:r>
      <w:r>
        <w:t>HTML</w:t>
      </w:r>
      <w:r>
        <w:t>解析器，</w:t>
      </w:r>
      <w:r>
        <w:t>Duktape</w:t>
      </w:r>
      <w:r>
        <w:t>作为</w:t>
      </w:r>
      <w:r>
        <w:t>JavaScript</w:t>
      </w:r>
      <w:r>
        <w:t>引擎。在</w:t>
      </w:r>
      <w:r>
        <w:rPr>
          <w:rFonts w:hint="eastAsia"/>
        </w:rPr>
        <w:t>此</w:t>
      </w:r>
      <w:r>
        <w:t>基础上，也考虑到了将来的扩展性，所选择工具</w:t>
      </w:r>
      <w:r>
        <w:rPr>
          <w:rFonts w:hint="eastAsia"/>
        </w:rPr>
        <w:t>Gumbo</w:t>
      </w:r>
      <w:r>
        <w:t>对于</w:t>
      </w:r>
      <w:r>
        <w:t>HTML</w:t>
      </w:r>
      <w:r>
        <w:t>和</w:t>
      </w:r>
      <w:r>
        <w:t>Duktape</w:t>
      </w:r>
      <w:r>
        <w:t>对于</w:t>
      </w:r>
      <w:r>
        <w:t>JavaScript</w:t>
      </w:r>
      <w:r>
        <w:t>均是强大的。</w:t>
      </w:r>
    </w:p>
    <w:p w14:paraId="7C4EEA88" w14:textId="416A03A8" w:rsidR="00FE2A96" w:rsidRDefault="006F1EF0" w:rsidP="00FE2A96">
      <w:pPr>
        <w:spacing w:line="400" w:lineRule="exact"/>
        <w:ind w:firstLineChars="200" w:firstLine="480"/>
      </w:pPr>
      <w:r>
        <w:rPr>
          <w:rFonts w:hint="eastAsia"/>
        </w:rPr>
        <w:t>再次</w:t>
      </w:r>
      <w:r w:rsidR="0089120A">
        <w:t>是浏览器扩展的开发</w:t>
      </w:r>
      <w:r w:rsidR="0089120A">
        <w:rPr>
          <w:rFonts w:hint="eastAsia"/>
        </w:rPr>
        <w:t>。首先，在</w:t>
      </w:r>
      <w:r w:rsidR="0089120A">
        <w:t>有限的时间内，选择一个最合适的浏览进行扩展开发。</w:t>
      </w:r>
      <w:r w:rsidR="0089120A">
        <w:rPr>
          <w:rFonts w:hint="eastAsia"/>
        </w:rPr>
        <w:t>本系统</w:t>
      </w:r>
      <w:r w:rsidR="0089120A">
        <w:t>基于一些实际情况选择了</w:t>
      </w:r>
      <w:r w:rsidR="0089120A">
        <w:t>Chrome</w:t>
      </w:r>
      <w:r w:rsidR="0089120A">
        <w:t>浏览器。</w:t>
      </w:r>
      <w:r w:rsidR="0089120A">
        <w:rPr>
          <w:rFonts w:hint="eastAsia"/>
        </w:rPr>
        <w:t>其次</w:t>
      </w:r>
      <w:r w:rsidR="0089120A">
        <w:t>，了解浏览器扩展的开发只是，从</w:t>
      </w:r>
      <w:r w:rsidR="0089120A">
        <w:rPr>
          <w:rFonts w:hint="eastAsia"/>
        </w:rPr>
        <w:t>学习官方文档，</w:t>
      </w:r>
      <w:r w:rsidR="0089120A">
        <w:t>学习分析已有扩展</w:t>
      </w:r>
      <w:r w:rsidR="0089120A">
        <w:rPr>
          <w:rFonts w:hint="eastAsia"/>
        </w:rPr>
        <w:t>源码</w:t>
      </w:r>
      <w:r w:rsidR="0089120A">
        <w:t>，网上学习他人开发经验，开发满足本系统的浏览器插件。</w:t>
      </w:r>
      <w:r w:rsidR="0089120A">
        <w:rPr>
          <w:rFonts w:hint="eastAsia"/>
        </w:rPr>
        <w:t>在本</w:t>
      </w:r>
      <w:r w:rsidR="0089120A">
        <w:t>系统的</w:t>
      </w:r>
      <w:r w:rsidR="0089120A">
        <w:rPr>
          <w:rFonts w:hint="eastAsia"/>
        </w:rPr>
        <w:t>浏览器</w:t>
      </w:r>
      <w:r w:rsidR="0089120A">
        <w:t>扩展开发中</w:t>
      </w:r>
      <w:r w:rsidR="00F931DF">
        <w:t>使用</w:t>
      </w:r>
      <w:r w:rsidR="00F931DF">
        <w:t>AngularJS</w:t>
      </w:r>
      <w:r w:rsidR="00F931DF">
        <w:t>框架，</w:t>
      </w:r>
      <w:r w:rsidR="005927F9">
        <w:rPr>
          <w:rFonts w:hint="eastAsia"/>
        </w:rPr>
        <w:t>应用</w:t>
      </w:r>
      <w:r w:rsidR="005927F9">
        <w:t>它的</w:t>
      </w:r>
      <w:r w:rsidR="005927F9">
        <w:t>MVC</w:t>
      </w:r>
      <w:r w:rsidR="005927F9">
        <w:t>框架，</w:t>
      </w:r>
      <w:r w:rsidR="005927F9">
        <w:rPr>
          <w:rFonts w:hint="eastAsia"/>
        </w:rPr>
        <w:t>数据前后台通讯</w:t>
      </w:r>
      <w:r w:rsidR="005927F9">
        <w:t>良好，对用户友好</w:t>
      </w:r>
      <w:r w:rsidR="005927F9">
        <w:rPr>
          <w:rFonts w:hint="eastAsia"/>
        </w:rPr>
        <w:t>。</w:t>
      </w:r>
    </w:p>
    <w:p w14:paraId="7A88591E" w14:textId="1B519370" w:rsidR="00FE2A96" w:rsidRDefault="00FE2A96" w:rsidP="00FE2A96">
      <w:pPr>
        <w:spacing w:line="400" w:lineRule="exact"/>
        <w:ind w:firstLineChars="200" w:firstLine="480"/>
      </w:pPr>
      <w:r>
        <w:rPr>
          <w:rFonts w:hint="eastAsia"/>
        </w:rPr>
        <w:t>过程管理方面，</w:t>
      </w:r>
      <w:r w:rsidR="001736F9">
        <w:rPr>
          <w:rFonts w:hint="eastAsia"/>
        </w:rPr>
        <w:t>基于代码混淆的</w:t>
      </w:r>
      <w:r w:rsidR="001736F9">
        <w:t>W</w:t>
      </w:r>
      <w:r w:rsidR="001736F9">
        <w:rPr>
          <w:rFonts w:hint="eastAsia"/>
        </w:rPr>
        <w:t>eb</w:t>
      </w:r>
      <w:r w:rsidR="001736F9">
        <w:rPr>
          <w:rFonts w:hint="eastAsia"/>
        </w:rPr>
        <w:t>站点动态防御系统的开发过程，尽量</w:t>
      </w:r>
      <w:r w:rsidR="001736F9">
        <w:t>参照</w:t>
      </w:r>
      <w:r>
        <w:rPr>
          <w:rFonts w:hint="eastAsia"/>
        </w:rPr>
        <w:t>软件工程</w:t>
      </w:r>
      <w:r w:rsidR="001736F9">
        <w:rPr>
          <w:rFonts w:hint="eastAsia"/>
        </w:rPr>
        <w:t>系统方法</w:t>
      </w:r>
      <w:r>
        <w:rPr>
          <w:rFonts w:hint="eastAsia"/>
        </w:rPr>
        <w:t>，</w:t>
      </w:r>
      <w:r w:rsidR="001736F9">
        <w:rPr>
          <w:rFonts w:hint="eastAsia"/>
        </w:rPr>
        <w:t>尽量严格</w:t>
      </w:r>
      <w:r w:rsidR="001736F9">
        <w:t>规范开发流程</w:t>
      </w:r>
      <w:r w:rsidR="001736F9">
        <w:rPr>
          <w:rFonts w:hint="eastAsia"/>
        </w:rPr>
        <w:t>，</w:t>
      </w:r>
      <w:r w:rsidR="001736F9">
        <w:t>尽量及时进行文档记录</w:t>
      </w:r>
      <w:r w:rsidR="001736F9">
        <w:rPr>
          <w:rFonts w:hint="eastAsia"/>
        </w:rPr>
        <w:t>，遵循</w:t>
      </w:r>
      <w:r w:rsidR="001736F9">
        <w:t>需求分析，系统设计，系统</w:t>
      </w:r>
      <w:r w:rsidR="001736F9">
        <w:rPr>
          <w:rFonts w:hint="eastAsia"/>
        </w:rPr>
        <w:t>实现</w:t>
      </w:r>
      <w:r w:rsidR="001736F9">
        <w:t>，系统测试</w:t>
      </w:r>
      <w:r w:rsidR="001736F9">
        <w:rPr>
          <w:rFonts w:hint="eastAsia"/>
        </w:rPr>
        <w:t>的</w:t>
      </w:r>
      <w:r w:rsidR="001736F9">
        <w:t>流程</w:t>
      </w:r>
      <w:r w:rsidR="001736F9">
        <w:rPr>
          <w:rFonts w:hint="eastAsia"/>
        </w:rPr>
        <w:t>。在进行</w:t>
      </w:r>
      <w:r w:rsidR="001736F9">
        <w:t>代码的迭代规范。</w:t>
      </w:r>
      <w:r w:rsidR="001736F9">
        <w:rPr>
          <w:rFonts w:hint="eastAsia"/>
        </w:rPr>
        <w:t>实际过程中的困难</w:t>
      </w:r>
      <w:r w:rsidR="001736F9">
        <w:t>有，项目经验</w:t>
      </w:r>
      <w:r w:rsidR="001736F9">
        <w:rPr>
          <w:rFonts w:hint="eastAsia"/>
        </w:rPr>
        <w:t>少</w:t>
      </w:r>
      <w:r w:rsidR="001736F9">
        <w:t>，代码能力欠缺，源码分析能力不足等等，</w:t>
      </w:r>
      <w:r w:rsidR="004B0E08">
        <w:rPr>
          <w:rFonts w:hint="eastAsia"/>
        </w:rPr>
        <w:t>存在</w:t>
      </w:r>
      <w:r w:rsidR="001736F9">
        <w:t>开发时间</w:t>
      </w:r>
      <w:r w:rsidR="001736F9">
        <w:rPr>
          <w:rFonts w:hint="eastAsia"/>
        </w:rPr>
        <w:t>延长</w:t>
      </w:r>
      <w:r w:rsidR="004B0E08">
        <w:rPr>
          <w:rFonts w:hint="eastAsia"/>
        </w:rPr>
        <w:t>，</w:t>
      </w:r>
      <w:r w:rsidR="004B0E08">
        <w:t>文档记录不详尽</w:t>
      </w:r>
      <w:r w:rsidR="001736F9">
        <w:rPr>
          <w:rFonts w:hint="eastAsia"/>
        </w:rPr>
        <w:t>等问题</w:t>
      </w:r>
      <w:r>
        <w:rPr>
          <w:rFonts w:hint="eastAsia"/>
        </w:rPr>
        <w:t>。</w:t>
      </w:r>
    </w:p>
    <w:p w14:paraId="5BCFBB86" w14:textId="5AEA75FB" w:rsidR="00FE2A96" w:rsidRDefault="00FE2A96" w:rsidP="00FE2A96">
      <w:pPr>
        <w:spacing w:line="400" w:lineRule="exact"/>
        <w:ind w:firstLineChars="200" w:firstLine="480"/>
      </w:pPr>
      <w:r>
        <w:rPr>
          <w:rFonts w:hint="eastAsia"/>
        </w:rPr>
        <w:t>开发成果方面，</w:t>
      </w:r>
      <w:r w:rsidR="00B9415F">
        <w:rPr>
          <w:rFonts w:hint="eastAsia"/>
        </w:rPr>
        <w:t>基于代码混淆的</w:t>
      </w:r>
      <w:r w:rsidR="00B9415F">
        <w:t>W</w:t>
      </w:r>
      <w:r w:rsidR="00B9415F">
        <w:rPr>
          <w:rFonts w:hint="eastAsia"/>
        </w:rPr>
        <w:t>eb</w:t>
      </w:r>
      <w:r w:rsidR="00B9415F">
        <w:rPr>
          <w:rFonts w:hint="eastAsia"/>
        </w:rPr>
        <w:t>站点动态防御系统</w:t>
      </w:r>
      <w:r>
        <w:rPr>
          <w:rFonts w:hint="eastAsia"/>
        </w:rPr>
        <w:t>实现了预先设计好的</w:t>
      </w:r>
      <w:r w:rsidR="00B9415F">
        <w:rPr>
          <w:rFonts w:hint="eastAsia"/>
        </w:rPr>
        <w:t>动态</w:t>
      </w:r>
      <w:r w:rsidR="00B9415F">
        <w:rPr>
          <w:rFonts w:hint="eastAsia"/>
        </w:rPr>
        <w:t>ID</w:t>
      </w:r>
      <w:r w:rsidR="00B9415F">
        <w:t>验证和代码混淆</w:t>
      </w:r>
      <w:r>
        <w:rPr>
          <w:rFonts w:hint="eastAsia"/>
        </w:rPr>
        <w:t>，</w:t>
      </w:r>
      <w:r w:rsidR="001A01A7">
        <w:rPr>
          <w:rFonts w:hint="eastAsia"/>
        </w:rPr>
        <w:t>对于用户使用流畅，</w:t>
      </w:r>
      <w:r w:rsidR="001A01A7">
        <w:t>对于</w:t>
      </w:r>
      <w:r w:rsidR="001A01A7">
        <w:rPr>
          <w:rFonts w:hint="eastAsia"/>
        </w:rPr>
        <w:t>网站</w:t>
      </w:r>
      <w:r w:rsidR="001A01A7">
        <w:t>部署人员</w:t>
      </w:r>
      <w:r w:rsidR="001A01A7">
        <w:rPr>
          <w:rFonts w:hint="eastAsia"/>
        </w:rPr>
        <w:t>指导详细</w:t>
      </w:r>
      <w:r w:rsidR="002211D9">
        <w:rPr>
          <w:rFonts w:hint="eastAsia"/>
        </w:rPr>
        <w:t>，并且系统稳定，功能测试通过</w:t>
      </w:r>
      <w:r w:rsidR="002211D9">
        <w:t>，</w:t>
      </w:r>
      <w:r w:rsidR="002211D9">
        <w:rPr>
          <w:rFonts w:hint="eastAsia"/>
        </w:rPr>
        <w:t>增加</w:t>
      </w:r>
      <w:r w:rsidR="002211D9">
        <w:t>容错性</w:t>
      </w:r>
      <w:r>
        <w:rPr>
          <w:rFonts w:hint="eastAsia"/>
        </w:rPr>
        <w:t>，可以满足开发人员的基本需求。</w:t>
      </w:r>
    </w:p>
    <w:p w14:paraId="4B59E59C" w14:textId="77777777" w:rsidR="00FE2A96" w:rsidRDefault="00FE2A96" w:rsidP="00FE2A96">
      <w:pPr>
        <w:spacing w:line="400" w:lineRule="exact"/>
        <w:ind w:firstLine="480"/>
      </w:pPr>
    </w:p>
    <w:p w14:paraId="52CA7B05" w14:textId="77777777" w:rsidR="00FE2A96" w:rsidRDefault="00FE2A96" w:rsidP="00510EA5">
      <w:pPr>
        <w:pStyle w:val="-2"/>
        <w:pPrChange w:id="192" w:author="Admire" w:date="2019-05-07T14:02:00Z">
          <w:pPr>
            <w:pStyle w:val="-2"/>
            <w:spacing w:before="0" w:after="0" w:line="400" w:lineRule="exact"/>
            <w:ind w:firstLine="562"/>
          </w:pPr>
        </w:pPrChange>
      </w:pPr>
      <w:bookmarkStart w:id="193" w:name="_Toc514845443"/>
      <w:bookmarkStart w:id="194" w:name="_Toc512648865"/>
      <w:bookmarkStart w:id="195" w:name="_Toc514534621"/>
      <w:bookmarkStart w:id="196" w:name="_Toc19511"/>
      <w:bookmarkStart w:id="197" w:name="_Toc7728455"/>
      <w:r>
        <w:rPr>
          <w:rFonts w:hint="eastAsia"/>
        </w:rPr>
        <w:t xml:space="preserve">6.2 </w:t>
      </w:r>
      <w:r>
        <w:rPr>
          <w:rFonts w:hint="eastAsia"/>
        </w:rPr>
        <w:t>心得体会</w:t>
      </w:r>
      <w:bookmarkEnd w:id="193"/>
      <w:bookmarkEnd w:id="194"/>
      <w:bookmarkEnd w:id="195"/>
      <w:bookmarkEnd w:id="196"/>
      <w:bookmarkEnd w:id="197"/>
    </w:p>
    <w:p w14:paraId="38CF4D19" w14:textId="4582761B" w:rsidR="00FE2A96" w:rsidRDefault="00594C16" w:rsidP="00FE2A96">
      <w:pPr>
        <w:spacing w:line="400" w:lineRule="exact"/>
        <w:ind w:firstLineChars="200" w:firstLine="480"/>
      </w:pPr>
      <w:r>
        <w:rPr>
          <w:rFonts w:hint="eastAsia"/>
        </w:rPr>
        <w:t>基于代码混淆的</w:t>
      </w:r>
      <w:r>
        <w:t>W</w:t>
      </w:r>
      <w:r>
        <w:rPr>
          <w:rFonts w:hint="eastAsia"/>
        </w:rPr>
        <w:t>eb</w:t>
      </w:r>
      <w:r>
        <w:rPr>
          <w:rFonts w:hint="eastAsia"/>
        </w:rPr>
        <w:t>站点动态防御系统</w:t>
      </w:r>
      <w:r w:rsidR="00CC0042">
        <w:rPr>
          <w:rFonts w:hint="eastAsia"/>
        </w:rPr>
        <w:t>，</w:t>
      </w:r>
      <w:r w:rsidR="00CC0042">
        <w:t>由本人开发，体验了</w:t>
      </w:r>
      <w:r w:rsidR="00CC0042">
        <w:rPr>
          <w:rFonts w:hint="eastAsia"/>
        </w:rPr>
        <w:t>从对一门领域完全不了解</w:t>
      </w:r>
      <w:r w:rsidR="00CC0042">
        <w:t>到开发出可用软件，体验到</w:t>
      </w:r>
      <w:r w:rsidR="00CC0042">
        <w:rPr>
          <w:rFonts w:hint="eastAsia"/>
        </w:rPr>
        <w:t>其中</w:t>
      </w:r>
      <w:r w:rsidR="00CC0042">
        <w:t>的困难</w:t>
      </w:r>
      <w:r w:rsidR="00CC0042">
        <w:rPr>
          <w:rFonts w:hint="eastAsia"/>
        </w:rPr>
        <w:t>，</w:t>
      </w:r>
      <w:r w:rsidR="00CC0042">
        <w:t>对</w:t>
      </w:r>
      <w:r w:rsidR="00CC0042">
        <w:rPr>
          <w:rFonts w:hint="eastAsia"/>
        </w:rPr>
        <w:t>开发人员</w:t>
      </w:r>
      <w:r w:rsidR="00CC0042">
        <w:t>的高要求，要有广泛的基础了解，要</w:t>
      </w:r>
      <w:r w:rsidR="00CC0042">
        <w:rPr>
          <w:rFonts w:hint="eastAsia"/>
        </w:rPr>
        <w:t>能</w:t>
      </w:r>
      <w:r w:rsidR="00CC0042">
        <w:t>选择好需要深入研究的技术点</w:t>
      </w:r>
      <w:r w:rsidR="00CC0042">
        <w:rPr>
          <w:rFonts w:hint="eastAsia"/>
        </w:rPr>
        <w:t>。</w:t>
      </w:r>
      <w:r w:rsidR="00CC0042">
        <w:t>整个过程</w:t>
      </w:r>
      <w:r w:rsidR="00CC0042">
        <w:rPr>
          <w:rFonts w:hint="eastAsia"/>
        </w:rPr>
        <w:t>中</w:t>
      </w:r>
      <w:r w:rsidR="00CC0042">
        <w:t>，自己</w:t>
      </w:r>
      <w:proofErr w:type="gramStart"/>
      <w:r w:rsidR="00CC0042">
        <w:t>找需要</w:t>
      </w:r>
      <w:proofErr w:type="gramEnd"/>
      <w:r w:rsidR="00CC0042">
        <w:t>的工具</w:t>
      </w:r>
      <w:r w:rsidR="00CC0042">
        <w:rPr>
          <w:rFonts w:hint="eastAsia"/>
        </w:rPr>
        <w:t>，</w:t>
      </w:r>
      <w:r w:rsidR="00CC0042">
        <w:t>用手中</w:t>
      </w:r>
      <w:r w:rsidR="00CC0042">
        <w:rPr>
          <w:rFonts w:hint="eastAsia"/>
        </w:rPr>
        <w:t>所拥</w:t>
      </w:r>
      <w:r w:rsidR="00CC0042">
        <w:t>有的工具找出解决方法。在面对难点</w:t>
      </w:r>
      <w:r w:rsidR="00CC0042">
        <w:rPr>
          <w:rFonts w:hint="eastAsia"/>
        </w:rPr>
        <w:t>，既要有</w:t>
      </w:r>
      <w:r w:rsidR="00CC0042">
        <w:t>宽泛的了解，</w:t>
      </w:r>
      <w:r w:rsidR="00CC0042">
        <w:rPr>
          <w:rFonts w:hint="eastAsia"/>
        </w:rPr>
        <w:t>有时</w:t>
      </w:r>
      <w:r w:rsidR="00CC0042">
        <w:t>找出能</w:t>
      </w:r>
      <w:r w:rsidR="00CC0042">
        <w:rPr>
          <w:rFonts w:hint="eastAsia"/>
        </w:rPr>
        <w:t>利用</w:t>
      </w:r>
      <w:r w:rsidR="00CC0042">
        <w:t>的最</w:t>
      </w:r>
      <w:r w:rsidR="00CC0042">
        <w:rPr>
          <w:rFonts w:hint="eastAsia"/>
        </w:rPr>
        <w:t>简洁</w:t>
      </w:r>
      <w:r w:rsidR="00CC0042">
        <w:t>的工具，也要</w:t>
      </w:r>
      <w:r w:rsidR="00CC0042">
        <w:rPr>
          <w:rFonts w:hint="eastAsia"/>
        </w:rPr>
        <w:t>有</w:t>
      </w:r>
      <w:r w:rsidR="00CC0042">
        <w:t>深入研究的</w:t>
      </w:r>
      <w:r w:rsidR="00CC0042">
        <w:rPr>
          <w:rFonts w:hint="eastAsia"/>
        </w:rPr>
        <w:t>劲头</w:t>
      </w:r>
      <w:r w:rsidR="00CC0042">
        <w:t>，</w:t>
      </w:r>
      <w:r w:rsidR="00CC0042">
        <w:rPr>
          <w:rFonts w:hint="eastAsia"/>
        </w:rPr>
        <w:t>避免</w:t>
      </w:r>
      <w:r w:rsidR="00CC0042">
        <w:t>将</w:t>
      </w:r>
      <w:r w:rsidR="00CC0042">
        <w:rPr>
          <w:rFonts w:hint="eastAsia"/>
        </w:rPr>
        <w:t>精力</w:t>
      </w:r>
      <w:r w:rsidR="00CC0042">
        <w:t>花费在</w:t>
      </w:r>
      <w:r w:rsidR="00CC0042">
        <w:rPr>
          <w:rFonts w:hint="eastAsia"/>
        </w:rPr>
        <w:t>无休止</w:t>
      </w:r>
      <w:r w:rsidR="00CC0042">
        <w:t>的寻找上而浪费成本</w:t>
      </w:r>
      <w:r w:rsidR="00CC0042">
        <w:rPr>
          <w:rFonts w:hint="eastAsia"/>
        </w:rPr>
        <w:t>。</w:t>
      </w:r>
      <w:r w:rsidR="00CC0042">
        <w:t>这本身就是一个</w:t>
      </w:r>
      <w:r w:rsidR="00CC0042">
        <w:rPr>
          <w:rFonts w:hint="eastAsia"/>
        </w:rPr>
        <w:t>充满探索的</w:t>
      </w:r>
      <w:r w:rsidR="00CC0042">
        <w:t>过程，其中不可避免地要走许多弯路。</w:t>
      </w:r>
    </w:p>
    <w:p w14:paraId="31520CF5" w14:textId="06047ACF" w:rsidR="00AC4A65" w:rsidRDefault="00944884" w:rsidP="00FE2A96">
      <w:pPr>
        <w:spacing w:line="400" w:lineRule="exact"/>
        <w:ind w:firstLineChars="200" w:firstLine="480"/>
      </w:pPr>
      <w:r>
        <w:rPr>
          <w:rFonts w:hint="eastAsia"/>
        </w:rPr>
        <w:t>要有</w:t>
      </w:r>
      <w:r>
        <w:t>迎难而上的勇气，</w:t>
      </w:r>
      <w:r>
        <w:rPr>
          <w:rFonts w:hint="eastAsia"/>
        </w:rPr>
        <w:t>当</w:t>
      </w:r>
      <w:r>
        <w:t>前行很慢</w:t>
      </w:r>
      <w:r>
        <w:rPr>
          <w:rFonts w:hint="eastAsia"/>
        </w:rPr>
        <w:t>时</w:t>
      </w:r>
      <w:r>
        <w:t>，要有蜗牛的耐心和毅力</w:t>
      </w:r>
      <w:r>
        <w:rPr>
          <w:rFonts w:hint="eastAsia"/>
        </w:rPr>
        <w:t>，</w:t>
      </w:r>
      <w:r>
        <w:t>不能放弃。不断进取</w:t>
      </w:r>
      <w:r>
        <w:rPr>
          <w:rFonts w:hint="eastAsia"/>
        </w:rPr>
        <w:t>，</w:t>
      </w:r>
      <w:r>
        <w:t>才能解决困难。</w:t>
      </w:r>
    </w:p>
    <w:p w14:paraId="74E7FE62" w14:textId="77777777" w:rsidR="00AC4A65" w:rsidRDefault="00AC4A65">
      <w:pPr>
        <w:ind w:firstLine="480"/>
      </w:pPr>
      <w:r>
        <w:br w:type="page"/>
      </w:r>
    </w:p>
    <w:p w14:paraId="4B1D643F" w14:textId="77777777" w:rsidR="0087709D" w:rsidRPr="00AC4A65" w:rsidRDefault="0087709D" w:rsidP="0087709D">
      <w:pPr>
        <w:keepNext/>
        <w:keepLines/>
        <w:ind w:firstLine="600"/>
        <w:outlineLvl w:val="0"/>
        <w:rPr>
          <w:rFonts w:eastAsia="黑体" w:cs="Times New Roman"/>
          <w:kern w:val="44"/>
        </w:rPr>
      </w:pPr>
      <w:bookmarkStart w:id="198" w:name="_Toc7728456"/>
      <w:bookmarkStart w:id="199" w:name="_Toc514534623"/>
      <w:bookmarkStart w:id="200" w:name="_Toc514845445"/>
      <w:bookmarkStart w:id="201" w:name="_Toc13459"/>
      <w:bookmarkStart w:id="202" w:name="_Toc423184843"/>
      <w:bookmarkStart w:id="203" w:name="_Toc30246"/>
      <w:r w:rsidRPr="00AC4A65">
        <w:rPr>
          <w:rFonts w:eastAsia="黑体" w:cs="Times New Roman" w:hint="eastAsia"/>
          <w:bCs/>
          <w:kern w:val="44"/>
          <w:sz w:val="30"/>
          <w:szCs w:val="44"/>
        </w:rPr>
        <w:t>参考文献</w:t>
      </w:r>
      <w:bookmarkEnd w:id="198"/>
    </w:p>
    <w:p w14:paraId="33E51B32" w14:textId="1951ECA4" w:rsidR="00151386" w:rsidRDefault="00151386" w:rsidP="00151386">
      <w:pPr>
        <w:pStyle w:val="a8"/>
        <w:numPr>
          <w:ilvl w:val="0"/>
          <w:numId w:val="18"/>
        </w:numPr>
        <w:ind w:firstLineChars="0"/>
        <w:rPr>
          <w:rFonts w:eastAsiaTheme="minorEastAsia"/>
          <w:shd w:val="clear" w:color="auto" w:fill="FFFFFF"/>
        </w:rPr>
      </w:pPr>
      <w:bookmarkStart w:id="204" w:name="_Ref7704250"/>
      <w:bookmarkStart w:id="205" w:name="_Ref7247015"/>
      <w:bookmarkStart w:id="206" w:name="_Ref7079606"/>
      <w:r w:rsidRPr="00151386">
        <w:rPr>
          <w:rFonts w:eastAsiaTheme="minorEastAsia"/>
          <w:shd w:val="clear" w:color="auto" w:fill="FFFFFF"/>
        </w:rPr>
        <w:t>Igal Zeifman.Bot Traffic Report 2016 [R/OL</w:t>
      </w:r>
      <w:proofErr w:type="gramStart"/>
      <w:r w:rsidRPr="00151386">
        <w:rPr>
          <w:rFonts w:eastAsiaTheme="minorEastAsia"/>
          <w:shd w:val="clear" w:color="auto" w:fill="FFFFFF"/>
        </w:rPr>
        <w:t>]</w:t>
      </w:r>
      <w:r>
        <w:rPr>
          <w:rFonts w:eastAsiaTheme="minorEastAsia"/>
          <w:shd w:val="clear" w:color="auto" w:fill="FFFFFF"/>
        </w:rPr>
        <w:t xml:space="preserve"> </w:t>
      </w:r>
      <w:r w:rsidRPr="00151386">
        <w:rPr>
          <w:rFonts w:eastAsiaTheme="minorEastAsia"/>
          <w:shd w:val="clear" w:color="auto" w:fill="FFFFFF"/>
        </w:rPr>
        <w:t>.</w:t>
      </w:r>
      <w:proofErr w:type="gramEnd"/>
      <w:r>
        <w:rPr>
          <w:rFonts w:eastAsiaTheme="minorEastAsia"/>
          <w:shd w:val="clear" w:color="auto" w:fill="FFFFFF"/>
        </w:rPr>
        <w:t xml:space="preserve"> </w:t>
      </w:r>
      <w:r w:rsidRPr="00151386">
        <w:rPr>
          <w:rFonts w:eastAsiaTheme="minorEastAsia"/>
          <w:shd w:val="clear" w:color="auto" w:fill="FFFFFF"/>
        </w:rPr>
        <w:t>(2017-01-24)</w:t>
      </w:r>
      <w:r>
        <w:rPr>
          <w:rFonts w:eastAsiaTheme="minorEastAsia"/>
          <w:shd w:val="clear" w:color="auto" w:fill="FFFFFF"/>
        </w:rPr>
        <w:t xml:space="preserve"> </w:t>
      </w:r>
      <w:r w:rsidRPr="00151386">
        <w:rPr>
          <w:rFonts w:eastAsiaTheme="minorEastAsia"/>
          <w:shd w:val="clear" w:color="auto" w:fill="FFFFFF"/>
        </w:rPr>
        <w:t>[2019-04-25</w:t>
      </w:r>
      <w:proofErr w:type="gramStart"/>
      <w:r w:rsidRPr="00151386">
        <w:rPr>
          <w:rFonts w:eastAsiaTheme="minorEastAsia"/>
          <w:shd w:val="clear" w:color="auto" w:fill="FFFFFF"/>
        </w:rPr>
        <w:t>]</w:t>
      </w:r>
      <w:r>
        <w:rPr>
          <w:rFonts w:eastAsiaTheme="minorEastAsia"/>
          <w:shd w:val="clear" w:color="auto" w:fill="FFFFFF"/>
        </w:rPr>
        <w:t xml:space="preserve"> </w:t>
      </w:r>
      <w:r w:rsidRPr="00151386">
        <w:rPr>
          <w:rFonts w:eastAsiaTheme="minorEastAsia"/>
          <w:shd w:val="clear" w:color="auto" w:fill="FFFFFF"/>
        </w:rPr>
        <w:t>.</w:t>
      </w:r>
      <w:proofErr w:type="gramEnd"/>
      <w:r>
        <w:rPr>
          <w:rFonts w:eastAsiaTheme="minorEastAsia"/>
          <w:shd w:val="clear" w:color="auto" w:fill="FFFFFF"/>
        </w:rPr>
        <w:t xml:space="preserve"> </w:t>
      </w:r>
      <w:hyperlink r:id="rId34" w:history="1">
        <w:r w:rsidR="004D00A9" w:rsidRPr="0016528E">
          <w:rPr>
            <w:rStyle w:val="ac"/>
            <w:rFonts w:eastAsiaTheme="minorEastAsia"/>
            <w:color w:val="auto"/>
            <w:shd w:val="clear" w:color="auto" w:fill="FFFFFF"/>
          </w:rPr>
          <w:t>https://www.imperva.com/blog/bot-traffic-report-2016/</w:t>
        </w:r>
      </w:hyperlink>
      <w:bookmarkEnd w:id="204"/>
      <w:r w:rsidR="004D00A9" w:rsidRPr="0016528E">
        <w:rPr>
          <w:rFonts w:eastAsiaTheme="minorEastAsia"/>
          <w:shd w:val="clear" w:color="auto" w:fill="FFFFFF"/>
        </w:rPr>
        <w:t>.</w:t>
      </w:r>
    </w:p>
    <w:p w14:paraId="11BC3259" w14:textId="60C7250F" w:rsidR="004D00A9" w:rsidRPr="00FE23B3" w:rsidRDefault="004D00A9" w:rsidP="004D00A9">
      <w:pPr>
        <w:pStyle w:val="a8"/>
        <w:numPr>
          <w:ilvl w:val="0"/>
          <w:numId w:val="18"/>
        </w:numPr>
        <w:ind w:firstLineChars="0"/>
        <w:rPr>
          <w:rFonts w:eastAsiaTheme="minorEastAsia"/>
          <w:shd w:val="clear" w:color="auto" w:fill="FFFFFF"/>
        </w:rPr>
      </w:pPr>
      <w:bookmarkStart w:id="207" w:name="_Ref7704363"/>
      <w:r w:rsidRPr="004D00A9">
        <w:rPr>
          <w:rFonts w:eastAsiaTheme="minorEastAsia"/>
          <w:shd w:val="clear" w:color="auto" w:fill="FFFFFF"/>
        </w:rPr>
        <w:t>Edward Roberts.Bad Bot Report 2019: The Bot Arms Race Continues</w:t>
      </w:r>
      <w:proofErr w:type="gramStart"/>
      <w:r w:rsidRPr="004D00A9">
        <w:rPr>
          <w:rFonts w:eastAsiaTheme="minorEastAsia"/>
          <w:shd w:val="clear" w:color="auto" w:fill="FFFFFF"/>
        </w:rPr>
        <w:t>.(</w:t>
      </w:r>
      <w:proofErr w:type="gramEnd"/>
      <w:r w:rsidRPr="004D00A9">
        <w:rPr>
          <w:rFonts w:eastAsiaTheme="minorEastAsia"/>
          <w:shd w:val="clear" w:color="auto" w:fill="FFFFFF"/>
        </w:rPr>
        <w:t>2019-04-15)[2019-05-02].https://resources.distilnetworks.com/white-paper-reports/bad-bot-report-2019.</w:t>
      </w:r>
      <w:bookmarkEnd w:id="207"/>
    </w:p>
    <w:p w14:paraId="6F219E94" w14:textId="4C71E68B" w:rsidR="004D00A9" w:rsidRPr="00666D45" w:rsidRDefault="004D00A9" w:rsidP="0065691B">
      <w:pPr>
        <w:pStyle w:val="a8"/>
        <w:numPr>
          <w:ilvl w:val="0"/>
          <w:numId w:val="18"/>
        </w:numPr>
        <w:ind w:firstLineChars="0"/>
        <w:rPr>
          <w:rFonts w:eastAsiaTheme="minorEastAsia"/>
          <w:shd w:val="clear" w:color="auto" w:fill="FFFFFF"/>
        </w:rPr>
      </w:pPr>
      <w:proofErr w:type="gramStart"/>
      <w:r w:rsidRPr="00E84A3A">
        <w:rPr>
          <w:rFonts w:eastAsiaTheme="minorEastAsia" w:hint="eastAsia"/>
          <w:shd w:val="clear" w:color="auto" w:fill="FFFFFF"/>
        </w:rPr>
        <w:t>马卫局</w:t>
      </w:r>
      <w:proofErr w:type="gramEnd"/>
      <w:r w:rsidRPr="00E84A3A">
        <w:rPr>
          <w:rFonts w:eastAsiaTheme="minorEastAsia" w:hint="eastAsia"/>
          <w:shd w:val="clear" w:color="auto" w:fill="FFFFFF"/>
        </w:rPr>
        <w:t xml:space="preserve">. </w:t>
      </w:r>
      <w:r w:rsidRPr="00E84A3A">
        <w:rPr>
          <w:rFonts w:eastAsiaTheme="minorEastAsia" w:hint="eastAsia"/>
          <w:shd w:val="clear" w:color="auto" w:fill="FFFFFF"/>
        </w:rPr>
        <w:t>网络空间安全进入动态防御时代</w:t>
      </w:r>
      <w:r w:rsidRPr="00E84A3A">
        <w:rPr>
          <w:rFonts w:eastAsiaTheme="minorEastAsia" w:hint="eastAsia"/>
          <w:shd w:val="clear" w:color="auto" w:fill="FFFFFF"/>
        </w:rPr>
        <w:t xml:space="preserve">[J]. </w:t>
      </w:r>
      <w:r w:rsidRPr="00E84A3A">
        <w:rPr>
          <w:rFonts w:eastAsiaTheme="minorEastAsia" w:hint="eastAsia"/>
          <w:shd w:val="clear" w:color="auto" w:fill="FFFFFF"/>
        </w:rPr>
        <w:t>现代军事</w:t>
      </w:r>
      <w:r w:rsidRPr="00E84A3A">
        <w:rPr>
          <w:rFonts w:eastAsiaTheme="minorEastAsia" w:hint="eastAsia"/>
          <w:shd w:val="clear" w:color="auto" w:fill="FFFFFF"/>
        </w:rPr>
        <w:t>,2017,07:108-109</w:t>
      </w:r>
      <w:bookmarkStart w:id="208" w:name="_Ref7704624"/>
    </w:p>
    <w:p w14:paraId="66ACCD3A" w14:textId="77777777" w:rsidR="0025215C" w:rsidRPr="004A0374" w:rsidRDefault="0025215C" w:rsidP="0025215C">
      <w:pPr>
        <w:pStyle w:val="a8"/>
        <w:numPr>
          <w:ilvl w:val="0"/>
          <w:numId w:val="18"/>
        </w:numPr>
        <w:ind w:firstLineChars="0"/>
        <w:rPr>
          <w:rFonts w:eastAsiaTheme="minorEastAsia"/>
          <w:shd w:val="clear" w:color="auto" w:fill="FFFFFF"/>
        </w:rPr>
      </w:pPr>
      <w:bookmarkStart w:id="209" w:name="_Ref7709943"/>
      <w:bookmarkEnd w:id="208"/>
      <w:r w:rsidRPr="005374A9">
        <w:rPr>
          <w:rFonts w:eastAsiaTheme="minorEastAsia" w:hint="eastAsia"/>
          <w:shd w:val="clear" w:color="auto" w:fill="FFFFFF"/>
        </w:rPr>
        <w:t>邬江兴</w:t>
      </w:r>
      <w:r w:rsidRPr="005374A9">
        <w:rPr>
          <w:rFonts w:eastAsiaTheme="minorEastAsia" w:hint="eastAsia"/>
          <w:shd w:val="clear" w:color="auto" w:fill="FFFFFF"/>
        </w:rPr>
        <w:t xml:space="preserve">. </w:t>
      </w:r>
      <w:r w:rsidRPr="005374A9">
        <w:rPr>
          <w:rFonts w:eastAsiaTheme="minorEastAsia" w:hint="eastAsia"/>
          <w:shd w:val="clear" w:color="auto" w:fill="FFFFFF"/>
        </w:rPr>
        <w:t>拟态计算与拟态安全防御的原意</w:t>
      </w:r>
      <w:proofErr w:type="gramStart"/>
      <w:r w:rsidRPr="005374A9">
        <w:rPr>
          <w:rFonts w:eastAsiaTheme="minorEastAsia" w:hint="eastAsia"/>
          <w:shd w:val="clear" w:color="auto" w:fill="FFFFFF"/>
        </w:rPr>
        <w:t>和愿景</w:t>
      </w:r>
      <w:proofErr w:type="gramEnd"/>
      <w:r w:rsidRPr="005374A9">
        <w:rPr>
          <w:rFonts w:eastAsiaTheme="minorEastAsia" w:hint="eastAsia"/>
          <w:shd w:val="clear" w:color="auto" w:fill="FFFFFF"/>
        </w:rPr>
        <w:t xml:space="preserve">[J]. </w:t>
      </w:r>
      <w:r w:rsidRPr="005374A9">
        <w:rPr>
          <w:rFonts w:eastAsiaTheme="minorEastAsia" w:hint="eastAsia"/>
          <w:shd w:val="clear" w:color="auto" w:fill="FFFFFF"/>
        </w:rPr>
        <w:t>电信科学</w:t>
      </w:r>
      <w:r w:rsidRPr="005374A9">
        <w:rPr>
          <w:rFonts w:eastAsiaTheme="minorEastAsia" w:hint="eastAsia"/>
          <w:shd w:val="clear" w:color="auto" w:fill="FFFFFF"/>
        </w:rPr>
        <w:t>, 2014,07:2</w:t>
      </w:r>
      <w:bookmarkEnd w:id="209"/>
    </w:p>
    <w:p w14:paraId="6409C71A" w14:textId="77777777" w:rsidR="00CC72D3" w:rsidRDefault="00CC72D3" w:rsidP="00CC72D3">
      <w:pPr>
        <w:pStyle w:val="a8"/>
        <w:numPr>
          <w:ilvl w:val="0"/>
          <w:numId w:val="18"/>
        </w:numPr>
        <w:ind w:firstLineChars="0"/>
        <w:rPr>
          <w:rFonts w:eastAsiaTheme="minorEastAsia"/>
          <w:shd w:val="clear" w:color="auto" w:fill="FFFFFF"/>
        </w:rPr>
      </w:pPr>
      <w:bookmarkStart w:id="210" w:name="_Ref7708409"/>
      <w:bookmarkStart w:id="211" w:name="_Ref7705850"/>
      <w:r w:rsidRPr="004A0374">
        <w:rPr>
          <w:rFonts w:eastAsiaTheme="minorEastAsia" w:hint="eastAsia"/>
          <w:shd w:val="clear" w:color="auto" w:fill="FFFFFF"/>
        </w:rPr>
        <w:t>陶辉</w:t>
      </w:r>
      <w:r w:rsidRPr="004A0374">
        <w:rPr>
          <w:rFonts w:eastAsiaTheme="minorEastAsia" w:hint="eastAsia"/>
          <w:shd w:val="clear" w:color="auto" w:fill="FFFFFF"/>
        </w:rPr>
        <w:t>.</w:t>
      </w:r>
      <w:r w:rsidRPr="004A0374">
        <w:rPr>
          <w:rFonts w:eastAsiaTheme="minorEastAsia" w:hint="eastAsia"/>
          <w:shd w:val="clear" w:color="auto" w:fill="FFFFFF"/>
        </w:rPr>
        <w:t>深入理解</w:t>
      </w:r>
      <w:r w:rsidRPr="004A0374">
        <w:rPr>
          <w:rFonts w:eastAsiaTheme="minorEastAsia" w:hint="eastAsia"/>
          <w:shd w:val="clear" w:color="auto" w:fill="FFFFFF"/>
        </w:rPr>
        <w:t>Nginx-</w:t>
      </w:r>
      <w:r w:rsidRPr="004A0374">
        <w:rPr>
          <w:rFonts w:eastAsiaTheme="minorEastAsia" w:hint="eastAsia"/>
          <w:shd w:val="clear" w:color="auto" w:fill="FFFFFF"/>
        </w:rPr>
        <w:t>模块开发与架构解析第二版</w:t>
      </w:r>
      <w:r w:rsidRPr="004A0374">
        <w:rPr>
          <w:rFonts w:eastAsiaTheme="minorEastAsia" w:hint="eastAsia"/>
          <w:shd w:val="clear" w:color="auto" w:fill="FFFFFF"/>
        </w:rPr>
        <w:t>[M].</w:t>
      </w:r>
      <w:r w:rsidRPr="004A0374">
        <w:rPr>
          <w:rFonts w:eastAsiaTheme="minorEastAsia" w:hint="eastAsia"/>
          <w:shd w:val="clear" w:color="auto" w:fill="FFFFFF"/>
        </w:rPr>
        <w:t>北京：机械工业出版社，</w:t>
      </w:r>
      <w:r w:rsidRPr="004A0374">
        <w:rPr>
          <w:rFonts w:eastAsiaTheme="minorEastAsia" w:hint="eastAsia"/>
          <w:shd w:val="clear" w:color="auto" w:fill="FFFFFF"/>
        </w:rPr>
        <w:t>2016:6-</w:t>
      </w:r>
      <w:commentRangeStart w:id="212"/>
      <w:r w:rsidRPr="004A0374">
        <w:rPr>
          <w:rFonts w:eastAsiaTheme="minorEastAsia" w:hint="eastAsia"/>
          <w:shd w:val="clear" w:color="auto" w:fill="FFFFFF"/>
        </w:rPr>
        <w:t>7</w:t>
      </w:r>
      <w:commentRangeEnd w:id="212"/>
      <w:r>
        <w:rPr>
          <w:rStyle w:val="a5"/>
        </w:rPr>
        <w:commentReference w:id="212"/>
      </w:r>
      <w:bookmarkEnd w:id="210"/>
    </w:p>
    <w:p w14:paraId="0195639A" w14:textId="5B1AA8FE" w:rsidR="00CE1BF6" w:rsidRPr="005B1E23" w:rsidRDefault="00CE1BF6" w:rsidP="0087709D">
      <w:pPr>
        <w:pStyle w:val="a8"/>
        <w:numPr>
          <w:ilvl w:val="0"/>
          <w:numId w:val="18"/>
        </w:numPr>
        <w:ind w:firstLineChars="0"/>
        <w:rPr>
          <w:rFonts w:eastAsiaTheme="minorEastAsia"/>
          <w:shd w:val="clear" w:color="auto" w:fill="FFFFFF"/>
        </w:rPr>
      </w:pPr>
      <w:r w:rsidRPr="004A0374">
        <w:rPr>
          <w:rFonts w:eastAsiaTheme="minorEastAsia"/>
          <w:shd w:val="clear" w:color="auto" w:fill="FFFFFF"/>
        </w:rPr>
        <w:t>Netcraft.January 2019 Web Server Survey[EB/OL].(2019-01-24)[2019-04-25].https://news.netcraft.com/archives/2019/01/24/january-2019-web-server-survey.html</w:t>
      </w:r>
      <w:bookmarkEnd w:id="211"/>
    </w:p>
    <w:p w14:paraId="67B6CBE0" w14:textId="36DC2A48" w:rsidR="004A06B1" w:rsidRDefault="004A06B1" w:rsidP="004A06B1">
      <w:pPr>
        <w:pStyle w:val="a8"/>
        <w:numPr>
          <w:ilvl w:val="0"/>
          <w:numId w:val="18"/>
        </w:numPr>
        <w:ind w:firstLineChars="0"/>
        <w:rPr>
          <w:rFonts w:eastAsiaTheme="minorEastAsia"/>
          <w:shd w:val="clear" w:color="auto" w:fill="FFFFFF"/>
        </w:rPr>
      </w:pPr>
      <w:bookmarkStart w:id="213" w:name="_Ref7707751"/>
      <w:r w:rsidRPr="004A06B1">
        <w:rPr>
          <w:rFonts w:eastAsiaTheme="minorEastAsia"/>
          <w:shd w:val="clear" w:color="auto" w:fill="FFFFFF"/>
        </w:rPr>
        <w:t>Google.Gumbo - A pure-C HTML5 parser</w:t>
      </w:r>
      <w:proofErr w:type="gramStart"/>
      <w:r w:rsidRPr="004A06B1">
        <w:rPr>
          <w:rFonts w:eastAsiaTheme="minorEastAsia"/>
          <w:shd w:val="clear" w:color="auto" w:fill="FFFFFF"/>
        </w:rPr>
        <w:t>.[</w:t>
      </w:r>
      <w:proofErr w:type="gramEnd"/>
      <w:r w:rsidRPr="004A06B1">
        <w:rPr>
          <w:rFonts w:eastAsiaTheme="minorEastAsia"/>
          <w:shd w:val="clear" w:color="auto" w:fill="FFFFFF"/>
        </w:rPr>
        <w:t>EB/OL].(2016-06-29)[2019-04-25].https://github.com/google/gumbo-parser.</w:t>
      </w:r>
      <w:bookmarkEnd w:id="213"/>
    </w:p>
    <w:p w14:paraId="5C0C4875" w14:textId="77777777" w:rsidR="0016528E" w:rsidRPr="004A0374" w:rsidRDefault="0016528E" w:rsidP="0016528E">
      <w:pPr>
        <w:pStyle w:val="a8"/>
        <w:numPr>
          <w:ilvl w:val="0"/>
          <w:numId w:val="18"/>
        </w:numPr>
        <w:ind w:firstLineChars="0"/>
        <w:rPr>
          <w:rFonts w:eastAsiaTheme="minorEastAsia"/>
          <w:shd w:val="clear" w:color="auto" w:fill="FFFFFF"/>
        </w:rPr>
      </w:pPr>
      <w:bookmarkStart w:id="214" w:name="_Ref7707816"/>
      <w:r w:rsidRPr="004A0374">
        <w:rPr>
          <w:rFonts w:eastAsiaTheme="minorEastAsia"/>
          <w:shd w:val="clear" w:color="auto" w:fill="FFFFFF"/>
        </w:rPr>
        <w:t>statcounter GlobalStats.Browser Market Share Worldwide:Mar 2018 - Mar 2019[EB/OL].(2019-04-01)[2019-04-25].http://gs.statcounter.com/</w:t>
      </w:r>
      <w:bookmarkEnd w:id="214"/>
    </w:p>
    <w:p w14:paraId="7D1D528C" w14:textId="02EF8890" w:rsidR="002755F8" w:rsidRPr="00CC72D3" w:rsidRDefault="002755F8" w:rsidP="00CC72D3">
      <w:pPr>
        <w:pStyle w:val="a8"/>
        <w:numPr>
          <w:ilvl w:val="0"/>
          <w:numId w:val="18"/>
        </w:numPr>
        <w:ind w:firstLineChars="0"/>
        <w:rPr>
          <w:rFonts w:eastAsiaTheme="minorEastAsia"/>
          <w:shd w:val="clear" w:color="auto" w:fill="FFFFFF"/>
        </w:rPr>
      </w:pPr>
      <w:r w:rsidRPr="004A0374">
        <w:rPr>
          <w:rFonts w:eastAsiaTheme="minorEastAsia"/>
          <w:shd w:val="clear" w:color="auto" w:fill="FFFFFF"/>
        </w:rPr>
        <w:t>JetBrains.The State of Developer Ecosystem in 2018[R/OL].(2019-01-01)[2019-04-25].https://www.jetbrains.com/research/devecosystem-2018/</w:t>
      </w:r>
      <w:bookmarkStart w:id="215" w:name="_Ref7707910"/>
    </w:p>
    <w:p w14:paraId="0A85CDBC" w14:textId="359E77E3" w:rsidR="00EC7054" w:rsidRDefault="00EC7054" w:rsidP="0087709D">
      <w:pPr>
        <w:pStyle w:val="a8"/>
        <w:numPr>
          <w:ilvl w:val="0"/>
          <w:numId w:val="18"/>
        </w:numPr>
        <w:ind w:firstLineChars="0"/>
        <w:rPr>
          <w:rFonts w:eastAsiaTheme="minorEastAsia"/>
          <w:shd w:val="clear" w:color="auto" w:fill="FFFFFF"/>
        </w:rPr>
      </w:pPr>
      <w:bookmarkStart w:id="216" w:name="_Ref7707982"/>
      <w:bookmarkEnd w:id="215"/>
      <w:r>
        <w:rPr>
          <w:rFonts w:hint="eastAsia"/>
        </w:rPr>
        <w:t>林</w:t>
      </w:r>
      <w:r w:rsidRPr="00D67C68">
        <w:rPr>
          <w:rFonts w:hint="eastAsia"/>
        </w:rPr>
        <w:t>水明</w:t>
      </w:r>
      <w:r w:rsidRPr="00D67C68">
        <w:t>.</w:t>
      </w:r>
      <w:r w:rsidRPr="00D67C68">
        <w:rPr>
          <w:rFonts w:hint="eastAsia"/>
        </w:rPr>
        <w:t>不透明谓词在</w:t>
      </w:r>
      <w:r w:rsidRPr="00D67C68">
        <w:t>JavaScript</w:t>
      </w:r>
      <w:r w:rsidRPr="00D67C68">
        <w:rPr>
          <w:rFonts w:hint="eastAsia"/>
        </w:rPr>
        <w:t>代码保护的应用研究</w:t>
      </w:r>
      <w:r w:rsidRPr="00D67C68">
        <w:t xml:space="preserve">[D]. </w:t>
      </w:r>
      <w:r w:rsidRPr="00D67C68">
        <w:rPr>
          <w:rFonts w:hint="eastAsia"/>
        </w:rPr>
        <w:t>广东工业大学</w:t>
      </w:r>
      <w:r w:rsidRPr="00D67C68">
        <w:t>, 2016</w:t>
      </w:r>
      <w:bookmarkEnd w:id="205"/>
      <w:bookmarkEnd w:id="216"/>
    </w:p>
    <w:bookmarkEnd w:id="206"/>
    <w:p w14:paraId="32CF89E7" w14:textId="2CBDD295" w:rsidR="0087709D" w:rsidRDefault="0087709D" w:rsidP="0087709D">
      <w:pPr>
        <w:ind w:firstLine="420"/>
        <w:rPr>
          <w:rFonts w:asciiTheme="minorEastAsia" w:hAnsiTheme="minorEastAsia" w:cs="微软雅黑"/>
          <w:color w:val="000000"/>
          <w:sz w:val="21"/>
          <w:szCs w:val="21"/>
          <w:shd w:val="clear" w:color="auto" w:fill="FFFFFF"/>
        </w:rPr>
      </w:pPr>
      <w:r>
        <w:rPr>
          <w:rFonts w:asciiTheme="minorEastAsia" w:hAnsiTheme="minorEastAsia" w:cs="微软雅黑"/>
          <w:color w:val="000000"/>
          <w:sz w:val="21"/>
          <w:szCs w:val="21"/>
          <w:shd w:val="clear" w:color="auto" w:fill="FFFFFF"/>
        </w:rPr>
        <w:br w:type="page"/>
      </w:r>
    </w:p>
    <w:p w14:paraId="7E2FEFB9" w14:textId="77777777" w:rsidR="00A468D6" w:rsidRDefault="00A468D6" w:rsidP="00A468D6">
      <w:pPr>
        <w:spacing w:line="360" w:lineRule="auto"/>
        <w:jc w:val="center"/>
        <w:rPr>
          <w:b/>
          <w:bCs/>
          <w:sz w:val="30"/>
          <w:szCs w:val="30"/>
        </w:rPr>
      </w:pPr>
    </w:p>
    <w:p w14:paraId="100C9182" w14:textId="77777777" w:rsidR="00A468D6" w:rsidRDefault="00A468D6" w:rsidP="00A468D6">
      <w:pPr>
        <w:spacing w:line="360" w:lineRule="auto"/>
        <w:jc w:val="center"/>
        <w:rPr>
          <w:b/>
          <w:bCs/>
          <w:sz w:val="30"/>
          <w:szCs w:val="30"/>
        </w:rPr>
      </w:pPr>
    </w:p>
    <w:p w14:paraId="4D36E119" w14:textId="77777777" w:rsidR="00A468D6" w:rsidRDefault="00A468D6" w:rsidP="00A468D6">
      <w:pPr>
        <w:spacing w:line="360" w:lineRule="auto"/>
        <w:jc w:val="center"/>
        <w:rPr>
          <w:b/>
          <w:bCs/>
          <w:sz w:val="30"/>
          <w:szCs w:val="30"/>
        </w:rPr>
      </w:pPr>
    </w:p>
    <w:p w14:paraId="4D6650C0" w14:textId="77777777" w:rsidR="00A468D6" w:rsidRDefault="00A468D6" w:rsidP="00A468D6">
      <w:pPr>
        <w:spacing w:line="360" w:lineRule="auto"/>
        <w:jc w:val="center"/>
        <w:rPr>
          <w:b/>
          <w:bCs/>
          <w:sz w:val="30"/>
          <w:szCs w:val="30"/>
        </w:rPr>
      </w:pPr>
      <w:r>
        <w:rPr>
          <w:b/>
          <w:bCs/>
          <w:sz w:val="30"/>
          <w:szCs w:val="30"/>
        </w:rPr>
        <w:t>声</w:t>
      </w:r>
      <w:r>
        <w:rPr>
          <w:sz w:val="30"/>
          <w:szCs w:val="30"/>
        </w:rPr>
        <w:t xml:space="preserve">    </w:t>
      </w:r>
      <w:r>
        <w:rPr>
          <w:b/>
          <w:bCs/>
          <w:sz w:val="30"/>
          <w:szCs w:val="30"/>
        </w:rPr>
        <w:t>明</w:t>
      </w:r>
    </w:p>
    <w:p w14:paraId="6934B954" w14:textId="77777777" w:rsidR="00A468D6" w:rsidRDefault="00A468D6" w:rsidP="00A468D6">
      <w:pPr>
        <w:spacing w:line="360" w:lineRule="auto"/>
        <w:jc w:val="center"/>
        <w:rPr>
          <w:sz w:val="30"/>
        </w:rPr>
      </w:pPr>
    </w:p>
    <w:p w14:paraId="26B6B4B8" w14:textId="77777777" w:rsidR="00A468D6" w:rsidRDefault="00A468D6" w:rsidP="00A468D6">
      <w:pPr>
        <w:spacing w:line="400" w:lineRule="exact"/>
        <w:ind w:firstLine="420"/>
      </w:pPr>
      <w:r>
        <w:t>本人声明所呈交本人声明所呈交的学位论文是本人在导师指导下进行的研究工作及取得的研究成果。据我所知，除了文中特别加以标注和致谢的地方外，论文中不包含其他人已经发表或撰写过的研究成果，也不包含为获得四川大学或其他教育机构的学位或证书而使用过的材料。与我一同工作的同志对本研究所做的任何贡献均已在论文中作了明确的说明并表示谢意。</w:t>
      </w:r>
    </w:p>
    <w:p w14:paraId="4A3FAB38" w14:textId="77777777" w:rsidR="00A468D6" w:rsidRDefault="00A468D6" w:rsidP="00A468D6">
      <w:pPr>
        <w:spacing w:line="400" w:lineRule="exact"/>
        <w:ind w:firstLine="420"/>
      </w:pPr>
      <w:r>
        <w:t>本学位论文成果是本人在四川大学读书期间在导师指导下取得的，论文成果归四川大学所有，特此声明。</w:t>
      </w:r>
    </w:p>
    <w:p w14:paraId="07985BEA" w14:textId="77777777" w:rsidR="00A468D6" w:rsidRDefault="00A468D6" w:rsidP="00A468D6">
      <w:pPr>
        <w:spacing w:line="400" w:lineRule="exact"/>
        <w:ind w:firstLine="420"/>
      </w:pPr>
    </w:p>
    <w:p w14:paraId="7B0AC7F1" w14:textId="77777777" w:rsidR="00A468D6" w:rsidRDefault="00A468D6" w:rsidP="00A468D6">
      <w:pPr>
        <w:tabs>
          <w:tab w:val="right" w:pos="9000"/>
        </w:tabs>
        <w:ind w:leftChars="2200" w:left="5280"/>
      </w:pPr>
    </w:p>
    <w:p w14:paraId="67A561A2" w14:textId="77777777" w:rsidR="00A468D6" w:rsidRDefault="00A468D6" w:rsidP="00A468D6">
      <w:pPr>
        <w:tabs>
          <w:tab w:val="right" w:pos="9000"/>
        </w:tabs>
        <w:ind w:leftChars="2200" w:left="5280"/>
      </w:pPr>
    </w:p>
    <w:p w14:paraId="4E9F7212" w14:textId="77777777" w:rsidR="00A468D6" w:rsidRDefault="00A468D6" w:rsidP="00A468D6">
      <w:pPr>
        <w:tabs>
          <w:tab w:val="right" w:pos="9000"/>
        </w:tabs>
        <w:ind w:leftChars="2200" w:left="5280"/>
      </w:pPr>
    </w:p>
    <w:p w14:paraId="55E7FDCC" w14:textId="77777777" w:rsidR="00A468D6" w:rsidRDefault="00A468D6" w:rsidP="00A468D6">
      <w:pPr>
        <w:tabs>
          <w:tab w:val="right" w:pos="9000"/>
        </w:tabs>
        <w:ind w:leftChars="2200" w:left="5280"/>
      </w:pPr>
    </w:p>
    <w:p w14:paraId="40004C1B" w14:textId="77777777" w:rsidR="00A468D6" w:rsidRDefault="00A468D6" w:rsidP="00A468D6">
      <w:pPr>
        <w:tabs>
          <w:tab w:val="right" w:pos="9000"/>
        </w:tabs>
        <w:ind w:leftChars="2200" w:left="5280"/>
        <w:rPr>
          <w:u w:val="single"/>
        </w:rPr>
      </w:pPr>
      <w:r>
        <w:t>学位论文作者（签名）</w:t>
      </w:r>
      <w:r>
        <w:rPr>
          <w:rFonts w:hint="eastAsia"/>
        </w:rPr>
        <w:t>__________</w:t>
      </w:r>
    </w:p>
    <w:p w14:paraId="66748F35" w14:textId="77777777" w:rsidR="00A468D6" w:rsidRDefault="00A468D6" w:rsidP="00A468D6">
      <w:pPr>
        <w:tabs>
          <w:tab w:val="right" w:pos="9000"/>
        </w:tabs>
        <w:ind w:leftChars="2200" w:left="5280"/>
        <w:rPr>
          <w:u w:val="single"/>
        </w:rPr>
      </w:pPr>
    </w:p>
    <w:p w14:paraId="20A6D792" w14:textId="77777777" w:rsidR="00A468D6" w:rsidRDefault="00A468D6" w:rsidP="00A468D6">
      <w:pPr>
        <w:tabs>
          <w:tab w:val="right" w:pos="9000"/>
        </w:tabs>
        <w:rPr>
          <w:u w:val="single"/>
        </w:rPr>
      </w:pPr>
    </w:p>
    <w:p w14:paraId="3BA8C46C" w14:textId="77777777" w:rsidR="00A468D6" w:rsidRDefault="00A468D6" w:rsidP="00A468D6">
      <w:pPr>
        <w:tabs>
          <w:tab w:val="right" w:leader="underscore" w:pos="9000"/>
        </w:tabs>
        <w:ind w:leftChars="2200" w:left="5280"/>
        <w:jc w:val="left"/>
      </w:pPr>
      <w:r>
        <w:t>论文指导教师（签名）</w:t>
      </w:r>
      <w:r>
        <w:rPr>
          <w:rFonts w:hint="eastAsia"/>
        </w:rPr>
        <w:t>__________</w:t>
      </w:r>
    </w:p>
    <w:p w14:paraId="5484288B" w14:textId="77777777" w:rsidR="00A468D6" w:rsidRDefault="00A468D6" w:rsidP="00A468D6"/>
    <w:p w14:paraId="6D143702" w14:textId="77777777" w:rsidR="00A468D6" w:rsidRDefault="00A468D6" w:rsidP="00A468D6"/>
    <w:p w14:paraId="3B8F31C0" w14:textId="77777777" w:rsidR="00A468D6" w:rsidRDefault="00A468D6" w:rsidP="00A468D6">
      <w:pPr>
        <w:spacing w:line="400" w:lineRule="exact"/>
        <w:jc w:val="right"/>
      </w:pPr>
      <w:r>
        <w:t>年</w:t>
      </w:r>
      <w:r>
        <w:t xml:space="preserve">   </w:t>
      </w:r>
      <w:r>
        <w:t>月</w:t>
      </w:r>
      <w:r>
        <w:t xml:space="preserve">   </w:t>
      </w:r>
      <w:r>
        <w:t>日</w:t>
      </w:r>
    </w:p>
    <w:p w14:paraId="7F746D7C" w14:textId="77777777" w:rsidR="00A468D6" w:rsidRDefault="00A468D6" w:rsidP="00A468D6">
      <w:pPr>
        <w:spacing w:line="400" w:lineRule="exact"/>
        <w:jc w:val="right"/>
        <w:sectPr w:rsidR="00A468D6">
          <w:pgSz w:w="10431" w:h="14740"/>
          <w:pgMar w:top="1276" w:right="1020" w:bottom="1276" w:left="1020" w:header="851" w:footer="850" w:gutter="0"/>
          <w:pgNumType w:fmt="numberInDash"/>
          <w:cols w:space="720"/>
          <w:docGrid w:type="lines" w:linePitch="312"/>
        </w:sectPr>
      </w:pPr>
    </w:p>
    <w:p w14:paraId="30992CFA" w14:textId="77777777" w:rsidR="00A468D6" w:rsidRDefault="00A468D6" w:rsidP="00A468D6">
      <w:pPr>
        <w:spacing w:line="360" w:lineRule="auto"/>
        <w:jc w:val="center"/>
        <w:rPr>
          <w:sz w:val="30"/>
          <w:szCs w:val="30"/>
        </w:rPr>
      </w:pPr>
      <w:r>
        <w:rPr>
          <w:b/>
          <w:bCs/>
          <w:sz w:val="30"/>
          <w:szCs w:val="30"/>
        </w:rPr>
        <w:t>致</w:t>
      </w:r>
      <w:r>
        <w:rPr>
          <w:b/>
          <w:bCs/>
          <w:sz w:val="30"/>
          <w:szCs w:val="30"/>
        </w:rPr>
        <w:t xml:space="preserve">    </w:t>
      </w:r>
      <w:r>
        <w:rPr>
          <w:b/>
          <w:bCs/>
          <w:sz w:val="30"/>
          <w:szCs w:val="30"/>
        </w:rPr>
        <w:t>谢</w:t>
      </w:r>
    </w:p>
    <w:p w14:paraId="7F5F4144" w14:textId="77777777" w:rsidR="00A468D6" w:rsidRDefault="00A468D6" w:rsidP="00A468D6">
      <w:pPr>
        <w:spacing w:line="360" w:lineRule="auto"/>
        <w:jc w:val="center"/>
      </w:pPr>
    </w:p>
    <w:p w14:paraId="0457D4BA" w14:textId="5994EF6E" w:rsidR="00A468D6" w:rsidRDefault="00F730D3" w:rsidP="00A468D6">
      <w:pPr>
        <w:spacing w:line="400" w:lineRule="exact"/>
        <w:ind w:firstLine="420"/>
      </w:pPr>
      <w:r>
        <w:rPr>
          <w:rFonts w:hint="eastAsia"/>
        </w:rPr>
        <w:t>在</w:t>
      </w:r>
      <w:r>
        <w:t>即将</w:t>
      </w:r>
      <w:r w:rsidR="008E172C">
        <w:t>进入夏天的时节，毕业论文的</w:t>
      </w:r>
      <w:r w:rsidR="008E172C">
        <w:rPr>
          <w:rFonts w:hint="eastAsia"/>
        </w:rPr>
        <w:t>编写</w:t>
      </w:r>
      <w:r>
        <w:t>也到了尾声</w:t>
      </w:r>
      <w:r w:rsidR="007E1969">
        <w:rPr>
          <w:rFonts w:hint="eastAsia"/>
        </w:rPr>
        <w:t>，</w:t>
      </w:r>
      <w:r w:rsidR="007E1969">
        <w:t>四年的</w:t>
      </w:r>
      <w:r w:rsidR="00B571E1">
        <w:t>大学生活</w:t>
      </w:r>
      <w:r w:rsidR="007E1969">
        <w:t>即将结束</w:t>
      </w:r>
      <w:r w:rsidR="0097424C">
        <w:rPr>
          <w:rFonts w:hint="eastAsia"/>
        </w:rPr>
        <w:t>。</w:t>
      </w:r>
      <w:r w:rsidR="007E1969">
        <w:t>进入大学开始接触电脑，</w:t>
      </w:r>
      <w:r w:rsidR="00BF4609">
        <w:rPr>
          <w:rFonts w:hint="eastAsia"/>
        </w:rPr>
        <w:t>从</w:t>
      </w:r>
      <w:r w:rsidR="00BF4609">
        <w:t>新奇的触摸</w:t>
      </w:r>
      <w:r w:rsidR="007E1969">
        <w:rPr>
          <w:rFonts w:hint="eastAsia"/>
        </w:rPr>
        <w:t>到现在</w:t>
      </w:r>
      <w:r w:rsidR="007E1969">
        <w:t>电脑不离身</w:t>
      </w:r>
      <w:r w:rsidR="0097424C">
        <w:t>，</w:t>
      </w:r>
      <w:r w:rsidR="00850E51">
        <w:rPr>
          <w:rFonts w:hint="eastAsia"/>
        </w:rPr>
        <w:t>成为</w:t>
      </w:r>
      <w:r w:rsidR="0097424C">
        <w:t>工作生活的</w:t>
      </w:r>
      <w:r w:rsidR="0097424C">
        <w:rPr>
          <w:rFonts w:hint="eastAsia"/>
        </w:rPr>
        <w:t>不可缺少</w:t>
      </w:r>
      <w:r w:rsidR="0097424C">
        <w:t>的</w:t>
      </w:r>
      <w:r w:rsidR="007E1969">
        <w:t>工具</w:t>
      </w:r>
      <w:r w:rsidR="00C839D6">
        <w:rPr>
          <w:rFonts w:hint="eastAsia"/>
        </w:rPr>
        <w:t>，</w:t>
      </w:r>
      <w:r w:rsidR="00C839D6">
        <w:t>不由得感叹变化好快</w:t>
      </w:r>
      <w:r w:rsidR="000F4A97">
        <w:rPr>
          <w:rFonts w:hint="eastAsia"/>
        </w:rPr>
        <w:t>。</w:t>
      </w:r>
      <w:r w:rsidR="000F4A97">
        <w:t>从对程序</w:t>
      </w:r>
      <w:r w:rsidR="00E46C8F">
        <w:rPr>
          <w:rFonts w:hint="eastAsia"/>
        </w:rPr>
        <w:t>、</w:t>
      </w:r>
      <w:r w:rsidR="00E46C8F">
        <w:t>代码这些名词</w:t>
      </w:r>
      <w:r w:rsidR="00E46C8F">
        <w:rPr>
          <w:rFonts w:hint="eastAsia"/>
        </w:rPr>
        <w:t>只有神秘</w:t>
      </w:r>
      <w:r w:rsidR="000B480E">
        <w:rPr>
          <w:rFonts w:hint="eastAsia"/>
        </w:rPr>
        <w:t>的</w:t>
      </w:r>
      <w:r w:rsidR="00E46C8F">
        <w:rPr>
          <w:rFonts w:hint="eastAsia"/>
        </w:rPr>
        <w:t>感</w:t>
      </w:r>
      <w:r w:rsidR="000B480E">
        <w:rPr>
          <w:rFonts w:hint="eastAsia"/>
        </w:rPr>
        <w:t>觉</w:t>
      </w:r>
      <w:r w:rsidR="000F4A97">
        <w:rPr>
          <w:rFonts w:hint="eastAsia"/>
        </w:rPr>
        <w:t>到</w:t>
      </w:r>
      <w:r w:rsidR="000F4A97">
        <w:t>自己开发项目</w:t>
      </w:r>
      <w:r w:rsidR="000B480E">
        <w:rPr>
          <w:rFonts w:hint="eastAsia"/>
        </w:rPr>
        <w:t>，</w:t>
      </w:r>
      <w:r w:rsidR="00D73955">
        <w:rPr>
          <w:rFonts w:hint="eastAsia"/>
        </w:rPr>
        <w:t>回顾</w:t>
      </w:r>
      <w:r w:rsidR="00B571E1">
        <w:rPr>
          <w:rFonts w:hint="eastAsia"/>
        </w:rPr>
        <w:t>过往</w:t>
      </w:r>
      <w:r w:rsidR="00D73955">
        <w:rPr>
          <w:rFonts w:hint="eastAsia"/>
        </w:rPr>
        <w:t>令人</w:t>
      </w:r>
      <w:r w:rsidR="00D73955">
        <w:t>惊讶</w:t>
      </w:r>
      <w:r w:rsidR="002C0FE4">
        <w:rPr>
          <w:rFonts w:hint="eastAsia"/>
        </w:rPr>
        <w:t>。</w:t>
      </w:r>
      <w:r w:rsidR="002C0FE4">
        <w:t>这次项目的开发</w:t>
      </w:r>
      <w:r w:rsidR="002C0FE4">
        <w:rPr>
          <w:rFonts w:hint="eastAsia"/>
        </w:rPr>
        <w:t>，是</w:t>
      </w:r>
      <w:r w:rsidR="002C0FE4">
        <w:t>专业知识结合</w:t>
      </w:r>
      <w:r w:rsidR="002C0FE4">
        <w:rPr>
          <w:rFonts w:hint="eastAsia"/>
        </w:rPr>
        <w:t>学习能力</w:t>
      </w:r>
      <w:r w:rsidR="002C0FE4">
        <w:t>的一次</w:t>
      </w:r>
      <w:r w:rsidR="002C0FE4">
        <w:rPr>
          <w:rFonts w:hint="eastAsia"/>
        </w:rPr>
        <w:t>实践</w:t>
      </w:r>
      <w:r w:rsidR="00A468D6">
        <w:t>。</w:t>
      </w:r>
    </w:p>
    <w:p w14:paraId="3888A356" w14:textId="6BAF2BC6" w:rsidR="00A468D6" w:rsidRDefault="00A468D6" w:rsidP="008E7D63">
      <w:pPr>
        <w:spacing w:line="400" w:lineRule="exact"/>
        <w:ind w:firstLine="420"/>
      </w:pPr>
      <w:r>
        <w:t>首先感谢</w:t>
      </w:r>
      <w:r>
        <w:rPr>
          <w:rFonts w:hint="eastAsia"/>
        </w:rPr>
        <w:t>王海舟</w:t>
      </w:r>
      <w:r>
        <w:t>老师</w:t>
      </w:r>
      <w:r w:rsidR="002A1D94">
        <w:rPr>
          <w:rFonts w:hint="eastAsia"/>
        </w:rPr>
        <w:t>。</w:t>
      </w:r>
      <w:r w:rsidR="00B54D49">
        <w:rPr>
          <w:rFonts w:hint="eastAsia"/>
        </w:rPr>
        <w:t>这是</w:t>
      </w:r>
      <w:r w:rsidR="00B54D49">
        <w:t>我接触网络安全</w:t>
      </w:r>
      <w:r w:rsidR="00B54D49">
        <w:rPr>
          <w:rFonts w:hint="eastAsia"/>
        </w:rPr>
        <w:t>的</w:t>
      </w:r>
      <w:r w:rsidR="00B54D49">
        <w:t>第一</w:t>
      </w:r>
      <w:r w:rsidR="00B54D49">
        <w:rPr>
          <w:rFonts w:hint="eastAsia"/>
        </w:rPr>
        <w:t>个项目</w:t>
      </w:r>
      <w:r w:rsidR="00B54D49">
        <w:t>，在这方面的</w:t>
      </w:r>
      <w:r w:rsidR="00B54D49">
        <w:rPr>
          <w:rFonts w:hint="eastAsia"/>
        </w:rPr>
        <w:t>知识</w:t>
      </w:r>
      <w:r w:rsidR="00B54D49">
        <w:t>有一些不足。</w:t>
      </w:r>
      <w:r w:rsidR="00B54D49">
        <w:rPr>
          <w:rFonts w:hint="eastAsia"/>
        </w:rPr>
        <w:t>王老师</w:t>
      </w:r>
      <w:r w:rsidR="00B54D49">
        <w:t>为这个项目提供整体的方向把握与纠正。</w:t>
      </w:r>
      <w:r w:rsidR="0024646D">
        <w:t>感谢王老师</w:t>
      </w:r>
      <w:r w:rsidR="0024646D">
        <w:rPr>
          <w:rFonts w:hint="eastAsia"/>
        </w:rPr>
        <w:t>对</w:t>
      </w:r>
      <w:r w:rsidR="0024646D">
        <w:t>我的指导交流，</w:t>
      </w:r>
      <w:r w:rsidR="0024646D">
        <w:rPr>
          <w:rFonts w:hint="eastAsia"/>
        </w:rPr>
        <w:t>让我</w:t>
      </w:r>
      <w:r w:rsidR="0024646D">
        <w:t>能在一次次交流中找到误区，继续前进。能完成项目的设计和实现，离不开</w:t>
      </w:r>
      <w:r w:rsidR="0024646D">
        <w:rPr>
          <w:rFonts w:hint="eastAsia"/>
        </w:rPr>
        <w:t>王</w:t>
      </w:r>
      <w:r w:rsidR="0024646D">
        <w:t>老师</w:t>
      </w:r>
      <w:r w:rsidR="0024646D">
        <w:rPr>
          <w:rFonts w:hint="eastAsia"/>
        </w:rPr>
        <w:t>的</w:t>
      </w:r>
      <w:r w:rsidR="0024646D">
        <w:t>指导。</w:t>
      </w:r>
      <w:r w:rsidR="002A1D94">
        <w:rPr>
          <w:rFonts w:hint="eastAsia"/>
        </w:rPr>
        <w:t>这也是</w:t>
      </w:r>
      <w:r w:rsidR="002A1D94">
        <w:t>我完整实践软件过程的项目，</w:t>
      </w:r>
      <w:r w:rsidR="002A1D94">
        <w:rPr>
          <w:rFonts w:hint="eastAsia"/>
        </w:rPr>
        <w:t>在</w:t>
      </w:r>
      <w:r w:rsidR="002A1D94">
        <w:t>项目的开题，</w:t>
      </w:r>
      <w:r w:rsidR="004E4F12">
        <w:rPr>
          <w:rFonts w:hint="eastAsia"/>
        </w:rPr>
        <w:t>各种</w:t>
      </w:r>
      <w:r w:rsidR="002A1D94">
        <w:t>项目文档</w:t>
      </w:r>
      <w:r w:rsidR="002A1D94">
        <w:rPr>
          <w:rFonts w:hint="eastAsia"/>
        </w:rPr>
        <w:t>中</w:t>
      </w:r>
      <w:r w:rsidR="002A1D94">
        <w:t>，王老师一遍遍提供修改意见，</w:t>
      </w:r>
      <w:r w:rsidR="002A1D94">
        <w:rPr>
          <w:rFonts w:hint="eastAsia"/>
        </w:rPr>
        <w:t>老师</w:t>
      </w:r>
      <w:r w:rsidR="002A1D94">
        <w:t>不仅详细阅读从内容上</w:t>
      </w:r>
      <w:r w:rsidR="002A1D94">
        <w:rPr>
          <w:rFonts w:hint="eastAsia"/>
        </w:rPr>
        <w:t>提出意见</w:t>
      </w:r>
      <w:r w:rsidR="002A1D94">
        <w:t>，更让我学到了老师在细节上的认真</w:t>
      </w:r>
      <w:r w:rsidR="002A1D94">
        <w:rPr>
          <w:rFonts w:hint="eastAsia"/>
        </w:rPr>
        <w:t>细致，</w:t>
      </w:r>
      <w:r w:rsidR="002A1D94">
        <w:t>真正体会到了导师</w:t>
      </w:r>
      <w:r w:rsidR="002A1D94">
        <w:rPr>
          <w:rFonts w:hint="eastAsia"/>
        </w:rPr>
        <w:t>严谨</w:t>
      </w:r>
      <w:r w:rsidR="002A1D94">
        <w:t>的科研作风</w:t>
      </w:r>
      <w:r w:rsidR="001F78B2">
        <w:rPr>
          <w:rFonts w:hint="eastAsia"/>
        </w:rPr>
        <w:t>，</w:t>
      </w:r>
      <w:r>
        <w:t>我将永远感恩在心，</w:t>
      </w:r>
      <w:r w:rsidR="001E4018">
        <w:rPr>
          <w:rFonts w:hint="eastAsia"/>
        </w:rPr>
        <w:t>真的</w:t>
      </w:r>
      <w:r w:rsidR="00254DE6">
        <w:rPr>
          <w:rFonts w:hint="eastAsia"/>
        </w:rPr>
        <w:t>很荣幸</w:t>
      </w:r>
      <w:r>
        <w:t>在</w:t>
      </w:r>
      <w:r w:rsidR="00254DE6">
        <w:rPr>
          <w:rFonts w:hint="eastAsia"/>
        </w:rPr>
        <w:t>大学</w:t>
      </w:r>
      <w:r w:rsidR="00254DE6">
        <w:t>的</w:t>
      </w:r>
      <w:r w:rsidR="00254DE6">
        <w:rPr>
          <w:rFonts w:hint="eastAsia"/>
        </w:rPr>
        <w:t>最后</w:t>
      </w:r>
      <w:r>
        <w:t>，能</w:t>
      </w:r>
      <w:r w:rsidR="00254DE6">
        <w:rPr>
          <w:rFonts w:hint="eastAsia"/>
        </w:rPr>
        <w:t>在</w:t>
      </w:r>
      <w:r w:rsidR="00254DE6">
        <w:t>王老师的指导下进行项目</w:t>
      </w:r>
      <w:r w:rsidR="007D53E4">
        <w:rPr>
          <w:rFonts w:hint="eastAsia"/>
        </w:rPr>
        <w:t>。</w:t>
      </w:r>
      <w:r>
        <w:t>现在的我也离不开学院的每一位</w:t>
      </w:r>
      <w:r>
        <w:rPr>
          <w:rFonts w:hint="eastAsia"/>
        </w:rPr>
        <w:t>老师</w:t>
      </w:r>
      <w:r>
        <w:t>，</w:t>
      </w:r>
      <w:r w:rsidR="00ED0EBA">
        <w:rPr>
          <w:rFonts w:hint="eastAsia"/>
        </w:rPr>
        <w:t>是</w:t>
      </w:r>
      <w:r w:rsidR="00ED0EBA">
        <w:t>老师</w:t>
      </w:r>
      <w:r w:rsidR="00ED0EBA">
        <w:rPr>
          <w:rFonts w:hint="eastAsia"/>
        </w:rPr>
        <w:t>不厌其烦</w:t>
      </w:r>
      <w:r w:rsidR="00ED0EBA">
        <w:t>的</w:t>
      </w:r>
      <w:r>
        <w:t>教导，</w:t>
      </w:r>
      <w:r w:rsidR="00A716FE">
        <w:rPr>
          <w:rFonts w:hint="eastAsia"/>
        </w:rPr>
        <w:t>老师的</w:t>
      </w:r>
      <w:r w:rsidR="00C048E7">
        <w:t>宽容</w:t>
      </w:r>
      <w:r w:rsidR="00A716FE">
        <w:rPr>
          <w:rFonts w:hint="eastAsia"/>
        </w:rPr>
        <w:t>，老师</w:t>
      </w:r>
      <w:r w:rsidR="00A716FE">
        <w:t>的</w:t>
      </w:r>
      <w:r>
        <w:t>陪伴，让我</w:t>
      </w:r>
      <w:r w:rsidR="00A716FE">
        <w:rPr>
          <w:rFonts w:hint="eastAsia"/>
        </w:rPr>
        <w:t>成长进步</w:t>
      </w:r>
      <w:r>
        <w:t>。</w:t>
      </w:r>
    </w:p>
    <w:p w14:paraId="6CEEE3D2" w14:textId="67507D69" w:rsidR="00A468D6" w:rsidRDefault="00A468D6" w:rsidP="00A468D6">
      <w:pPr>
        <w:spacing w:line="400" w:lineRule="exact"/>
        <w:ind w:firstLine="420"/>
      </w:pPr>
      <w:r>
        <w:t>感谢</w:t>
      </w:r>
      <w:r w:rsidR="00E8753C">
        <w:rPr>
          <w:rFonts w:hint="eastAsia"/>
        </w:rPr>
        <w:t>周围</w:t>
      </w:r>
      <w:r>
        <w:rPr>
          <w:rFonts w:hint="eastAsia"/>
        </w:rPr>
        <w:t>同学</w:t>
      </w:r>
      <w:r>
        <w:t>的陪伴，给予我</w:t>
      </w:r>
      <w:r w:rsidR="003A171F">
        <w:rPr>
          <w:rFonts w:hint="eastAsia"/>
        </w:rPr>
        <w:t>生活</w:t>
      </w:r>
      <w:r w:rsidR="003A171F">
        <w:t>，学习上的</w:t>
      </w:r>
      <w:r>
        <w:t>指导</w:t>
      </w:r>
      <w:r w:rsidR="00A4072B">
        <w:rPr>
          <w:rFonts w:hint="eastAsia"/>
        </w:rPr>
        <w:t>，</w:t>
      </w:r>
      <w:r w:rsidR="00392140">
        <w:rPr>
          <w:rFonts w:hint="eastAsia"/>
        </w:rPr>
        <w:t>度过这</w:t>
      </w:r>
      <w:r w:rsidR="00392140">
        <w:t>四年大学生活</w:t>
      </w:r>
      <w:r>
        <w:t>。感谢家人对我的支持，</w:t>
      </w:r>
      <w:r w:rsidR="00F60310">
        <w:rPr>
          <w:rFonts w:hint="eastAsia"/>
        </w:rPr>
        <w:t>始终关怀</w:t>
      </w:r>
      <w:r w:rsidR="00F60310">
        <w:t>着我</w:t>
      </w:r>
      <w:r>
        <w:t>。感谢</w:t>
      </w:r>
      <w:r w:rsidR="00A4072B">
        <w:rPr>
          <w:rFonts w:hint="eastAsia"/>
        </w:rPr>
        <w:t>室友</w:t>
      </w:r>
      <w:r>
        <w:t>在我的四年大学</w:t>
      </w:r>
      <w:r w:rsidR="00A4072B">
        <w:rPr>
          <w:rFonts w:hint="eastAsia"/>
        </w:rPr>
        <w:t>生活</w:t>
      </w:r>
      <w:r>
        <w:t>中</w:t>
      </w:r>
      <w:r w:rsidR="00A4072B">
        <w:rPr>
          <w:rFonts w:hint="eastAsia"/>
        </w:rPr>
        <w:t>的</w:t>
      </w:r>
      <w:r w:rsidR="00A4072B">
        <w:t>温馨陪伴</w:t>
      </w:r>
      <w:r>
        <w:t>，我将铭记于心。</w:t>
      </w:r>
    </w:p>
    <w:p w14:paraId="23A6D75E" w14:textId="0072D81E" w:rsidR="00A468D6" w:rsidRDefault="00A468D6" w:rsidP="00A468D6">
      <w:pPr>
        <w:spacing w:line="400" w:lineRule="exact"/>
        <w:ind w:firstLine="420"/>
      </w:pPr>
      <w:r>
        <w:t>最后也感谢自己，</w:t>
      </w:r>
      <w:r w:rsidR="00E8753C">
        <w:rPr>
          <w:rFonts w:hint="eastAsia"/>
        </w:rPr>
        <w:t>能不放弃</w:t>
      </w:r>
      <w:r w:rsidR="00E8753C">
        <w:t>，</w:t>
      </w:r>
      <w:r w:rsidR="00E8753C">
        <w:rPr>
          <w:rFonts w:hint="eastAsia"/>
        </w:rPr>
        <w:t>努力</w:t>
      </w:r>
      <w:r w:rsidR="00E8753C">
        <w:t>完成项目，努力提高自己，让自己</w:t>
      </w:r>
      <w:r w:rsidR="00114BB6">
        <w:rPr>
          <w:rFonts w:hint="eastAsia"/>
        </w:rPr>
        <w:t>更好</w:t>
      </w:r>
      <w:r w:rsidR="00114BB6">
        <w:t>面对生活与工作</w:t>
      </w:r>
      <w:r>
        <w:t>。</w:t>
      </w:r>
    </w:p>
    <w:p w14:paraId="0C1B7F57" w14:textId="77777777" w:rsidR="00A468D6" w:rsidRDefault="00A468D6" w:rsidP="00A468D6">
      <w:pPr>
        <w:spacing w:line="400" w:lineRule="exact"/>
        <w:ind w:firstLine="420"/>
      </w:pPr>
    </w:p>
    <w:p w14:paraId="15F0F6CA" w14:textId="77777777" w:rsidR="00A468D6" w:rsidRDefault="00A468D6" w:rsidP="00A468D6">
      <w:pPr>
        <w:spacing w:line="400" w:lineRule="exact"/>
        <w:ind w:firstLine="420"/>
      </w:pPr>
    </w:p>
    <w:p w14:paraId="52A0F02A" w14:textId="77777777" w:rsidR="00A468D6" w:rsidRDefault="00A468D6" w:rsidP="00A468D6">
      <w:pPr>
        <w:spacing w:line="400" w:lineRule="exact"/>
        <w:sectPr w:rsidR="00A468D6">
          <w:pgSz w:w="10431" w:h="14740"/>
          <w:pgMar w:top="1276" w:right="1020" w:bottom="1276" w:left="1020" w:header="851" w:footer="850" w:gutter="0"/>
          <w:pgNumType w:fmt="numberInDash"/>
          <w:cols w:space="720"/>
          <w:docGrid w:type="lines" w:linePitch="312"/>
        </w:sectPr>
      </w:pPr>
    </w:p>
    <w:p w14:paraId="6FDA0582" w14:textId="77777777" w:rsidR="00A468D6" w:rsidRPr="00D135DD" w:rsidRDefault="00A468D6" w:rsidP="0087709D">
      <w:pPr>
        <w:ind w:firstLine="420"/>
        <w:rPr>
          <w:rFonts w:cs="微软雅黑"/>
          <w:color w:val="000000"/>
          <w:sz w:val="21"/>
          <w:szCs w:val="21"/>
          <w:shd w:val="clear" w:color="auto" w:fill="FFFFFF"/>
        </w:rPr>
      </w:pPr>
    </w:p>
    <w:p w14:paraId="230BB99B" w14:textId="05787C22" w:rsidR="00603C80" w:rsidRPr="00D135DD" w:rsidRDefault="00603C80" w:rsidP="00603C80">
      <w:pPr>
        <w:pStyle w:val="-10"/>
        <w:ind w:firstLine="600"/>
        <w:jc w:val="left"/>
      </w:pPr>
      <w:bookmarkStart w:id="217" w:name="_Toc7728457"/>
      <w:r w:rsidRPr="00D135DD">
        <w:rPr>
          <w:rFonts w:hint="eastAsia"/>
        </w:rPr>
        <w:t>附录</w:t>
      </w:r>
      <w:r w:rsidRPr="00D135DD">
        <w:rPr>
          <w:rFonts w:hint="eastAsia"/>
        </w:rPr>
        <w:t xml:space="preserve">1 </w:t>
      </w:r>
      <w:r w:rsidRPr="00D135DD">
        <w:rPr>
          <w:rFonts w:hint="eastAsia"/>
        </w:rPr>
        <w:t>任务</w:t>
      </w:r>
      <w:commentRangeStart w:id="218"/>
      <w:r w:rsidRPr="00D135DD">
        <w:rPr>
          <w:rFonts w:hint="eastAsia"/>
        </w:rPr>
        <w:t>申请书</w:t>
      </w:r>
      <w:bookmarkEnd w:id="199"/>
      <w:bookmarkEnd w:id="200"/>
      <w:bookmarkEnd w:id="201"/>
      <w:bookmarkEnd w:id="217"/>
      <w:commentRangeEnd w:id="218"/>
      <w:r w:rsidR="00B650A4">
        <w:rPr>
          <w:rStyle w:val="a5"/>
          <w:rFonts w:eastAsia="宋体"/>
          <w:bCs w:val="0"/>
          <w:kern w:val="2"/>
        </w:rPr>
        <w:commentReference w:id="218"/>
      </w:r>
    </w:p>
    <w:p w14:paraId="7A3ECC6F" w14:textId="77777777" w:rsidR="00603C80" w:rsidRPr="00D135DD" w:rsidRDefault="00603C80" w:rsidP="00603C80">
      <w:pPr>
        <w:pStyle w:val="a8"/>
        <w:ind w:firstLine="420"/>
      </w:pPr>
    </w:p>
    <w:p w14:paraId="3CAF1029" w14:textId="44FE8339" w:rsidR="00603C80" w:rsidRPr="00D135DD" w:rsidRDefault="00603C80" w:rsidP="00603C80">
      <w:pPr>
        <w:ind w:firstLine="480"/>
      </w:pPr>
      <w:r w:rsidRPr="00D135DD">
        <w:tab/>
      </w:r>
    </w:p>
    <w:tbl>
      <w:tblPr>
        <w:tblW w:w="8352" w:type="dxa"/>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271"/>
        <w:gridCol w:w="851"/>
        <w:gridCol w:w="428"/>
        <w:gridCol w:w="995"/>
        <w:gridCol w:w="85"/>
        <w:gridCol w:w="1752"/>
        <w:gridCol w:w="1350"/>
        <w:gridCol w:w="900"/>
        <w:gridCol w:w="720"/>
      </w:tblGrid>
      <w:tr w:rsidR="00603C80" w:rsidRPr="00D135DD" w14:paraId="441BF848" w14:textId="77777777" w:rsidTr="00603C80">
        <w:trPr>
          <w:trHeight w:val="582"/>
          <w:jc w:val="center"/>
        </w:trPr>
        <w:tc>
          <w:tcPr>
            <w:tcW w:w="1271" w:type="dxa"/>
            <w:tcBorders>
              <w:top w:val="single" w:sz="4" w:space="0" w:color="auto"/>
              <w:left w:val="single" w:sz="4" w:space="0" w:color="auto"/>
              <w:bottom w:val="single" w:sz="4" w:space="0" w:color="auto"/>
              <w:right w:val="single" w:sz="4" w:space="0" w:color="auto"/>
            </w:tcBorders>
            <w:vAlign w:val="center"/>
          </w:tcPr>
          <w:p w14:paraId="2170336F" w14:textId="77777777" w:rsidR="00603C80" w:rsidRPr="00D135DD" w:rsidRDefault="00603C80" w:rsidP="00603C80">
            <w:pPr>
              <w:rPr>
                <w:b/>
                <w:bCs/>
              </w:rPr>
            </w:pPr>
            <w:r w:rsidRPr="00D135DD">
              <w:rPr>
                <w:rFonts w:hint="eastAsia"/>
                <w:b/>
                <w:bCs/>
              </w:rPr>
              <w:t>论文（设计）题目</w:t>
            </w:r>
          </w:p>
        </w:tc>
        <w:tc>
          <w:tcPr>
            <w:tcW w:w="7081" w:type="dxa"/>
            <w:gridSpan w:val="8"/>
            <w:tcBorders>
              <w:top w:val="single" w:sz="4" w:space="0" w:color="auto"/>
              <w:left w:val="single" w:sz="4" w:space="0" w:color="auto"/>
              <w:bottom w:val="single" w:sz="4" w:space="0" w:color="auto"/>
              <w:right w:val="single" w:sz="4" w:space="0" w:color="auto"/>
            </w:tcBorders>
            <w:vAlign w:val="center"/>
          </w:tcPr>
          <w:p w14:paraId="6871F47A" w14:textId="77777777" w:rsidR="00603C80" w:rsidRPr="00D135DD" w:rsidRDefault="00603C80" w:rsidP="00603C80">
            <w:pPr>
              <w:rPr>
                <w:b/>
                <w:bCs/>
              </w:rPr>
            </w:pPr>
            <w:r w:rsidRPr="00D135DD">
              <w:rPr>
                <w:rFonts w:hint="eastAsia"/>
                <w:b/>
                <w:bCs/>
              </w:rPr>
              <w:t>基于代码混淆技术的</w:t>
            </w:r>
            <w:r w:rsidRPr="00D135DD">
              <w:rPr>
                <w:b/>
                <w:bCs/>
              </w:rPr>
              <w:t>Web</w:t>
            </w:r>
            <w:r w:rsidRPr="00D135DD">
              <w:rPr>
                <w:b/>
                <w:bCs/>
              </w:rPr>
              <w:t>站点动态防御系统</w:t>
            </w:r>
          </w:p>
          <w:p w14:paraId="76BCCD46" w14:textId="77777777" w:rsidR="00603C80" w:rsidRPr="00D135DD" w:rsidRDefault="00603C80" w:rsidP="00603C80">
            <w:pPr>
              <w:rPr>
                <w:b/>
                <w:bCs/>
              </w:rPr>
            </w:pPr>
          </w:p>
        </w:tc>
      </w:tr>
      <w:tr w:rsidR="00603C80" w:rsidRPr="00D135DD" w14:paraId="1B060837" w14:textId="77777777" w:rsidTr="00603C80">
        <w:trPr>
          <w:cantSplit/>
          <w:trHeight w:val="460"/>
          <w:jc w:val="center"/>
        </w:trPr>
        <w:tc>
          <w:tcPr>
            <w:tcW w:w="1271" w:type="dxa"/>
            <w:tcBorders>
              <w:top w:val="single" w:sz="4" w:space="0" w:color="auto"/>
              <w:left w:val="single" w:sz="4" w:space="0" w:color="auto"/>
              <w:bottom w:val="single" w:sz="4" w:space="0" w:color="auto"/>
              <w:right w:val="single" w:sz="4" w:space="0" w:color="auto"/>
            </w:tcBorders>
            <w:vAlign w:val="center"/>
          </w:tcPr>
          <w:p w14:paraId="0010B3C2" w14:textId="77777777" w:rsidR="00603C80" w:rsidRPr="00D135DD" w:rsidRDefault="00603C80" w:rsidP="00603C80">
            <w:pPr>
              <w:rPr>
                <w:b/>
                <w:bCs/>
              </w:rPr>
            </w:pPr>
            <w:r w:rsidRPr="00D135DD">
              <w:rPr>
                <w:rFonts w:hint="eastAsia"/>
                <w:b/>
                <w:bCs/>
              </w:rPr>
              <w:t>学</w:t>
            </w:r>
            <w:r w:rsidRPr="00D135DD">
              <w:rPr>
                <w:rFonts w:hint="eastAsia"/>
                <w:b/>
                <w:bCs/>
              </w:rPr>
              <w:t xml:space="preserve">  </w:t>
            </w:r>
            <w:r w:rsidRPr="00D135DD">
              <w:rPr>
                <w:rFonts w:hint="eastAsia"/>
                <w:b/>
                <w:bCs/>
              </w:rPr>
              <w:t>院</w:t>
            </w:r>
          </w:p>
        </w:tc>
        <w:tc>
          <w:tcPr>
            <w:tcW w:w="1279" w:type="dxa"/>
            <w:gridSpan w:val="2"/>
            <w:tcBorders>
              <w:top w:val="single" w:sz="4" w:space="0" w:color="auto"/>
              <w:left w:val="single" w:sz="4" w:space="0" w:color="auto"/>
              <w:bottom w:val="single" w:sz="4" w:space="0" w:color="auto"/>
              <w:right w:val="single" w:sz="4" w:space="0" w:color="auto"/>
            </w:tcBorders>
            <w:vAlign w:val="center"/>
          </w:tcPr>
          <w:p w14:paraId="1BCCC589" w14:textId="77777777" w:rsidR="00603C80" w:rsidRPr="00D135DD" w:rsidRDefault="00603C80" w:rsidP="00603C80">
            <w:pPr>
              <w:rPr>
                <w:b/>
                <w:bCs/>
              </w:rPr>
            </w:pPr>
            <w:r w:rsidRPr="00D135DD">
              <w:rPr>
                <w:rFonts w:hint="eastAsia"/>
                <w:b/>
                <w:bCs/>
              </w:rPr>
              <w:t>软件学院</w:t>
            </w:r>
          </w:p>
        </w:tc>
        <w:tc>
          <w:tcPr>
            <w:tcW w:w="1080" w:type="dxa"/>
            <w:gridSpan w:val="2"/>
            <w:tcBorders>
              <w:top w:val="single" w:sz="4" w:space="0" w:color="auto"/>
              <w:left w:val="single" w:sz="4" w:space="0" w:color="auto"/>
              <w:bottom w:val="single" w:sz="4" w:space="0" w:color="auto"/>
              <w:right w:val="single" w:sz="4" w:space="0" w:color="auto"/>
            </w:tcBorders>
            <w:vAlign w:val="center"/>
          </w:tcPr>
          <w:p w14:paraId="19C2EB1F" w14:textId="77777777" w:rsidR="00603C80" w:rsidRPr="00D135DD" w:rsidRDefault="00603C80" w:rsidP="00603C80">
            <w:pPr>
              <w:rPr>
                <w:b/>
                <w:bCs/>
              </w:rPr>
            </w:pPr>
            <w:r w:rsidRPr="00D135DD">
              <w:rPr>
                <w:rFonts w:hint="eastAsia"/>
                <w:b/>
                <w:bCs/>
              </w:rPr>
              <w:t>专</w:t>
            </w:r>
            <w:r w:rsidRPr="00D135DD">
              <w:rPr>
                <w:rFonts w:hint="eastAsia"/>
                <w:b/>
                <w:bCs/>
              </w:rPr>
              <w:t xml:space="preserve">  </w:t>
            </w:r>
            <w:r w:rsidRPr="00D135DD">
              <w:rPr>
                <w:rFonts w:hint="eastAsia"/>
                <w:b/>
                <w:bCs/>
              </w:rPr>
              <w:t>业</w:t>
            </w:r>
          </w:p>
        </w:tc>
        <w:tc>
          <w:tcPr>
            <w:tcW w:w="1752" w:type="dxa"/>
            <w:tcBorders>
              <w:top w:val="single" w:sz="4" w:space="0" w:color="auto"/>
              <w:left w:val="single" w:sz="4" w:space="0" w:color="auto"/>
              <w:bottom w:val="single" w:sz="4" w:space="0" w:color="auto"/>
              <w:right w:val="single" w:sz="4" w:space="0" w:color="auto"/>
            </w:tcBorders>
            <w:vAlign w:val="center"/>
          </w:tcPr>
          <w:p w14:paraId="65C2B6E9" w14:textId="77777777" w:rsidR="00603C80" w:rsidRPr="00D135DD" w:rsidRDefault="00603C80" w:rsidP="00603C80">
            <w:pPr>
              <w:rPr>
                <w:b/>
                <w:bCs/>
              </w:rPr>
            </w:pPr>
            <w:r w:rsidRPr="00D135DD">
              <w:rPr>
                <w:rFonts w:hint="eastAsia"/>
                <w:b/>
                <w:bCs/>
              </w:rPr>
              <w:t>软件工程</w:t>
            </w:r>
          </w:p>
        </w:tc>
        <w:tc>
          <w:tcPr>
            <w:tcW w:w="1350" w:type="dxa"/>
            <w:tcBorders>
              <w:top w:val="single" w:sz="4" w:space="0" w:color="auto"/>
              <w:left w:val="single" w:sz="4" w:space="0" w:color="auto"/>
              <w:bottom w:val="single" w:sz="4" w:space="0" w:color="auto"/>
              <w:right w:val="single" w:sz="4" w:space="0" w:color="auto"/>
            </w:tcBorders>
            <w:vAlign w:val="center"/>
          </w:tcPr>
          <w:p w14:paraId="79F000C0" w14:textId="77777777" w:rsidR="00603C80" w:rsidRPr="00D135DD" w:rsidRDefault="00603C80" w:rsidP="00603C80">
            <w:pPr>
              <w:rPr>
                <w:b/>
                <w:bCs/>
              </w:rPr>
            </w:pPr>
            <w:r w:rsidRPr="00D135DD">
              <w:rPr>
                <w:rFonts w:hint="eastAsia"/>
                <w:b/>
                <w:bCs/>
              </w:rPr>
              <w:t>年</w:t>
            </w:r>
            <w:r w:rsidRPr="00D135DD">
              <w:rPr>
                <w:rFonts w:hint="eastAsia"/>
                <w:b/>
                <w:bCs/>
              </w:rPr>
              <w:t xml:space="preserve">  </w:t>
            </w:r>
            <w:r w:rsidRPr="00D135DD">
              <w:rPr>
                <w:rFonts w:hint="eastAsia"/>
                <w:b/>
                <w:bCs/>
              </w:rPr>
              <w:t>级</w:t>
            </w:r>
          </w:p>
        </w:tc>
        <w:tc>
          <w:tcPr>
            <w:tcW w:w="1620" w:type="dxa"/>
            <w:gridSpan w:val="2"/>
            <w:tcBorders>
              <w:top w:val="single" w:sz="4" w:space="0" w:color="auto"/>
              <w:left w:val="single" w:sz="4" w:space="0" w:color="auto"/>
              <w:bottom w:val="single" w:sz="4" w:space="0" w:color="auto"/>
              <w:right w:val="single" w:sz="4" w:space="0" w:color="auto"/>
            </w:tcBorders>
            <w:vAlign w:val="center"/>
          </w:tcPr>
          <w:p w14:paraId="0759CC7A" w14:textId="77777777" w:rsidR="00603C80" w:rsidRPr="00D135DD" w:rsidRDefault="00603C80" w:rsidP="00603C80">
            <w:pPr>
              <w:rPr>
                <w:b/>
                <w:bCs/>
              </w:rPr>
            </w:pPr>
            <w:r w:rsidRPr="00D135DD">
              <w:rPr>
                <w:rFonts w:hint="eastAsia"/>
                <w:b/>
                <w:bCs/>
              </w:rPr>
              <w:t>2015</w:t>
            </w:r>
          </w:p>
        </w:tc>
      </w:tr>
      <w:tr w:rsidR="00603C80" w:rsidRPr="00D135DD" w14:paraId="7559DE68" w14:textId="77777777" w:rsidTr="00603C80">
        <w:trPr>
          <w:cantSplit/>
          <w:trHeight w:val="450"/>
          <w:jc w:val="center"/>
        </w:trPr>
        <w:tc>
          <w:tcPr>
            <w:tcW w:w="1271" w:type="dxa"/>
            <w:vMerge w:val="restart"/>
            <w:tcBorders>
              <w:top w:val="single" w:sz="4" w:space="0" w:color="auto"/>
              <w:left w:val="single" w:sz="4" w:space="0" w:color="auto"/>
              <w:right w:val="single" w:sz="4" w:space="0" w:color="auto"/>
            </w:tcBorders>
            <w:vAlign w:val="center"/>
          </w:tcPr>
          <w:p w14:paraId="5175D9AE" w14:textId="77777777" w:rsidR="00603C80" w:rsidRPr="00D135DD" w:rsidRDefault="00603C80" w:rsidP="00603C80">
            <w:pPr>
              <w:rPr>
                <w:b/>
              </w:rPr>
            </w:pPr>
            <w:r w:rsidRPr="00D135DD">
              <w:rPr>
                <w:rFonts w:hint="eastAsia"/>
                <w:b/>
              </w:rPr>
              <w:t>题目来源</w:t>
            </w:r>
          </w:p>
          <w:p w14:paraId="312CCECA" w14:textId="77777777" w:rsidR="00603C80" w:rsidRPr="00D135DD" w:rsidRDefault="00603C80" w:rsidP="00603C80">
            <w:pPr>
              <w:rPr>
                <w:b/>
              </w:rPr>
            </w:pPr>
            <w:r w:rsidRPr="00D135DD">
              <w:rPr>
                <w:rFonts w:hint="eastAsia"/>
                <w:b/>
              </w:rPr>
              <w:t>（选择其一）</w:t>
            </w:r>
          </w:p>
        </w:tc>
        <w:tc>
          <w:tcPr>
            <w:tcW w:w="851" w:type="dxa"/>
            <w:vMerge w:val="restart"/>
            <w:tcBorders>
              <w:top w:val="single" w:sz="4" w:space="0" w:color="auto"/>
              <w:left w:val="single" w:sz="4" w:space="0" w:color="auto"/>
              <w:right w:val="single" w:sz="4" w:space="0" w:color="auto"/>
            </w:tcBorders>
            <w:vAlign w:val="center"/>
          </w:tcPr>
          <w:p w14:paraId="1F05E869" w14:textId="77777777" w:rsidR="00603C80" w:rsidRPr="00D135DD" w:rsidRDefault="00603C80" w:rsidP="00603C80">
            <w:pPr>
              <w:rPr>
                <w:b/>
              </w:rPr>
            </w:pPr>
            <w:r w:rsidRPr="00D135DD">
              <w:rPr>
                <w:rFonts w:hint="eastAsia"/>
                <w:b/>
              </w:rPr>
              <w:t>教师科研课题</w:t>
            </w:r>
          </w:p>
        </w:tc>
        <w:tc>
          <w:tcPr>
            <w:tcW w:w="1508" w:type="dxa"/>
            <w:gridSpan w:val="3"/>
            <w:tcBorders>
              <w:top w:val="single" w:sz="4" w:space="0" w:color="auto"/>
              <w:left w:val="single" w:sz="4" w:space="0" w:color="auto"/>
              <w:bottom w:val="single" w:sz="4" w:space="0" w:color="auto"/>
              <w:right w:val="single" w:sz="4" w:space="0" w:color="auto"/>
            </w:tcBorders>
            <w:vAlign w:val="center"/>
          </w:tcPr>
          <w:p w14:paraId="40B1D37E" w14:textId="77777777" w:rsidR="00603C80" w:rsidRPr="00D135DD" w:rsidRDefault="00603C80" w:rsidP="00603C80">
            <w:pPr>
              <w:rPr>
                <w:b/>
              </w:rPr>
            </w:pPr>
            <w:r w:rsidRPr="00D135DD">
              <w:rPr>
                <w:rFonts w:hint="eastAsia"/>
                <w:b/>
              </w:rPr>
              <w:t>纵向课题（　）</w:t>
            </w:r>
          </w:p>
        </w:tc>
        <w:tc>
          <w:tcPr>
            <w:tcW w:w="1752" w:type="dxa"/>
            <w:vMerge w:val="restart"/>
            <w:tcBorders>
              <w:top w:val="single" w:sz="4" w:space="0" w:color="auto"/>
              <w:left w:val="single" w:sz="4" w:space="0" w:color="auto"/>
              <w:bottom w:val="single" w:sz="4" w:space="0" w:color="auto"/>
              <w:right w:val="single" w:sz="4" w:space="0" w:color="auto"/>
            </w:tcBorders>
            <w:vAlign w:val="center"/>
          </w:tcPr>
          <w:p w14:paraId="010B7054" w14:textId="77777777" w:rsidR="00603C80" w:rsidRPr="00D135DD" w:rsidRDefault="00603C80" w:rsidP="00603C80">
            <w:pPr>
              <w:rPr>
                <w:b/>
              </w:rPr>
            </w:pPr>
            <w:r w:rsidRPr="00D135DD">
              <w:rPr>
                <w:rFonts w:hint="eastAsia"/>
                <w:b/>
              </w:rPr>
              <w:t>题目类型</w:t>
            </w:r>
          </w:p>
        </w:tc>
        <w:tc>
          <w:tcPr>
            <w:tcW w:w="2250" w:type="dxa"/>
            <w:gridSpan w:val="2"/>
            <w:vMerge w:val="restart"/>
            <w:tcBorders>
              <w:top w:val="single" w:sz="4" w:space="0" w:color="auto"/>
              <w:left w:val="single" w:sz="4" w:space="0" w:color="auto"/>
              <w:bottom w:val="single" w:sz="4" w:space="0" w:color="auto"/>
              <w:right w:val="single" w:sz="4" w:space="0" w:color="auto"/>
            </w:tcBorders>
            <w:vAlign w:val="center"/>
          </w:tcPr>
          <w:p w14:paraId="2EE0FB0B" w14:textId="77777777" w:rsidR="00603C80" w:rsidRPr="00D135DD" w:rsidRDefault="00603C80" w:rsidP="00603C80">
            <w:pPr>
              <w:rPr>
                <w:b/>
              </w:rPr>
            </w:pPr>
            <w:r w:rsidRPr="00D135DD">
              <w:rPr>
                <w:rFonts w:hint="eastAsia"/>
                <w:b/>
              </w:rPr>
              <w:t>理论研究（</w:t>
            </w:r>
            <w:r w:rsidRPr="00D135DD">
              <w:rPr>
                <w:rFonts w:hint="eastAsia"/>
                <w:b/>
              </w:rPr>
              <w:t xml:space="preserve">  </w:t>
            </w:r>
            <w:r w:rsidRPr="00D135DD">
              <w:rPr>
                <w:rFonts w:hint="eastAsia"/>
                <w:b/>
              </w:rPr>
              <w:t>）</w:t>
            </w:r>
          </w:p>
          <w:p w14:paraId="080B9524" w14:textId="77777777" w:rsidR="00603C80" w:rsidRPr="00D135DD" w:rsidRDefault="00603C80" w:rsidP="00603C80">
            <w:pPr>
              <w:rPr>
                <w:b/>
              </w:rPr>
            </w:pPr>
            <w:r w:rsidRPr="00D135DD">
              <w:rPr>
                <w:rFonts w:hint="eastAsia"/>
                <w:b/>
              </w:rPr>
              <w:t>应用研究（</w:t>
            </w:r>
            <w:r w:rsidRPr="00D135DD">
              <w:rPr>
                <w:rFonts w:hint="eastAsia"/>
                <w:b/>
              </w:rPr>
              <w:t xml:space="preserve"> </w:t>
            </w:r>
            <w:r w:rsidRPr="00D135DD">
              <w:rPr>
                <w:rFonts w:hint="eastAsia"/>
                <w:b/>
              </w:rPr>
              <w:t>√</w:t>
            </w:r>
            <w:r w:rsidRPr="00D135DD">
              <w:rPr>
                <w:rFonts w:hint="eastAsia"/>
                <w:b/>
              </w:rPr>
              <w:t xml:space="preserve"> </w:t>
            </w:r>
            <w:r w:rsidRPr="00D135DD">
              <w:rPr>
                <w:rFonts w:hint="eastAsia"/>
                <w:b/>
              </w:rPr>
              <w:t>）</w:t>
            </w:r>
          </w:p>
          <w:p w14:paraId="3F653146" w14:textId="77777777" w:rsidR="00603C80" w:rsidRPr="00D135DD" w:rsidRDefault="00603C80" w:rsidP="00603C80">
            <w:pPr>
              <w:rPr>
                <w:b/>
              </w:rPr>
            </w:pPr>
            <w:r w:rsidRPr="00D135DD">
              <w:rPr>
                <w:rFonts w:hint="eastAsia"/>
                <w:b/>
              </w:rPr>
              <w:t>技术开发（</w:t>
            </w:r>
            <w:r w:rsidRPr="00D135DD">
              <w:rPr>
                <w:rFonts w:hint="eastAsia"/>
                <w:b/>
              </w:rPr>
              <w:t xml:space="preserve">  </w:t>
            </w:r>
            <w:r w:rsidRPr="00D135DD">
              <w:rPr>
                <w:rFonts w:hint="eastAsia"/>
                <w:b/>
              </w:rPr>
              <w:t>）</w:t>
            </w:r>
          </w:p>
        </w:tc>
        <w:tc>
          <w:tcPr>
            <w:tcW w:w="720" w:type="dxa"/>
            <w:vMerge w:val="restart"/>
            <w:tcBorders>
              <w:top w:val="single" w:sz="4" w:space="0" w:color="auto"/>
              <w:left w:val="single" w:sz="4" w:space="0" w:color="auto"/>
              <w:right w:val="single" w:sz="4" w:space="0" w:color="auto"/>
            </w:tcBorders>
            <w:vAlign w:val="center"/>
          </w:tcPr>
          <w:p w14:paraId="28202C8D" w14:textId="77777777" w:rsidR="00603C80" w:rsidRPr="00D135DD" w:rsidRDefault="00603C80" w:rsidP="00603C80">
            <w:pPr>
              <w:rPr>
                <w:b/>
              </w:rPr>
            </w:pPr>
            <w:r w:rsidRPr="00D135DD">
              <w:rPr>
                <w:rFonts w:hint="eastAsia"/>
                <w:b/>
              </w:rPr>
              <w:t>注：请直接在所属项目括号内打“√”</w:t>
            </w:r>
          </w:p>
        </w:tc>
      </w:tr>
      <w:tr w:rsidR="00603C80" w:rsidRPr="00D135DD" w14:paraId="26D628AB" w14:textId="77777777" w:rsidTr="00603C80">
        <w:trPr>
          <w:cantSplit/>
          <w:trHeight w:val="465"/>
          <w:jc w:val="center"/>
        </w:trPr>
        <w:tc>
          <w:tcPr>
            <w:tcW w:w="1271" w:type="dxa"/>
            <w:vMerge/>
            <w:tcBorders>
              <w:left w:val="single" w:sz="4" w:space="0" w:color="auto"/>
              <w:right w:val="single" w:sz="4" w:space="0" w:color="auto"/>
            </w:tcBorders>
            <w:vAlign w:val="center"/>
          </w:tcPr>
          <w:p w14:paraId="13B63D09" w14:textId="77777777" w:rsidR="00603C80" w:rsidRPr="00D135DD" w:rsidRDefault="00603C80" w:rsidP="00603C80">
            <w:pPr>
              <w:rPr>
                <w:b/>
              </w:rPr>
            </w:pPr>
          </w:p>
        </w:tc>
        <w:tc>
          <w:tcPr>
            <w:tcW w:w="851" w:type="dxa"/>
            <w:vMerge/>
            <w:tcBorders>
              <w:left w:val="single" w:sz="4" w:space="0" w:color="auto"/>
              <w:bottom w:val="single" w:sz="4" w:space="0" w:color="auto"/>
              <w:right w:val="single" w:sz="4" w:space="0" w:color="auto"/>
            </w:tcBorders>
            <w:vAlign w:val="center"/>
          </w:tcPr>
          <w:p w14:paraId="5150427B" w14:textId="77777777" w:rsidR="00603C80" w:rsidRPr="00D135DD" w:rsidRDefault="00603C80" w:rsidP="00603C80">
            <w:pPr>
              <w:rPr>
                <w:b/>
              </w:rPr>
            </w:pPr>
          </w:p>
        </w:tc>
        <w:tc>
          <w:tcPr>
            <w:tcW w:w="1508" w:type="dxa"/>
            <w:gridSpan w:val="3"/>
            <w:tcBorders>
              <w:top w:val="single" w:sz="4" w:space="0" w:color="auto"/>
              <w:left w:val="single" w:sz="4" w:space="0" w:color="auto"/>
              <w:bottom w:val="single" w:sz="4" w:space="0" w:color="auto"/>
              <w:right w:val="single" w:sz="4" w:space="0" w:color="auto"/>
            </w:tcBorders>
            <w:vAlign w:val="center"/>
          </w:tcPr>
          <w:p w14:paraId="0F135C14" w14:textId="77777777" w:rsidR="00603C80" w:rsidRPr="00D135DD" w:rsidRDefault="00603C80" w:rsidP="00603C80">
            <w:pPr>
              <w:rPr>
                <w:b/>
              </w:rPr>
            </w:pPr>
            <w:r w:rsidRPr="00D135DD">
              <w:rPr>
                <w:rFonts w:hint="eastAsia"/>
                <w:b/>
              </w:rPr>
              <w:t>横向课题（√）</w:t>
            </w:r>
          </w:p>
        </w:tc>
        <w:tc>
          <w:tcPr>
            <w:tcW w:w="1752" w:type="dxa"/>
            <w:vMerge/>
            <w:tcBorders>
              <w:top w:val="single" w:sz="4" w:space="0" w:color="auto"/>
              <w:left w:val="single" w:sz="4" w:space="0" w:color="auto"/>
              <w:bottom w:val="single" w:sz="4" w:space="0" w:color="auto"/>
              <w:right w:val="single" w:sz="4" w:space="0" w:color="auto"/>
            </w:tcBorders>
            <w:vAlign w:val="center"/>
          </w:tcPr>
          <w:p w14:paraId="74C01440" w14:textId="77777777" w:rsidR="00603C80" w:rsidRPr="00D135DD" w:rsidRDefault="00603C80" w:rsidP="00603C80">
            <w:pPr>
              <w:rPr>
                <w:b/>
              </w:rPr>
            </w:pPr>
          </w:p>
        </w:tc>
        <w:tc>
          <w:tcPr>
            <w:tcW w:w="2250" w:type="dxa"/>
            <w:gridSpan w:val="2"/>
            <w:vMerge/>
            <w:tcBorders>
              <w:top w:val="single" w:sz="4" w:space="0" w:color="auto"/>
              <w:left w:val="single" w:sz="4" w:space="0" w:color="auto"/>
              <w:bottom w:val="single" w:sz="4" w:space="0" w:color="auto"/>
              <w:right w:val="single" w:sz="4" w:space="0" w:color="auto"/>
            </w:tcBorders>
            <w:vAlign w:val="center"/>
          </w:tcPr>
          <w:p w14:paraId="07D5C2CE" w14:textId="77777777" w:rsidR="00603C80" w:rsidRPr="00D135DD" w:rsidRDefault="00603C80" w:rsidP="00603C80">
            <w:pPr>
              <w:rPr>
                <w:b/>
              </w:rPr>
            </w:pPr>
          </w:p>
        </w:tc>
        <w:tc>
          <w:tcPr>
            <w:tcW w:w="720" w:type="dxa"/>
            <w:vMerge/>
            <w:tcBorders>
              <w:left w:val="single" w:sz="4" w:space="0" w:color="auto"/>
              <w:right w:val="single" w:sz="4" w:space="0" w:color="auto"/>
            </w:tcBorders>
            <w:vAlign w:val="center"/>
          </w:tcPr>
          <w:p w14:paraId="2E9F0D83" w14:textId="77777777" w:rsidR="00603C80" w:rsidRPr="00D135DD" w:rsidRDefault="00603C80" w:rsidP="00603C80">
            <w:pPr>
              <w:rPr>
                <w:b/>
              </w:rPr>
            </w:pPr>
          </w:p>
        </w:tc>
      </w:tr>
      <w:tr w:rsidR="00603C80" w:rsidRPr="00D135DD" w14:paraId="09FABD06" w14:textId="77777777" w:rsidTr="00603C80">
        <w:trPr>
          <w:cantSplit/>
          <w:trHeight w:val="683"/>
          <w:jc w:val="center"/>
        </w:trPr>
        <w:tc>
          <w:tcPr>
            <w:tcW w:w="1271" w:type="dxa"/>
            <w:vMerge/>
            <w:tcBorders>
              <w:left w:val="single" w:sz="4" w:space="0" w:color="auto"/>
              <w:right w:val="single" w:sz="4" w:space="0" w:color="auto"/>
            </w:tcBorders>
            <w:vAlign w:val="center"/>
          </w:tcPr>
          <w:p w14:paraId="00E2E5F1" w14:textId="77777777" w:rsidR="00603C80" w:rsidRPr="00D135DD" w:rsidRDefault="00603C80" w:rsidP="00603C80">
            <w:pPr>
              <w:rPr>
                <w:b/>
              </w:rPr>
            </w:pPr>
          </w:p>
        </w:tc>
        <w:tc>
          <w:tcPr>
            <w:tcW w:w="2359" w:type="dxa"/>
            <w:gridSpan w:val="4"/>
            <w:tcBorders>
              <w:top w:val="single" w:sz="4" w:space="0" w:color="auto"/>
              <w:left w:val="single" w:sz="4" w:space="0" w:color="auto"/>
              <w:bottom w:val="single" w:sz="4" w:space="0" w:color="auto"/>
              <w:right w:val="single" w:sz="4" w:space="0" w:color="auto"/>
            </w:tcBorders>
            <w:vAlign w:val="center"/>
          </w:tcPr>
          <w:p w14:paraId="1B9BFC69" w14:textId="77777777" w:rsidR="00603C80" w:rsidRPr="00D135DD" w:rsidRDefault="00603C80" w:rsidP="00603C80">
            <w:pPr>
              <w:rPr>
                <w:b/>
              </w:rPr>
            </w:pPr>
            <w:r w:rsidRPr="00D135DD">
              <w:rPr>
                <w:rFonts w:hint="eastAsia"/>
                <w:b/>
              </w:rPr>
              <w:t>企事业单位研发项目相关课题</w:t>
            </w:r>
            <w:r w:rsidRPr="00D135DD">
              <w:rPr>
                <w:rFonts w:hint="eastAsia"/>
                <w:b/>
              </w:rPr>
              <w:t xml:space="preserve"> </w:t>
            </w:r>
            <w:r w:rsidRPr="00D135DD">
              <w:rPr>
                <w:rFonts w:hint="eastAsia"/>
                <w:b/>
              </w:rPr>
              <w:t>（</w:t>
            </w:r>
            <w:r w:rsidRPr="00D135DD">
              <w:rPr>
                <w:rFonts w:hint="eastAsia"/>
                <w:b/>
              </w:rPr>
              <w:t xml:space="preserve">  </w:t>
            </w:r>
            <w:r w:rsidRPr="00D135DD">
              <w:rPr>
                <w:rFonts w:hint="eastAsia"/>
                <w:b/>
              </w:rPr>
              <w:t>）</w:t>
            </w:r>
          </w:p>
        </w:tc>
        <w:tc>
          <w:tcPr>
            <w:tcW w:w="1752" w:type="dxa"/>
            <w:vMerge w:val="restart"/>
            <w:tcBorders>
              <w:top w:val="single" w:sz="4" w:space="0" w:color="auto"/>
              <w:left w:val="single" w:sz="4" w:space="0" w:color="auto"/>
              <w:right w:val="single" w:sz="4" w:space="0" w:color="auto"/>
            </w:tcBorders>
            <w:vAlign w:val="center"/>
          </w:tcPr>
          <w:p w14:paraId="4A2F01EA" w14:textId="77777777" w:rsidR="00603C80" w:rsidRPr="00D135DD" w:rsidRDefault="00603C80" w:rsidP="00603C80">
            <w:pPr>
              <w:rPr>
                <w:b/>
              </w:rPr>
            </w:pPr>
            <w:r w:rsidRPr="00D135DD">
              <w:rPr>
                <w:rFonts w:hint="eastAsia"/>
                <w:b/>
              </w:rPr>
              <w:t>是否在实验、实习、工程实践和社会调查等社会实践中完成</w:t>
            </w:r>
          </w:p>
        </w:tc>
        <w:tc>
          <w:tcPr>
            <w:tcW w:w="2250" w:type="dxa"/>
            <w:gridSpan w:val="2"/>
            <w:vMerge w:val="restart"/>
            <w:tcBorders>
              <w:top w:val="single" w:sz="4" w:space="0" w:color="auto"/>
              <w:left w:val="single" w:sz="4" w:space="0" w:color="auto"/>
              <w:right w:val="single" w:sz="4" w:space="0" w:color="auto"/>
            </w:tcBorders>
            <w:vAlign w:val="center"/>
          </w:tcPr>
          <w:p w14:paraId="08695513" w14:textId="77777777" w:rsidR="00603C80" w:rsidRPr="00D135DD" w:rsidRDefault="00603C80" w:rsidP="00603C80">
            <w:pPr>
              <w:rPr>
                <w:b/>
              </w:rPr>
            </w:pPr>
            <w:r w:rsidRPr="00D135DD">
              <w:rPr>
                <w:rFonts w:hint="eastAsia"/>
                <w:b/>
              </w:rPr>
              <w:t>是（</w:t>
            </w:r>
            <w:r w:rsidRPr="00D135DD">
              <w:rPr>
                <w:rFonts w:hint="eastAsia"/>
                <w:b/>
              </w:rPr>
              <w:t xml:space="preserve"> </w:t>
            </w:r>
            <w:r w:rsidRPr="00D135DD">
              <w:rPr>
                <w:rFonts w:hint="eastAsia"/>
                <w:b/>
              </w:rPr>
              <w:t>√</w:t>
            </w:r>
            <w:r w:rsidRPr="00D135DD">
              <w:rPr>
                <w:rFonts w:hint="eastAsia"/>
                <w:b/>
              </w:rPr>
              <w:t xml:space="preserve"> </w:t>
            </w:r>
            <w:r w:rsidRPr="00D135DD">
              <w:rPr>
                <w:rFonts w:hint="eastAsia"/>
                <w:b/>
              </w:rPr>
              <w:t>）</w:t>
            </w:r>
            <w:r w:rsidRPr="00D135DD">
              <w:rPr>
                <w:rFonts w:hint="eastAsia"/>
                <w:b/>
              </w:rPr>
              <w:t xml:space="preserve">  </w:t>
            </w:r>
            <w:r w:rsidRPr="00D135DD">
              <w:rPr>
                <w:rFonts w:hint="eastAsia"/>
                <w:b/>
              </w:rPr>
              <w:t>否（</w:t>
            </w:r>
            <w:r w:rsidRPr="00D135DD">
              <w:rPr>
                <w:rFonts w:hint="eastAsia"/>
                <w:b/>
              </w:rPr>
              <w:t xml:space="preserve">  </w:t>
            </w:r>
            <w:r w:rsidRPr="00D135DD">
              <w:rPr>
                <w:rFonts w:hint="eastAsia"/>
                <w:b/>
              </w:rPr>
              <w:t>）</w:t>
            </w:r>
          </w:p>
        </w:tc>
        <w:tc>
          <w:tcPr>
            <w:tcW w:w="720" w:type="dxa"/>
            <w:vMerge/>
            <w:tcBorders>
              <w:left w:val="single" w:sz="4" w:space="0" w:color="auto"/>
              <w:right w:val="single" w:sz="4" w:space="0" w:color="auto"/>
            </w:tcBorders>
            <w:vAlign w:val="center"/>
          </w:tcPr>
          <w:p w14:paraId="4BF17AA4" w14:textId="77777777" w:rsidR="00603C80" w:rsidRPr="00D135DD" w:rsidRDefault="00603C80" w:rsidP="00603C80">
            <w:pPr>
              <w:rPr>
                <w:b/>
              </w:rPr>
            </w:pPr>
          </w:p>
        </w:tc>
      </w:tr>
      <w:tr w:rsidR="00603C80" w:rsidRPr="00D135DD" w14:paraId="3821F508" w14:textId="77777777" w:rsidTr="00603C80">
        <w:trPr>
          <w:cantSplit/>
          <w:trHeight w:val="393"/>
          <w:jc w:val="center"/>
        </w:trPr>
        <w:tc>
          <w:tcPr>
            <w:tcW w:w="1271" w:type="dxa"/>
            <w:vMerge/>
            <w:tcBorders>
              <w:left w:val="single" w:sz="4" w:space="0" w:color="auto"/>
              <w:right w:val="single" w:sz="4" w:space="0" w:color="auto"/>
            </w:tcBorders>
          </w:tcPr>
          <w:p w14:paraId="733241AE" w14:textId="77777777" w:rsidR="00603C80" w:rsidRPr="00D135DD" w:rsidRDefault="00603C80" w:rsidP="00603C80">
            <w:pPr>
              <w:rPr>
                <w:b/>
              </w:rPr>
            </w:pPr>
          </w:p>
        </w:tc>
        <w:tc>
          <w:tcPr>
            <w:tcW w:w="2359" w:type="dxa"/>
            <w:gridSpan w:val="4"/>
            <w:tcBorders>
              <w:top w:val="single" w:sz="4" w:space="0" w:color="auto"/>
              <w:left w:val="single" w:sz="4" w:space="0" w:color="auto"/>
              <w:bottom w:val="single" w:sz="4" w:space="0" w:color="auto"/>
              <w:right w:val="single" w:sz="4" w:space="0" w:color="auto"/>
            </w:tcBorders>
            <w:vAlign w:val="center"/>
          </w:tcPr>
          <w:p w14:paraId="6A0E9A62" w14:textId="77777777" w:rsidR="00603C80" w:rsidRPr="00D135DD" w:rsidRDefault="00603C80" w:rsidP="00603C80">
            <w:pPr>
              <w:rPr>
                <w:b/>
              </w:rPr>
            </w:pPr>
            <w:r w:rsidRPr="00D135DD">
              <w:rPr>
                <w:rFonts w:hint="eastAsia"/>
                <w:b/>
              </w:rPr>
              <w:t>教师自拟课题（　）</w:t>
            </w:r>
          </w:p>
        </w:tc>
        <w:tc>
          <w:tcPr>
            <w:tcW w:w="1752" w:type="dxa"/>
            <w:vMerge/>
            <w:tcBorders>
              <w:left w:val="single" w:sz="4" w:space="0" w:color="auto"/>
              <w:right w:val="single" w:sz="4" w:space="0" w:color="auto"/>
            </w:tcBorders>
            <w:vAlign w:val="center"/>
          </w:tcPr>
          <w:p w14:paraId="4D458A47" w14:textId="77777777" w:rsidR="00603C80" w:rsidRPr="00D135DD" w:rsidRDefault="00603C80" w:rsidP="00603C80">
            <w:pPr>
              <w:rPr>
                <w:b/>
              </w:rPr>
            </w:pPr>
          </w:p>
        </w:tc>
        <w:tc>
          <w:tcPr>
            <w:tcW w:w="2250" w:type="dxa"/>
            <w:gridSpan w:val="2"/>
            <w:vMerge/>
            <w:tcBorders>
              <w:left w:val="single" w:sz="4" w:space="0" w:color="auto"/>
              <w:right w:val="single" w:sz="4" w:space="0" w:color="auto"/>
            </w:tcBorders>
            <w:vAlign w:val="center"/>
          </w:tcPr>
          <w:p w14:paraId="7FD6961D" w14:textId="77777777" w:rsidR="00603C80" w:rsidRPr="00D135DD" w:rsidRDefault="00603C80" w:rsidP="00603C80">
            <w:pPr>
              <w:rPr>
                <w:b/>
              </w:rPr>
            </w:pPr>
          </w:p>
        </w:tc>
        <w:tc>
          <w:tcPr>
            <w:tcW w:w="720" w:type="dxa"/>
            <w:vMerge/>
            <w:tcBorders>
              <w:left w:val="single" w:sz="4" w:space="0" w:color="auto"/>
              <w:right w:val="single" w:sz="4" w:space="0" w:color="auto"/>
            </w:tcBorders>
            <w:vAlign w:val="center"/>
          </w:tcPr>
          <w:p w14:paraId="6649CBF2" w14:textId="77777777" w:rsidR="00603C80" w:rsidRPr="00D135DD" w:rsidRDefault="00603C80" w:rsidP="00603C80">
            <w:pPr>
              <w:rPr>
                <w:b/>
              </w:rPr>
            </w:pPr>
          </w:p>
        </w:tc>
      </w:tr>
      <w:tr w:rsidR="00603C80" w:rsidRPr="00D135DD" w14:paraId="6D069923" w14:textId="77777777" w:rsidTr="00603C80">
        <w:trPr>
          <w:cantSplit/>
          <w:trHeight w:val="429"/>
          <w:jc w:val="center"/>
        </w:trPr>
        <w:tc>
          <w:tcPr>
            <w:tcW w:w="1271" w:type="dxa"/>
            <w:vMerge/>
            <w:tcBorders>
              <w:left w:val="single" w:sz="4" w:space="0" w:color="auto"/>
              <w:bottom w:val="single" w:sz="4" w:space="0" w:color="auto"/>
              <w:right w:val="single" w:sz="4" w:space="0" w:color="auto"/>
            </w:tcBorders>
          </w:tcPr>
          <w:p w14:paraId="09C1FFE3" w14:textId="77777777" w:rsidR="00603C80" w:rsidRPr="00D135DD" w:rsidRDefault="00603C80" w:rsidP="00603C80">
            <w:pPr>
              <w:rPr>
                <w:b/>
              </w:rPr>
            </w:pPr>
          </w:p>
        </w:tc>
        <w:tc>
          <w:tcPr>
            <w:tcW w:w="2359" w:type="dxa"/>
            <w:gridSpan w:val="4"/>
            <w:tcBorders>
              <w:top w:val="single" w:sz="4" w:space="0" w:color="auto"/>
              <w:left w:val="single" w:sz="4" w:space="0" w:color="auto"/>
              <w:bottom w:val="single" w:sz="4" w:space="0" w:color="auto"/>
              <w:right w:val="single" w:sz="4" w:space="0" w:color="auto"/>
            </w:tcBorders>
            <w:vAlign w:val="center"/>
          </w:tcPr>
          <w:p w14:paraId="728261FB" w14:textId="77777777" w:rsidR="00603C80" w:rsidRPr="00D135DD" w:rsidRDefault="00603C80" w:rsidP="00603C80">
            <w:pPr>
              <w:rPr>
                <w:b/>
              </w:rPr>
            </w:pPr>
            <w:r w:rsidRPr="00D135DD">
              <w:rPr>
                <w:rFonts w:hint="eastAsia"/>
                <w:b/>
              </w:rPr>
              <w:t>学生自拟课题（　）</w:t>
            </w:r>
          </w:p>
        </w:tc>
        <w:tc>
          <w:tcPr>
            <w:tcW w:w="1752" w:type="dxa"/>
            <w:vMerge/>
            <w:tcBorders>
              <w:left w:val="single" w:sz="4" w:space="0" w:color="auto"/>
              <w:bottom w:val="single" w:sz="4" w:space="0" w:color="auto"/>
              <w:right w:val="single" w:sz="4" w:space="0" w:color="auto"/>
            </w:tcBorders>
            <w:vAlign w:val="center"/>
          </w:tcPr>
          <w:p w14:paraId="0EF5D512" w14:textId="77777777" w:rsidR="00603C80" w:rsidRPr="00D135DD" w:rsidRDefault="00603C80" w:rsidP="00603C80">
            <w:pPr>
              <w:rPr>
                <w:b/>
              </w:rPr>
            </w:pPr>
          </w:p>
        </w:tc>
        <w:tc>
          <w:tcPr>
            <w:tcW w:w="2250" w:type="dxa"/>
            <w:gridSpan w:val="2"/>
            <w:vMerge/>
            <w:tcBorders>
              <w:left w:val="single" w:sz="4" w:space="0" w:color="auto"/>
              <w:bottom w:val="single" w:sz="4" w:space="0" w:color="auto"/>
              <w:right w:val="single" w:sz="4" w:space="0" w:color="auto"/>
            </w:tcBorders>
            <w:vAlign w:val="center"/>
          </w:tcPr>
          <w:p w14:paraId="07FBC2D3" w14:textId="77777777" w:rsidR="00603C80" w:rsidRPr="00D135DD" w:rsidRDefault="00603C80" w:rsidP="00603C80">
            <w:pPr>
              <w:rPr>
                <w:b/>
              </w:rPr>
            </w:pPr>
          </w:p>
        </w:tc>
        <w:tc>
          <w:tcPr>
            <w:tcW w:w="720" w:type="dxa"/>
            <w:vMerge/>
            <w:tcBorders>
              <w:left w:val="single" w:sz="4" w:space="0" w:color="auto"/>
              <w:bottom w:val="single" w:sz="4" w:space="0" w:color="auto"/>
              <w:right w:val="single" w:sz="4" w:space="0" w:color="auto"/>
            </w:tcBorders>
            <w:vAlign w:val="center"/>
          </w:tcPr>
          <w:p w14:paraId="606DBD5E" w14:textId="77777777" w:rsidR="00603C80" w:rsidRPr="00D135DD" w:rsidRDefault="00603C80" w:rsidP="00603C80">
            <w:pPr>
              <w:rPr>
                <w:b/>
              </w:rPr>
            </w:pPr>
          </w:p>
        </w:tc>
      </w:tr>
      <w:tr w:rsidR="00603C80" w:rsidRPr="00D135DD" w14:paraId="2A273CB0" w14:textId="77777777" w:rsidTr="00B41088">
        <w:trPr>
          <w:trHeight w:val="558"/>
          <w:jc w:val="center"/>
        </w:trPr>
        <w:tc>
          <w:tcPr>
            <w:tcW w:w="8352" w:type="dxa"/>
            <w:gridSpan w:val="9"/>
            <w:tcBorders>
              <w:top w:val="single" w:sz="4" w:space="0" w:color="auto"/>
              <w:left w:val="single" w:sz="4" w:space="0" w:color="auto"/>
              <w:bottom w:val="single" w:sz="4" w:space="0" w:color="auto"/>
              <w:right w:val="single" w:sz="4" w:space="0" w:color="auto"/>
            </w:tcBorders>
          </w:tcPr>
          <w:p w14:paraId="312DB353" w14:textId="77777777" w:rsidR="00603C80" w:rsidRPr="00D135DD" w:rsidRDefault="00603C80" w:rsidP="00603C80">
            <w:pPr>
              <w:rPr>
                <w:b/>
              </w:rPr>
            </w:pPr>
            <w:r w:rsidRPr="00D135DD">
              <w:rPr>
                <w:rFonts w:hint="eastAsia"/>
                <w:b/>
              </w:rPr>
              <w:t>论文（设计）选题目的、工作任务：</w:t>
            </w:r>
          </w:p>
          <w:p w14:paraId="4145484D" w14:textId="77777777" w:rsidR="00603C80" w:rsidRPr="00D135DD" w:rsidRDefault="00603C80" w:rsidP="00603C80">
            <w:pPr>
              <w:ind w:firstLine="480"/>
            </w:pPr>
            <w:r w:rsidRPr="00D135DD">
              <w:rPr>
                <w:rFonts w:hint="eastAsia"/>
              </w:rPr>
              <w:t>选题目的</w:t>
            </w:r>
            <w:r w:rsidRPr="00D135DD">
              <w:t>：</w:t>
            </w:r>
          </w:p>
          <w:p w14:paraId="19F380F3" w14:textId="77777777" w:rsidR="00603C80" w:rsidRPr="00D135DD" w:rsidRDefault="00603C80" w:rsidP="00603C80">
            <w:pPr>
              <w:ind w:firstLine="480"/>
            </w:pPr>
            <w:r w:rsidRPr="00D135DD">
              <w:rPr>
                <w:rFonts w:hint="eastAsia"/>
              </w:rPr>
              <w:t>随着自动化漏洞扫描、</w:t>
            </w:r>
            <w:proofErr w:type="gramStart"/>
            <w:r w:rsidRPr="00D135DD">
              <w:rPr>
                <w:rFonts w:hint="eastAsia"/>
              </w:rPr>
              <w:t>撞库扫号</w:t>
            </w:r>
            <w:proofErr w:type="gramEnd"/>
            <w:r w:rsidRPr="00D135DD">
              <w:rPr>
                <w:rFonts w:hint="eastAsia"/>
              </w:rPr>
              <w:t>、恶意爬虫、暴力破解、薅羊毛等自动化攻击技术的快速发展，传统基于特征和规则的入侵检测系统、</w:t>
            </w:r>
            <w:r w:rsidRPr="00D135DD">
              <w:rPr>
                <w:rFonts w:hint="eastAsia"/>
              </w:rPr>
              <w:t>Web</w:t>
            </w:r>
            <w:r w:rsidRPr="00D135DD">
              <w:rPr>
                <w:rFonts w:hint="eastAsia"/>
              </w:rPr>
              <w:t>应用防火墙（</w:t>
            </w:r>
            <w:r w:rsidRPr="00D135DD">
              <w:rPr>
                <w:rFonts w:hint="eastAsia"/>
              </w:rPr>
              <w:t>WAF</w:t>
            </w:r>
            <w:r w:rsidRPr="00D135DD">
              <w:rPr>
                <w:rFonts w:hint="eastAsia"/>
              </w:rPr>
              <w:t>）已经无法有效地检测和拦截这些攻击。这些安全问题可能会导致数据库泄露，网页被篡改等，影响正常业务。</w:t>
            </w:r>
          </w:p>
          <w:p w14:paraId="2DA6AEFD" w14:textId="77777777" w:rsidR="00603C80" w:rsidRPr="00D135DD" w:rsidRDefault="00603C80" w:rsidP="00603C80">
            <w:pPr>
              <w:ind w:firstLine="480"/>
            </w:pPr>
            <w:r w:rsidRPr="00D135DD">
              <w:rPr>
                <w:rFonts w:hint="eastAsia"/>
              </w:rPr>
              <w:t>本项目拟通过随机化代码混淆技术和动态</w:t>
            </w:r>
            <w:r w:rsidRPr="00D135DD">
              <w:rPr>
                <w:rFonts w:hint="eastAsia"/>
              </w:rPr>
              <w:t>ID</w:t>
            </w:r>
            <w:r w:rsidRPr="00D135DD">
              <w:rPr>
                <w:rFonts w:hint="eastAsia"/>
              </w:rPr>
              <w:t>验证技术，对目标站点页面关键元素进行混淆加密，对客户请求进行人机验证，实现对网站的动态防御，有效降低自动化攻击技术的安全威胁。网站运营商家运用此技术可以防止恶意爬虫、薅羊毛等自动化攻击，不仅可以减少因访问量降低和销量、广告收益降低的恶性循环导致的经济损失，还保障了用户信息安全。</w:t>
            </w:r>
          </w:p>
          <w:p w14:paraId="6E93E90A" w14:textId="77777777" w:rsidR="00603C80" w:rsidRPr="00D135DD" w:rsidRDefault="00603C80" w:rsidP="00603C80">
            <w:pPr>
              <w:ind w:firstLine="480"/>
            </w:pPr>
          </w:p>
          <w:p w14:paraId="3B600943" w14:textId="77777777" w:rsidR="00603C80" w:rsidRPr="00D135DD" w:rsidRDefault="00603C80" w:rsidP="00603C80">
            <w:pPr>
              <w:ind w:firstLine="480"/>
            </w:pPr>
            <w:r w:rsidRPr="00D135DD">
              <w:rPr>
                <w:rFonts w:hint="eastAsia"/>
              </w:rPr>
              <w:t>毕业设计目标：</w:t>
            </w:r>
          </w:p>
          <w:p w14:paraId="6E502714" w14:textId="77777777" w:rsidR="00603C80" w:rsidRPr="00D135DD" w:rsidRDefault="00603C80" w:rsidP="00603C80">
            <w:pPr>
              <w:ind w:firstLine="480"/>
            </w:pPr>
            <w:r w:rsidRPr="00D135DD">
              <w:rPr>
                <w:rFonts w:hint="eastAsia"/>
              </w:rPr>
              <w:t>对于目前不足的自动化攻击的防御，提取了网站防御中的“机器人”攻击问题。</w:t>
            </w:r>
            <w:proofErr w:type="gramStart"/>
            <w:r w:rsidRPr="00D135DD">
              <w:rPr>
                <w:rFonts w:hint="eastAsia"/>
              </w:rPr>
              <w:t>脱取这</w:t>
            </w:r>
            <w:proofErr w:type="gramEnd"/>
            <w:r w:rsidRPr="00D135DD">
              <w:rPr>
                <w:rFonts w:hint="eastAsia"/>
              </w:rPr>
              <w:t>部分功能开发成</w:t>
            </w:r>
            <w:r w:rsidRPr="00D135DD">
              <w:rPr>
                <w:rFonts w:hint="eastAsia"/>
              </w:rPr>
              <w:t>nginx</w:t>
            </w:r>
            <w:r w:rsidRPr="00D135DD">
              <w:rPr>
                <w:rFonts w:hint="eastAsia"/>
              </w:rPr>
              <w:t>模块。该模块具有高可用，轻量的特性，增加了应用的灵活性。将很大程度上提高</w:t>
            </w:r>
            <w:r w:rsidRPr="00D135DD">
              <w:rPr>
                <w:rFonts w:hint="eastAsia"/>
              </w:rPr>
              <w:t>Web</w:t>
            </w:r>
            <w:r w:rsidRPr="00D135DD">
              <w:rPr>
                <w:rFonts w:hint="eastAsia"/>
              </w:rPr>
              <w:t>站点的安全防护水平。同时，对本项目在客户端的代码和网页代码做了一定保护。项目介绍如下</w:t>
            </w:r>
            <w:r w:rsidRPr="00D135DD">
              <w:t>：</w:t>
            </w:r>
          </w:p>
          <w:p w14:paraId="13F81F02" w14:textId="77777777" w:rsidR="00603C80" w:rsidRPr="00D135DD" w:rsidRDefault="00603C80" w:rsidP="00603C80">
            <w:pPr>
              <w:ind w:firstLine="480"/>
            </w:pPr>
            <w:r w:rsidRPr="00D135DD">
              <w:rPr>
                <w:rFonts w:hint="eastAsia"/>
              </w:rPr>
              <w:t>1.</w:t>
            </w:r>
            <w:r w:rsidRPr="00D135DD">
              <w:rPr>
                <w:rFonts w:hint="eastAsia"/>
              </w:rPr>
              <w:t>利用</w:t>
            </w:r>
            <w:r w:rsidRPr="00D135DD">
              <w:rPr>
                <w:rFonts w:hint="eastAsia"/>
              </w:rPr>
              <w:t>Nginx</w:t>
            </w:r>
            <w:r w:rsidRPr="00D135DD">
              <w:rPr>
                <w:rFonts w:hint="eastAsia"/>
              </w:rPr>
              <w:t>平台的反向代理服务功能</w:t>
            </w:r>
            <w:r w:rsidRPr="00D135DD">
              <w:rPr>
                <w:rFonts w:hint="eastAsia"/>
              </w:rPr>
              <w:t xml:space="preserve">, </w:t>
            </w:r>
            <w:r w:rsidRPr="00D135DD">
              <w:rPr>
                <w:rFonts w:hint="eastAsia"/>
              </w:rPr>
              <w:t>在此节点，运用人机识别和动态</w:t>
            </w:r>
            <w:r w:rsidRPr="00D135DD">
              <w:rPr>
                <w:rFonts w:hint="eastAsia"/>
              </w:rPr>
              <w:t>ID</w:t>
            </w:r>
            <w:r w:rsidRPr="00D135DD">
              <w:rPr>
                <w:rFonts w:hint="eastAsia"/>
              </w:rPr>
              <w:t>匹配算法进行人机识别，拦截恶意爬虫等自动化攻击，动态防护原网站的安全；</w:t>
            </w:r>
          </w:p>
          <w:p w14:paraId="30CA4334" w14:textId="77777777" w:rsidR="00603C80" w:rsidRPr="00D135DD" w:rsidRDefault="00603C80" w:rsidP="00603C80">
            <w:pPr>
              <w:ind w:firstLine="480"/>
            </w:pPr>
            <w:r w:rsidRPr="00D135DD">
              <w:rPr>
                <w:rFonts w:hint="eastAsia"/>
              </w:rPr>
              <w:t>2.</w:t>
            </w:r>
            <w:r w:rsidRPr="00D135DD">
              <w:rPr>
                <w:rFonts w:hint="eastAsia"/>
              </w:rPr>
              <w:t>利用随机代码混淆技术对</w:t>
            </w:r>
            <w:r w:rsidRPr="00D135DD">
              <w:rPr>
                <w:rFonts w:hint="eastAsia"/>
              </w:rPr>
              <w:t>1</w:t>
            </w:r>
            <w:proofErr w:type="gramStart"/>
            <w:r w:rsidRPr="00D135DD">
              <w:rPr>
                <w:rFonts w:hint="eastAsia"/>
              </w:rPr>
              <w:t>中人机</w:t>
            </w:r>
            <w:proofErr w:type="gramEnd"/>
            <w:r w:rsidRPr="00D135DD">
              <w:rPr>
                <w:rFonts w:hint="eastAsia"/>
              </w:rPr>
              <w:t>识别客户端代码以及目标站点响应请求的返回内容进行混淆封装处理，使攻击者即便拿到网站的页面信息，也难以阅读网页中的</w:t>
            </w:r>
            <w:r w:rsidRPr="00D135DD">
              <w:rPr>
                <w:rFonts w:hint="eastAsia"/>
              </w:rPr>
              <w:t>JS</w:t>
            </w:r>
            <w:r w:rsidRPr="00D135DD">
              <w:rPr>
                <w:rFonts w:hint="eastAsia"/>
              </w:rPr>
              <w:t>代码。</w:t>
            </w:r>
          </w:p>
          <w:p w14:paraId="5A80F390" w14:textId="77777777" w:rsidR="00603C80" w:rsidRPr="00D135DD" w:rsidRDefault="00603C80" w:rsidP="00603C80">
            <w:pPr>
              <w:ind w:firstLine="480"/>
            </w:pPr>
            <w:r w:rsidRPr="00D135DD">
              <w:rPr>
                <w:rFonts w:hint="eastAsia"/>
              </w:rPr>
              <w:t>上述</w:t>
            </w:r>
            <w:r w:rsidRPr="00D135DD">
              <w:t>解决方案</w:t>
            </w:r>
            <w:r w:rsidRPr="00D135DD">
              <w:rPr>
                <w:rFonts w:hint="eastAsia"/>
              </w:rPr>
              <w:t>要求</w:t>
            </w:r>
            <w:r w:rsidRPr="00D135DD">
              <w:t>的</w:t>
            </w:r>
            <w:r w:rsidRPr="00D135DD">
              <w:rPr>
                <w:rFonts w:hint="eastAsia"/>
              </w:rPr>
              <w:t>具体功能点如下：</w:t>
            </w:r>
          </w:p>
          <w:p w14:paraId="200CB4B4" w14:textId="77777777" w:rsidR="00603C80" w:rsidRPr="00D135DD" w:rsidRDefault="00603C80" w:rsidP="00603C80">
            <w:pPr>
              <w:ind w:firstLine="480"/>
            </w:pPr>
            <w:r w:rsidRPr="00D135DD">
              <w:rPr>
                <w:rFonts w:hint="eastAsia"/>
              </w:rPr>
              <w:t xml:space="preserve">1. </w:t>
            </w:r>
            <w:r w:rsidRPr="00D135DD">
              <w:rPr>
                <w:rFonts w:hint="eastAsia"/>
              </w:rPr>
              <w:t>浏览器判断：代理节点处通过判断请求方是否使用正确、真实的浏览器，来判断用户是“人”还是“机器”。</w:t>
            </w:r>
          </w:p>
          <w:p w14:paraId="227D2B9E" w14:textId="6863F10D" w:rsidR="00603C80" w:rsidRPr="00D135DD" w:rsidRDefault="00603C80" w:rsidP="00603C80">
            <w:pPr>
              <w:ind w:firstLine="480"/>
            </w:pPr>
            <w:r w:rsidRPr="00D135DD">
              <w:rPr>
                <w:rFonts w:hint="eastAsia"/>
              </w:rPr>
              <w:t xml:space="preserve">2. </w:t>
            </w:r>
            <w:r w:rsidRPr="00D135DD">
              <w:rPr>
                <w:rFonts w:hint="eastAsia"/>
              </w:rPr>
              <w:t>动态</w:t>
            </w:r>
            <w:r w:rsidRPr="00D135DD">
              <w:rPr>
                <w:rFonts w:hint="eastAsia"/>
              </w:rPr>
              <w:t>ID</w:t>
            </w:r>
            <w:r w:rsidRPr="00D135DD">
              <w:rPr>
                <w:rFonts w:hint="eastAsia"/>
              </w:rPr>
              <w:t>验证：一般</w:t>
            </w:r>
            <w:r w:rsidRPr="00D135DD">
              <w:t>情况，</w:t>
            </w:r>
            <w:r w:rsidRPr="00D135DD">
              <w:rPr>
                <w:rFonts w:hint="eastAsia"/>
              </w:rPr>
              <w:t>nginx</w:t>
            </w:r>
            <w:r w:rsidRPr="00D135DD">
              <w:t>实施以下的保护模式：</w:t>
            </w:r>
            <w:r w:rsidRPr="00D135DD">
              <w:rPr>
                <w:rFonts w:hint="eastAsia"/>
              </w:rPr>
              <w:t>在</w:t>
            </w:r>
            <w:r w:rsidRPr="00D135DD">
              <w:t xml:space="preserve"> nginx</w:t>
            </w:r>
            <w:r w:rsidRPr="00D135DD">
              <w:rPr>
                <w:rFonts w:hint="eastAsia"/>
              </w:rPr>
              <w:t>处</w:t>
            </w:r>
            <w:r w:rsidRPr="00D135DD">
              <w:t>登记</w:t>
            </w:r>
            <w:r w:rsidRPr="00D135DD">
              <w:rPr>
                <w:rFonts w:hint="eastAsia"/>
              </w:rPr>
              <w:t>并派发一次性</w:t>
            </w:r>
            <w:r w:rsidRPr="00D135DD">
              <w:t>的</w:t>
            </w:r>
            <w:r w:rsidR="0056616B" w:rsidRPr="00D135DD">
              <w:t>ID</w:t>
            </w:r>
            <w:r w:rsidRPr="00D135DD">
              <w:rPr>
                <w:rFonts w:hint="eastAsia"/>
              </w:rPr>
              <w:t>给访问者</w:t>
            </w:r>
            <w:r w:rsidRPr="00D135DD">
              <w:t>作为下一次验证通过</w:t>
            </w:r>
            <w:r w:rsidRPr="00D135DD">
              <w:rPr>
                <w:rFonts w:hint="eastAsia"/>
              </w:rPr>
              <w:t>的</w:t>
            </w:r>
            <w:r w:rsidRPr="00D135DD">
              <w:t>凭据</w:t>
            </w:r>
            <w:r w:rsidRPr="00D135DD">
              <w:rPr>
                <w:rFonts w:hint="eastAsia"/>
              </w:rPr>
              <w:t>；在</w:t>
            </w:r>
            <w:r w:rsidRPr="00D135DD">
              <w:t>每一次与</w:t>
            </w:r>
            <w:r w:rsidRPr="00D135DD">
              <w:rPr>
                <w:rFonts w:hint="eastAsia"/>
              </w:rPr>
              <w:t>用户</w:t>
            </w:r>
            <w:r w:rsidRPr="00D135DD">
              <w:t>交互过程中将某些</w:t>
            </w:r>
            <w:r w:rsidRPr="00D135DD">
              <w:rPr>
                <w:rFonts w:hint="eastAsia"/>
              </w:rPr>
              <w:t>信息附属在用户请求</w:t>
            </w:r>
            <w:r w:rsidRPr="00D135DD">
              <w:t>的内容上</w:t>
            </w:r>
            <w:r w:rsidRPr="00D135DD">
              <w:rPr>
                <w:rFonts w:hint="eastAsia"/>
              </w:rPr>
              <w:t>发给</w:t>
            </w:r>
            <w:r w:rsidRPr="00D135DD">
              <w:t>client</w:t>
            </w:r>
            <w:r w:rsidRPr="00D135DD">
              <w:t>，</w:t>
            </w:r>
            <w:r w:rsidRPr="00D135DD">
              <w:rPr>
                <w:rFonts w:hint="eastAsia"/>
              </w:rPr>
              <w:t>来维护</w:t>
            </w:r>
            <w:r w:rsidRPr="00D135DD">
              <w:t>这个保护模式。</w:t>
            </w:r>
            <w:r w:rsidRPr="00D135DD">
              <w:rPr>
                <w:rFonts w:hint="eastAsia"/>
              </w:rPr>
              <w:t>另外</w:t>
            </w:r>
            <w:r w:rsidRPr="00D135DD">
              <w:t>，如果</w:t>
            </w:r>
            <w:r w:rsidRPr="00D135DD">
              <w:rPr>
                <w:rFonts w:hint="eastAsia"/>
              </w:rPr>
              <w:t>用户</w:t>
            </w:r>
            <w:r w:rsidRPr="00D135DD">
              <w:t>发来的请求不符合</w:t>
            </w:r>
            <w:r w:rsidRPr="00D135DD">
              <w:rPr>
                <w:rFonts w:hint="eastAsia"/>
              </w:rPr>
              <w:t>或者</w:t>
            </w:r>
            <w:r w:rsidRPr="00D135DD">
              <w:t>不通过验证</w:t>
            </w:r>
            <w:r w:rsidRPr="00D135DD">
              <w:rPr>
                <w:rFonts w:hint="eastAsia"/>
              </w:rPr>
              <w:t>代码</w:t>
            </w:r>
            <w:r w:rsidRPr="00D135DD">
              <w:t>，给</w:t>
            </w:r>
            <w:r w:rsidRPr="00D135DD">
              <w:rPr>
                <w:rFonts w:hint="eastAsia"/>
              </w:rPr>
              <w:t>用户</w:t>
            </w:r>
            <w:r w:rsidRPr="00D135DD">
              <w:t>发送特殊的验证页面来进入</w:t>
            </w:r>
            <w:r w:rsidRPr="00D135DD">
              <w:t>nginx</w:t>
            </w:r>
            <w:r w:rsidRPr="00D135DD">
              <w:rPr>
                <w:rFonts w:hint="eastAsia"/>
              </w:rPr>
              <w:t>实施</w:t>
            </w:r>
            <w:r w:rsidRPr="00D135DD">
              <w:t>网站保护的模式。</w:t>
            </w:r>
          </w:p>
          <w:p w14:paraId="36FF1827" w14:textId="77777777" w:rsidR="00603C80" w:rsidRPr="00D135DD" w:rsidRDefault="00603C80" w:rsidP="00603C80">
            <w:pPr>
              <w:ind w:firstLine="480"/>
            </w:pPr>
            <w:r w:rsidRPr="00D135DD">
              <w:rPr>
                <w:rFonts w:hint="eastAsia"/>
              </w:rPr>
              <w:t xml:space="preserve">3. </w:t>
            </w:r>
            <w:r w:rsidRPr="00D135DD">
              <w:rPr>
                <w:rFonts w:hint="eastAsia"/>
              </w:rPr>
              <w:t>代码</w:t>
            </w:r>
            <w:r w:rsidRPr="00D135DD">
              <w:t>保护：</w:t>
            </w:r>
            <w:r w:rsidRPr="00D135DD">
              <w:rPr>
                <w:rFonts w:hint="eastAsia"/>
              </w:rPr>
              <w:t>该保护模式的</w:t>
            </w:r>
            <w:r w:rsidRPr="00D135DD">
              <w:t>一部分代码暴露</w:t>
            </w:r>
            <w:r w:rsidRPr="00D135DD">
              <w:rPr>
                <w:rFonts w:hint="eastAsia"/>
              </w:rPr>
              <w:t>在</w:t>
            </w:r>
            <w:r w:rsidRPr="00D135DD">
              <w:t>用户端</w:t>
            </w:r>
            <w:r w:rsidRPr="00D135DD">
              <w:rPr>
                <w:rFonts w:hint="eastAsia"/>
              </w:rPr>
              <w:t>。因此，</w:t>
            </w:r>
            <w:r w:rsidRPr="00D135DD">
              <w:t>需要代码保护</w:t>
            </w:r>
            <w:r w:rsidRPr="00D135DD">
              <w:rPr>
                <w:rFonts w:hint="eastAsia"/>
              </w:rPr>
              <w:t>技术加大网页内容分析的难度。代码混淆是有效的代码保护技术。</w:t>
            </w:r>
          </w:p>
          <w:p w14:paraId="734E5C24" w14:textId="77777777" w:rsidR="00603C80" w:rsidRPr="00D135DD" w:rsidRDefault="00603C80" w:rsidP="00603C80">
            <w:pPr>
              <w:ind w:firstLine="480"/>
            </w:pPr>
          </w:p>
          <w:p w14:paraId="2031D853" w14:textId="77777777" w:rsidR="00603C80" w:rsidRPr="00D135DD" w:rsidRDefault="00603C80" w:rsidP="00603C80">
            <w:pPr>
              <w:ind w:firstLine="480"/>
            </w:pPr>
            <w:r w:rsidRPr="00D135DD">
              <w:rPr>
                <w:rFonts w:hint="eastAsia"/>
              </w:rPr>
              <w:t>毕业设计工作内容：</w:t>
            </w:r>
          </w:p>
          <w:p w14:paraId="3344BCBF" w14:textId="77777777" w:rsidR="00603C80" w:rsidRPr="00D135DD" w:rsidRDefault="00603C80" w:rsidP="00603C80">
            <w:pPr>
              <w:numPr>
                <w:ilvl w:val="0"/>
                <w:numId w:val="19"/>
              </w:numPr>
              <w:ind w:firstLine="480"/>
            </w:pPr>
            <w:r w:rsidRPr="00D135DD">
              <w:rPr>
                <w:rFonts w:hint="eastAsia"/>
              </w:rPr>
              <w:t>文献资料阅读；</w:t>
            </w:r>
          </w:p>
          <w:p w14:paraId="6F09C7FF" w14:textId="77777777" w:rsidR="00603C80" w:rsidRPr="00D135DD" w:rsidRDefault="00603C80" w:rsidP="00603C80">
            <w:pPr>
              <w:numPr>
                <w:ilvl w:val="0"/>
                <w:numId w:val="19"/>
              </w:numPr>
              <w:ind w:firstLine="480"/>
            </w:pPr>
            <w:r w:rsidRPr="00D135DD">
              <w:rPr>
                <w:rFonts w:hint="eastAsia"/>
              </w:rPr>
              <w:t>现有系统、软件、算法等分析；</w:t>
            </w:r>
          </w:p>
          <w:p w14:paraId="654A6EF5" w14:textId="77777777" w:rsidR="00603C80" w:rsidRPr="00D135DD" w:rsidRDefault="00603C80" w:rsidP="00603C80">
            <w:pPr>
              <w:numPr>
                <w:ilvl w:val="0"/>
                <w:numId w:val="19"/>
              </w:numPr>
              <w:ind w:firstLine="480"/>
            </w:pPr>
            <w:r w:rsidRPr="00D135DD">
              <w:rPr>
                <w:rFonts w:hint="eastAsia"/>
              </w:rPr>
              <w:t>编写开题报告和开题报告答辩；</w:t>
            </w:r>
          </w:p>
          <w:p w14:paraId="738F8771" w14:textId="77777777" w:rsidR="00603C80" w:rsidRPr="00D135DD" w:rsidRDefault="00603C80" w:rsidP="00603C80">
            <w:pPr>
              <w:numPr>
                <w:ilvl w:val="0"/>
                <w:numId w:val="19"/>
              </w:numPr>
              <w:ind w:firstLine="480"/>
            </w:pPr>
            <w:r w:rsidRPr="00D135DD">
              <w:t>N</w:t>
            </w:r>
            <w:r w:rsidRPr="00D135DD">
              <w:rPr>
                <w:rFonts w:hint="eastAsia"/>
              </w:rPr>
              <w:t>inx</w:t>
            </w:r>
            <w:r w:rsidRPr="00D135DD">
              <w:rPr>
                <w:rFonts w:hint="eastAsia"/>
              </w:rPr>
              <w:t>模块开发，</w:t>
            </w:r>
            <w:r w:rsidRPr="00D135DD">
              <w:t>JavaScript</w:t>
            </w:r>
            <w:r w:rsidRPr="00D135DD">
              <w:t>和</w:t>
            </w:r>
            <w:r w:rsidRPr="00D135DD">
              <w:t>HTML</w:t>
            </w:r>
            <w:r w:rsidRPr="00D135DD">
              <w:rPr>
                <w:rFonts w:hint="eastAsia"/>
              </w:rPr>
              <w:t>学习；</w:t>
            </w:r>
          </w:p>
          <w:p w14:paraId="644BDD1B" w14:textId="77777777" w:rsidR="00603C80" w:rsidRPr="00D135DD" w:rsidRDefault="00603C80" w:rsidP="00603C80">
            <w:pPr>
              <w:numPr>
                <w:ilvl w:val="0"/>
                <w:numId w:val="19"/>
              </w:numPr>
              <w:ind w:firstLine="480"/>
            </w:pPr>
            <w:r w:rsidRPr="00D135DD">
              <w:rPr>
                <w:rFonts w:hint="eastAsia"/>
              </w:rPr>
              <w:t>按照软件工程方法进行系统开发；</w:t>
            </w:r>
          </w:p>
          <w:p w14:paraId="4D6E33BE" w14:textId="77777777" w:rsidR="00603C80" w:rsidRPr="00D135DD" w:rsidRDefault="00603C80" w:rsidP="00603C80">
            <w:pPr>
              <w:numPr>
                <w:ilvl w:val="0"/>
                <w:numId w:val="19"/>
              </w:numPr>
              <w:ind w:firstLine="480"/>
            </w:pPr>
            <w:r w:rsidRPr="00D135DD">
              <w:rPr>
                <w:rFonts w:hint="eastAsia"/>
              </w:rPr>
              <w:t>选取</w:t>
            </w:r>
            <w:r w:rsidRPr="00D135DD">
              <w:t>并实现</w:t>
            </w:r>
            <w:r w:rsidRPr="00D135DD">
              <w:rPr>
                <w:rFonts w:hint="eastAsia"/>
              </w:rPr>
              <w:t>有</w:t>
            </w:r>
            <w:r w:rsidRPr="00D135DD">
              <w:t>效的</w:t>
            </w:r>
            <w:r w:rsidRPr="00D135DD">
              <w:rPr>
                <w:rFonts w:hint="eastAsia"/>
              </w:rPr>
              <w:t>代码</w:t>
            </w:r>
            <w:r w:rsidRPr="00D135DD">
              <w:t>混淆</w:t>
            </w:r>
            <w:r w:rsidRPr="00D135DD">
              <w:rPr>
                <w:rFonts w:hint="eastAsia"/>
              </w:rPr>
              <w:t>，</w:t>
            </w:r>
            <w:r w:rsidRPr="00D135DD">
              <w:t>ID</w:t>
            </w:r>
            <w:r w:rsidRPr="00D135DD">
              <w:t>验证网页内容保护方法</w:t>
            </w:r>
            <w:r w:rsidRPr="00D135DD">
              <w:rPr>
                <w:rFonts w:hint="eastAsia"/>
              </w:rPr>
              <w:t>；</w:t>
            </w:r>
          </w:p>
          <w:p w14:paraId="17C3DF2F" w14:textId="77777777" w:rsidR="00603C80" w:rsidRPr="00D135DD" w:rsidRDefault="00603C80" w:rsidP="00603C80">
            <w:pPr>
              <w:numPr>
                <w:ilvl w:val="0"/>
                <w:numId w:val="19"/>
              </w:numPr>
              <w:ind w:firstLine="480"/>
            </w:pPr>
            <w:r w:rsidRPr="00D135DD">
              <w:rPr>
                <w:rFonts w:hint="eastAsia"/>
              </w:rPr>
              <w:t>开发文档的整理；</w:t>
            </w:r>
          </w:p>
          <w:p w14:paraId="5055DBC6" w14:textId="77777777" w:rsidR="00603C80" w:rsidRPr="00D135DD" w:rsidRDefault="00603C80" w:rsidP="00603C80">
            <w:pPr>
              <w:numPr>
                <w:ilvl w:val="0"/>
                <w:numId w:val="19"/>
              </w:numPr>
              <w:ind w:firstLine="480"/>
            </w:pPr>
            <w:r w:rsidRPr="00D135DD">
              <w:rPr>
                <w:rFonts w:hint="eastAsia"/>
              </w:rPr>
              <w:t>毕业设计论文的编写、修改；</w:t>
            </w:r>
          </w:p>
          <w:p w14:paraId="08DD22A2" w14:textId="77777777" w:rsidR="00603C80" w:rsidRPr="00D135DD" w:rsidRDefault="00603C80" w:rsidP="00603C80">
            <w:pPr>
              <w:numPr>
                <w:ilvl w:val="0"/>
                <w:numId w:val="19"/>
              </w:numPr>
              <w:ind w:firstLine="480"/>
            </w:pPr>
            <w:r w:rsidRPr="00D135DD">
              <w:rPr>
                <w:rFonts w:hint="eastAsia"/>
              </w:rPr>
              <w:t>编写答辩提纲（</w:t>
            </w:r>
            <w:r w:rsidRPr="00D135DD">
              <w:t>PPT</w:t>
            </w:r>
            <w:r w:rsidRPr="00D135DD">
              <w:rPr>
                <w:rFonts w:hint="eastAsia"/>
              </w:rPr>
              <w:t>）；</w:t>
            </w:r>
          </w:p>
          <w:p w14:paraId="26866351" w14:textId="77777777" w:rsidR="00603C80" w:rsidRPr="00D135DD" w:rsidRDefault="00603C80" w:rsidP="00603C80">
            <w:pPr>
              <w:numPr>
                <w:ilvl w:val="0"/>
                <w:numId w:val="19"/>
              </w:numPr>
              <w:ind w:firstLine="480"/>
            </w:pPr>
            <w:r w:rsidRPr="00D135DD">
              <w:rPr>
                <w:rFonts w:hint="eastAsia"/>
              </w:rPr>
              <w:t>毕业论文答辩；</w:t>
            </w:r>
          </w:p>
          <w:p w14:paraId="0C9CD253" w14:textId="77777777" w:rsidR="00603C80" w:rsidRPr="00D135DD" w:rsidRDefault="00603C80" w:rsidP="00603C80">
            <w:pPr>
              <w:ind w:firstLine="480"/>
              <w:rPr>
                <w:vanish/>
              </w:rPr>
            </w:pPr>
          </w:p>
          <w:p w14:paraId="773D80F5" w14:textId="77777777" w:rsidR="00603C80" w:rsidRPr="00D135DD" w:rsidRDefault="00603C80" w:rsidP="00603C80">
            <w:pPr>
              <w:ind w:firstLine="480"/>
            </w:pPr>
          </w:p>
          <w:p w14:paraId="0D8929CC" w14:textId="77777777" w:rsidR="00603C80" w:rsidRPr="00D135DD" w:rsidRDefault="00603C80" w:rsidP="00603C80">
            <w:pPr>
              <w:ind w:firstLine="480"/>
            </w:pPr>
            <w:r w:rsidRPr="00D135DD">
              <w:rPr>
                <w:rFonts w:hint="eastAsia"/>
              </w:rPr>
              <w:t>要求完成的毕业设计成果，需要提交的文档、软件：</w:t>
            </w:r>
          </w:p>
          <w:p w14:paraId="62153513" w14:textId="77777777" w:rsidR="00603C80" w:rsidRPr="00D135DD" w:rsidRDefault="00603C80" w:rsidP="00603C80">
            <w:pPr>
              <w:numPr>
                <w:ilvl w:val="0"/>
                <w:numId w:val="20"/>
              </w:numPr>
              <w:ind w:firstLine="480"/>
            </w:pPr>
            <w:r w:rsidRPr="00D135DD">
              <w:rPr>
                <w:rFonts w:hint="eastAsia"/>
              </w:rPr>
              <w:t>打印版和电子版的毕业论文和文献翻译；</w:t>
            </w:r>
          </w:p>
          <w:p w14:paraId="62A1FC0E" w14:textId="77777777" w:rsidR="00603C80" w:rsidRPr="00D135DD" w:rsidRDefault="00603C80" w:rsidP="00603C80">
            <w:pPr>
              <w:numPr>
                <w:ilvl w:val="0"/>
                <w:numId w:val="20"/>
              </w:numPr>
              <w:ind w:firstLine="480"/>
            </w:pPr>
            <w:r w:rsidRPr="00D135DD">
              <w:rPr>
                <w:rFonts w:hint="eastAsia"/>
              </w:rPr>
              <w:t>打印版和电子版的毕业设计套表；</w:t>
            </w:r>
          </w:p>
          <w:p w14:paraId="7B4FA356" w14:textId="77777777" w:rsidR="00603C80" w:rsidRPr="00D135DD" w:rsidRDefault="00603C80" w:rsidP="00603C80">
            <w:pPr>
              <w:numPr>
                <w:ilvl w:val="1"/>
                <w:numId w:val="20"/>
              </w:numPr>
              <w:ind w:firstLine="480"/>
            </w:pPr>
            <w:r w:rsidRPr="00D135DD">
              <w:rPr>
                <w:rFonts w:hint="eastAsia"/>
              </w:rPr>
              <w:t>《四川大学本科毕业论文（设计）任务书》</w:t>
            </w:r>
          </w:p>
          <w:p w14:paraId="393A1CEB" w14:textId="77777777" w:rsidR="00603C80" w:rsidRPr="00D135DD" w:rsidRDefault="00603C80" w:rsidP="00603C80">
            <w:pPr>
              <w:numPr>
                <w:ilvl w:val="1"/>
                <w:numId w:val="20"/>
              </w:numPr>
              <w:ind w:firstLine="480"/>
            </w:pPr>
            <w:r w:rsidRPr="00D135DD">
              <w:rPr>
                <w:rFonts w:hint="eastAsia"/>
              </w:rPr>
              <w:t>《四川大学本科毕业论文（设计）开题报告》</w:t>
            </w:r>
          </w:p>
          <w:p w14:paraId="057434D2" w14:textId="77777777" w:rsidR="00603C80" w:rsidRPr="00D135DD" w:rsidRDefault="00603C80" w:rsidP="00603C80">
            <w:pPr>
              <w:numPr>
                <w:ilvl w:val="0"/>
                <w:numId w:val="20"/>
              </w:numPr>
              <w:ind w:firstLine="480"/>
            </w:pPr>
            <w:r w:rsidRPr="00D135DD">
              <w:rPr>
                <w:rFonts w:hint="eastAsia"/>
              </w:rPr>
              <w:t>电子版的软件软件开发文档；</w:t>
            </w:r>
          </w:p>
          <w:p w14:paraId="561B20C6" w14:textId="77777777" w:rsidR="00603C80" w:rsidRPr="00D135DD" w:rsidRDefault="00603C80" w:rsidP="00603C80">
            <w:pPr>
              <w:numPr>
                <w:ilvl w:val="1"/>
                <w:numId w:val="20"/>
              </w:numPr>
              <w:ind w:firstLine="480"/>
            </w:pPr>
            <w:r w:rsidRPr="00D135DD">
              <w:rPr>
                <w:rFonts w:hint="eastAsia"/>
              </w:rPr>
              <w:t>需求规格说明书</w:t>
            </w:r>
          </w:p>
          <w:p w14:paraId="69C52684" w14:textId="77777777" w:rsidR="00603C80" w:rsidRPr="00D135DD" w:rsidRDefault="00603C80" w:rsidP="00603C80">
            <w:pPr>
              <w:numPr>
                <w:ilvl w:val="1"/>
                <w:numId w:val="20"/>
              </w:numPr>
              <w:ind w:firstLine="480"/>
            </w:pPr>
            <w:r w:rsidRPr="00D135DD">
              <w:rPr>
                <w:rFonts w:hint="eastAsia"/>
              </w:rPr>
              <w:t>概要设计文档</w:t>
            </w:r>
          </w:p>
          <w:p w14:paraId="4B6386F2" w14:textId="77777777" w:rsidR="00603C80" w:rsidRPr="00D135DD" w:rsidRDefault="00603C80" w:rsidP="00603C80">
            <w:pPr>
              <w:numPr>
                <w:ilvl w:val="1"/>
                <w:numId w:val="20"/>
              </w:numPr>
              <w:ind w:firstLine="480"/>
            </w:pPr>
            <w:r w:rsidRPr="00D135DD">
              <w:rPr>
                <w:rFonts w:hint="eastAsia"/>
              </w:rPr>
              <w:t>详细设计文档</w:t>
            </w:r>
          </w:p>
          <w:p w14:paraId="443CC875" w14:textId="77777777" w:rsidR="00603C80" w:rsidRPr="00D135DD" w:rsidRDefault="00603C80" w:rsidP="00603C80">
            <w:pPr>
              <w:numPr>
                <w:ilvl w:val="1"/>
                <w:numId w:val="20"/>
              </w:numPr>
              <w:ind w:firstLine="480"/>
            </w:pPr>
            <w:r w:rsidRPr="00D135DD">
              <w:rPr>
                <w:rFonts w:hint="eastAsia"/>
              </w:rPr>
              <w:t>测试文档</w:t>
            </w:r>
          </w:p>
          <w:p w14:paraId="6AE30279" w14:textId="77777777" w:rsidR="00603C80" w:rsidRPr="00D135DD" w:rsidRDefault="00603C80" w:rsidP="00603C80">
            <w:pPr>
              <w:numPr>
                <w:ilvl w:val="1"/>
                <w:numId w:val="20"/>
              </w:numPr>
              <w:ind w:firstLine="480"/>
            </w:pPr>
            <w:r w:rsidRPr="00D135DD">
              <w:rPr>
                <w:rFonts w:hint="eastAsia"/>
              </w:rPr>
              <w:t>用户文档</w:t>
            </w:r>
          </w:p>
          <w:p w14:paraId="21E2D139" w14:textId="77777777" w:rsidR="00603C80" w:rsidRPr="00D135DD" w:rsidRDefault="00603C80" w:rsidP="00603C80">
            <w:pPr>
              <w:numPr>
                <w:ilvl w:val="0"/>
                <w:numId w:val="20"/>
              </w:numPr>
              <w:ind w:firstLine="480"/>
            </w:pPr>
            <w:r w:rsidRPr="00D135DD">
              <w:rPr>
                <w:rFonts w:hint="eastAsia"/>
              </w:rPr>
              <w:t>电子版的软件源代码；</w:t>
            </w:r>
          </w:p>
          <w:p w14:paraId="15813587" w14:textId="77777777" w:rsidR="00603C80" w:rsidRPr="00D135DD" w:rsidRDefault="00603C80" w:rsidP="00603C80">
            <w:pPr>
              <w:numPr>
                <w:ilvl w:val="0"/>
                <w:numId w:val="20"/>
              </w:numPr>
              <w:ind w:firstLine="480"/>
            </w:pPr>
            <w:r w:rsidRPr="00D135DD">
              <w:rPr>
                <w:rFonts w:hint="eastAsia"/>
              </w:rPr>
              <w:t>电子版</w:t>
            </w:r>
            <w:r w:rsidRPr="00D135DD">
              <w:t>的可安装、可运行的软件</w:t>
            </w:r>
          </w:p>
          <w:p w14:paraId="18EF29E7" w14:textId="77777777" w:rsidR="00603C80" w:rsidRPr="00D135DD" w:rsidRDefault="00603C80" w:rsidP="00603C80">
            <w:pPr>
              <w:rPr>
                <w:b/>
              </w:rPr>
            </w:pPr>
          </w:p>
        </w:tc>
      </w:tr>
      <w:tr w:rsidR="00603C80" w:rsidRPr="00D135DD" w14:paraId="78B31B7F" w14:textId="77777777" w:rsidTr="00603C80">
        <w:trPr>
          <w:trHeight w:val="2248"/>
          <w:jc w:val="center"/>
        </w:trPr>
        <w:tc>
          <w:tcPr>
            <w:tcW w:w="8352" w:type="dxa"/>
            <w:gridSpan w:val="9"/>
            <w:tcBorders>
              <w:top w:val="single" w:sz="4" w:space="0" w:color="auto"/>
              <w:left w:val="single" w:sz="4" w:space="0" w:color="auto"/>
              <w:bottom w:val="single" w:sz="4" w:space="0" w:color="auto"/>
              <w:right w:val="single" w:sz="4" w:space="0" w:color="auto"/>
            </w:tcBorders>
          </w:tcPr>
          <w:p w14:paraId="3E500780" w14:textId="77777777" w:rsidR="00603C80" w:rsidRPr="00D135DD" w:rsidRDefault="00603C80" w:rsidP="00603C80">
            <w:pPr>
              <w:rPr>
                <w:b/>
              </w:rPr>
            </w:pPr>
            <w:r w:rsidRPr="00D135DD">
              <w:rPr>
                <w:rFonts w:hint="eastAsia"/>
                <w:b/>
              </w:rPr>
              <w:t>目前资料收集情况（含指定参考资料）：</w:t>
            </w:r>
          </w:p>
          <w:p w14:paraId="1F3C91FE" w14:textId="77777777" w:rsidR="00603C80" w:rsidRPr="00D135DD" w:rsidRDefault="00603C80" w:rsidP="00603C80">
            <w:pPr>
              <w:ind w:firstLine="480"/>
            </w:pPr>
            <w:r w:rsidRPr="00D135DD">
              <w:t xml:space="preserve">1. </w:t>
            </w:r>
            <w:r w:rsidRPr="00D135DD">
              <w:rPr>
                <w:color w:val="000000" w:themeColor="text1"/>
              </w:rPr>
              <w:t xml:space="preserve"> </w:t>
            </w:r>
            <w:hyperlink r:id="rId35" w:history="1">
              <w:r w:rsidRPr="00D135DD">
                <w:rPr>
                  <w:rStyle w:val="ac"/>
                  <w:color w:val="000000" w:themeColor="text1"/>
                  <w:u w:val="none"/>
                </w:rPr>
                <w:t>https://www.ibm.com/developerworks/cn/web/wa-lo-jshttp/index.html</w:t>
              </w:r>
            </w:hyperlink>
          </w:p>
          <w:p w14:paraId="71B9849A" w14:textId="77777777" w:rsidR="00603C80" w:rsidRPr="00D135DD" w:rsidRDefault="00603C80" w:rsidP="00603C80">
            <w:pPr>
              <w:ind w:firstLine="480"/>
            </w:pPr>
            <w:r w:rsidRPr="00D135DD">
              <w:t xml:space="preserve">2. </w:t>
            </w:r>
            <w:r w:rsidRPr="00D135DD">
              <w:rPr>
                <w:rFonts w:hint="eastAsia"/>
              </w:rPr>
              <w:t>深入理解</w:t>
            </w:r>
            <w:r w:rsidRPr="00D135DD">
              <w:t>Nginx</w:t>
            </w:r>
            <w:r w:rsidRPr="00D135DD">
              <w:rPr>
                <w:rFonts w:hint="eastAsia"/>
              </w:rPr>
              <w:t>模块开发</w:t>
            </w:r>
            <w:r w:rsidRPr="00D135DD">
              <w:t>与架构解析</w:t>
            </w:r>
            <w:r w:rsidRPr="00D135DD">
              <w:rPr>
                <w:rFonts w:hint="eastAsia"/>
              </w:rPr>
              <w:t xml:space="preserve"> </w:t>
            </w:r>
            <w:r w:rsidRPr="00D135DD">
              <w:rPr>
                <w:rFonts w:hint="eastAsia"/>
              </w:rPr>
              <w:t>第</w:t>
            </w:r>
            <w:r w:rsidRPr="00D135DD">
              <w:rPr>
                <w:rFonts w:hint="eastAsia"/>
              </w:rPr>
              <w:t>2</w:t>
            </w:r>
            <w:r w:rsidRPr="00D135DD">
              <w:rPr>
                <w:rFonts w:hint="eastAsia"/>
              </w:rPr>
              <w:t>版</w:t>
            </w:r>
          </w:p>
          <w:p w14:paraId="75210526" w14:textId="77777777" w:rsidR="00603C80" w:rsidRPr="00D135DD" w:rsidRDefault="00603C80" w:rsidP="00603C80">
            <w:pPr>
              <w:ind w:firstLine="480"/>
            </w:pPr>
            <w:r w:rsidRPr="00D135DD">
              <w:t xml:space="preserve">3. </w:t>
            </w:r>
            <w:r w:rsidRPr="00D135DD">
              <w:rPr>
                <w:rFonts w:hint="eastAsia"/>
              </w:rPr>
              <w:t>《基于</w:t>
            </w:r>
            <w:r w:rsidRPr="00D135DD">
              <w:t>WEB</w:t>
            </w:r>
            <w:r w:rsidRPr="00D135DD">
              <w:t>反向代理的动态混淆方法</w:t>
            </w:r>
            <w:r w:rsidRPr="00D135DD">
              <w:rPr>
                <w:rFonts w:hint="eastAsia"/>
              </w:rPr>
              <w:t>》</w:t>
            </w:r>
          </w:p>
          <w:p w14:paraId="0ECF70BA" w14:textId="77777777" w:rsidR="00603C80" w:rsidRPr="00D135DD" w:rsidRDefault="00603C80" w:rsidP="00603C80">
            <w:pPr>
              <w:ind w:firstLine="480"/>
              <w:rPr>
                <w:b/>
              </w:rPr>
            </w:pPr>
            <w:r w:rsidRPr="00D135DD">
              <w:rPr>
                <w:rFonts w:hint="eastAsia"/>
              </w:rPr>
              <w:t xml:space="preserve">4. </w:t>
            </w:r>
            <w:r w:rsidRPr="00D135DD">
              <w:rPr>
                <w:rFonts w:hint="eastAsia"/>
              </w:rPr>
              <w:t>《代码混淆</w:t>
            </w:r>
            <w:r w:rsidRPr="00D135DD">
              <w:t>模型研究</w:t>
            </w:r>
            <w:r w:rsidRPr="00D135DD">
              <w:rPr>
                <w:rFonts w:hint="eastAsia"/>
              </w:rPr>
              <w:t>》</w:t>
            </w:r>
            <w:r w:rsidRPr="00D135DD">
              <w:rPr>
                <w:rFonts w:hint="eastAsia"/>
              </w:rPr>
              <w:t xml:space="preserve"> </w:t>
            </w:r>
            <w:r w:rsidRPr="00D135DD">
              <w:rPr>
                <w:rFonts w:hint="eastAsia"/>
              </w:rPr>
              <w:t>杨宇波</w:t>
            </w:r>
          </w:p>
          <w:p w14:paraId="47245507" w14:textId="77777777" w:rsidR="00603C80" w:rsidRPr="00D135DD" w:rsidRDefault="00603C80" w:rsidP="00603C80">
            <w:pPr>
              <w:rPr>
                <w:b/>
              </w:rPr>
            </w:pPr>
          </w:p>
          <w:p w14:paraId="57DED5FE" w14:textId="77777777" w:rsidR="00603C80" w:rsidRPr="00D135DD" w:rsidRDefault="00603C80" w:rsidP="00603C80">
            <w:pPr>
              <w:rPr>
                <w:b/>
              </w:rPr>
            </w:pPr>
          </w:p>
          <w:p w14:paraId="1AC4530F" w14:textId="77777777" w:rsidR="00603C80" w:rsidRPr="00D135DD" w:rsidRDefault="00603C80" w:rsidP="00603C80">
            <w:pPr>
              <w:rPr>
                <w:b/>
              </w:rPr>
            </w:pPr>
          </w:p>
        </w:tc>
      </w:tr>
      <w:tr w:rsidR="00603C80" w:rsidRPr="00D135DD" w14:paraId="0502E80D" w14:textId="77777777" w:rsidTr="00603C80">
        <w:trPr>
          <w:trHeight w:val="2263"/>
          <w:jc w:val="center"/>
        </w:trPr>
        <w:tc>
          <w:tcPr>
            <w:tcW w:w="8352" w:type="dxa"/>
            <w:gridSpan w:val="9"/>
            <w:tcBorders>
              <w:top w:val="single" w:sz="4" w:space="0" w:color="auto"/>
              <w:left w:val="single" w:sz="4" w:space="0" w:color="auto"/>
              <w:bottom w:val="single" w:sz="4" w:space="0" w:color="auto"/>
              <w:right w:val="single" w:sz="4" w:space="0" w:color="auto"/>
            </w:tcBorders>
          </w:tcPr>
          <w:p w14:paraId="0A32C80F" w14:textId="77777777" w:rsidR="00603C80" w:rsidRPr="00D135DD" w:rsidRDefault="00603C80" w:rsidP="00603C80">
            <w:pPr>
              <w:rPr>
                <w:b/>
              </w:rPr>
            </w:pPr>
            <w:r w:rsidRPr="00D135DD">
              <w:rPr>
                <w:rFonts w:hint="eastAsia"/>
                <w:b/>
              </w:rPr>
              <w:t>论文（设计）完成计划（</w:t>
            </w:r>
            <w:proofErr w:type="gramStart"/>
            <w:r w:rsidRPr="00D135DD">
              <w:rPr>
                <w:rFonts w:hint="eastAsia"/>
                <w:b/>
              </w:rPr>
              <w:t>含时间</w:t>
            </w:r>
            <w:proofErr w:type="gramEnd"/>
            <w:r w:rsidRPr="00D135DD">
              <w:rPr>
                <w:rFonts w:hint="eastAsia"/>
                <w:b/>
              </w:rPr>
              <w:t>进度）：</w:t>
            </w:r>
          </w:p>
          <w:p w14:paraId="593190BC" w14:textId="77777777" w:rsidR="00603C80" w:rsidRPr="00D135DD" w:rsidRDefault="00603C80" w:rsidP="00603C80">
            <w:pPr>
              <w:ind w:firstLine="480"/>
            </w:pPr>
            <w:r w:rsidRPr="00D135DD">
              <w:rPr>
                <w:rFonts w:hint="eastAsia"/>
              </w:rPr>
              <w:t>（</w:t>
            </w:r>
            <w:r w:rsidRPr="00D135DD">
              <w:rPr>
                <w:rFonts w:hint="eastAsia"/>
              </w:rPr>
              <w:t>1</w:t>
            </w:r>
            <w:r w:rsidRPr="00D135DD">
              <w:rPr>
                <w:rFonts w:hint="eastAsia"/>
              </w:rPr>
              <w:t>）</w:t>
            </w:r>
            <w:r w:rsidRPr="00D135DD">
              <w:rPr>
                <w:rFonts w:hint="eastAsia"/>
              </w:rPr>
              <w:t>2018</w:t>
            </w:r>
            <w:r w:rsidRPr="00D135DD">
              <w:rPr>
                <w:rFonts w:hint="eastAsia"/>
              </w:rPr>
              <w:t>年</w:t>
            </w:r>
            <w:r w:rsidRPr="00D135DD">
              <w:rPr>
                <w:rFonts w:hint="eastAsia"/>
              </w:rPr>
              <w:t>11</w:t>
            </w:r>
            <w:r w:rsidRPr="00D135DD">
              <w:rPr>
                <w:rFonts w:hint="eastAsia"/>
              </w:rPr>
              <w:t>月</w:t>
            </w:r>
            <w:r w:rsidRPr="00D135DD">
              <w:rPr>
                <w:rFonts w:hint="eastAsia"/>
              </w:rPr>
              <w:t>12</w:t>
            </w:r>
            <w:r w:rsidRPr="00D135DD">
              <w:rPr>
                <w:rFonts w:hint="eastAsia"/>
              </w:rPr>
              <w:t>日</w:t>
            </w:r>
            <w:r w:rsidRPr="00D135DD">
              <w:rPr>
                <w:rFonts w:hint="eastAsia"/>
              </w:rPr>
              <w:t>-2018</w:t>
            </w:r>
            <w:r w:rsidRPr="00D135DD">
              <w:rPr>
                <w:rFonts w:hint="eastAsia"/>
              </w:rPr>
              <w:t>年</w:t>
            </w:r>
            <w:r w:rsidRPr="00D135DD">
              <w:rPr>
                <w:rFonts w:hint="eastAsia"/>
              </w:rPr>
              <w:t>12</w:t>
            </w:r>
            <w:r w:rsidRPr="00D135DD">
              <w:rPr>
                <w:rFonts w:hint="eastAsia"/>
              </w:rPr>
              <w:t>月初：完成反向</w:t>
            </w:r>
            <w:r w:rsidRPr="00D135DD">
              <w:t>代理</w:t>
            </w:r>
            <w:r w:rsidRPr="00D135DD">
              <w:rPr>
                <w:rFonts w:hint="eastAsia"/>
              </w:rPr>
              <w:t>并</w:t>
            </w:r>
            <w:r w:rsidRPr="00D135DD">
              <w:t>ID</w:t>
            </w:r>
            <w:r w:rsidRPr="00D135DD">
              <w:t>验证</w:t>
            </w:r>
            <w:r w:rsidRPr="00D135DD">
              <w:rPr>
                <w:rFonts w:hint="eastAsia"/>
              </w:rPr>
              <w:t>服务器端</w:t>
            </w:r>
            <w:r w:rsidRPr="00D135DD">
              <w:t>模块</w:t>
            </w:r>
            <w:r w:rsidRPr="00D135DD">
              <w:rPr>
                <w:rFonts w:hint="eastAsia"/>
              </w:rPr>
              <w:t>；</w:t>
            </w:r>
          </w:p>
          <w:p w14:paraId="5D8A595B" w14:textId="77777777" w:rsidR="00603C80" w:rsidRPr="00D135DD" w:rsidRDefault="00603C80" w:rsidP="00603C80">
            <w:pPr>
              <w:ind w:firstLine="480"/>
            </w:pPr>
            <w:r w:rsidRPr="00D135DD">
              <w:rPr>
                <w:rFonts w:hint="eastAsia"/>
              </w:rPr>
              <w:t>（</w:t>
            </w:r>
            <w:r w:rsidRPr="00D135DD">
              <w:rPr>
                <w:rFonts w:hint="eastAsia"/>
              </w:rPr>
              <w:t>2</w:t>
            </w:r>
            <w:r w:rsidRPr="00D135DD">
              <w:rPr>
                <w:rFonts w:hint="eastAsia"/>
              </w:rPr>
              <w:t>）</w:t>
            </w:r>
            <w:r w:rsidRPr="00D135DD">
              <w:rPr>
                <w:rFonts w:hint="eastAsia"/>
              </w:rPr>
              <w:t>2018</w:t>
            </w:r>
            <w:r w:rsidRPr="00D135DD">
              <w:rPr>
                <w:rFonts w:hint="eastAsia"/>
              </w:rPr>
              <w:t>年</w:t>
            </w:r>
            <w:r w:rsidRPr="00D135DD">
              <w:rPr>
                <w:rFonts w:hint="eastAsia"/>
              </w:rPr>
              <w:t>12</w:t>
            </w:r>
            <w:r w:rsidRPr="00D135DD">
              <w:rPr>
                <w:rFonts w:hint="eastAsia"/>
              </w:rPr>
              <w:t>月初</w:t>
            </w:r>
            <w:r w:rsidRPr="00D135DD">
              <w:rPr>
                <w:rFonts w:hint="eastAsia"/>
              </w:rPr>
              <w:t>-2019</w:t>
            </w:r>
            <w:r w:rsidRPr="00D135DD">
              <w:rPr>
                <w:rFonts w:hint="eastAsia"/>
              </w:rPr>
              <w:t>年</w:t>
            </w:r>
            <w:r w:rsidRPr="00D135DD">
              <w:rPr>
                <w:rFonts w:hint="eastAsia"/>
              </w:rPr>
              <w:t>1</w:t>
            </w:r>
            <w:r w:rsidRPr="00D135DD">
              <w:rPr>
                <w:rFonts w:hint="eastAsia"/>
              </w:rPr>
              <w:t>月底：完成反向</w:t>
            </w:r>
            <w:r w:rsidRPr="00D135DD">
              <w:t>代理</w:t>
            </w:r>
            <w:r w:rsidRPr="00D135DD">
              <w:rPr>
                <w:rFonts w:hint="eastAsia"/>
              </w:rPr>
              <w:t>并</w:t>
            </w:r>
            <w:r w:rsidRPr="00D135DD">
              <w:t>ID</w:t>
            </w:r>
            <w:r w:rsidRPr="00D135DD">
              <w:t>验证</w:t>
            </w:r>
            <w:r w:rsidRPr="00D135DD">
              <w:rPr>
                <w:rFonts w:hint="eastAsia"/>
              </w:rPr>
              <w:t>服务器端</w:t>
            </w:r>
            <w:r w:rsidRPr="00D135DD">
              <w:t>模块</w:t>
            </w:r>
            <w:r w:rsidRPr="00D135DD">
              <w:rPr>
                <w:rFonts w:hint="eastAsia"/>
              </w:rPr>
              <w:t>；</w:t>
            </w:r>
          </w:p>
          <w:p w14:paraId="1F92E8D4" w14:textId="77777777" w:rsidR="00603C80" w:rsidRPr="00D135DD" w:rsidRDefault="00603C80" w:rsidP="00603C80">
            <w:pPr>
              <w:ind w:firstLine="480"/>
            </w:pPr>
            <w:r w:rsidRPr="00D135DD">
              <w:rPr>
                <w:rFonts w:hint="eastAsia"/>
              </w:rPr>
              <w:t>（</w:t>
            </w:r>
            <w:r w:rsidRPr="00D135DD">
              <w:rPr>
                <w:rFonts w:hint="eastAsia"/>
              </w:rPr>
              <w:t>3</w:t>
            </w:r>
            <w:r w:rsidRPr="00D135DD">
              <w:rPr>
                <w:rFonts w:hint="eastAsia"/>
              </w:rPr>
              <w:t>）</w:t>
            </w:r>
            <w:r w:rsidRPr="00D135DD">
              <w:rPr>
                <w:rFonts w:hint="eastAsia"/>
              </w:rPr>
              <w:t>2019</w:t>
            </w:r>
            <w:r w:rsidRPr="00D135DD">
              <w:rPr>
                <w:rFonts w:hint="eastAsia"/>
              </w:rPr>
              <w:t>年</w:t>
            </w:r>
            <w:r w:rsidRPr="00D135DD">
              <w:rPr>
                <w:rFonts w:hint="eastAsia"/>
              </w:rPr>
              <w:t>1</w:t>
            </w:r>
            <w:r w:rsidRPr="00D135DD">
              <w:rPr>
                <w:rFonts w:hint="eastAsia"/>
              </w:rPr>
              <w:t>月底</w:t>
            </w:r>
            <w:r w:rsidRPr="00D135DD">
              <w:rPr>
                <w:rFonts w:hint="eastAsia"/>
              </w:rPr>
              <w:t>-2019</w:t>
            </w:r>
            <w:r w:rsidRPr="00D135DD">
              <w:rPr>
                <w:rFonts w:hint="eastAsia"/>
              </w:rPr>
              <w:t>年</w:t>
            </w:r>
            <w:r w:rsidRPr="00D135DD">
              <w:rPr>
                <w:rFonts w:hint="eastAsia"/>
              </w:rPr>
              <w:t>3</w:t>
            </w:r>
            <w:r w:rsidRPr="00D135DD">
              <w:rPr>
                <w:rFonts w:hint="eastAsia"/>
              </w:rPr>
              <w:t>月初：完成代码保护；</w:t>
            </w:r>
          </w:p>
          <w:p w14:paraId="61FACEA7" w14:textId="77777777" w:rsidR="00603C80" w:rsidRPr="00D135DD" w:rsidRDefault="00603C80" w:rsidP="00603C80">
            <w:pPr>
              <w:ind w:firstLine="480"/>
            </w:pPr>
            <w:r w:rsidRPr="00D135DD">
              <w:rPr>
                <w:rFonts w:hint="eastAsia"/>
              </w:rPr>
              <w:t>（</w:t>
            </w:r>
            <w:r w:rsidRPr="00D135DD">
              <w:rPr>
                <w:rFonts w:hint="eastAsia"/>
              </w:rPr>
              <w:t>4</w:t>
            </w:r>
            <w:r w:rsidRPr="00D135DD">
              <w:rPr>
                <w:rFonts w:hint="eastAsia"/>
              </w:rPr>
              <w:t>）</w:t>
            </w:r>
            <w:r w:rsidRPr="00D135DD">
              <w:rPr>
                <w:rFonts w:hint="eastAsia"/>
              </w:rPr>
              <w:t>2019</w:t>
            </w:r>
            <w:r w:rsidRPr="00D135DD">
              <w:rPr>
                <w:rFonts w:hint="eastAsia"/>
              </w:rPr>
              <w:t>年</w:t>
            </w:r>
            <w:r w:rsidRPr="00D135DD">
              <w:rPr>
                <w:rFonts w:hint="eastAsia"/>
              </w:rPr>
              <w:t>3</w:t>
            </w:r>
            <w:r w:rsidRPr="00D135DD">
              <w:rPr>
                <w:rFonts w:hint="eastAsia"/>
              </w:rPr>
              <w:t>月初</w:t>
            </w:r>
            <w:r w:rsidRPr="00D135DD">
              <w:rPr>
                <w:rFonts w:hint="eastAsia"/>
              </w:rPr>
              <w:t>-2019</w:t>
            </w:r>
            <w:r w:rsidRPr="00D135DD">
              <w:rPr>
                <w:rFonts w:hint="eastAsia"/>
              </w:rPr>
              <w:t>年</w:t>
            </w:r>
            <w:r w:rsidRPr="00D135DD">
              <w:rPr>
                <w:rFonts w:hint="eastAsia"/>
              </w:rPr>
              <w:t>4</w:t>
            </w:r>
            <w:r w:rsidRPr="00D135DD">
              <w:rPr>
                <w:rFonts w:hint="eastAsia"/>
              </w:rPr>
              <w:t>月初：完善</w:t>
            </w:r>
            <w:r w:rsidRPr="00D135DD">
              <w:t>，优化细节</w:t>
            </w:r>
            <w:r w:rsidRPr="00D135DD">
              <w:rPr>
                <w:rFonts w:hint="eastAsia"/>
              </w:rPr>
              <w:t>；</w:t>
            </w:r>
          </w:p>
          <w:p w14:paraId="6DD6BB00" w14:textId="77777777" w:rsidR="00603C80" w:rsidRPr="00D135DD" w:rsidRDefault="00603C80" w:rsidP="00603C80">
            <w:pPr>
              <w:ind w:firstLine="480"/>
            </w:pPr>
            <w:r w:rsidRPr="00D135DD">
              <w:rPr>
                <w:rFonts w:hint="eastAsia"/>
              </w:rPr>
              <w:t>（</w:t>
            </w:r>
            <w:r w:rsidRPr="00D135DD">
              <w:rPr>
                <w:rFonts w:hint="eastAsia"/>
              </w:rPr>
              <w:t>5</w:t>
            </w:r>
            <w:r w:rsidRPr="00D135DD">
              <w:rPr>
                <w:rFonts w:hint="eastAsia"/>
              </w:rPr>
              <w:t>）</w:t>
            </w:r>
            <w:r w:rsidRPr="00D135DD">
              <w:rPr>
                <w:rFonts w:hint="eastAsia"/>
              </w:rPr>
              <w:t>2019</w:t>
            </w:r>
            <w:r w:rsidRPr="00D135DD">
              <w:rPr>
                <w:rFonts w:hint="eastAsia"/>
              </w:rPr>
              <w:t>年</w:t>
            </w:r>
            <w:r w:rsidRPr="00D135DD">
              <w:rPr>
                <w:rFonts w:hint="eastAsia"/>
              </w:rPr>
              <w:t>4</w:t>
            </w:r>
            <w:r w:rsidRPr="00D135DD">
              <w:rPr>
                <w:rFonts w:hint="eastAsia"/>
              </w:rPr>
              <w:t>月初</w:t>
            </w:r>
            <w:r w:rsidRPr="00D135DD">
              <w:rPr>
                <w:rFonts w:hint="eastAsia"/>
              </w:rPr>
              <w:t>-2019</w:t>
            </w:r>
            <w:r w:rsidRPr="00D135DD">
              <w:rPr>
                <w:rFonts w:hint="eastAsia"/>
              </w:rPr>
              <w:t>年</w:t>
            </w:r>
            <w:r w:rsidRPr="00D135DD">
              <w:rPr>
                <w:rFonts w:hint="eastAsia"/>
              </w:rPr>
              <w:t>4</w:t>
            </w:r>
            <w:r w:rsidRPr="00D135DD">
              <w:rPr>
                <w:rFonts w:hint="eastAsia"/>
              </w:rPr>
              <w:t>月末：完善毕业论文，准备论文答辩。</w:t>
            </w:r>
          </w:p>
          <w:p w14:paraId="61D0E323" w14:textId="77777777" w:rsidR="00603C80" w:rsidRPr="00D135DD" w:rsidRDefault="00603C80" w:rsidP="00603C80">
            <w:pPr>
              <w:ind w:firstLine="480"/>
            </w:pPr>
            <w:r w:rsidRPr="00D135DD">
              <w:rPr>
                <w:rFonts w:hint="eastAsia"/>
              </w:rPr>
              <w:t>（</w:t>
            </w:r>
            <w:r w:rsidRPr="00D135DD">
              <w:rPr>
                <w:rFonts w:hint="eastAsia"/>
              </w:rPr>
              <w:t>6</w:t>
            </w:r>
            <w:r w:rsidRPr="00D135DD">
              <w:rPr>
                <w:rFonts w:hint="eastAsia"/>
              </w:rPr>
              <w:t>）</w:t>
            </w:r>
            <w:r w:rsidRPr="00D135DD">
              <w:rPr>
                <w:rFonts w:hint="eastAsia"/>
              </w:rPr>
              <w:t>2019</w:t>
            </w:r>
            <w:r w:rsidRPr="00D135DD">
              <w:rPr>
                <w:rFonts w:hint="eastAsia"/>
              </w:rPr>
              <w:t>年</w:t>
            </w:r>
            <w:r w:rsidRPr="00D135DD">
              <w:rPr>
                <w:rFonts w:hint="eastAsia"/>
              </w:rPr>
              <w:t>5</w:t>
            </w:r>
            <w:r w:rsidRPr="00D135DD">
              <w:rPr>
                <w:rFonts w:hint="eastAsia"/>
              </w:rPr>
              <w:t>月：毕业论文答辩。</w:t>
            </w:r>
          </w:p>
          <w:p w14:paraId="25A6A489" w14:textId="77777777" w:rsidR="00603C80" w:rsidRPr="00D135DD" w:rsidRDefault="00603C80" w:rsidP="00603C80">
            <w:pPr>
              <w:rPr>
                <w:b/>
              </w:rPr>
            </w:pPr>
          </w:p>
        </w:tc>
      </w:tr>
      <w:tr w:rsidR="00603C80" w:rsidRPr="00D135DD" w14:paraId="5A585145" w14:textId="77777777" w:rsidTr="00603C80">
        <w:trPr>
          <w:cantSplit/>
          <w:trHeight w:val="81"/>
          <w:jc w:val="center"/>
        </w:trPr>
        <w:tc>
          <w:tcPr>
            <w:tcW w:w="3545" w:type="dxa"/>
            <w:gridSpan w:val="4"/>
            <w:tcBorders>
              <w:top w:val="single" w:sz="4" w:space="0" w:color="auto"/>
              <w:left w:val="single" w:sz="4" w:space="0" w:color="auto"/>
              <w:bottom w:val="nil"/>
              <w:right w:val="nil"/>
            </w:tcBorders>
          </w:tcPr>
          <w:p w14:paraId="5B8CEAC0" w14:textId="27F5A42D" w:rsidR="00603C80" w:rsidRPr="00D135DD" w:rsidRDefault="006455A6" w:rsidP="00603C80">
            <w:pPr>
              <w:rPr>
                <w:b/>
              </w:rPr>
            </w:pPr>
            <w:r w:rsidRPr="00D135DD">
              <w:rPr>
                <w:rFonts w:hint="eastAsia"/>
                <w:b/>
              </w:rPr>
              <w:t>接受任务日</w:t>
            </w:r>
            <w:r w:rsidR="00603C80" w:rsidRPr="00D135DD">
              <w:rPr>
                <w:rFonts w:hint="eastAsia"/>
                <w:b/>
              </w:rPr>
              <w:t>2018</w:t>
            </w:r>
            <w:r w:rsidR="00603C80" w:rsidRPr="00D135DD">
              <w:rPr>
                <w:rFonts w:hint="eastAsia"/>
                <w:b/>
              </w:rPr>
              <w:t>年</w:t>
            </w:r>
            <w:r w:rsidR="00603C80" w:rsidRPr="00D135DD">
              <w:rPr>
                <w:rFonts w:hint="eastAsia"/>
                <w:b/>
              </w:rPr>
              <w:t xml:space="preserve"> </w:t>
            </w:r>
            <w:r w:rsidR="00603C80" w:rsidRPr="00D135DD">
              <w:rPr>
                <w:b/>
              </w:rPr>
              <w:t>10</w:t>
            </w:r>
            <w:r w:rsidR="00603C80" w:rsidRPr="00D135DD">
              <w:rPr>
                <w:rFonts w:hint="eastAsia"/>
                <w:b/>
              </w:rPr>
              <w:t xml:space="preserve"> </w:t>
            </w:r>
            <w:r w:rsidR="00603C80" w:rsidRPr="00D135DD">
              <w:rPr>
                <w:rFonts w:hint="eastAsia"/>
                <w:b/>
              </w:rPr>
              <w:t>月</w:t>
            </w:r>
            <w:r w:rsidR="00603C80" w:rsidRPr="00D135DD">
              <w:rPr>
                <w:rFonts w:hint="eastAsia"/>
                <w:b/>
              </w:rPr>
              <w:t xml:space="preserve"> </w:t>
            </w:r>
            <w:r w:rsidR="00603C80" w:rsidRPr="00D135DD">
              <w:rPr>
                <w:b/>
              </w:rPr>
              <w:t>19</w:t>
            </w:r>
            <w:r w:rsidR="00603C80" w:rsidRPr="00D135DD">
              <w:rPr>
                <w:rFonts w:hint="eastAsia"/>
                <w:b/>
              </w:rPr>
              <w:t xml:space="preserve">  </w:t>
            </w:r>
            <w:r w:rsidR="00603C80" w:rsidRPr="00D135DD">
              <w:rPr>
                <w:rFonts w:hint="eastAsia"/>
                <w:b/>
              </w:rPr>
              <w:t>日</w:t>
            </w:r>
            <w:r w:rsidR="00603C80" w:rsidRPr="00D135DD">
              <w:rPr>
                <w:rFonts w:hint="eastAsia"/>
                <w:b/>
              </w:rPr>
              <w:t xml:space="preserve">  </w:t>
            </w:r>
            <w:r w:rsidR="00603C80" w:rsidRPr="00D135DD">
              <w:rPr>
                <w:b/>
              </w:rPr>
              <w:t xml:space="preserve">      </w:t>
            </w:r>
          </w:p>
        </w:tc>
        <w:tc>
          <w:tcPr>
            <w:tcW w:w="4807" w:type="dxa"/>
            <w:gridSpan w:val="5"/>
            <w:vMerge w:val="restart"/>
            <w:tcBorders>
              <w:top w:val="single" w:sz="4" w:space="0" w:color="auto"/>
              <w:left w:val="nil"/>
              <w:bottom w:val="nil"/>
              <w:right w:val="single" w:sz="4" w:space="0" w:color="auto"/>
            </w:tcBorders>
          </w:tcPr>
          <w:p w14:paraId="4816B226" w14:textId="1AE7EDD4" w:rsidR="00603C80" w:rsidRPr="00D135DD" w:rsidRDefault="00603C80" w:rsidP="00603C80">
            <w:pPr>
              <w:rPr>
                <w:b/>
              </w:rPr>
            </w:pPr>
            <w:r w:rsidRPr="00D135DD">
              <w:rPr>
                <w:rFonts w:hint="eastAsia"/>
                <w:b/>
              </w:rPr>
              <w:t>预计完成日期：</w:t>
            </w:r>
            <w:r w:rsidRPr="00D135DD">
              <w:rPr>
                <w:rFonts w:hint="eastAsia"/>
                <w:b/>
              </w:rPr>
              <w:t xml:space="preserve">     </w:t>
            </w:r>
            <w:r w:rsidRPr="00D135DD">
              <w:rPr>
                <w:b/>
              </w:rPr>
              <w:t>2019</w:t>
            </w:r>
            <w:r w:rsidRPr="00D135DD">
              <w:rPr>
                <w:rFonts w:hint="eastAsia"/>
                <w:b/>
              </w:rPr>
              <w:t xml:space="preserve"> </w:t>
            </w:r>
            <w:r w:rsidRPr="00D135DD">
              <w:rPr>
                <w:rFonts w:hint="eastAsia"/>
                <w:b/>
              </w:rPr>
              <w:t>年</w:t>
            </w:r>
            <w:r w:rsidRPr="00D135DD">
              <w:rPr>
                <w:rFonts w:hint="eastAsia"/>
                <w:b/>
              </w:rPr>
              <w:t xml:space="preserve">  </w:t>
            </w:r>
            <w:r w:rsidR="002154F9" w:rsidRPr="00D135DD">
              <w:rPr>
                <w:b/>
              </w:rPr>
              <w:t>4</w:t>
            </w:r>
            <w:r w:rsidRPr="00D135DD">
              <w:rPr>
                <w:rFonts w:hint="eastAsia"/>
                <w:b/>
              </w:rPr>
              <w:t xml:space="preserve"> </w:t>
            </w:r>
            <w:r w:rsidRPr="00D135DD">
              <w:rPr>
                <w:rFonts w:hint="eastAsia"/>
                <w:b/>
              </w:rPr>
              <w:t>月</w:t>
            </w:r>
            <w:r w:rsidRPr="00D135DD">
              <w:rPr>
                <w:rFonts w:hint="eastAsia"/>
                <w:b/>
              </w:rPr>
              <w:t xml:space="preserve"> 2</w:t>
            </w:r>
            <w:r w:rsidR="002154F9" w:rsidRPr="00D135DD">
              <w:rPr>
                <w:b/>
              </w:rPr>
              <w:t>7</w:t>
            </w:r>
            <w:r w:rsidRPr="00D135DD">
              <w:rPr>
                <w:rFonts w:hint="eastAsia"/>
                <w:b/>
              </w:rPr>
              <w:t xml:space="preserve"> </w:t>
            </w:r>
            <w:r w:rsidRPr="00D135DD">
              <w:rPr>
                <w:rFonts w:hint="eastAsia"/>
                <w:b/>
              </w:rPr>
              <w:t>日</w:t>
            </w:r>
            <w:r w:rsidRPr="00D135DD">
              <w:rPr>
                <w:rFonts w:hint="eastAsia"/>
                <w:b/>
              </w:rPr>
              <w:t xml:space="preserve">           </w:t>
            </w:r>
          </w:p>
          <w:p w14:paraId="29BD32F3" w14:textId="77777777" w:rsidR="00603C80" w:rsidRPr="00D135DD" w:rsidRDefault="00603C80" w:rsidP="00603C80">
            <w:pPr>
              <w:rPr>
                <w:b/>
              </w:rPr>
            </w:pPr>
            <w:r w:rsidRPr="00D135DD">
              <w:rPr>
                <w:rFonts w:hint="eastAsia"/>
                <w:b/>
              </w:rPr>
              <w:t xml:space="preserve">       </w:t>
            </w:r>
          </w:p>
        </w:tc>
      </w:tr>
      <w:tr w:rsidR="00603C80" w:rsidRPr="00D135DD" w14:paraId="64E4341E" w14:textId="77777777" w:rsidTr="00603C80">
        <w:trPr>
          <w:cantSplit/>
          <w:trHeight w:val="634"/>
          <w:jc w:val="center"/>
        </w:trPr>
        <w:tc>
          <w:tcPr>
            <w:tcW w:w="3545" w:type="dxa"/>
            <w:gridSpan w:val="4"/>
            <w:tcBorders>
              <w:top w:val="nil"/>
              <w:left w:val="single" w:sz="4" w:space="0" w:color="auto"/>
              <w:bottom w:val="nil"/>
              <w:right w:val="nil"/>
            </w:tcBorders>
            <w:vAlign w:val="center"/>
          </w:tcPr>
          <w:p w14:paraId="0932985D" w14:textId="77777777" w:rsidR="00603C80" w:rsidRPr="00D135DD" w:rsidRDefault="00603C80" w:rsidP="00603C80">
            <w:pPr>
              <w:rPr>
                <w:b/>
              </w:rPr>
            </w:pPr>
            <w:r w:rsidRPr="00D135DD">
              <w:rPr>
                <w:rFonts w:hint="eastAsia"/>
                <w:b/>
              </w:rPr>
              <w:t>学生接受任务（签名）：</w:t>
            </w:r>
            <w:proofErr w:type="gramStart"/>
            <w:r w:rsidRPr="00D135DD">
              <w:rPr>
                <w:rFonts w:hint="eastAsia"/>
                <w:b/>
              </w:rPr>
              <w:t>邵</w:t>
            </w:r>
            <w:proofErr w:type="gramEnd"/>
            <w:r w:rsidRPr="00D135DD">
              <w:rPr>
                <w:rFonts w:hint="eastAsia"/>
                <w:b/>
              </w:rPr>
              <w:t>欣欣</w:t>
            </w:r>
          </w:p>
        </w:tc>
        <w:tc>
          <w:tcPr>
            <w:tcW w:w="4807" w:type="dxa"/>
            <w:gridSpan w:val="5"/>
            <w:vMerge/>
            <w:tcBorders>
              <w:top w:val="single" w:sz="4" w:space="0" w:color="auto"/>
              <w:left w:val="nil"/>
              <w:bottom w:val="nil"/>
              <w:right w:val="single" w:sz="4" w:space="0" w:color="auto"/>
            </w:tcBorders>
            <w:vAlign w:val="center"/>
          </w:tcPr>
          <w:p w14:paraId="750BE885" w14:textId="77777777" w:rsidR="00603C80" w:rsidRPr="00D135DD" w:rsidRDefault="00603C80" w:rsidP="00603C80">
            <w:pPr>
              <w:rPr>
                <w:b/>
              </w:rPr>
            </w:pPr>
          </w:p>
        </w:tc>
      </w:tr>
      <w:tr w:rsidR="00603C80" w:rsidRPr="00D135DD" w14:paraId="4995979A" w14:textId="77777777" w:rsidTr="00603C80">
        <w:trPr>
          <w:trHeight w:val="758"/>
          <w:jc w:val="center"/>
        </w:trPr>
        <w:tc>
          <w:tcPr>
            <w:tcW w:w="3545" w:type="dxa"/>
            <w:gridSpan w:val="4"/>
            <w:tcBorders>
              <w:top w:val="nil"/>
              <w:left w:val="single" w:sz="4" w:space="0" w:color="auto"/>
              <w:bottom w:val="single" w:sz="4" w:space="0" w:color="auto"/>
              <w:right w:val="nil"/>
            </w:tcBorders>
          </w:tcPr>
          <w:p w14:paraId="21B06234" w14:textId="77777777" w:rsidR="00603C80" w:rsidRPr="00D135DD" w:rsidRDefault="00603C80" w:rsidP="00603C80">
            <w:pPr>
              <w:rPr>
                <w:b/>
              </w:rPr>
            </w:pPr>
            <w:r w:rsidRPr="00D135DD">
              <w:rPr>
                <w:rFonts w:hint="eastAsia"/>
                <w:b/>
              </w:rPr>
              <w:t>指</w:t>
            </w:r>
            <w:r w:rsidRPr="00D135DD">
              <w:rPr>
                <w:rFonts w:hint="eastAsia"/>
                <w:b/>
              </w:rPr>
              <w:t xml:space="preserve"> </w:t>
            </w:r>
            <w:r w:rsidRPr="00D135DD">
              <w:rPr>
                <w:rFonts w:hint="eastAsia"/>
                <w:b/>
              </w:rPr>
              <w:t>导</w:t>
            </w:r>
            <w:r w:rsidRPr="00D135DD">
              <w:rPr>
                <w:rFonts w:hint="eastAsia"/>
                <w:b/>
              </w:rPr>
              <w:t xml:space="preserve"> </w:t>
            </w:r>
            <w:r w:rsidRPr="00D135DD">
              <w:rPr>
                <w:rFonts w:hint="eastAsia"/>
                <w:b/>
              </w:rPr>
              <w:t>教</w:t>
            </w:r>
            <w:r w:rsidRPr="00D135DD">
              <w:rPr>
                <w:rFonts w:hint="eastAsia"/>
                <w:b/>
              </w:rPr>
              <w:t xml:space="preserve"> </w:t>
            </w:r>
            <w:r w:rsidRPr="00D135DD">
              <w:rPr>
                <w:rFonts w:hint="eastAsia"/>
                <w:b/>
              </w:rPr>
              <w:t>师</w:t>
            </w:r>
            <w:r w:rsidRPr="00D135DD">
              <w:rPr>
                <w:rFonts w:hint="eastAsia"/>
                <w:b/>
              </w:rPr>
              <w:t xml:space="preserve"> </w:t>
            </w:r>
            <w:r w:rsidRPr="00D135DD">
              <w:rPr>
                <w:rFonts w:hint="eastAsia"/>
                <w:b/>
              </w:rPr>
              <w:t>（签名）：</w:t>
            </w:r>
          </w:p>
        </w:tc>
        <w:tc>
          <w:tcPr>
            <w:tcW w:w="4807" w:type="dxa"/>
            <w:gridSpan w:val="5"/>
            <w:tcBorders>
              <w:top w:val="nil"/>
              <w:left w:val="nil"/>
              <w:bottom w:val="single" w:sz="4" w:space="0" w:color="auto"/>
              <w:right w:val="single" w:sz="4" w:space="0" w:color="auto"/>
            </w:tcBorders>
          </w:tcPr>
          <w:p w14:paraId="06B42FAC" w14:textId="77777777" w:rsidR="00603C80" w:rsidRPr="00D135DD" w:rsidRDefault="00603C80" w:rsidP="00603C80">
            <w:pPr>
              <w:rPr>
                <w:b/>
              </w:rPr>
            </w:pPr>
            <w:r w:rsidRPr="00D135DD">
              <w:rPr>
                <w:rFonts w:hint="eastAsia"/>
                <w:b/>
              </w:rPr>
              <w:t>学院（系）负责人审定（签名）：</w:t>
            </w:r>
            <w:r w:rsidRPr="00D135DD">
              <w:rPr>
                <w:rFonts w:hint="eastAsia"/>
                <w:b/>
              </w:rPr>
              <w:t xml:space="preserve">                        </w:t>
            </w:r>
          </w:p>
        </w:tc>
      </w:tr>
    </w:tbl>
    <w:p w14:paraId="3F946E4E" w14:textId="77777777" w:rsidR="00603C80" w:rsidRPr="00D135DD" w:rsidRDefault="00603C80" w:rsidP="00603C80">
      <w:pPr>
        <w:ind w:firstLine="480"/>
      </w:pPr>
    </w:p>
    <w:p w14:paraId="3C587516" w14:textId="5B1E700B" w:rsidR="00B41088" w:rsidRPr="00D135DD" w:rsidRDefault="00B41088">
      <w:pPr>
        <w:ind w:firstLine="480"/>
      </w:pPr>
      <w:r w:rsidRPr="00D135DD">
        <w:br w:type="page"/>
      </w:r>
    </w:p>
    <w:p w14:paraId="39BD4112" w14:textId="77777777" w:rsidR="00603C80" w:rsidRPr="00D135DD" w:rsidRDefault="00603C80" w:rsidP="00603C80">
      <w:pPr>
        <w:ind w:firstLine="480"/>
      </w:pPr>
    </w:p>
    <w:p w14:paraId="2890A329" w14:textId="4FD03163" w:rsidR="00603C80" w:rsidRPr="00D135DD" w:rsidRDefault="00603C80">
      <w:pPr>
        <w:ind w:firstLine="480"/>
      </w:pPr>
      <w:r w:rsidRPr="00D135DD">
        <w:br w:type="page"/>
      </w:r>
    </w:p>
    <w:p w14:paraId="01038679" w14:textId="77777777" w:rsidR="00603C80" w:rsidRPr="00D135DD" w:rsidRDefault="00603C80" w:rsidP="00603C80">
      <w:pPr>
        <w:ind w:firstLine="480"/>
      </w:pPr>
    </w:p>
    <w:p w14:paraId="202A7D30" w14:textId="62A6B1D3" w:rsidR="00D814CE" w:rsidRPr="00D135DD" w:rsidRDefault="00D814CE" w:rsidP="00D814CE">
      <w:pPr>
        <w:pStyle w:val="-10"/>
        <w:ind w:firstLine="600"/>
        <w:jc w:val="both"/>
      </w:pPr>
      <w:bookmarkStart w:id="219" w:name="_Toc7728458"/>
      <w:r w:rsidRPr="00D135DD">
        <w:rPr>
          <w:rFonts w:hint="eastAsia"/>
        </w:rPr>
        <w:t>附录</w:t>
      </w:r>
      <w:r w:rsidRPr="00D135DD">
        <w:rPr>
          <w:rFonts w:hint="eastAsia"/>
        </w:rPr>
        <w:t xml:space="preserve">2 </w:t>
      </w:r>
      <w:r w:rsidRPr="00D135DD">
        <w:rPr>
          <w:rFonts w:hint="eastAsia"/>
        </w:rPr>
        <w:t>可行性研究报告书</w:t>
      </w:r>
      <w:bookmarkEnd w:id="219"/>
    </w:p>
    <w:p w14:paraId="5C1719F3" w14:textId="74685C37" w:rsidR="00D814CE" w:rsidRPr="00D135DD" w:rsidRDefault="00D814CE" w:rsidP="00D814CE">
      <w:pPr>
        <w:ind w:firstLine="880"/>
        <w:jc w:val="center"/>
        <w:rPr>
          <w:rFonts w:eastAsia="黑体"/>
          <w:sz w:val="44"/>
        </w:rPr>
      </w:pPr>
      <w:r w:rsidRPr="00D135DD">
        <w:rPr>
          <w:rFonts w:eastAsia="黑体"/>
          <w:noProof/>
          <w:sz w:val="44"/>
        </w:rPr>
        <mc:AlternateContent>
          <mc:Choice Requires="wps">
            <w:drawing>
              <wp:anchor distT="0" distB="0" distL="114300" distR="114300" simplePos="0" relativeHeight="251661312" behindDoc="0" locked="0" layoutInCell="0" allowOverlap="1" wp14:anchorId="1662538E" wp14:editId="09F418CE">
                <wp:simplePos x="0" y="0"/>
                <wp:positionH relativeFrom="column">
                  <wp:posOffset>0</wp:posOffset>
                </wp:positionH>
                <wp:positionV relativeFrom="paragraph">
                  <wp:posOffset>495300</wp:posOffset>
                </wp:positionV>
                <wp:extent cx="5143500" cy="0"/>
                <wp:effectExtent l="0" t="0" r="4445" b="4445"/>
                <wp:wrapTopAndBottom/>
                <wp:docPr id="19"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C90F4DF" id="直接连接符 19"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pt" to="40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" o:allowincell="f" stroked="f">
                <w10:wrap type="topAndBottom"/>
              </v:line>
            </w:pict>
          </mc:Fallback>
        </mc:AlternateContent>
      </w:r>
      <w:r w:rsidRPr="00D135DD">
        <w:rPr>
          <w:rFonts w:eastAsia="黑体" w:hint="eastAsia"/>
          <w:sz w:val="44"/>
        </w:rPr>
        <w:t>基于代码混淆的</w:t>
      </w:r>
      <w:r w:rsidRPr="00D135DD">
        <w:rPr>
          <w:rFonts w:eastAsia="黑体"/>
          <w:sz w:val="44"/>
        </w:rPr>
        <w:t>W</w:t>
      </w:r>
      <w:r w:rsidRPr="00D135DD">
        <w:rPr>
          <w:rFonts w:eastAsia="黑体" w:hint="eastAsia"/>
          <w:sz w:val="44"/>
        </w:rPr>
        <w:t>eb</w:t>
      </w:r>
      <w:r w:rsidRPr="00D135DD">
        <w:rPr>
          <w:rFonts w:eastAsia="黑体" w:hint="eastAsia"/>
          <w:sz w:val="44"/>
        </w:rPr>
        <w:t>站点动态防御系统</w:t>
      </w:r>
    </w:p>
    <w:p w14:paraId="7D4B53B8" w14:textId="77777777" w:rsidR="00D814CE" w:rsidRPr="00D135DD" w:rsidRDefault="00D814CE" w:rsidP="00D814CE">
      <w:pPr>
        <w:ind w:firstLine="880"/>
        <w:jc w:val="center"/>
        <w:rPr>
          <w:rFonts w:eastAsia="黑体"/>
          <w:sz w:val="44"/>
        </w:rPr>
      </w:pPr>
    </w:p>
    <w:p w14:paraId="4DD7AEE2" w14:textId="77777777" w:rsidR="00D814CE" w:rsidRPr="00D135DD" w:rsidRDefault="00D814CE" w:rsidP="00D814CE">
      <w:pPr>
        <w:ind w:firstLine="880"/>
        <w:jc w:val="center"/>
        <w:rPr>
          <w:rFonts w:eastAsia="黑体"/>
          <w:sz w:val="44"/>
        </w:rPr>
      </w:pPr>
      <w:r w:rsidRPr="00D135DD">
        <w:rPr>
          <w:rFonts w:eastAsia="黑体" w:hint="eastAsia"/>
          <w:sz w:val="44"/>
        </w:rPr>
        <w:t>可行性研究报告</w:t>
      </w:r>
    </w:p>
    <w:p w14:paraId="665CE373" w14:textId="77777777" w:rsidR="00D814CE" w:rsidRPr="00D135DD" w:rsidRDefault="00D814CE" w:rsidP="00D814CE">
      <w:pPr>
        <w:ind w:firstLine="560"/>
        <w:jc w:val="center"/>
        <w:rPr>
          <w:sz w:val="28"/>
        </w:rPr>
      </w:pPr>
    </w:p>
    <w:p w14:paraId="148E9A55" w14:textId="77777777" w:rsidR="00D814CE" w:rsidRPr="00D135DD" w:rsidRDefault="00D814CE" w:rsidP="00D814CE">
      <w:pPr>
        <w:ind w:firstLine="560"/>
        <w:jc w:val="center"/>
        <w:rPr>
          <w:sz w:val="28"/>
        </w:rPr>
      </w:pPr>
    </w:p>
    <w:p w14:paraId="3DC36367" w14:textId="77777777" w:rsidR="00D814CE" w:rsidRPr="00D135DD" w:rsidRDefault="00D814CE" w:rsidP="00D814CE">
      <w:pPr>
        <w:ind w:firstLine="560"/>
        <w:jc w:val="center"/>
        <w:rPr>
          <w:sz w:val="28"/>
        </w:rPr>
      </w:pPr>
    </w:p>
    <w:p w14:paraId="0BC94CEC" w14:textId="77777777" w:rsidR="00D814CE" w:rsidRPr="00D135DD" w:rsidRDefault="00D814CE" w:rsidP="00D814CE">
      <w:pPr>
        <w:ind w:firstLine="560"/>
        <w:jc w:val="center"/>
        <w:rPr>
          <w:sz w:val="28"/>
        </w:rPr>
      </w:pPr>
    </w:p>
    <w:p w14:paraId="4498BFCB" w14:textId="77777777" w:rsidR="00D814CE" w:rsidRPr="00D135DD" w:rsidRDefault="00D814CE" w:rsidP="00D814CE">
      <w:pPr>
        <w:ind w:firstLine="560"/>
        <w:jc w:val="center"/>
        <w:rPr>
          <w:sz w:val="28"/>
        </w:rPr>
      </w:pPr>
    </w:p>
    <w:p w14:paraId="3302A238" w14:textId="77777777" w:rsidR="00D814CE" w:rsidRPr="00D135DD" w:rsidRDefault="00D814CE" w:rsidP="00D814CE">
      <w:pPr>
        <w:ind w:firstLine="480"/>
      </w:pPr>
    </w:p>
    <w:p w14:paraId="0715FF29" w14:textId="77777777" w:rsidR="00D814CE" w:rsidRPr="00D135DD" w:rsidRDefault="00D814CE" w:rsidP="00D814CE">
      <w:pPr>
        <w:spacing w:line="720" w:lineRule="auto"/>
        <w:ind w:firstLine="560"/>
        <w:jc w:val="center"/>
        <w:rPr>
          <w:sz w:val="28"/>
        </w:rPr>
      </w:pPr>
      <w:r w:rsidRPr="00D135DD">
        <w:rPr>
          <w:rFonts w:hint="eastAsia"/>
          <w:sz w:val="28"/>
        </w:rPr>
        <w:t>拟</w:t>
      </w:r>
      <w:r w:rsidRPr="00D135DD">
        <w:rPr>
          <w:sz w:val="28"/>
        </w:rPr>
        <w:t xml:space="preserve"> </w:t>
      </w:r>
      <w:r w:rsidRPr="00D135DD">
        <w:rPr>
          <w:rFonts w:hint="eastAsia"/>
          <w:sz w:val="28"/>
        </w:rPr>
        <w:t>制</w:t>
      </w:r>
      <w:r w:rsidRPr="00D135DD">
        <w:rPr>
          <w:sz w:val="28"/>
        </w:rPr>
        <w:t xml:space="preserve"> </w:t>
      </w:r>
      <w:r w:rsidRPr="00D135DD">
        <w:rPr>
          <w:rFonts w:hint="eastAsia"/>
          <w:sz w:val="28"/>
        </w:rPr>
        <w:t>人</w:t>
      </w:r>
      <w:r w:rsidRPr="00D135DD">
        <w:rPr>
          <w:sz w:val="28"/>
        </w:rPr>
        <w:t>________</w:t>
      </w:r>
      <w:proofErr w:type="gramStart"/>
      <w:r w:rsidRPr="00D135DD">
        <w:rPr>
          <w:rFonts w:hint="eastAsia"/>
          <w:sz w:val="28"/>
        </w:rPr>
        <w:t>邵</w:t>
      </w:r>
      <w:proofErr w:type="gramEnd"/>
      <w:r w:rsidRPr="00D135DD">
        <w:rPr>
          <w:rFonts w:hint="eastAsia"/>
          <w:sz w:val="28"/>
        </w:rPr>
        <w:t>欣欣</w:t>
      </w:r>
      <w:r w:rsidRPr="00D135DD">
        <w:rPr>
          <w:sz w:val="28"/>
        </w:rPr>
        <w:t>______________</w:t>
      </w:r>
    </w:p>
    <w:p w14:paraId="71EA7FF0" w14:textId="77777777" w:rsidR="00D814CE" w:rsidRPr="00D135DD" w:rsidRDefault="00D814CE" w:rsidP="00D814CE">
      <w:pPr>
        <w:spacing w:line="720" w:lineRule="auto"/>
        <w:ind w:firstLine="560"/>
        <w:jc w:val="center"/>
        <w:rPr>
          <w:sz w:val="28"/>
        </w:rPr>
      </w:pPr>
      <w:r w:rsidRPr="00D135DD">
        <w:rPr>
          <w:rFonts w:hint="eastAsia"/>
          <w:sz w:val="28"/>
        </w:rPr>
        <w:t>审</w:t>
      </w:r>
      <w:r w:rsidRPr="00D135DD">
        <w:rPr>
          <w:sz w:val="28"/>
        </w:rPr>
        <w:t xml:space="preserve"> </w:t>
      </w:r>
      <w:r w:rsidRPr="00D135DD">
        <w:rPr>
          <w:rFonts w:hint="eastAsia"/>
          <w:sz w:val="28"/>
        </w:rPr>
        <w:t>核</w:t>
      </w:r>
      <w:r w:rsidRPr="00D135DD">
        <w:rPr>
          <w:sz w:val="28"/>
        </w:rPr>
        <w:t xml:space="preserve"> </w:t>
      </w:r>
      <w:r w:rsidRPr="00D135DD">
        <w:rPr>
          <w:rFonts w:hint="eastAsia"/>
          <w:sz w:val="28"/>
        </w:rPr>
        <w:t>人</w:t>
      </w:r>
      <w:r w:rsidRPr="00D135DD">
        <w:rPr>
          <w:sz w:val="28"/>
        </w:rPr>
        <w:t>__________</w:t>
      </w:r>
      <w:r w:rsidRPr="00D135DD">
        <w:rPr>
          <w:rFonts w:hint="eastAsia"/>
          <w:sz w:val="28"/>
        </w:rPr>
        <w:t>王海舟</w:t>
      </w:r>
      <w:r w:rsidRPr="00D135DD">
        <w:rPr>
          <w:sz w:val="28"/>
        </w:rPr>
        <w:t>____________</w:t>
      </w:r>
    </w:p>
    <w:p w14:paraId="4C3B154B" w14:textId="77777777" w:rsidR="00D814CE" w:rsidRPr="00D135DD" w:rsidRDefault="00D814CE" w:rsidP="00D814CE">
      <w:pPr>
        <w:spacing w:line="720" w:lineRule="auto"/>
        <w:ind w:firstLine="560"/>
        <w:jc w:val="center"/>
        <w:rPr>
          <w:sz w:val="28"/>
        </w:rPr>
      </w:pPr>
      <w:r w:rsidRPr="00D135DD">
        <w:rPr>
          <w:rFonts w:hint="eastAsia"/>
          <w:sz w:val="28"/>
        </w:rPr>
        <w:t>批</w:t>
      </w:r>
      <w:r w:rsidRPr="00D135DD">
        <w:rPr>
          <w:sz w:val="28"/>
        </w:rPr>
        <w:t xml:space="preserve"> </w:t>
      </w:r>
      <w:r w:rsidRPr="00D135DD">
        <w:rPr>
          <w:rFonts w:hint="eastAsia"/>
          <w:sz w:val="28"/>
        </w:rPr>
        <w:t>准</w:t>
      </w:r>
      <w:r w:rsidRPr="00D135DD">
        <w:rPr>
          <w:sz w:val="28"/>
        </w:rPr>
        <w:t xml:space="preserve"> </w:t>
      </w:r>
      <w:r w:rsidRPr="00D135DD">
        <w:rPr>
          <w:rFonts w:hint="eastAsia"/>
          <w:sz w:val="28"/>
        </w:rPr>
        <w:t>人</w:t>
      </w:r>
      <w:r w:rsidRPr="00D135DD">
        <w:rPr>
          <w:sz w:val="28"/>
        </w:rPr>
        <w:t>__________</w:t>
      </w:r>
      <w:r w:rsidRPr="00D135DD">
        <w:rPr>
          <w:rFonts w:hint="eastAsia"/>
          <w:sz w:val="28"/>
        </w:rPr>
        <w:t>王海舟</w:t>
      </w:r>
      <w:r w:rsidRPr="00D135DD">
        <w:rPr>
          <w:sz w:val="28"/>
        </w:rPr>
        <w:t>____________</w:t>
      </w:r>
    </w:p>
    <w:p w14:paraId="7E5FFBA7" w14:textId="77777777" w:rsidR="00D814CE" w:rsidRPr="00D135DD" w:rsidRDefault="00D814CE" w:rsidP="00D814CE">
      <w:pPr>
        <w:ind w:firstLine="560"/>
        <w:jc w:val="center"/>
        <w:rPr>
          <w:sz w:val="28"/>
        </w:rPr>
      </w:pPr>
    </w:p>
    <w:p w14:paraId="43463173" w14:textId="77777777" w:rsidR="00D814CE" w:rsidRPr="00D135DD" w:rsidRDefault="00D814CE" w:rsidP="00D814CE">
      <w:pPr>
        <w:ind w:firstLine="560"/>
        <w:jc w:val="center"/>
        <w:rPr>
          <w:sz w:val="28"/>
        </w:rPr>
      </w:pPr>
    </w:p>
    <w:p w14:paraId="76E3E550" w14:textId="77777777" w:rsidR="00D814CE" w:rsidRPr="00D135DD" w:rsidRDefault="00D814CE" w:rsidP="00D814CE">
      <w:pPr>
        <w:ind w:firstLine="560"/>
        <w:jc w:val="center"/>
        <w:rPr>
          <w:sz w:val="28"/>
        </w:rPr>
      </w:pPr>
      <w:r w:rsidRPr="00D135DD">
        <w:rPr>
          <w:rFonts w:hint="eastAsia"/>
          <w:sz w:val="28"/>
        </w:rPr>
        <w:t>[</w:t>
      </w:r>
      <w:bookmarkStart w:id="220" w:name="_Hlk512786145"/>
      <w:r w:rsidRPr="00D135DD">
        <w:rPr>
          <w:rFonts w:cs="宋体" w:hint="eastAsia"/>
          <w:sz w:val="28"/>
        </w:rPr>
        <w:t>二零一九年三月二日</w:t>
      </w:r>
      <w:bookmarkEnd w:id="220"/>
      <w:r w:rsidRPr="00D135DD">
        <w:rPr>
          <w:rFonts w:hint="eastAsia"/>
          <w:sz w:val="28"/>
        </w:rPr>
        <w:t>]</w:t>
      </w:r>
    </w:p>
    <w:p w14:paraId="18D90525" w14:textId="77777777" w:rsidR="00D814CE" w:rsidRPr="00D135DD" w:rsidRDefault="00D814CE" w:rsidP="00FC232D">
      <w:pPr>
        <w:pStyle w:val="3"/>
        <w:ind w:firstLine="643"/>
      </w:pPr>
      <w:r w:rsidRPr="00D135DD">
        <w:rPr>
          <w:rFonts w:hint="eastAsia"/>
        </w:rPr>
        <w:t>1.</w:t>
      </w:r>
      <w:r w:rsidRPr="00D135DD">
        <w:t xml:space="preserve"> </w:t>
      </w:r>
      <w:r w:rsidRPr="00D135DD">
        <w:rPr>
          <w:rFonts w:hint="eastAsia"/>
        </w:rPr>
        <w:t>引言</w:t>
      </w:r>
    </w:p>
    <w:p w14:paraId="58A71FBA" w14:textId="77777777" w:rsidR="00D814CE" w:rsidRPr="00D135DD" w:rsidRDefault="00D814CE" w:rsidP="00D814CE">
      <w:pPr>
        <w:pStyle w:val="ab"/>
        <w:snapToGrid w:val="0"/>
        <w:ind w:firstLine="420"/>
        <w:rPr>
          <w:rFonts w:ascii="Times New Roman" w:hAnsi="Times New Roman"/>
        </w:rPr>
      </w:pPr>
      <w:r w:rsidRPr="00D135DD">
        <w:rPr>
          <w:rFonts w:ascii="Times New Roman" w:hAnsi="Times New Roman" w:hint="eastAsia"/>
        </w:rPr>
        <w:t>1.1</w:t>
      </w:r>
      <w:r w:rsidRPr="00D135DD">
        <w:rPr>
          <w:rFonts w:ascii="Times New Roman" w:hAnsi="Times New Roman"/>
        </w:rPr>
        <w:t xml:space="preserve"> </w:t>
      </w:r>
      <w:r w:rsidRPr="00D135DD">
        <w:rPr>
          <w:rFonts w:ascii="Times New Roman" w:hAnsi="Times New Roman" w:hint="eastAsia"/>
        </w:rPr>
        <w:t>编写目的</w:t>
      </w:r>
    </w:p>
    <w:p w14:paraId="1E7900C2" w14:textId="77777777" w:rsidR="00D814CE" w:rsidRPr="00D135DD" w:rsidRDefault="00D814CE" w:rsidP="00D814CE">
      <w:pPr>
        <w:pStyle w:val="ab"/>
        <w:snapToGrid w:val="0"/>
        <w:ind w:firstLineChars="200" w:firstLine="420"/>
        <w:rPr>
          <w:rFonts w:ascii="Times New Roman" w:hAnsi="Times New Roman"/>
        </w:rPr>
      </w:pPr>
      <w:r w:rsidRPr="00D135DD">
        <w:rPr>
          <w:rFonts w:ascii="Times New Roman" w:hAnsi="Times New Roman" w:hint="eastAsia"/>
        </w:rPr>
        <w:t>本报告旨在环境、数据和功能等方面系统分析基于代码混淆的</w:t>
      </w:r>
      <w:r w:rsidRPr="00D135DD">
        <w:rPr>
          <w:rFonts w:ascii="Times New Roman" w:hAnsi="Times New Roman"/>
        </w:rPr>
        <w:t>W</w:t>
      </w:r>
      <w:r w:rsidRPr="00D135DD">
        <w:rPr>
          <w:rFonts w:ascii="Times New Roman" w:hAnsi="Times New Roman" w:hint="eastAsia"/>
        </w:rPr>
        <w:t>eb</w:t>
      </w:r>
      <w:r w:rsidRPr="00D135DD">
        <w:rPr>
          <w:rFonts w:ascii="Times New Roman" w:hAnsi="Times New Roman" w:hint="eastAsia"/>
        </w:rPr>
        <w:t>站点动态防御系统设计与实现的可行性，明确了项目开发目标、规划和处理流程，指出了目前该项目存在的缺陷与不足，并根据实际情况进行分析，预期针对的读者为基于代码混淆的</w:t>
      </w:r>
      <w:r w:rsidRPr="00D135DD">
        <w:rPr>
          <w:rFonts w:ascii="Times New Roman" w:hAnsi="Times New Roman"/>
        </w:rPr>
        <w:t>W</w:t>
      </w:r>
      <w:r w:rsidRPr="00D135DD">
        <w:rPr>
          <w:rFonts w:ascii="Times New Roman" w:hAnsi="Times New Roman" w:hint="eastAsia"/>
        </w:rPr>
        <w:t>eb</w:t>
      </w:r>
      <w:r w:rsidRPr="00D135DD">
        <w:rPr>
          <w:rFonts w:ascii="Times New Roman" w:hAnsi="Times New Roman" w:hint="eastAsia"/>
        </w:rPr>
        <w:t>站点动态防御系统设计与实现的开发、设计、测试、文档编写和评审人员。</w:t>
      </w:r>
    </w:p>
    <w:p w14:paraId="231ED251" w14:textId="77777777" w:rsidR="00D814CE" w:rsidRPr="00D135DD" w:rsidRDefault="00D814CE" w:rsidP="00D814CE">
      <w:pPr>
        <w:pStyle w:val="ab"/>
        <w:snapToGrid w:val="0"/>
        <w:ind w:firstLine="420"/>
        <w:rPr>
          <w:rFonts w:ascii="Times New Roman" w:hAnsi="Times New Roman"/>
        </w:rPr>
      </w:pPr>
      <w:r w:rsidRPr="00D135DD">
        <w:rPr>
          <w:rFonts w:ascii="Times New Roman" w:hAnsi="Times New Roman" w:hint="eastAsia"/>
        </w:rPr>
        <w:t xml:space="preserve">1.2 </w:t>
      </w:r>
      <w:r w:rsidRPr="00D135DD">
        <w:rPr>
          <w:rFonts w:ascii="Times New Roman" w:hAnsi="Times New Roman" w:hint="eastAsia"/>
        </w:rPr>
        <w:t>背景</w:t>
      </w:r>
    </w:p>
    <w:p w14:paraId="70773DF9" w14:textId="77777777" w:rsidR="00D814CE" w:rsidRPr="00D135DD" w:rsidRDefault="00D814CE" w:rsidP="00D814CE">
      <w:pPr>
        <w:pStyle w:val="ab"/>
        <w:snapToGrid w:val="0"/>
        <w:ind w:firstLineChars="200" w:firstLine="420"/>
        <w:rPr>
          <w:rFonts w:ascii="Times New Roman" w:hAnsi="Times New Roman"/>
        </w:rPr>
      </w:pPr>
      <w:proofErr w:type="gramStart"/>
      <w:r w:rsidRPr="00D135DD">
        <w:rPr>
          <w:rFonts w:ascii="Times New Roman" w:hAnsi="Times New Roman"/>
        </w:rPr>
        <w:t>a</w:t>
      </w:r>
      <w:proofErr w:type="gramEnd"/>
      <w:r w:rsidRPr="00D135DD">
        <w:rPr>
          <w:rFonts w:ascii="Times New Roman" w:hAnsi="Times New Roman"/>
        </w:rPr>
        <w:t>.</w:t>
      </w:r>
      <w:r w:rsidRPr="00D135DD">
        <w:rPr>
          <w:rFonts w:ascii="Times New Roman" w:hAnsi="Times New Roman" w:hint="eastAsia"/>
        </w:rPr>
        <w:t xml:space="preserve"> </w:t>
      </w:r>
      <w:r w:rsidRPr="00D135DD">
        <w:rPr>
          <w:rFonts w:ascii="Times New Roman" w:hAnsi="Times New Roman" w:hint="eastAsia"/>
        </w:rPr>
        <w:t>基于代码混淆的</w:t>
      </w:r>
      <w:r w:rsidRPr="00D135DD">
        <w:rPr>
          <w:rFonts w:ascii="Times New Roman" w:hAnsi="Times New Roman"/>
        </w:rPr>
        <w:t>W</w:t>
      </w:r>
      <w:r w:rsidRPr="00D135DD">
        <w:rPr>
          <w:rFonts w:ascii="Times New Roman" w:hAnsi="Times New Roman" w:hint="eastAsia"/>
        </w:rPr>
        <w:t>eb</w:t>
      </w:r>
      <w:r w:rsidRPr="00D135DD">
        <w:rPr>
          <w:rFonts w:ascii="Times New Roman" w:hAnsi="Times New Roman" w:hint="eastAsia"/>
        </w:rPr>
        <w:t>站点动态防御系统</w:t>
      </w:r>
    </w:p>
    <w:p w14:paraId="29915D6A" w14:textId="77777777" w:rsidR="00D814CE" w:rsidRPr="00D135DD" w:rsidRDefault="00D814CE" w:rsidP="00D814CE">
      <w:pPr>
        <w:pStyle w:val="ab"/>
        <w:tabs>
          <w:tab w:val="num" w:pos="720"/>
        </w:tabs>
        <w:snapToGrid w:val="0"/>
        <w:ind w:firstLineChars="200" w:firstLine="420"/>
        <w:rPr>
          <w:rFonts w:ascii="Times New Roman" w:hAnsi="Times New Roman"/>
        </w:rPr>
      </w:pPr>
      <w:r w:rsidRPr="00D135DD">
        <w:rPr>
          <w:rFonts w:ascii="Times New Roman" w:hAnsi="Times New Roman"/>
        </w:rPr>
        <w:t>b.</w:t>
      </w:r>
      <w:r w:rsidRPr="00D135DD">
        <w:rPr>
          <w:rFonts w:ascii="Times New Roman" w:hAnsi="Times New Roman" w:hint="eastAsia"/>
        </w:rPr>
        <w:t xml:space="preserve"> </w:t>
      </w:r>
      <w:r w:rsidRPr="00D135DD">
        <w:rPr>
          <w:rFonts w:ascii="Times New Roman" w:hAnsi="Times New Roman" w:hint="eastAsia"/>
        </w:rPr>
        <w:t>本项目的任务提出者、开发者</w:t>
      </w:r>
      <w:r w:rsidRPr="00D135DD">
        <w:rPr>
          <w:rFonts w:ascii="Times New Roman" w:hAnsi="Times New Roman" w:hint="eastAsia"/>
        </w:rPr>
        <w:t>:</w:t>
      </w:r>
      <w:r w:rsidRPr="00D135DD">
        <w:rPr>
          <w:rFonts w:ascii="Times New Roman" w:hAnsi="Times New Roman" w:hint="eastAsia"/>
        </w:rPr>
        <w:t>邵欣欣；需要部署网站的</w:t>
      </w:r>
      <w:r w:rsidRPr="00D135DD">
        <w:rPr>
          <w:rFonts w:ascii="Times New Roman" w:hAnsi="Times New Roman"/>
        </w:rPr>
        <w:t>技术人员</w:t>
      </w:r>
      <w:r w:rsidRPr="00D135DD">
        <w:rPr>
          <w:rFonts w:ascii="Times New Roman" w:hAnsi="Times New Roman" w:hint="eastAsia"/>
        </w:rPr>
        <w:t>、运维人员；</w:t>
      </w:r>
    </w:p>
    <w:p w14:paraId="48B96AF9" w14:textId="77777777" w:rsidR="00D814CE" w:rsidRPr="00D135DD" w:rsidRDefault="00D814CE" w:rsidP="00D814CE">
      <w:pPr>
        <w:pStyle w:val="ab"/>
        <w:tabs>
          <w:tab w:val="num" w:pos="720"/>
        </w:tabs>
        <w:snapToGrid w:val="0"/>
        <w:ind w:firstLineChars="200" w:firstLine="420"/>
        <w:rPr>
          <w:rFonts w:ascii="Times New Roman" w:hAnsi="Times New Roman"/>
        </w:rPr>
      </w:pPr>
      <w:r w:rsidRPr="00D135DD">
        <w:rPr>
          <w:rFonts w:ascii="Times New Roman" w:hAnsi="Times New Roman"/>
        </w:rPr>
        <w:t>c.</w:t>
      </w:r>
      <w:r w:rsidRPr="00D135DD">
        <w:rPr>
          <w:rFonts w:ascii="Times New Roman" w:hAnsi="Times New Roman" w:hint="eastAsia"/>
        </w:rPr>
        <w:t>当</w:t>
      </w:r>
      <w:r w:rsidRPr="00D135DD">
        <w:rPr>
          <w:rFonts w:ascii="Times New Roman" w:hAnsi="Times New Roman"/>
        </w:rPr>
        <w:t>访问量大量到一定阈值，需要开发外部数据库来存储</w:t>
      </w:r>
      <w:r w:rsidRPr="00D135DD">
        <w:rPr>
          <w:rFonts w:ascii="Times New Roman" w:hAnsi="Times New Roman" w:hint="eastAsia"/>
        </w:rPr>
        <w:t>。</w:t>
      </w:r>
    </w:p>
    <w:p w14:paraId="0C49A688" w14:textId="77777777" w:rsidR="00D814CE" w:rsidRPr="00D135DD" w:rsidRDefault="00D814CE" w:rsidP="00D814CE">
      <w:pPr>
        <w:pStyle w:val="ab"/>
        <w:snapToGrid w:val="0"/>
        <w:ind w:firstLineChars="200" w:firstLine="420"/>
        <w:rPr>
          <w:rFonts w:ascii="Times New Roman" w:hAnsi="Times New Roman"/>
        </w:rPr>
      </w:pPr>
    </w:p>
    <w:p w14:paraId="00865B3E" w14:textId="77777777" w:rsidR="00D814CE" w:rsidRPr="00D135DD" w:rsidRDefault="00D814CE" w:rsidP="00D814CE">
      <w:pPr>
        <w:pStyle w:val="ab"/>
        <w:snapToGrid w:val="0"/>
        <w:ind w:firstLine="420"/>
        <w:rPr>
          <w:rFonts w:ascii="Times New Roman" w:hAnsi="Times New Roman"/>
        </w:rPr>
      </w:pPr>
      <w:r w:rsidRPr="00D135DD">
        <w:rPr>
          <w:rFonts w:ascii="Times New Roman" w:hAnsi="Times New Roman" w:hint="eastAsia"/>
        </w:rPr>
        <w:t xml:space="preserve">1.3 </w:t>
      </w:r>
      <w:r w:rsidRPr="00D135DD">
        <w:rPr>
          <w:rFonts w:ascii="Times New Roman" w:hAnsi="Times New Roman" w:hint="eastAsia"/>
        </w:rPr>
        <w:t>定义</w:t>
      </w:r>
    </w:p>
    <w:p w14:paraId="36E8D979" w14:textId="77777777" w:rsidR="00D814CE" w:rsidRPr="00D135DD" w:rsidRDefault="00D814CE" w:rsidP="00D814CE">
      <w:pPr>
        <w:pStyle w:val="ab"/>
        <w:snapToGrid w:val="0"/>
        <w:ind w:firstLineChars="200" w:firstLine="420"/>
        <w:rPr>
          <w:rFonts w:ascii="Times New Roman" w:hAnsi="Times New Roman"/>
        </w:rPr>
      </w:pPr>
      <w:r w:rsidRPr="00D135DD">
        <w:rPr>
          <w:rFonts w:ascii="Times New Roman" w:hAnsi="Times New Roman" w:hint="eastAsia"/>
        </w:rPr>
        <w:t>HTML</w:t>
      </w:r>
      <w:r w:rsidRPr="00D135DD">
        <w:rPr>
          <w:rFonts w:ascii="Times New Roman" w:hAnsi="Times New Roman" w:hint="eastAsia"/>
        </w:rPr>
        <w:t>：</w:t>
      </w:r>
      <w:r w:rsidRPr="00D135DD">
        <w:rPr>
          <w:rFonts w:ascii="Times New Roman" w:hAnsi="Times New Roman"/>
        </w:rPr>
        <w:t>Hyper Text Markup Language</w:t>
      </w:r>
      <w:r w:rsidRPr="00D135DD">
        <w:rPr>
          <w:rFonts w:ascii="Times New Roman" w:hAnsi="Times New Roman" w:hint="eastAsia"/>
        </w:rPr>
        <w:t>的</w:t>
      </w:r>
      <w:r w:rsidRPr="00D135DD">
        <w:rPr>
          <w:rFonts w:ascii="Times New Roman" w:hAnsi="Times New Roman"/>
        </w:rPr>
        <w:t>缩写</w:t>
      </w:r>
      <w:r w:rsidRPr="00D135DD">
        <w:rPr>
          <w:rFonts w:ascii="Times New Roman" w:hAnsi="Times New Roman" w:hint="eastAsia"/>
        </w:rPr>
        <w:t>，超文本标记语言。</w:t>
      </w:r>
      <w:r w:rsidRPr="00D135DD">
        <w:rPr>
          <w:rFonts w:ascii="Times New Roman" w:hAnsi="Times New Roman" w:hint="eastAsia"/>
        </w:rPr>
        <w:t xml:space="preserve">HTML </w:t>
      </w:r>
      <w:r w:rsidRPr="00D135DD">
        <w:rPr>
          <w:rFonts w:ascii="Times New Roman" w:hAnsi="Times New Roman" w:hint="eastAsia"/>
        </w:rPr>
        <w:t>不是一种编程语言，而是制作网页必需</w:t>
      </w:r>
      <w:r w:rsidRPr="00D135DD">
        <w:rPr>
          <w:rFonts w:ascii="Times New Roman" w:hAnsi="Times New Roman"/>
        </w:rPr>
        <w:t>的标记语言。</w:t>
      </w:r>
      <w:r w:rsidRPr="00D135DD">
        <w:rPr>
          <w:rFonts w:ascii="Times New Roman" w:hAnsi="Times New Roman" w:hint="eastAsia"/>
        </w:rPr>
        <w:t>“超文本”指页面可以包含图片，链接，音乐和程序等非文字元素。</w:t>
      </w:r>
    </w:p>
    <w:p w14:paraId="1DEBD0CC" w14:textId="77777777" w:rsidR="00D814CE" w:rsidRPr="00D135DD" w:rsidRDefault="00D814CE" w:rsidP="00D814CE">
      <w:pPr>
        <w:pStyle w:val="ab"/>
        <w:snapToGrid w:val="0"/>
        <w:ind w:firstLineChars="200" w:firstLine="420"/>
        <w:rPr>
          <w:rFonts w:ascii="Times New Roman" w:hAnsi="Times New Roman"/>
        </w:rPr>
      </w:pPr>
      <w:r w:rsidRPr="00D135DD">
        <w:rPr>
          <w:rFonts w:ascii="Times New Roman" w:hAnsi="Times New Roman"/>
        </w:rPr>
        <w:t>JavaScript</w:t>
      </w:r>
      <w:r w:rsidRPr="00D135DD">
        <w:rPr>
          <w:rFonts w:ascii="Times New Roman" w:hAnsi="Times New Roman"/>
        </w:rPr>
        <w:t>：</w:t>
      </w:r>
      <w:r w:rsidRPr="00D135DD">
        <w:rPr>
          <w:rFonts w:ascii="Times New Roman" w:hAnsi="Times New Roman" w:hint="eastAsia"/>
        </w:rPr>
        <w:t>JavaScript</w:t>
      </w:r>
      <w:r w:rsidRPr="00D135DD">
        <w:rPr>
          <w:rFonts w:ascii="Times New Roman" w:hAnsi="Times New Roman" w:hint="eastAsia"/>
        </w:rPr>
        <w:t>是因特网上最流行的脚本语言，一种直译式脚本语言。</w:t>
      </w:r>
    </w:p>
    <w:p w14:paraId="7AB5F3C7" w14:textId="77777777" w:rsidR="00D814CE" w:rsidRPr="00D135DD" w:rsidRDefault="00D814CE" w:rsidP="00D814CE">
      <w:pPr>
        <w:pStyle w:val="ab"/>
        <w:snapToGrid w:val="0"/>
        <w:ind w:firstLineChars="200" w:firstLine="420"/>
        <w:rPr>
          <w:rFonts w:ascii="Times New Roman" w:hAnsi="Times New Roman"/>
        </w:rPr>
      </w:pPr>
      <w:r w:rsidRPr="00D135DD">
        <w:rPr>
          <w:rFonts w:ascii="Times New Roman" w:hAnsi="Times New Roman" w:hint="eastAsia"/>
        </w:rPr>
        <w:t>Gumbo</w:t>
      </w:r>
      <w:r w:rsidRPr="00D135DD">
        <w:rPr>
          <w:rFonts w:ascii="Times New Roman" w:hAnsi="Times New Roman"/>
        </w:rPr>
        <w:t>：一个</w:t>
      </w:r>
      <w:r w:rsidRPr="00D135DD">
        <w:rPr>
          <w:rFonts w:ascii="Times New Roman" w:hAnsi="Times New Roman" w:hint="eastAsia"/>
        </w:rPr>
        <w:t>C</w:t>
      </w:r>
      <w:r w:rsidRPr="00D135DD">
        <w:rPr>
          <w:rFonts w:ascii="Times New Roman" w:hAnsi="Times New Roman" w:hint="eastAsia"/>
        </w:rPr>
        <w:t>语言</w:t>
      </w:r>
      <w:r w:rsidRPr="00D135DD">
        <w:rPr>
          <w:rFonts w:ascii="Times New Roman" w:hAnsi="Times New Roman"/>
        </w:rPr>
        <w:t>编写的开源的</w:t>
      </w:r>
      <w:r w:rsidRPr="00D135DD">
        <w:rPr>
          <w:rFonts w:ascii="Times New Roman" w:hAnsi="Times New Roman"/>
        </w:rPr>
        <w:t>HTML</w:t>
      </w:r>
      <w:r w:rsidRPr="00D135DD">
        <w:rPr>
          <w:rFonts w:ascii="Times New Roman" w:hAnsi="Times New Roman"/>
        </w:rPr>
        <w:t>解析器。</w:t>
      </w:r>
    </w:p>
    <w:p w14:paraId="3156190C" w14:textId="77777777" w:rsidR="00D814CE" w:rsidRPr="00D135DD" w:rsidRDefault="00D814CE" w:rsidP="00D814CE">
      <w:pPr>
        <w:pStyle w:val="ab"/>
        <w:snapToGrid w:val="0"/>
        <w:ind w:firstLineChars="200" w:firstLine="420"/>
        <w:rPr>
          <w:rFonts w:ascii="Times New Roman" w:hAnsi="Times New Roman"/>
        </w:rPr>
      </w:pPr>
      <w:r w:rsidRPr="00D135DD">
        <w:rPr>
          <w:rFonts w:ascii="Times New Roman" w:hAnsi="Times New Roman" w:hint="eastAsia"/>
        </w:rPr>
        <w:t>Duktape</w:t>
      </w:r>
      <w:r w:rsidRPr="00D135DD">
        <w:rPr>
          <w:rFonts w:ascii="Times New Roman" w:hAnsi="Times New Roman"/>
        </w:rPr>
        <w:t>：一个</w:t>
      </w:r>
      <w:r w:rsidRPr="00D135DD">
        <w:rPr>
          <w:rFonts w:ascii="Times New Roman" w:hAnsi="Times New Roman" w:hint="eastAsia"/>
        </w:rPr>
        <w:t>C</w:t>
      </w:r>
      <w:r w:rsidRPr="00D135DD">
        <w:rPr>
          <w:rFonts w:ascii="Times New Roman" w:hAnsi="Times New Roman"/>
        </w:rPr>
        <w:t>语言编写的可以嵌入</w:t>
      </w:r>
      <w:r w:rsidRPr="00D135DD">
        <w:rPr>
          <w:rFonts w:ascii="Times New Roman" w:hAnsi="Times New Roman"/>
        </w:rPr>
        <w:t>C/C++</w:t>
      </w:r>
      <w:r w:rsidRPr="00D135DD">
        <w:rPr>
          <w:rFonts w:ascii="Times New Roman" w:hAnsi="Times New Roman"/>
        </w:rPr>
        <w:t>工程</w:t>
      </w:r>
      <w:r w:rsidRPr="00D135DD">
        <w:rPr>
          <w:rFonts w:ascii="Times New Roman" w:hAnsi="Times New Roman" w:hint="eastAsia"/>
        </w:rPr>
        <w:t>的</w:t>
      </w:r>
      <w:r w:rsidRPr="00D135DD">
        <w:rPr>
          <w:rFonts w:ascii="Times New Roman" w:hAnsi="Times New Roman"/>
        </w:rPr>
        <w:t>JavaScript</w:t>
      </w:r>
      <w:r w:rsidRPr="00D135DD">
        <w:rPr>
          <w:rFonts w:ascii="Times New Roman" w:hAnsi="Times New Roman"/>
        </w:rPr>
        <w:t>引擎。</w:t>
      </w:r>
    </w:p>
    <w:p w14:paraId="4F0BAFA9" w14:textId="77777777" w:rsidR="00D814CE" w:rsidRPr="00D135DD" w:rsidRDefault="00D814CE" w:rsidP="00D814CE">
      <w:pPr>
        <w:pStyle w:val="ab"/>
        <w:snapToGrid w:val="0"/>
        <w:ind w:firstLineChars="200" w:firstLine="420"/>
        <w:rPr>
          <w:rFonts w:ascii="Times New Roman" w:hAnsi="Times New Roman"/>
        </w:rPr>
      </w:pPr>
      <w:r w:rsidRPr="00D135DD">
        <w:rPr>
          <w:rFonts w:ascii="Times New Roman" w:hAnsi="Times New Roman" w:hint="eastAsia"/>
        </w:rPr>
        <w:t>反向代理服务器</w:t>
      </w:r>
      <w:r w:rsidRPr="00D135DD">
        <w:rPr>
          <w:rFonts w:ascii="Times New Roman" w:hAnsi="Times New Roman"/>
        </w:rPr>
        <w:t>：</w:t>
      </w:r>
      <w:r w:rsidRPr="00D135DD">
        <w:rPr>
          <w:rFonts w:ascii="Times New Roman" w:hAnsi="Times New Roman" w:hint="eastAsia"/>
        </w:rPr>
        <w:t>反向代理服务器</w:t>
      </w:r>
      <w:r w:rsidRPr="00D135DD">
        <w:rPr>
          <w:rFonts w:ascii="Times New Roman" w:hAnsi="Times New Roman"/>
        </w:rPr>
        <w:t>是服务器的一种，它连接一组或多组后端服务器</w:t>
      </w:r>
      <w:r w:rsidRPr="00D135DD">
        <w:rPr>
          <w:rFonts w:ascii="Times New Roman" w:hAnsi="Times New Roman" w:hint="eastAsia"/>
        </w:rPr>
        <w:t>。</w:t>
      </w:r>
      <w:r w:rsidRPr="00D135DD">
        <w:rPr>
          <w:rFonts w:ascii="Times New Roman" w:hAnsi="Times New Roman"/>
        </w:rPr>
        <w:t>用户</w:t>
      </w:r>
      <w:r w:rsidRPr="00D135DD">
        <w:rPr>
          <w:rFonts w:ascii="Times New Roman" w:hAnsi="Times New Roman" w:hint="eastAsia"/>
        </w:rPr>
        <w:t>只知道</w:t>
      </w:r>
      <w:r w:rsidRPr="00D135DD">
        <w:rPr>
          <w:rFonts w:ascii="Times New Roman" w:hAnsi="Times New Roman"/>
        </w:rPr>
        <w:t>反向</w:t>
      </w:r>
      <w:r w:rsidRPr="00D135DD">
        <w:rPr>
          <w:rFonts w:ascii="Times New Roman" w:hAnsi="Times New Roman" w:hint="eastAsia"/>
        </w:rPr>
        <w:t>代理</w:t>
      </w:r>
      <w:r w:rsidRPr="00D135DD">
        <w:rPr>
          <w:rFonts w:ascii="Times New Roman" w:hAnsi="Times New Roman"/>
        </w:rPr>
        <w:t>服务器的</w:t>
      </w:r>
      <w:r w:rsidRPr="00D135DD">
        <w:rPr>
          <w:rFonts w:ascii="Times New Roman" w:hAnsi="Times New Roman" w:hint="eastAsia"/>
        </w:rPr>
        <w:t>IP</w:t>
      </w:r>
      <w:r w:rsidRPr="00D135DD">
        <w:rPr>
          <w:rFonts w:ascii="Times New Roman" w:hAnsi="Times New Roman"/>
        </w:rPr>
        <w:t>地址，对于用户请求，</w:t>
      </w:r>
      <w:r w:rsidRPr="00D135DD">
        <w:rPr>
          <w:rFonts w:ascii="Times New Roman" w:hAnsi="Times New Roman" w:hint="eastAsia"/>
        </w:rPr>
        <w:t>由</w:t>
      </w:r>
      <w:r w:rsidRPr="00D135DD">
        <w:rPr>
          <w:rFonts w:ascii="Times New Roman" w:hAnsi="Times New Roman"/>
        </w:rPr>
        <w:t>反向代理服务器</w:t>
      </w:r>
      <w:r w:rsidRPr="00D135DD">
        <w:rPr>
          <w:rFonts w:ascii="Times New Roman" w:hAnsi="Times New Roman" w:hint="eastAsia"/>
        </w:rPr>
        <w:t>向</w:t>
      </w:r>
      <w:r w:rsidRPr="00D135DD">
        <w:rPr>
          <w:rFonts w:ascii="Times New Roman" w:hAnsi="Times New Roman"/>
        </w:rPr>
        <w:t>后端服务器进行请求，在发送给用户。</w:t>
      </w:r>
      <w:r w:rsidRPr="00D135DD">
        <w:rPr>
          <w:rFonts w:ascii="Times New Roman" w:hAnsi="Times New Roman" w:hint="eastAsia"/>
        </w:rPr>
        <w:t>它与前向代理</w:t>
      </w:r>
      <w:r w:rsidRPr="00D135DD">
        <w:rPr>
          <w:rFonts w:ascii="Times New Roman" w:hAnsi="Times New Roman"/>
        </w:rPr>
        <w:t>的明显区别是，前向代理</w:t>
      </w:r>
      <w:r w:rsidRPr="00D135DD">
        <w:rPr>
          <w:rFonts w:ascii="Times New Roman" w:hAnsi="Times New Roman" w:hint="eastAsia"/>
        </w:rPr>
        <w:t>作为客户端的</w:t>
      </w:r>
      <w:r w:rsidRPr="00D135DD">
        <w:rPr>
          <w:rFonts w:ascii="Times New Roman" w:hAnsi="Times New Roman"/>
        </w:rPr>
        <w:t>代理，可能会将资源发送给一个或多个客户端</w:t>
      </w:r>
      <w:r w:rsidRPr="00D135DD">
        <w:rPr>
          <w:rFonts w:ascii="Times New Roman" w:hAnsi="Times New Roman" w:hint="eastAsia"/>
        </w:rPr>
        <w:t>。</w:t>
      </w:r>
    </w:p>
    <w:p w14:paraId="0E5EB91E" w14:textId="77777777" w:rsidR="00D814CE" w:rsidRPr="00D135DD" w:rsidRDefault="00D814CE" w:rsidP="00D814CE">
      <w:pPr>
        <w:pStyle w:val="ab"/>
        <w:snapToGrid w:val="0"/>
        <w:ind w:firstLineChars="200" w:firstLine="420"/>
        <w:rPr>
          <w:rFonts w:ascii="Times New Roman" w:hAnsi="Times New Roman"/>
        </w:rPr>
      </w:pPr>
      <w:r w:rsidRPr="00D135DD">
        <w:rPr>
          <w:rFonts w:ascii="Times New Roman" w:hAnsi="Times New Roman" w:hint="eastAsia"/>
        </w:rPr>
        <w:t>AngularJS</w:t>
      </w:r>
      <w:r w:rsidRPr="00D135DD">
        <w:rPr>
          <w:rFonts w:ascii="Times New Roman" w:hAnsi="Times New Roman"/>
        </w:rPr>
        <w:t>：是</w:t>
      </w:r>
      <w:r w:rsidRPr="00D135DD">
        <w:rPr>
          <w:rFonts w:ascii="Times New Roman" w:hAnsi="Times New Roman" w:hint="eastAsia"/>
        </w:rPr>
        <w:t>一个</w:t>
      </w:r>
      <w:r w:rsidRPr="00D135DD">
        <w:rPr>
          <w:rFonts w:ascii="Times New Roman" w:hAnsi="Times New Roman"/>
        </w:rPr>
        <w:t>JavaScript</w:t>
      </w:r>
      <w:r w:rsidRPr="00D135DD">
        <w:rPr>
          <w:rFonts w:ascii="Times New Roman" w:hAnsi="Times New Roman"/>
        </w:rPr>
        <w:t>框架，使用</w:t>
      </w:r>
      <w:r w:rsidRPr="00D135DD">
        <w:rPr>
          <w:rFonts w:ascii="Times New Roman" w:hAnsi="Times New Roman"/>
        </w:rPr>
        <w:t xml:space="preserve">MVC </w:t>
      </w:r>
      <w:r w:rsidRPr="00D135DD">
        <w:rPr>
          <w:rFonts w:ascii="Times New Roman" w:hAnsi="Times New Roman" w:hint="eastAsia"/>
        </w:rPr>
        <w:t>架构</w:t>
      </w:r>
      <w:r w:rsidRPr="00D135DD">
        <w:rPr>
          <w:rFonts w:ascii="Times New Roman" w:hAnsi="Times New Roman"/>
        </w:rPr>
        <w:t>在</w:t>
      </w:r>
      <w:r w:rsidRPr="00D135DD">
        <w:rPr>
          <w:rFonts w:ascii="Times New Roman" w:hAnsi="Times New Roman"/>
        </w:rPr>
        <w:t>HTML</w:t>
      </w:r>
      <w:r w:rsidRPr="00D135DD">
        <w:rPr>
          <w:rFonts w:ascii="Times New Roman" w:hAnsi="Times New Roman"/>
        </w:rPr>
        <w:t>与</w:t>
      </w:r>
      <w:r w:rsidRPr="00D135DD">
        <w:rPr>
          <w:rFonts w:ascii="Times New Roman" w:hAnsi="Times New Roman"/>
        </w:rPr>
        <w:t>JavaScript</w:t>
      </w:r>
      <w:proofErr w:type="gramStart"/>
      <w:r w:rsidRPr="00D135DD">
        <w:rPr>
          <w:rFonts w:ascii="Times New Roman" w:hAnsi="Times New Roman" w:hint="eastAsia"/>
        </w:rPr>
        <w:t>见</w:t>
      </w:r>
      <w:r w:rsidRPr="00D135DD">
        <w:rPr>
          <w:rFonts w:ascii="Times New Roman" w:hAnsi="Times New Roman"/>
        </w:rPr>
        <w:t>提供</w:t>
      </w:r>
      <w:proofErr w:type="gramEnd"/>
      <w:r w:rsidRPr="00D135DD">
        <w:rPr>
          <w:rFonts w:ascii="Times New Roman" w:hAnsi="Times New Roman"/>
        </w:rPr>
        <w:t>良好用户体验</w:t>
      </w:r>
      <w:r w:rsidRPr="00D135DD">
        <w:rPr>
          <w:rFonts w:ascii="Times New Roman" w:hAnsi="Times New Roman" w:hint="eastAsia"/>
        </w:rPr>
        <w:t>。</w:t>
      </w:r>
    </w:p>
    <w:p w14:paraId="62F07BC1" w14:textId="77777777" w:rsidR="00D814CE" w:rsidRPr="00D135DD" w:rsidRDefault="00D814CE" w:rsidP="00D814CE">
      <w:pPr>
        <w:pStyle w:val="ab"/>
        <w:snapToGrid w:val="0"/>
        <w:ind w:firstLineChars="200" w:firstLine="420"/>
        <w:rPr>
          <w:rFonts w:ascii="Times New Roman" w:hAnsi="Times New Roman"/>
        </w:rPr>
      </w:pPr>
      <w:r w:rsidRPr="00D135DD">
        <w:rPr>
          <w:rFonts w:ascii="Times New Roman" w:hAnsi="Times New Roman"/>
        </w:rPr>
        <w:t>slab</w:t>
      </w:r>
      <w:r w:rsidRPr="00D135DD">
        <w:rPr>
          <w:rFonts w:ascii="Times New Roman" w:hAnsi="Times New Roman" w:hint="eastAsia"/>
        </w:rPr>
        <w:t>共享</w:t>
      </w:r>
      <w:r w:rsidRPr="00D135DD">
        <w:rPr>
          <w:rFonts w:ascii="Times New Roman" w:hAnsi="Times New Roman"/>
        </w:rPr>
        <w:t>内存：</w:t>
      </w:r>
      <w:r w:rsidRPr="00D135DD">
        <w:rPr>
          <w:rFonts w:ascii="Times New Roman" w:hAnsi="Times New Roman" w:hint="eastAsia"/>
        </w:rPr>
        <w:t>Nginx</w:t>
      </w:r>
      <w:r w:rsidRPr="00D135DD">
        <w:rPr>
          <w:rFonts w:ascii="Times New Roman" w:hAnsi="Times New Roman"/>
        </w:rPr>
        <w:t>的设计架构是一个</w:t>
      </w:r>
      <w:proofErr w:type="gramStart"/>
      <w:r w:rsidRPr="00D135DD">
        <w:rPr>
          <w:rFonts w:ascii="Times New Roman" w:hAnsi="Times New Roman"/>
        </w:rPr>
        <w:t>多进程</w:t>
      </w:r>
      <w:proofErr w:type="gramEnd"/>
      <w:r w:rsidRPr="00D135DD">
        <w:rPr>
          <w:rFonts w:ascii="Times New Roman" w:hAnsi="Times New Roman"/>
        </w:rPr>
        <w:t>的程序，收到的请求分布在不同的进程上，当</w:t>
      </w:r>
      <w:r w:rsidRPr="00D135DD">
        <w:rPr>
          <w:rFonts w:ascii="Times New Roman" w:hAnsi="Times New Roman" w:hint="eastAsia"/>
        </w:rPr>
        <w:t>请求的完成</w:t>
      </w:r>
      <w:r w:rsidRPr="00D135DD">
        <w:rPr>
          <w:rFonts w:ascii="Times New Roman" w:hAnsi="Times New Roman"/>
        </w:rPr>
        <w:t>需要</w:t>
      </w:r>
      <w:proofErr w:type="gramStart"/>
      <w:r w:rsidRPr="00D135DD">
        <w:rPr>
          <w:rFonts w:ascii="Times New Roman" w:hAnsi="Times New Roman" w:hint="eastAsia"/>
        </w:rPr>
        <w:t>各</w:t>
      </w:r>
      <w:r w:rsidRPr="00D135DD">
        <w:rPr>
          <w:rFonts w:ascii="Times New Roman" w:hAnsi="Times New Roman"/>
        </w:rPr>
        <w:t>进程</w:t>
      </w:r>
      <w:proofErr w:type="gramEnd"/>
      <w:r w:rsidRPr="00D135DD">
        <w:rPr>
          <w:rFonts w:ascii="Times New Roman" w:hAnsi="Times New Roman"/>
        </w:rPr>
        <w:t>相互配合时，进程间需要通信，</w:t>
      </w:r>
      <w:r w:rsidRPr="00D135DD">
        <w:rPr>
          <w:rFonts w:ascii="Times New Roman" w:hAnsi="Times New Roman" w:hint="eastAsia"/>
        </w:rPr>
        <w:t>但我们知道</w:t>
      </w:r>
      <w:r w:rsidRPr="00D135DD">
        <w:rPr>
          <w:rFonts w:ascii="Times New Roman" w:hAnsi="Times New Roman"/>
        </w:rPr>
        <w:t>，</w:t>
      </w:r>
      <w:r w:rsidRPr="00D135DD">
        <w:rPr>
          <w:rFonts w:ascii="Times New Roman" w:hAnsi="Times New Roman" w:hint="eastAsia"/>
        </w:rPr>
        <w:t>进程间通信</w:t>
      </w:r>
      <w:r w:rsidRPr="00D135DD">
        <w:rPr>
          <w:rFonts w:ascii="Times New Roman" w:hAnsi="Times New Roman"/>
        </w:rPr>
        <w:t>开发</w:t>
      </w:r>
      <w:r w:rsidRPr="00D135DD">
        <w:rPr>
          <w:rFonts w:ascii="Times New Roman" w:hAnsi="Times New Roman" w:hint="eastAsia"/>
        </w:rPr>
        <w:t>往往会很困难，为此</w:t>
      </w:r>
      <w:r w:rsidRPr="00D135DD">
        <w:rPr>
          <w:rFonts w:ascii="Times New Roman" w:hAnsi="Times New Roman"/>
        </w:rPr>
        <w:t>，</w:t>
      </w:r>
      <w:r w:rsidRPr="00D135DD">
        <w:rPr>
          <w:rFonts w:ascii="Times New Roman" w:hAnsi="Times New Roman"/>
        </w:rPr>
        <w:t>Nginx</w:t>
      </w:r>
      <w:r w:rsidRPr="00D135DD">
        <w:rPr>
          <w:rFonts w:ascii="Times New Roman" w:hAnsi="Times New Roman"/>
        </w:rPr>
        <w:t>实现了一套</w:t>
      </w:r>
      <w:r w:rsidRPr="00D135DD">
        <w:rPr>
          <w:rFonts w:ascii="Times New Roman" w:hAnsi="Times New Roman" w:hint="eastAsia"/>
        </w:rPr>
        <w:t>共享</w:t>
      </w:r>
      <w:r w:rsidRPr="00D135DD">
        <w:rPr>
          <w:rFonts w:ascii="Times New Roman" w:hAnsi="Times New Roman"/>
        </w:rPr>
        <w:t>内存管理机制</w:t>
      </w:r>
      <w:r w:rsidRPr="00D135DD">
        <w:rPr>
          <w:rFonts w:ascii="Times New Roman" w:hAnsi="Times New Roman" w:hint="eastAsia"/>
        </w:rPr>
        <w:t>-</w:t>
      </w:r>
      <w:r w:rsidRPr="00D135DD">
        <w:rPr>
          <w:rFonts w:ascii="Times New Roman" w:hAnsi="Times New Roman"/>
        </w:rPr>
        <w:t>slab</w:t>
      </w:r>
      <w:r w:rsidRPr="00D135DD">
        <w:rPr>
          <w:rFonts w:ascii="Times New Roman" w:hAnsi="Times New Roman"/>
        </w:rPr>
        <w:t>。</w:t>
      </w:r>
    </w:p>
    <w:p w14:paraId="3EC87C5F" w14:textId="77777777" w:rsidR="00D814CE" w:rsidRPr="00D135DD" w:rsidRDefault="00D814CE" w:rsidP="00D814CE">
      <w:pPr>
        <w:pStyle w:val="ab"/>
        <w:snapToGrid w:val="0"/>
        <w:ind w:firstLineChars="200" w:firstLine="420"/>
        <w:rPr>
          <w:rFonts w:ascii="Times New Roman" w:hAnsi="Times New Roman"/>
        </w:rPr>
      </w:pPr>
      <w:r w:rsidRPr="00D135DD">
        <w:rPr>
          <w:rFonts w:ascii="Times New Roman" w:hAnsi="Times New Roman" w:hint="eastAsia"/>
        </w:rPr>
        <w:t>红黑树</w:t>
      </w:r>
      <w:r w:rsidRPr="00D135DD">
        <w:rPr>
          <w:rFonts w:ascii="Times New Roman" w:hAnsi="Times New Roman"/>
        </w:rPr>
        <w:t>：</w:t>
      </w:r>
      <w:r w:rsidRPr="00D135DD">
        <w:rPr>
          <w:rFonts w:ascii="Times New Roman" w:hAnsi="Times New Roman" w:hint="eastAsia"/>
        </w:rPr>
        <w:t>一种</w:t>
      </w:r>
      <w:r w:rsidRPr="00D135DD">
        <w:rPr>
          <w:rFonts w:ascii="Times New Roman" w:hAnsi="Times New Roman"/>
        </w:rPr>
        <w:t>数据结构，自</w:t>
      </w:r>
      <w:proofErr w:type="gramStart"/>
      <w:r w:rsidRPr="00D135DD">
        <w:rPr>
          <w:rFonts w:ascii="Times New Roman" w:hAnsi="Times New Roman"/>
        </w:rPr>
        <w:t>平衡</w:t>
      </w:r>
      <w:r w:rsidRPr="00D135DD">
        <w:rPr>
          <w:rFonts w:ascii="Times New Roman" w:hAnsi="Times New Roman" w:hint="eastAsia"/>
        </w:rPr>
        <w:t>二叉</w:t>
      </w:r>
      <w:r w:rsidRPr="00D135DD">
        <w:rPr>
          <w:rFonts w:ascii="Times New Roman" w:hAnsi="Times New Roman"/>
        </w:rPr>
        <w:t>查找</w:t>
      </w:r>
      <w:proofErr w:type="gramEnd"/>
      <w:r w:rsidRPr="00D135DD">
        <w:rPr>
          <w:rFonts w:ascii="Times New Roman" w:hAnsi="Times New Roman"/>
        </w:rPr>
        <w:t>树</w:t>
      </w:r>
      <w:r w:rsidRPr="00D135DD">
        <w:rPr>
          <w:rFonts w:ascii="Times New Roman" w:hAnsi="Times New Roman" w:hint="eastAsia"/>
        </w:rPr>
        <w:t>。</w:t>
      </w:r>
    </w:p>
    <w:p w14:paraId="2C581983" w14:textId="77777777" w:rsidR="00D814CE" w:rsidRPr="00D135DD" w:rsidRDefault="00D814CE" w:rsidP="00D814CE">
      <w:pPr>
        <w:pStyle w:val="ab"/>
        <w:snapToGrid w:val="0"/>
        <w:ind w:firstLineChars="200" w:firstLine="420"/>
        <w:rPr>
          <w:rFonts w:ascii="Times New Roman" w:hAnsi="Times New Roman"/>
        </w:rPr>
      </w:pPr>
      <w:r w:rsidRPr="00D135DD">
        <w:rPr>
          <w:rFonts w:ascii="Times New Roman" w:hAnsi="Times New Roman"/>
        </w:rPr>
        <w:t>subrequest</w:t>
      </w:r>
      <w:r w:rsidRPr="00D135DD">
        <w:rPr>
          <w:rFonts w:ascii="Times New Roman" w:hAnsi="Times New Roman" w:hint="eastAsia"/>
        </w:rPr>
        <w:t>:</w:t>
      </w:r>
      <w:r w:rsidRPr="00D135DD">
        <w:rPr>
          <w:rFonts w:ascii="Times New Roman" w:hAnsi="Times New Roman"/>
        </w:rPr>
        <w:t>N</w:t>
      </w:r>
      <w:r w:rsidRPr="00D135DD">
        <w:rPr>
          <w:rFonts w:ascii="Times New Roman" w:hAnsi="Times New Roman" w:hint="eastAsia"/>
        </w:rPr>
        <w:t>ginx</w:t>
      </w:r>
      <w:r w:rsidRPr="00D135DD">
        <w:rPr>
          <w:rFonts w:ascii="Times New Roman" w:hAnsi="Times New Roman"/>
        </w:rPr>
        <w:t>模块中处理子请求的模块。</w:t>
      </w:r>
    </w:p>
    <w:p w14:paraId="4AD777A1" w14:textId="77777777" w:rsidR="00D814CE" w:rsidRPr="00D135DD" w:rsidRDefault="00D814CE" w:rsidP="00D814CE">
      <w:pPr>
        <w:pStyle w:val="ab"/>
        <w:snapToGrid w:val="0"/>
        <w:ind w:firstLineChars="200" w:firstLine="420"/>
        <w:rPr>
          <w:rFonts w:ascii="Times New Roman" w:hAnsi="Times New Roman"/>
        </w:rPr>
      </w:pPr>
      <w:r w:rsidRPr="00D135DD">
        <w:rPr>
          <w:rFonts w:ascii="Times New Roman" w:hAnsi="Times New Roman" w:hint="eastAsia"/>
        </w:rPr>
        <w:t>DOM</w:t>
      </w:r>
      <w:r w:rsidRPr="00D135DD">
        <w:rPr>
          <w:rFonts w:ascii="Times New Roman" w:hAnsi="Times New Roman"/>
        </w:rPr>
        <w:t>：</w:t>
      </w:r>
      <w:r w:rsidRPr="00D135DD">
        <w:rPr>
          <w:rFonts w:ascii="Times New Roman" w:hAnsi="Times New Roman"/>
        </w:rPr>
        <w:t>Document Object Model</w:t>
      </w:r>
      <w:r w:rsidRPr="00D135DD">
        <w:rPr>
          <w:rFonts w:ascii="Times New Roman" w:hAnsi="Times New Roman" w:hint="eastAsia"/>
        </w:rPr>
        <w:t>，</w:t>
      </w:r>
      <w:r w:rsidRPr="00D135DD">
        <w:rPr>
          <w:rFonts w:ascii="Times New Roman" w:hAnsi="Times New Roman"/>
        </w:rPr>
        <w:t>文档对象模型。</w:t>
      </w:r>
      <w:r w:rsidRPr="00D135DD">
        <w:rPr>
          <w:rFonts w:ascii="Times New Roman" w:hAnsi="Times New Roman" w:hint="eastAsia"/>
        </w:rPr>
        <w:t>简单来说</w:t>
      </w:r>
      <w:r w:rsidRPr="00D135DD">
        <w:rPr>
          <w:rFonts w:ascii="Times New Roman" w:hAnsi="Times New Roman"/>
        </w:rPr>
        <w:t>，就是一个</w:t>
      </w:r>
      <w:r w:rsidRPr="00D135DD">
        <w:rPr>
          <w:rFonts w:ascii="Times New Roman" w:hAnsi="Times New Roman"/>
        </w:rPr>
        <w:t>HTML</w:t>
      </w:r>
      <w:r w:rsidRPr="00D135DD">
        <w:rPr>
          <w:rFonts w:ascii="Times New Roman" w:hAnsi="Times New Roman"/>
        </w:rPr>
        <w:t>文件对应结构的数据结构。</w:t>
      </w:r>
      <w:r w:rsidRPr="00D135DD">
        <w:rPr>
          <w:rFonts w:ascii="Times New Roman" w:hAnsi="Times New Roman" w:hint="eastAsia"/>
        </w:rPr>
        <w:t>DOM</w:t>
      </w:r>
      <w:r w:rsidRPr="00D135DD">
        <w:rPr>
          <w:rFonts w:ascii="Times New Roman" w:hAnsi="Times New Roman"/>
        </w:rPr>
        <w:t>是</w:t>
      </w:r>
      <w:r w:rsidRPr="00D135DD">
        <w:rPr>
          <w:rFonts w:ascii="Times New Roman" w:hAnsi="Times New Roman" w:hint="eastAsia"/>
        </w:rPr>
        <w:t>表示和处理一个</w:t>
      </w:r>
      <w:r w:rsidRPr="00D135DD">
        <w:rPr>
          <w:rFonts w:ascii="Times New Roman" w:hAnsi="Times New Roman" w:hint="eastAsia"/>
        </w:rPr>
        <w:t>HTML</w:t>
      </w:r>
      <w:r w:rsidRPr="00D135DD">
        <w:rPr>
          <w:rFonts w:ascii="Times New Roman" w:hAnsi="Times New Roman" w:hint="eastAsia"/>
        </w:rPr>
        <w:t>或</w:t>
      </w:r>
      <w:r w:rsidRPr="00D135DD">
        <w:rPr>
          <w:rFonts w:ascii="Times New Roman" w:hAnsi="Times New Roman" w:hint="eastAsia"/>
        </w:rPr>
        <w:t>XML</w:t>
      </w:r>
      <w:r w:rsidRPr="00D135DD">
        <w:rPr>
          <w:rFonts w:ascii="Times New Roman" w:hAnsi="Times New Roman" w:hint="eastAsia"/>
        </w:rPr>
        <w:t>文档的常用方法。是</w:t>
      </w:r>
      <w:r w:rsidRPr="00D135DD">
        <w:rPr>
          <w:rFonts w:ascii="Times New Roman" w:hAnsi="Times New Roman"/>
        </w:rPr>
        <w:t>以</w:t>
      </w:r>
      <w:r w:rsidRPr="00D135DD">
        <w:rPr>
          <w:rFonts w:ascii="Times New Roman" w:hAnsi="Times New Roman" w:hint="eastAsia"/>
        </w:rPr>
        <w:t>面向对象</w:t>
      </w:r>
      <w:r w:rsidRPr="00D135DD">
        <w:rPr>
          <w:rFonts w:ascii="Times New Roman" w:hAnsi="Times New Roman"/>
        </w:rPr>
        <w:t>的</w:t>
      </w:r>
      <w:r w:rsidRPr="00D135DD">
        <w:rPr>
          <w:rFonts w:ascii="Times New Roman" w:hAnsi="Times New Roman" w:hint="eastAsia"/>
        </w:rPr>
        <w:t>方式描述文档的模型。每一个</w:t>
      </w:r>
      <w:r w:rsidRPr="00D135DD">
        <w:rPr>
          <w:rFonts w:ascii="Times New Roman" w:hAnsi="Times New Roman"/>
        </w:rPr>
        <w:t>标签都是树上的一个节点。</w:t>
      </w:r>
    </w:p>
    <w:p w14:paraId="47152871" w14:textId="77777777" w:rsidR="00D814CE" w:rsidRPr="00D135DD" w:rsidRDefault="00D814CE" w:rsidP="00D814CE">
      <w:pPr>
        <w:pStyle w:val="ab"/>
        <w:snapToGrid w:val="0"/>
        <w:ind w:firstLineChars="200" w:firstLine="420"/>
        <w:rPr>
          <w:rFonts w:ascii="Times New Roman" w:hAnsi="Times New Roman"/>
        </w:rPr>
      </w:pPr>
      <w:r w:rsidRPr="00D135DD">
        <w:rPr>
          <w:rFonts w:ascii="Times New Roman" w:hAnsi="Times New Roman" w:hint="eastAsia"/>
        </w:rPr>
        <w:t>AST</w:t>
      </w:r>
      <w:r w:rsidRPr="00D135DD">
        <w:rPr>
          <w:rFonts w:ascii="Times New Roman" w:hAnsi="Times New Roman" w:hint="eastAsia"/>
        </w:rPr>
        <w:t>：</w:t>
      </w:r>
      <w:r w:rsidRPr="00D135DD">
        <w:rPr>
          <w:rFonts w:ascii="Times New Roman" w:hAnsi="Times New Roman" w:hint="eastAsia"/>
        </w:rPr>
        <w:t>Abstract Syntax Tree</w:t>
      </w:r>
      <w:r w:rsidRPr="00D135DD">
        <w:rPr>
          <w:rFonts w:ascii="Times New Roman" w:hAnsi="Times New Roman" w:hint="eastAsia"/>
        </w:rPr>
        <w:t>，抽象语法树，简称语法树，是源代码语法结构的抽象表示。它以树的形式表示编程语言的语法结构，分析</w:t>
      </w:r>
      <w:r w:rsidRPr="00D135DD">
        <w:rPr>
          <w:rFonts w:ascii="Times New Roman" w:hAnsi="Times New Roman"/>
        </w:rPr>
        <w:t>源代码更直观，更形象</w:t>
      </w:r>
      <w:r w:rsidRPr="00D135DD">
        <w:rPr>
          <w:rFonts w:ascii="Times New Roman" w:hAnsi="Times New Roman" w:hint="eastAsia"/>
        </w:rPr>
        <w:t>，</w:t>
      </w:r>
      <w:r w:rsidRPr="00D135DD">
        <w:rPr>
          <w:rFonts w:ascii="Times New Roman" w:hAnsi="Times New Roman"/>
        </w:rPr>
        <w:t>更贴近人的感性认知</w:t>
      </w:r>
      <w:r w:rsidRPr="00D135DD">
        <w:rPr>
          <w:rFonts w:ascii="Times New Roman" w:hAnsi="Times New Roman" w:hint="eastAsia"/>
        </w:rPr>
        <w:t>。</w:t>
      </w:r>
    </w:p>
    <w:p w14:paraId="11BD3F6F" w14:textId="77777777" w:rsidR="00D814CE" w:rsidRPr="00D135DD" w:rsidRDefault="00D814CE" w:rsidP="00D814CE">
      <w:pPr>
        <w:pStyle w:val="ab"/>
        <w:snapToGrid w:val="0"/>
        <w:ind w:firstLineChars="200" w:firstLine="420"/>
        <w:rPr>
          <w:rFonts w:ascii="Times New Roman" w:hAnsi="Times New Roman"/>
        </w:rPr>
      </w:pPr>
      <w:r w:rsidRPr="00D135DD">
        <w:rPr>
          <w:rFonts w:ascii="Times New Roman" w:hAnsi="Times New Roman" w:hint="eastAsia"/>
        </w:rPr>
        <w:t>代码混淆</w:t>
      </w:r>
      <w:r w:rsidRPr="00D135DD">
        <w:rPr>
          <w:rFonts w:ascii="Times New Roman" w:hAnsi="Times New Roman"/>
        </w:rPr>
        <w:t>：</w:t>
      </w:r>
      <w:r w:rsidRPr="00D135DD">
        <w:rPr>
          <w:rFonts w:ascii="Times New Roman" w:hAnsi="Times New Roman" w:hint="eastAsia"/>
        </w:rPr>
        <w:t>本系统</w:t>
      </w:r>
      <w:r w:rsidRPr="00D135DD">
        <w:rPr>
          <w:rFonts w:ascii="Times New Roman" w:hAnsi="Times New Roman"/>
        </w:rPr>
        <w:t>中涉及到的代码混淆均不涉及到加密解密，</w:t>
      </w:r>
      <w:r w:rsidRPr="00D135DD">
        <w:rPr>
          <w:rFonts w:ascii="Times New Roman" w:hAnsi="Times New Roman" w:hint="eastAsia"/>
        </w:rPr>
        <w:t>对于</w:t>
      </w:r>
      <w:r w:rsidRPr="00D135DD">
        <w:rPr>
          <w:rFonts w:ascii="Times New Roman" w:hAnsi="Times New Roman"/>
        </w:rPr>
        <w:t>人来说，通过</w:t>
      </w:r>
      <w:r w:rsidRPr="00D135DD">
        <w:rPr>
          <w:rFonts w:ascii="Times New Roman" w:hAnsi="Times New Roman" w:hint="eastAsia"/>
        </w:rPr>
        <w:t>改变形式让</w:t>
      </w:r>
      <w:r w:rsidRPr="00D135DD">
        <w:rPr>
          <w:rFonts w:ascii="Times New Roman" w:hAnsi="Times New Roman"/>
        </w:rPr>
        <w:t>脚本代码</w:t>
      </w:r>
      <w:r w:rsidRPr="00D135DD">
        <w:rPr>
          <w:rFonts w:ascii="Times New Roman" w:hAnsi="Times New Roman" w:hint="eastAsia"/>
        </w:rPr>
        <w:t>变得</w:t>
      </w:r>
      <w:r w:rsidRPr="00D135DD">
        <w:rPr>
          <w:rFonts w:ascii="Times New Roman" w:hAnsi="Times New Roman"/>
        </w:rPr>
        <w:t>晦涩难懂，</w:t>
      </w:r>
      <w:r w:rsidRPr="00D135DD">
        <w:rPr>
          <w:rFonts w:ascii="Times New Roman" w:hAnsi="Times New Roman" w:hint="eastAsia"/>
        </w:rPr>
        <w:t>但对于</w:t>
      </w:r>
      <w:r w:rsidRPr="00D135DD">
        <w:rPr>
          <w:rFonts w:ascii="Times New Roman" w:hAnsi="Times New Roman"/>
        </w:rPr>
        <w:t>机器来说，并没</w:t>
      </w:r>
      <w:r w:rsidRPr="00D135DD">
        <w:rPr>
          <w:rFonts w:ascii="Times New Roman" w:hAnsi="Times New Roman" w:hint="eastAsia"/>
        </w:rPr>
        <w:t>有</w:t>
      </w:r>
      <w:r w:rsidRPr="00D135DD">
        <w:rPr>
          <w:rFonts w:ascii="Times New Roman" w:hAnsi="Times New Roman"/>
        </w:rPr>
        <w:t>实质不同。</w:t>
      </w:r>
    </w:p>
    <w:p w14:paraId="24374AA3" w14:textId="77777777" w:rsidR="00D814CE" w:rsidRPr="00D135DD" w:rsidRDefault="00D814CE" w:rsidP="00D814CE">
      <w:pPr>
        <w:pStyle w:val="ab"/>
        <w:snapToGrid w:val="0"/>
        <w:ind w:firstLineChars="200" w:firstLine="420"/>
        <w:rPr>
          <w:rFonts w:ascii="Times New Roman" w:hAnsi="Times New Roman"/>
        </w:rPr>
      </w:pPr>
      <w:r w:rsidRPr="00D135DD">
        <w:rPr>
          <w:rFonts w:ascii="Times New Roman" w:hAnsi="Times New Roman" w:hint="eastAsia"/>
        </w:rPr>
        <w:t>MD</w:t>
      </w:r>
      <w:r w:rsidRPr="00D135DD">
        <w:rPr>
          <w:rFonts w:ascii="Times New Roman" w:hAnsi="Times New Roman"/>
        </w:rPr>
        <w:t>5</w:t>
      </w:r>
      <w:r w:rsidRPr="00D135DD">
        <w:rPr>
          <w:rFonts w:ascii="Times New Roman" w:hAnsi="Times New Roman" w:hint="eastAsia"/>
        </w:rPr>
        <w:t>：</w:t>
      </w:r>
      <w:r w:rsidRPr="00D135DD">
        <w:rPr>
          <w:rFonts w:ascii="Times New Roman" w:hAnsi="Times New Roman"/>
        </w:rPr>
        <w:t>MD5 Message-Digest Algorithm</w:t>
      </w:r>
      <w:r w:rsidRPr="00D135DD">
        <w:rPr>
          <w:rFonts w:ascii="Times New Roman" w:hAnsi="Times New Roman" w:hint="eastAsia"/>
        </w:rPr>
        <w:t>，</w:t>
      </w:r>
      <w:r w:rsidRPr="00D135DD">
        <w:rPr>
          <w:rFonts w:ascii="Times New Roman" w:hAnsi="Times New Roman" w:hint="eastAsia"/>
        </w:rPr>
        <w:t>MD5</w:t>
      </w:r>
      <w:r w:rsidRPr="00D135DD">
        <w:rPr>
          <w:rFonts w:ascii="Times New Roman" w:hAnsi="Times New Roman" w:hint="eastAsia"/>
        </w:rPr>
        <w:t>消息摘要算法。</w:t>
      </w:r>
      <w:r w:rsidRPr="00D135DD">
        <w:rPr>
          <w:rFonts w:ascii="Times New Roman" w:hAnsi="Times New Roman" w:hint="eastAsia"/>
        </w:rPr>
        <w:t>MD5</w:t>
      </w:r>
      <w:r w:rsidRPr="00D135DD">
        <w:rPr>
          <w:rFonts w:ascii="Times New Roman" w:hAnsi="Times New Roman" w:hint="eastAsia"/>
        </w:rPr>
        <w:t>将文本信息，通过其不可逆的字符串变换算法，产生了这个唯一的</w:t>
      </w:r>
      <w:r w:rsidRPr="00D135DD">
        <w:rPr>
          <w:rFonts w:ascii="Times New Roman" w:hAnsi="Times New Roman" w:hint="eastAsia"/>
        </w:rPr>
        <w:t>MD5</w:t>
      </w:r>
      <w:r w:rsidRPr="00D135DD">
        <w:rPr>
          <w:rFonts w:ascii="Times New Roman" w:hAnsi="Times New Roman" w:hint="eastAsia"/>
        </w:rPr>
        <w:t>信息。</w:t>
      </w:r>
    </w:p>
    <w:p w14:paraId="7837035D" w14:textId="77777777" w:rsidR="00D814CE" w:rsidRPr="00D135DD" w:rsidRDefault="00D814CE" w:rsidP="00D814CE">
      <w:pPr>
        <w:pStyle w:val="ab"/>
        <w:snapToGrid w:val="0"/>
        <w:ind w:firstLineChars="200" w:firstLine="420"/>
        <w:rPr>
          <w:rFonts w:ascii="Times New Roman" w:hAnsi="Times New Roman"/>
        </w:rPr>
      </w:pPr>
    </w:p>
    <w:p w14:paraId="7188F0CE" w14:textId="77777777" w:rsidR="00D814CE" w:rsidRPr="00D135DD" w:rsidRDefault="00D814CE" w:rsidP="00D814CE">
      <w:pPr>
        <w:pStyle w:val="ab"/>
        <w:snapToGrid w:val="0"/>
        <w:ind w:firstLineChars="200" w:firstLine="420"/>
        <w:rPr>
          <w:rFonts w:ascii="Times New Roman" w:hAnsi="Times New Roman"/>
        </w:rPr>
      </w:pPr>
    </w:p>
    <w:p w14:paraId="2D8B0FF0" w14:textId="77777777" w:rsidR="00D814CE" w:rsidRPr="00D135DD" w:rsidRDefault="00D814CE" w:rsidP="00D814CE">
      <w:pPr>
        <w:pStyle w:val="ab"/>
        <w:snapToGrid w:val="0"/>
        <w:ind w:firstLine="420"/>
        <w:rPr>
          <w:rFonts w:ascii="Times New Roman" w:hAnsi="Times New Roman"/>
        </w:rPr>
      </w:pPr>
      <w:r w:rsidRPr="00D135DD">
        <w:rPr>
          <w:rFonts w:ascii="Times New Roman" w:hAnsi="Times New Roman" w:hint="eastAsia"/>
        </w:rPr>
        <w:t xml:space="preserve">1.4 </w:t>
      </w:r>
      <w:r w:rsidRPr="00D135DD">
        <w:rPr>
          <w:rFonts w:ascii="Times New Roman" w:hAnsi="Times New Roman" w:hint="eastAsia"/>
        </w:rPr>
        <w:t>参考资料</w:t>
      </w:r>
    </w:p>
    <w:p w14:paraId="4AEF42D4" w14:textId="556C9FBA" w:rsidR="00D814CE" w:rsidRPr="00D135DD" w:rsidRDefault="00475572" w:rsidP="00D814CE">
      <w:pPr>
        <w:pStyle w:val="ab"/>
        <w:snapToGrid w:val="0"/>
        <w:ind w:firstLineChars="200" w:firstLine="420"/>
        <w:rPr>
          <w:rFonts w:ascii="Times New Roman" w:hAnsi="Times New Roman"/>
        </w:rPr>
      </w:pPr>
      <w:r w:rsidRPr="00D135DD">
        <w:rPr>
          <w:rFonts w:ascii="Times New Roman" w:hAnsi="Times New Roman" w:hint="eastAsia"/>
        </w:rPr>
        <w:t>[1</w:t>
      </w:r>
      <w:r w:rsidR="00D814CE" w:rsidRPr="00D135DD">
        <w:rPr>
          <w:rFonts w:ascii="Times New Roman" w:hAnsi="Times New Roman" w:hint="eastAsia"/>
        </w:rPr>
        <w:t xml:space="preserve">] </w:t>
      </w:r>
      <w:proofErr w:type="gramStart"/>
      <w:r w:rsidR="00D814CE" w:rsidRPr="00D135DD">
        <w:rPr>
          <w:rFonts w:ascii="Times New Roman" w:hAnsi="Times New Roman" w:hint="eastAsia"/>
        </w:rPr>
        <w:t>马蔚</w:t>
      </w:r>
      <w:proofErr w:type="gramEnd"/>
      <w:r w:rsidR="00D814CE" w:rsidRPr="00D135DD">
        <w:rPr>
          <w:rFonts w:ascii="Times New Roman" w:hAnsi="Times New Roman" w:hint="eastAsia"/>
        </w:rPr>
        <w:t>,</w:t>
      </w:r>
      <w:r w:rsidR="00D814CE" w:rsidRPr="00D135DD">
        <w:rPr>
          <w:rFonts w:ascii="Times New Roman" w:hAnsi="Times New Roman" w:hint="eastAsia"/>
        </w:rPr>
        <w:t>郑霖</w:t>
      </w:r>
      <w:r w:rsidR="00D814CE" w:rsidRPr="00D135DD">
        <w:rPr>
          <w:rFonts w:ascii="Times New Roman" w:hAnsi="Times New Roman" w:hint="eastAsia"/>
        </w:rPr>
        <w:t>,</w:t>
      </w:r>
      <w:proofErr w:type="gramStart"/>
      <w:r w:rsidR="00D814CE" w:rsidRPr="00D135DD">
        <w:rPr>
          <w:rFonts w:ascii="Times New Roman" w:hAnsi="Times New Roman" w:hint="eastAsia"/>
        </w:rPr>
        <w:t>何久</w:t>
      </w:r>
      <w:proofErr w:type="gramEnd"/>
      <w:r w:rsidR="00D814CE" w:rsidRPr="00D135DD">
        <w:rPr>
          <w:rFonts w:ascii="Times New Roman" w:hAnsi="Times New Roman" w:hint="eastAsia"/>
        </w:rPr>
        <w:t xml:space="preserve">. </w:t>
      </w:r>
      <w:r w:rsidR="00D814CE" w:rsidRPr="00D135DD">
        <w:rPr>
          <w:rFonts w:ascii="Times New Roman" w:hAnsi="Times New Roman" w:hint="eastAsia"/>
        </w:rPr>
        <w:t>动态变换技术防御</w:t>
      </w:r>
      <w:r w:rsidR="00D814CE" w:rsidRPr="00D135DD">
        <w:rPr>
          <w:rFonts w:ascii="Times New Roman" w:hAnsi="Times New Roman" w:hint="eastAsia"/>
        </w:rPr>
        <w:t xml:space="preserve"> </w:t>
      </w:r>
      <w:r w:rsidR="00D814CE" w:rsidRPr="00D135DD">
        <w:rPr>
          <w:rFonts w:ascii="Times New Roman" w:hAnsi="Times New Roman" w:hint="eastAsia"/>
        </w:rPr>
        <w:t>Ｓ</w:t>
      </w:r>
      <w:r w:rsidR="00D814CE" w:rsidRPr="00D135DD">
        <w:rPr>
          <w:rFonts w:ascii="Times New Roman" w:hAnsi="Times New Roman" w:hint="eastAsia"/>
        </w:rPr>
        <w:t>t</w:t>
      </w:r>
      <w:r w:rsidR="00D814CE" w:rsidRPr="00D135DD">
        <w:rPr>
          <w:rFonts w:ascii="Times New Roman" w:hAnsi="Times New Roman" w:hint="eastAsia"/>
        </w:rPr>
        <w:t>ｒｕｔｓ２</w:t>
      </w:r>
      <w:r w:rsidR="00D814CE" w:rsidRPr="00D135DD">
        <w:rPr>
          <w:rFonts w:ascii="Times New Roman" w:hAnsi="Times New Roman" w:hint="eastAsia"/>
        </w:rPr>
        <w:t xml:space="preserve"> </w:t>
      </w:r>
      <w:r w:rsidR="00D814CE" w:rsidRPr="00D135DD">
        <w:rPr>
          <w:rFonts w:ascii="Times New Roman" w:hAnsi="Times New Roman" w:hint="eastAsia"/>
        </w:rPr>
        <w:t>Ｓ</w:t>
      </w:r>
      <w:r w:rsidR="00D814CE" w:rsidRPr="00D135DD">
        <w:rPr>
          <w:rFonts w:ascii="Times New Roman" w:hAnsi="Times New Roman" w:hint="eastAsia"/>
        </w:rPr>
        <w:t xml:space="preserve">2 </w:t>
      </w:r>
      <w:r w:rsidR="00D814CE" w:rsidRPr="00D135DD">
        <w:rPr>
          <w:rFonts w:ascii="Times New Roman" w:hAnsi="Times New Roman" w:hint="eastAsia"/>
        </w:rPr>
        <w:t>－０３２</w:t>
      </w:r>
      <w:r w:rsidR="00D814CE" w:rsidRPr="00D135DD">
        <w:rPr>
          <w:rFonts w:ascii="Times New Roman" w:hAnsi="Times New Roman" w:hint="eastAsia"/>
        </w:rPr>
        <w:t xml:space="preserve"> </w:t>
      </w:r>
      <w:r w:rsidR="00D814CE" w:rsidRPr="00D135DD">
        <w:rPr>
          <w:rFonts w:ascii="Times New Roman" w:hAnsi="Times New Roman" w:hint="eastAsia"/>
        </w:rPr>
        <w:t>零日攻击研究</w:t>
      </w:r>
      <w:r w:rsidR="00D814CE" w:rsidRPr="00D135DD">
        <w:rPr>
          <w:rFonts w:ascii="Times New Roman" w:hAnsi="Times New Roman" w:hint="eastAsia"/>
        </w:rPr>
        <w:t>[J].</w:t>
      </w:r>
      <w:r w:rsidR="00D814CE" w:rsidRPr="00D135DD">
        <w:rPr>
          <w:rFonts w:ascii="Times New Roman" w:hAnsi="Times New Roman" w:hint="eastAsia"/>
        </w:rPr>
        <w:t>信息安全研究</w:t>
      </w:r>
      <w:r w:rsidR="00D814CE" w:rsidRPr="00D135DD">
        <w:rPr>
          <w:rFonts w:ascii="Times New Roman" w:hAnsi="Times New Roman" w:hint="eastAsia"/>
        </w:rPr>
        <w:t>,2016,08:748</w:t>
      </w:r>
    </w:p>
    <w:p w14:paraId="57E39448" w14:textId="77777777" w:rsidR="00D814CE" w:rsidRPr="00D135DD" w:rsidRDefault="00D814CE" w:rsidP="00D814CE">
      <w:pPr>
        <w:pStyle w:val="ab"/>
        <w:snapToGrid w:val="0"/>
        <w:ind w:firstLineChars="200" w:firstLine="420"/>
        <w:rPr>
          <w:rFonts w:ascii="Times New Roman" w:hAnsi="Times New Roman"/>
        </w:rPr>
      </w:pPr>
    </w:p>
    <w:p w14:paraId="50BC831E" w14:textId="77777777" w:rsidR="00D814CE" w:rsidRPr="00D135DD" w:rsidRDefault="00D814CE" w:rsidP="00FC232D">
      <w:pPr>
        <w:pStyle w:val="3"/>
        <w:ind w:firstLine="643"/>
      </w:pPr>
      <w:r w:rsidRPr="00D135DD">
        <w:rPr>
          <w:rFonts w:hint="eastAsia"/>
        </w:rPr>
        <w:t>2.</w:t>
      </w:r>
      <w:r w:rsidRPr="00D135DD">
        <w:t xml:space="preserve"> </w:t>
      </w:r>
      <w:r w:rsidRPr="00D135DD">
        <w:rPr>
          <w:rFonts w:hint="eastAsia"/>
        </w:rPr>
        <w:t>可行性研究的前提</w:t>
      </w:r>
    </w:p>
    <w:p w14:paraId="545C3382" w14:textId="77777777" w:rsidR="00D814CE" w:rsidRPr="00D135DD" w:rsidRDefault="00D814CE" w:rsidP="00D814CE">
      <w:pPr>
        <w:pStyle w:val="ab"/>
        <w:snapToGrid w:val="0"/>
        <w:ind w:firstLine="420"/>
        <w:rPr>
          <w:rFonts w:ascii="Times New Roman" w:hAnsi="Times New Roman"/>
        </w:rPr>
      </w:pPr>
      <w:r w:rsidRPr="00D135DD">
        <w:rPr>
          <w:rFonts w:ascii="Times New Roman" w:hAnsi="Times New Roman" w:hint="eastAsia"/>
        </w:rPr>
        <w:t>2.1</w:t>
      </w:r>
      <w:r w:rsidRPr="00D135DD">
        <w:rPr>
          <w:rFonts w:ascii="Times New Roman" w:hAnsi="Times New Roman"/>
        </w:rPr>
        <w:t xml:space="preserve"> </w:t>
      </w:r>
      <w:r w:rsidRPr="00D135DD">
        <w:rPr>
          <w:rFonts w:ascii="Times New Roman" w:hAnsi="Times New Roman" w:hint="eastAsia"/>
        </w:rPr>
        <w:t>要求</w:t>
      </w:r>
    </w:p>
    <w:p w14:paraId="7030E50E" w14:textId="77777777" w:rsidR="00D814CE" w:rsidRPr="00D135DD" w:rsidRDefault="00D814CE" w:rsidP="00D814CE">
      <w:pPr>
        <w:pStyle w:val="ab"/>
        <w:snapToGrid w:val="0"/>
        <w:ind w:firstLineChars="200" w:firstLine="420"/>
        <w:rPr>
          <w:rFonts w:ascii="Times New Roman" w:hAnsi="Times New Roman"/>
        </w:rPr>
      </w:pPr>
      <w:r w:rsidRPr="00D135DD">
        <w:rPr>
          <w:rFonts w:ascii="Times New Roman" w:hAnsi="Times New Roman" w:hint="eastAsia"/>
        </w:rPr>
        <w:t>本系统要</w:t>
      </w:r>
      <w:r w:rsidRPr="00D135DD">
        <w:rPr>
          <w:rFonts w:ascii="Times New Roman" w:hAnsi="Times New Roman"/>
        </w:rPr>
        <w:t>实现</w:t>
      </w:r>
      <w:r w:rsidRPr="00D135DD">
        <w:rPr>
          <w:rFonts w:ascii="Times New Roman" w:hAnsi="Times New Roman" w:hint="eastAsia"/>
        </w:rPr>
        <w:t>动态</w:t>
      </w:r>
      <w:r w:rsidRPr="00D135DD">
        <w:rPr>
          <w:rFonts w:ascii="Times New Roman" w:hAnsi="Times New Roman"/>
        </w:rPr>
        <w:t>ID</w:t>
      </w:r>
      <w:r w:rsidRPr="00D135DD">
        <w:rPr>
          <w:rFonts w:ascii="Times New Roman" w:hAnsi="Times New Roman"/>
        </w:rPr>
        <w:t>机制和代码混淆处理</w:t>
      </w:r>
      <w:r w:rsidRPr="00D135DD">
        <w:rPr>
          <w:rFonts w:ascii="Times New Roman" w:hAnsi="Times New Roman" w:hint="eastAsia"/>
        </w:rPr>
        <w:t>，</w:t>
      </w:r>
      <w:r w:rsidRPr="00D135DD">
        <w:rPr>
          <w:rFonts w:ascii="Times New Roman" w:hAnsi="Times New Roman"/>
        </w:rPr>
        <w:t>要求系统对用户友好，</w:t>
      </w:r>
      <w:r w:rsidRPr="00D135DD">
        <w:rPr>
          <w:rFonts w:ascii="Times New Roman" w:hAnsi="Times New Roman" w:hint="eastAsia"/>
        </w:rPr>
        <w:t>本系统</w:t>
      </w:r>
      <w:r w:rsidRPr="00D135DD">
        <w:rPr>
          <w:rFonts w:ascii="Times New Roman" w:hAnsi="Times New Roman"/>
        </w:rPr>
        <w:t>目标于安全方向，但</w:t>
      </w:r>
      <w:r w:rsidRPr="00D135DD">
        <w:rPr>
          <w:rFonts w:ascii="Times New Roman" w:hAnsi="Times New Roman" w:hint="eastAsia"/>
        </w:rPr>
        <w:t>从业务方面考虑</w:t>
      </w:r>
      <w:r w:rsidRPr="00D135DD">
        <w:rPr>
          <w:rFonts w:ascii="Times New Roman" w:hAnsi="Times New Roman"/>
        </w:rPr>
        <w:t>，在安全之前提，</w:t>
      </w:r>
      <w:r w:rsidRPr="00D135DD">
        <w:rPr>
          <w:rFonts w:ascii="Times New Roman" w:hAnsi="Times New Roman" w:hint="eastAsia"/>
        </w:rPr>
        <w:t>务必保证对被代理网站</w:t>
      </w:r>
      <w:r w:rsidRPr="00D135DD">
        <w:rPr>
          <w:rFonts w:ascii="Times New Roman" w:hAnsi="Times New Roman"/>
        </w:rPr>
        <w:t>的业务没有影响，对用户的正常使用没有造成困扰，保证良好的用户体验才是基础。</w:t>
      </w:r>
    </w:p>
    <w:p w14:paraId="2C922806" w14:textId="77777777" w:rsidR="00FE63EA" w:rsidRPr="00D135DD" w:rsidRDefault="00FE63EA" w:rsidP="00D814CE">
      <w:pPr>
        <w:pStyle w:val="ab"/>
        <w:snapToGrid w:val="0"/>
        <w:ind w:firstLineChars="200" w:firstLine="420"/>
        <w:rPr>
          <w:rFonts w:ascii="Times New Roman" w:hAnsi="Times New Roman"/>
        </w:rPr>
      </w:pPr>
    </w:p>
    <w:p w14:paraId="1ED03A55" w14:textId="77777777" w:rsidR="00D814CE" w:rsidRPr="00D135DD" w:rsidRDefault="00D814CE" w:rsidP="00D814CE">
      <w:pPr>
        <w:pStyle w:val="ab"/>
        <w:snapToGrid w:val="0"/>
        <w:ind w:firstLine="420"/>
        <w:rPr>
          <w:rFonts w:ascii="Times New Roman" w:hAnsi="Times New Roman"/>
        </w:rPr>
      </w:pPr>
      <w:r w:rsidRPr="00D135DD">
        <w:rPr>
          <w:rFonts w:ascii="Times New Roman" w:hAnsi="Times New Roman" w:hint="eastAsia"/>
        </w:rPr>
        <w:t xml:space="preserve">2.2 </w:t>
      </w:r>
      <w:r w:rsidRPr="00D135DD">
        <w:rPr>
          <w:rFonts w:ascii="Times New Roman" w:hAnsi="Times New Roman" w:hint="eastAsia"/>
        </w:rPr>
        <w:t>目标</w:t>
      </w:r>
    </w:p>
    <w:p w14:paraId="355A8640" w14:textId="77777777" w:rsidR="00D814CE" w:rsidRPr="00D135DD" w:rsidRDefault="00D814CE" w:rsidP="00D814CE">
      <w:pPr>
        <w:pStyle w:val="ab"/>
        <w:snapToGrid w:val="0"/>
        <w:ind w:firstLineChars="200" w:firstLine="420"/>
        <w:rPr>
          <w:rFonts w:ascii="Times New Roman" w:hAnsi="Times New Roman"/>
        </w:rPr>
      </w:pPr>
      <w:r w:rsidRPr="00D135DD">
        <w:rPr>
          <w:rFonts w:ascii="Times New Roman" w:hAnsi="Times New Roman" w:hint="eastAsia"/>
        </w:rPr>
        <w:t>一个可以添加</w:t>
      </w:r>
      <w:r w:rsidRPr="00D135DD">
        <w:rPr>
          <w:rFonts w:ascii="Times New Roman" w:hAnsi="Times New Roman"/>
        </w:rPr>
        <w:t>到反向代理服务器上的模块，目标是过滤掉一些自动化请求。需要注明的是</w:t>
      </w:r>
      <w:r w:rsidRPr="00D135DD">
        <w:rPr>
          <w:rFonts w:ascii="Times New Roman" w:hAnsi="Times New Roman" w:hint="eastAsia"/>
        </w:rPr>
        <w:t>，</w:t>
      </w:r>
      <w:r w:rsidRPr="00D135DD">
        <w:rPr>
          <w:rFonts w:ascii="Times New Roman" w:hAnsi="Times New Roman"/>
        </w:rPr>
        <w:t>这里的反向代理服务</w:t>
      </w:r>
      <w:proofErr w:type="gramStart"/>
      <w:r w:rsidRPr="00D135DD">
        <w:rPr>
          <w:rFonts w:ascii="Times New Roman" w:hAnsi="Times New Roman"/>
        </w:rPr>
        <w:t>器具体指</w:t>
      </w:r>
      <w:proofErr w:type="gramEnd"/>
      <w:r w:rsidRPr="00D135DD">
        <w:rPr>
          <w:rFonts w:ascii="Times New Roman" w:hAnsi="Times New Roman"/>
        </w:rPr>
        <w:t>Nginx</w:t>
      </w:r>
      <w:r w:rsidRPr="00D135DD">
        <w:rPr>
          <w:rFonts w:ascii="Times New Roman" w:hAnsi="Times New Roman" w:hint="eastAsia"/>
        </w:rPr>
        <w:t>。</w:t>
      </w:r>
    </w:p>
    <w:p w14:paraId="6CDD2801" w14:textId="77777777" w:rsidR="00D814CE" w:rsidRPr="00D135DD" w:rsidRDefault="00D814CE" w:rsidP="00D814CE">
      <w:pPr>
        <w:pStyle w:val="ab"/>
        <w:snapToGrid w:val="0"/>
        <w:ind w:firstLineChars="200" w:firstLine="420"/>
        <w:rPr>
          <w:rFonts w:ascii="Times New Roman" w:hAnsi="Times New Roman"/>
        </w:rPr>
      </w:pPr>
    </w:p>
    <w:p w14:paraId="7B5497A2" w14:textId="77777777" w:rsidR="00D814CE" w:rsidRPr="00D135DD" w:rsidRDefault="00D814CE" w:rsidP="00D814CE">
      <w:pPr>
        <w:pStyle w:val="ab"/>
        <w:snapToGrid w:val="0"/>
        <w:ind w:firstLine="420"/>
        <w:rPr>
          <w:rFonts w:ascii="Times New Roman" w:hAnsi="Times New Roman"/>
        </w:rPr>
      </w:pPr>
      <w:r w:rsidRPr="00D135DD">
        <w:rPr>
          <w:rFonts w:ascii="Times New Roman" w:hAnsi="Times New Roman" w:hint="eastAsia"/>
        </w:rPr>
        <w:t>2.3</w:t>
      </w:r>
      <w:r w:rsidRPr="00D135DD">
        <w:rPr>
          <w:rFonts w:ascii="Times New Roman" w:hAnsi="Times New Roman"/>
        </w:rPr>
        <w:t xml:space="preserve"> </w:t>
      </w:r>
      <w:r w:rsidRPr="00D135DD">
        <w:rPr>
          <w:rFonts w:ascii="Times New Roman" w:hAnsi="Times New Roman" w:hint="eastAsia"/>
        </w:rPr>
        <w:t>条件、假定和限制</w:t>
      </w:r>
    </w:p>
    <w:p w14:paraId="7339F71F" w14:textId="48A6372A" w:rsidR="00D814CE" w:rsidRPr="00D135DD" w:rsidRDefault="00D814CE" w:rsidP="00D814CE">
      <w:pPr>
        <w:pStyle w:val="ab"/>
        <w:snapToGrid w:val="0"/>
        <w:ind w:firstLineChars="200" w:firstLine="420"/>
        <w:rPr>
          <w:rFonts w:ascii="Times New Roman" w:hAnsi="Times New Roman"/>
        </w:rPr>
      </w:pPr>
      <w:r w:rsidRPr="00D135DD">
        <w:rPr>
          <w:rFonts w:ascii="Times New Roman" w:hAnsi="Times New Roman" w:hint="eastAsia"/>
        </w:rPr>
        <w:t>条件</w:t>
      </w:r>
      <w:r w:rsidRPr="00D135DD">
        <w:rPr>
          <w:rFonts w:ascii="Times New Roman" w:hAnsi="Times New Roman"/>
        </w:rPr>
        <w:t>：</w:t>
      </w:r>
    </w:p>
    <w:p w14:paraId="11CA583A" w14:textId="77777777" w:rsidR="00D814CE" w:rsidRPr="00D135DD" w:rsidRDefault="00D814CE" w:rsidP="00D814CE">
      <w:pPr>
        <w:pStyle w:val="ab"/>
        <w:snapToGrid w:val="0"/>
        <w:ind w:firstLineChars="200" w:firstLine="420"/>
        <w:rPr>
          <w:rFonts w:ascii="Times New Roman" w:hAnsi="Times New Roman"/>
        </w:rPr>
      </w:pPr>
      <w:r w:rsidRPr="00D135DD">
        <w:rPr>
          <w:rFonts w:ascii="Times New Roman" w:hAnsi="Times New Roman" w:hint="eastAsia"/>
        </w:rPr>
        <w:t>必须配置</w:t>
      </w:r>
      <w:r w:rsidRPr="00D135DD">
        <w:rPr>
          <w:rFonts w:ascii="Times New Roman" w:hAnsi="Times New Roman"/>
        </w:rPr>
        <w:t>Nginx</w:t>
      </w:r>
      <w:r w:rsidRPr="00D135DD">
        <w:rPr>
          <w:rFonts w:ascii="Times New Roman" w:hAnsi="Times New Roman"/>
        </w:rPr>
        <w:t>对上游</w:t>
      </w:r>
      <w:r w:rsidRPr="00D135DD">
        <w:rPr>
          <w:rFonts w:ascii="Times New Roman" w:hAnsi="Times New Roman" w:hint="eastAsia"/>
        </w:rPr>
        <w:t>响应</w:t>
      </w:r>
      <w:r w:rsidRPr="00D135DD">
        <w:rPr>
          <w:rFonts w:ascii="Times New Roman" w:hAnsi="Times New Roman"/>
        </w:rPr>
        <w:t>的缓存完全容纳可能出现的</w:t>
      </w:r>
      <w:r w:rsidRPr="00D135DD">
        <w:rPr>
          <w:rFonts w:ascii="Times New Roman" w:hAnsi="Times New Roman" w:hint="eastAsia"/>
        </w:rPr>
        <w:t>最大</w:t>
      </w:r>
      <w:r w:rsidRPr="00D135DD">
        <w:rPr>
          <w:rFonts w:ascii="Times New Roman" w:hAnsi="Times New Roman"/>
        </w:rPr>
        <w:t>的文本文件。</w:t>
      </w:r>
      <w:r w:rsidRPr="00D135DD">
        <w:rPr>
          <w:rFonts w:ascii="Times New Roman" w:hAnsi="Times New Roman" w:hint="eastAsia"/>
        </w:rPr>
        <w:t>请估计好网站涉及</w:t>
      </w:r>
      <w:r w:rsidRPr="00D135DD">
        <w:rPr>
          <w:rFonts w:ascii="Times New Roman" w:hAnsi="Times New Roman"/>
        </w:rPr>
        <w:t>到的</w:t>
      </w:r>
      <w:r w:rsidRPr="00D135DD">
        <w:rPr>
          <w:rFonts w:ascii="Times New Roman" w:hAnsi="Times New Roman"/>
        </w:rPr>
        <w:t>HTML</w:t>
      </w:r>
      <w:r w:rsidRPr="00D135DD">
        <w:rPr>
          <w:rFonts w:ascii="Times New Roman" w:hAnsi="Times New Roman" w:hint="eastAsia"/>
        </w:rPr>
        <w:t>文件或</w:t>
      </w:r>
      <w:r w:rsidRPr="00D135DD">
        <w:rPr>
          <w:rFonts w:ascii="Times New Roman" w:hAnsi="Times New Roman"/>
        </w:rPr>
        <w:t>JavaScript</w:t>
      </w:r>
      <w:r w:rsidRPr="00D135DD">
        <w:rPr>
          <w:rFonts w:ascii="Times New Roman" w:hAnsi="Times New Roman"/>
        </w:rPr>
        <w:t>文件的最大大小。</w:t>
      </w:r>
    </w:p>
    <w:p w14:paraId="1AA75535" w14:textId="77777777" w:rsidR="00D814CE" w:rsidRPr="00D135DD" w:rsidRDefault="00D814CE" w:rsidP="00D814CE">
      <w:pPr>
        <w:pStyle w:val="ab"/>
        <w:snapToGrid w:val="0"/>
        <w:ind w:firstLineChars="200" w:firstLine="420"/>
        <w:rPr>
          <w:rFonts w:ascii="Times New Roman" w:hAnsi="Times New Roman"/>
        </w:rPr>
      </w:pPr>
      <w:r w:rsidRPr="00D135DD">
        <w:rPr>
          <w:rFonts w:ascii="Times New Roman" w:hAnsi="Times New Roman" w:hint="eastAsia"/>
        </w:rPr>
        <w:t>保证</w:t>
      </w:r>
      <w:r w:rsidRPr="00D135DD">
        <w:rPr>
          <w:rFonts w:ascii="Times New Roman" w:hAnsi="Times New Roman"/>
        </w:rPr>
        <w:t>请求的</w:t>
      </w:r>
      <w:r w:rsidRPr="00D135DD">
        <w:rPr>
          <w:rFonts w:ascii="Times New Roman" w:hAnsi="Times New Roman" w:hint="eastAsia"/>
        </w:rPr>
        <w:t>及时结束</w:t>
      </w:r>
      <w:r w:rsidRPr="00D135DD">
        <w:rPr>
          <w:rFonts w:ascii="Times New Roman" w:hAnsi="Times New Roman"/>
        </w:rPr>
        <w:t>，本系统中要求</w:t>
      </w:r>
      <w:r w:rsidRPr="00D135DD">
        <w:rPr>
          <w:rFonts w:ascii="Times New Roman" w:hAnsi="Times New Roman"/>
        </w:rPr>
        <w:t>keepalive</w:t>
      </w:r>
      <w:r w:rsidRPr="00D135DD">
        <w:rPr>
          <w:rFonts w:ascii="Times New Roman" w:hAnsi="Times New Roman"/>
        </w:rPr>
        <w:t>为</w:t>
      </w:r>
      <w:r w:rsidRPr="00D135DD">
        <w:rPr>
          <w:rFonts w:ascii="Times New Roman" w:hAnsi="Times New Roman"/>
        </w:rPr>
        <w:t>off</w:t>
      </w:r>
      <w:r w:rsidRPr="00D135DD">
        <w:rPr>
          <w:rFonts w:ascii="Times New Roman" w:hAnsi="Times New Roman" w:hint="eastAsia"/>
        </w:rPr>
        <w:t>。</w:t>
      </w:r>
    </w:p>
    <w:p w14:paraId="7E16452B" w14:textId="77777777" w:rsidR="00FE63EA" w:rsidRPr="00D135DD" w:rsidRDefault="00FE63EA" w:rsidP="00D814CE">
      <w:pPr>
        <w:pStyle w:val="ab"/>
        <w:snapToGrid w:val="0"/>
        <w:ind w:firstLineChars="200" w:firstLine="420"/>
        <w:rPr>
          <w:rFonts w:ascii="Times New Roman" w:hAnsi="Times New Roman"/>
        </w:rPr>
      </w:pPr>
    </w:p>
    <w:p w14:paraId="207C8535" w14:textId="77777777" w:rsidR="00D814CE" w:rsidRPr="00D135DD" w:rsidRDefault="00D814CE" w:rsidP="00D814CE">
      <w:pPr>
        <w:pStyle w:val="ab"/>
        <w:snapToGrid w:val="0"/>
        <w:ind w:firstLine="420"/>
        <w:rPr>
          <w:rFonts w:ascii="Times New Roman" w:hAnsi="Times New Roman"/>
        </w:rPr>
      </w:pPr>
      <w:r w:rsidRPr="00D135DD">
        <w:rPr>
          <w:rFonts w:ascii="Times New Roman" w:hAnsi="Times New Roman" w:hint="eastAsia"/>
        </w:rPr>
        <w:t xml:space="preserve">2.4 </w:t>
      </w:r>
      <w:r w:rsidRPr="00D135DD">
        <w:rPr>
          <w:rFonts w:ascii="Times New Roman" w:hAnsi="Times New Roman" w:hint="eastAsia"/>
        </w:rPr>
        <w:t>进行可行性研究的方法</w:t>
      </w:r>
    </w:p>
    <w:p w14:paraId="2FECB677" w14:textId="77777777" w:rsidR="00D814CE" w:rsidRPr="00D135DD" w:rsidRDefault="00D814CE" w:rsidP="00D814CE">
      <w:pPr>
        <w:pStyle w:val="ab"/>
        <w:snapToGrid w:val="0"/>
        <w:ind w:firstLineChars="200" w:firstLine="420"/>
        <w:rPr>
          <w:rFonts w:ascii="Times New Roman" w:hAnsi="Times New Roman"/>
        </w:rPr>
      </w:pPr>
      <w:r w:rsidRPr="00D135DD">
        <w:rPr>
          <w:rFonts w:ascii="Times New Roman" w:hAnsi="Times New Roman" w:hint="eastAsia"/>
        </w:rPr>
        <w:t>调研</w:t>
      </w:r>
      <w:r w:rsidRPr="00D135DD">
        <w:rPr>
          <w:rFonts w:ascii="Times New Roman" w:hAnsi="Times New Roman"/>
        </w:rPr>
        <w:t>目前市场</w:t>
      </w:r>
      <w:r w:rsidRPr="00D135DD">
        <w:rPr>
          <w:rFonts w:ascii="Times New Roman" w:hAnsi="Times New Roman" w:hint="eastAsia"/>
        </w:rPr>
        <w:t>上</w:t>
      </w:r>
      <w:r w:rsidRPr="00D135DD">
        <w:rPr>
          <w:rFonts w:ascii="Times New Roman" w:hAnsi="Times New Roman"/>
        </w:rPr>
        <w:t>的网站防御系统，使用原理，目前网站</w:t>
      </w:r>
      <w:r w:rsidRPr="00D135DD">
        <w:rPr>
          <w:rFonts w:ascii="Times New Roman" w:hAnsi="Times New Roman" w:hint="eastAsia"/>
        </w:rPr>
        <w:t>防御</w:t>
      </w:r>
      <w:r w:rsidRPr="00D135DD">
        <w:rPr>
          <w:rFonts w:ascii="Times New Roman" w:hAnsi="Times New Roman"/>
        </w:rPr>
        <w:t>普及程度，防范程度</w:t>
      </w:r>
      <w:r w:rsidRPr="00D135DD">
        <w:rPr>
          <w:rFonts w:ascii="Times New Roman" w:hAnsi="Times New Roman" w:hint="eastAsia"/>
        </w:rPr>
        <w:t>。</w:t>
      </w:r>
      <w:r w:rsidRPr="00D135DD">
        <w:rPr>
          <w:rFonts w:ascii="Times New Roman" w:hAnsi="Times New Roman"/>
        </w:rPr>
        <w:t>以及</w:t>
      </w:r>
      <w:r w:rsidRPr="00D135DD">
        <w:rPr>
          <w:rFonts w:ascii="Times New Roman" w:hAnsi="Times New Roman" w:hint="eastAsia"/>
        </w:rPr>
        <w:t>，</w:t>
      </w:r>
      <w:r w:rsidRPr="00D135DD">
        <w:rPr>
          <w:rFonts w:ascii="Times New Roman" w:hAnsi="Times New Roman"/>
        </w:rPr>
        <w:t>目前自动化攻击常用形式</w:t>
      </w:r>
      <w:r w:rsidRPr="00D135DD">
        <w:rPr>
          <w:rFonts w:ascii="Times New Roman" w:hAnsi="Times New Roman" w:hint="eastAsia"/>
        </w:rPr>
        <w:t>。</w:t>
      </w:r>
    </w:p>
    <w:p w14:paraId="2720BED6" w14:textId="77777777" w:rsidR="00D814CE" w:rsidRPr="00D135DD" w:rsidRDefault="00D814CE" w:rsidP="00D814CE">
      <w:pPr>
        <w:pStyle w:val="ab"/>
        <w:snapToGrid w:val="0"/>
        <w:ind w:firstLineChars="200" w:firstLine="420"/>
        <w:rPr>
          <w:rFonts w:ascii="Times New Roman" w:hAnsi="Times New Roman"/>
        </w:rPr>
      </w:pPr>
      <w:r w:rsidRPr="00D135DD">
        <w:rPr>
          <w:rFonts w:ascii="Times New Roman" w:hAnsi="Times New Roman" w:hint="eastAsia"/>
        </w:rPr>
        <w:t>从</w:t>
      </w:r>
      <w:r w:rsidRPr="00D135DD">
        <w:rPr>
          <w:rFonts w:ascii="Times New Roman" w:hAnsi="Times New Roman"/>
        </w:rPr>
        <w:t>目前专利论文情况了解</w:t>
      </w:r>
      <w:r w:rsidRPr="00D135DD">
        <w:rPr>
          <w:rFonts w:ascii="Times New Roman" w:hAnsi="Times New Roman" w:hint="eastAsia"/>
        </w:rPr>
        <w:t>前沿</w:t>
      </w:r>
      <w:r w:rsidRPr="00D135DD">
        <w:rPr>
          <w:rFonts w:ascii="Times New Roman" w:hAnsi="Times New Roman"/>
        </w:rPr>
        <w:t>技术</w:t>
      </w:r>
      <w:r w:rsidRPr="00D135DD">
        <w:rPr>
          <w:rFonts w:ascii="Times New Roman" w:hAnsi="Times New Roman" w:hint="eastAsia"/>
        </w:rPr>
        <w:t>。</w:t>
      </w:r>
      <w:r w:rsidRPr="00D135DD">
        <w:rPr>
          <w:rFonts w:ascii="Times New Roman" w:hAnsi="Times New Roman"/>
        </w:rPr>
        <w:t>确定我们</w:t>
      </w:r>
      <w:r w:rsidRPr="00D135DD">
        <w:rPr>
          <w:rFonts w:ascii="Times New Roman" w:hAnsi="Times New Roman" w:hint="eastAsia"/>
        </w:rPr>
        <w:t>的</w:t>
      </w:r>
      <w:r w:rsidRPr="00D135DD">
        <w:rPr>
          <w:rFonts w:ascii="Times New Roman" w:hAnsi="Times New Roman"/>
        </w:rPr>
        <w:t>技术路线。</w:t>
      </w:r>
    </w:p>
    <w:p w14:paraId="2E45D5C9" w14:textId="77777777" w:rsidR="00D814CE" w:rsidRPr="00D135DD" w:rsidRDefault="00D814CE" w:rsidP="00D814CE">
      <w:pPr>
        <w:pStyle w:val="ab"/>
        <w:snapToGrid w:val="0"/>
        <w:ind w:firstLineChars="200" w:firstLine="420"/>
        <w:rPr>
          <w:rFonts w:ascii="Times New Roman" w:hAnsi="Times New Roman"/>
        </w:rPr>
      </w:pPr>
      <w:r w:rsidRPr="00D135DD">
        <w:rPr>
          <w:rFonts w:ascii="Times New Roman" w:hAnsi="Times New Roman" w:hint="eastAsia"/>
        </w:rPr>
        <w:t>宽泛了解</w:t>
      </w:r>
      <w:r w:rsidRPr="00D135DD">
        <w:rPr>
          <w:rFonts w:ascii="Times New Roman" w:hAnsi="Times New Roman"/>
        </w:rPr>
        <w:t>技术难以</w:t>
      </w:r>
      <w:r w:rsidRPr="00D135DD">
        <w:rPr>
          <w:rFonts w:ascii="Times New Roman" w:hAnsi="Times New Roman" w:hint="eastAsia"/>
        </w:rPr>
        <w:t>程度</w:t>
      </w:r>
      <w:r w:rsidRPr="00D135DD">
        <w:rPr>
          <w:rFonts w:ascii="Times New Roman" w:hAnsi="Times New Roman"/>
        </w:rPr>
        <w:t>，结合自身能力进行评估，进一步加强可行性研究。</w:t>
      </w:r>
    </w:p>
    <w:p w14:paraId="37687E67" w14:textId="77777777" w:rsidR="00FE63EA" w:rsidRPr="00D135DD" w:rsidRDefault="00FE63EA" w:rsidP="00D814CE">
      <w:pPr>
        <w:pStyle w:val="ab"/>
        <w:snapToGrid w:val="0"/>
        <w:ind w:firstLineChars="200" w:firstLine="420"/>
        <w:rPr>
          <w:rFonts w:ascii="Times New Roman" w:hAnsi="Times New Roman"/>
        </w:rPr>
      </w:pPr>
    </w:p>
    <w:p w14:paraId="2539C66E" w14:textId="4EB81E73" w:rsidR="00D814CE" w:rsidRPr="00D135DD" w:rsidRDefault="00D814CE" w:rsidP="00666D45">
      <w:pPr>
        <w:pStyle w:val="ab"/>
        <w:snapToGrid w:val="0"/>
        <w:ind w:firstLine="480"/>
        <w:rPr>
          <w:rFonts w:ascii="Times New Roman" w:hAnsi="Times New Roman"/>
        </w:rPr>
      </w:pPr>
      <w:r w:rsidRPr="00D135DD">
        <w:rPr>
          <w:rFonts w:ascii="Times New Roman" w:hAnsi="Times New Roman" w:hint="eastAsia"/>
        </w:rPr>
        <w:t>2.5</w:t>
      </w:r>
      <w:r w:rsidRPr="00D135DD">
        <w:rPr>
          <w:rFonts w:ascii="Times New Roman" w:hAnsi="Times New Roman"/>
        </w:rPr>
        <w:t xml:space="preserve"> </w:t>
      </w:r>
      <w:r w:rsidRPr="00D135DD">
        <w:rPr>
          <w:rFonts w:ascii="Times New Roman" w:hAnsi="Times New Roman" w:hint="eastAsia"/>
        </w:rPr>
        <w:t>评价尺度</w:t>
      </w:r>
    </w:p>
    <w:p w14:paraId="347E2049" w14:textId="77777777" w:rsidR="00D814CE" w:rsidRPr="00D135DD" w:rsidRDefault="00D814CE" w:rsidP="00D814CE">
      <w:pPr>
        <w:pStyle w:val="ab"/>
        <w:snapToGrid w:val="0"/>
        <w:ind w:firstLineChars="200" w:firstLine="420"/>
        <w:rPr>
          <w:rFonts w:ascii="Times New Roman" w:hAnsi="Times New Roman"/>
        </w:rPr>
      </w:pPr>
      <w:r w:rsidRPr="00D135DD">
        <w:rPr>
          <w:rFonts w:ascii="Times New Roman" w:hAnsi="Times New Roman" w:hint="eastAsia"/>
        </w:rPr>
        <w:t>系统</w:t>
      </w:r>
      <w:r w:rsidRPr="00D135DD">
        <w:rPr>
          <w:rFonts w:ascii="Times New Roman" w:hAnsi="Times New Roman"/>
        </w:rPr>
        <w:t>的评价主要从</w:t>
      </w:r>
      <w:r w:rsidRPr="00D135DD">
        <w:rPr>
          <w:rFonts w:ascii="Times New Roman" w:hAnsi="Times New Roman" w:hint="eastAsia"/>
        </w:rPr>
        <w:t>下面</w:t>
      </w:r>
      <w:r w:rsidRPr="00D135DD">
        <w:rPr>
          <w:rFonts w:ascii="Times New Roman" w:hAnsi="Times New Roman"/>
        </w:rPr>
        <w:t>几个方面来评估</w:t>
      </w:r>
    </w:p>
    <w:p w14:paraId="65A95E71" w14:textId="77777777" w:rsidR="00D814CE" w:rsidRPr="00D135DD" w:rsidRDefault="00D814CE" w:rsidP="00666D45">
      <w:pPr>
        <w:pStyle w:val="ab"/>
        <w:snapToGrid w:val="0"/>
        <w:ind w:firstLineChars="200" w:firstLine="420"/>
        <w:rPr>
          <w:rFonts w:ascii="Times New Roman" w:hAnsi="Times New Roman"/>
        </w:rPr>
      </w:pPr>
      <w:r w:rsidRPr="00D135DD">
        <w:rPr>
          <w:rFonts w:ascii="Times New Roman" w:hAnsi="Times New Roman"/>
        </w:rPr>
        <w:t>用户使用难易程度</w:t>
      </w:r>
      <w:r w:rsidRPr="00D135DD">
        <w:rPr>
          <w:rFonts w:ascii="Times New Roman" w:hAnsi="Times New Roman" w:hint="eastAsia"/>
        </w:rPr>
        <w:t>，</w:t>
      </w:r>
      <w:r w:rsidRPr="00D135DD">
        <w:rPr>
          <w:rFonts w:ascii="Times New Roman" w:hAnsi="Times New Roman"/>
        </w:rPr>
        <w:t>这是评估系统易用性的重要</w:t>
      </w:r>
      <w:r w:rsidRPr="00D135DD">
        <w:rPr>
          <w:rFonts w:ascii="Times New Roman" w:hAnsi="Times New Roman" w:hint="eastAsia"/>
        </w:rPr>
        <w:t>手段；</w:t>
      </w:r>
    </w:p>
    <w:p w14:paraId="2D9911A8" w14:textId="77777777" w:rsidR="00D814CE" w:rsidRPr="00D135DD" w:rsidRDefault="00D814CE" w:rsidP="00666D45">
      <w:pPr>
        <w:pStyle w:val="ab"/>
        <w:snapToGrid w:val="0"/>
        <w:ind w:firstLineChars="200" w:firstLine="420"/>
        <w:rPr>
          <w:rFonts w:ascii="Times New Roman" w:hAnsi="Times New Roman"/>
        </w:rPr>
      </w:pPr>
      <w:r w:rsidRPr="00D135DD">
        <w:rPr>
          <w:rFonts w:ascii="Times New Roman" w:hAnsi="Times New Roman" w:hint="eastAsia"/>
        </w:rPr>
        <w:t>能</w:t>
      </w:r>
      <w:r w:rsidRPr="00D135DD">
        <w:rPr>
          <w:rFonts w:ascii="Times New Roman" w:hAnsi="Times New Roman"/>
        </w:rPr>
        <w:t>通</w:t>
      </w:r>
      <w:r w:rsidRPr="00D135DD">
        <w:rPr>
          <w:rFonts w:ascii="Times New Roman" w:hAnsi="Times New Roman" w:hint="eastAsia"/>
        </w:rPr>
        <w:t>畅代理并处理</w:t>
      </w:r>
      <w:r w:rsidRPr="00D135DD">
        <w:rPr>
          <w:rFonts w:ascii="Times New Roman" w:hAnsi="Times New Roman"/>
        </w:rPr>
        <w:t>的</w:t>
      </w:r>
      <w:r w:rsidRPr="00D135DD">
        <w:rPr>
          <w:rFonts w:ascii="Times New Roman" w:hAnsi="Times New Roman" w:hint="eastAsia"/>
        </w:rPr>
        <w:t>网站</w:t>
      </w:r>
      <w:r w:rsidRPr="00D135DD">
        <w:rPr>
          <w:rFonts w:ascii="Times New Roman" w:hAnsi="Times New Roman"/>
        </w:rPr>
        <w:t>的</w:t>
      </w:r>
      <w:r w:rsidRPr="00D135DD">
        <w:rPr>
          <w:rFonts w:ascii="Times New Roman" w:hAnsi="Times New Roman" w:hint="eastAsia"/>
        </w:rPr>
        <w:t>等级</w:t>
      </w:r>
      <w:r w:rsidRPr="00D135DD">
        <w:rPr>
          <w:rFonts w:ascii="Times New Roman" w:hAnsi="Times New Roman"/>
        </w:rPr>
        <w:t>，</w:t>
      </w:r>
      <w:r w:rsidRPr="00D135DD">
        <w:rPr>
          <w:rFonts w:ascii="Times New Roman" w:hAnsi="Times New Roman" w:hint="eastAsia"/>
        </w:rPr>
        <w:t>根据网站</w:t>
      </w:r>
      <w:r w:rsidRPr="00D135DD">
        <w:rPr>
          <w:rFonts w:ascii="Times New Roman" w:hAnsi="Times New Roman"/>
        </w:rPr>
        <w:t>使用技术的复杂程度，本系统能够解决的网站等级是评估系统成熟</w:t>
      </w:r>
      <w:r w:rsidRPr="00D135DD">
        <w:rPr>
          <w:rFonts w:ascii="Times New Roman" w:hAnsi="Times New Roman" w:hint="eastAsia"/>
        </w:rPr>
        <w:t>度</w:t>
      </w:r>
      <w:r w:rsidRPr="00D135DD">
        <w:rPr>
          <w:rFonts w:ascii="Times New Roman" w:hAnsi="Times New Roman"/>
        </w:rPr>
        <w:t>的尺度。</w:t>
      </w:r>
    </w:p>
    <w:p w14:paraId="6447367E" w14:textId="77777777" w:rsidR="00D814CE" w:rsidRPr="00D135DD" w:rsidRDefault="00D814CE" w:rsidP="00666D45">
      <w:pPr>
        <w:pStyle w:val="ab"/>
        <w:snapToGrid w:val="0"/>
        <w:ind w:firstLineChars="200" w:firstLine="420"/>
        <w:rPr>
          <w:rFonts w:ascii="Times New Roman" w:hAnsi="Times New Roman"/>
        </w:rPr>
      </w:pPr>
      <w:r w:rsidRPr="00D135DD">
        <w:rPr>
          <w:rFonts w:ascii="Times New Roman" w:hAnsi="Times New Roman" w:hint="eastAsia"/>
        </w:rPr>
        <w:t>拦截自动化攻击的</w:t>
      </w:r>
      <w:r w:rsidRPr="00D135DD">
        <w:rPr>
          <w:rFonts w:ascii="Times New Roman" w:hAnsi="Times New Roman"/>
        </w:rPr>
        <w:t>成功率是本系统追求的重要尺度。</w:t>
      </w:r>
    </w:p>
    <w:p w14:paraId="1B025F29" w14:textId="77777777" w:rsidR="00D814CE" w:rsidRPr="00D135DD" w:rsidRDefault="00D814CE" w:rsidP="00FC232D">
      <w:pPr>
        <w:pStyle w:val="3"/>
        <w:ind w:firstLine="643"/>
      </w:pPr>
      <w:r w:rsidRPr="00D135DD">
        <w:rPr>
          <w:rFonts w:hint="eastAsia"/>
        </w:rPr>
        <w:t>3.</w:t>
      </w:r>
      <w:r w:rsidRPr="00D135DD">
        <w:t xml:space="preserve"> </w:t>
      </w:r>
      <w:r w:rsidRPr="00D135DD">
        <w:rPr>
          <w:rFonts w:hint="eastAsia"/>
        </w:rPr>
        <w:t>对现有系统的分析</w:t>
      </w:r>
    </w:p>
    <w:p w14:paraId="45096423" w14:textId="77777777" w:rsidR="00D814CE" w:rsidRPr="00D135DD" w:rsidRDefault="00D814CE" w:rsidP="00D814CE">
      <w:pPr>
        <w:pStyle w:val="ab"/>
        <w:snapToGrid w:val="0"/>
        <w:ind w:firstLine="420"/>
        <w:rPr>
          <w:rFonts w:ascii="Times New Roman" w:hAnsi="Times New Roman"/>
        </w:rPr>
      </w:pPr>
      <w:r w:rsidRPr="00D135DD">
        <w:rPr>
          <w:rFonts w:ascii="Times New Roman" w:hAnsi="Times New Roman" w:hint="eastAsia"/>
        </w:rPr>
        <w:t xml:space="preserve">3.1 </w:t>
      </w:r>
      <w:r w:rsidRPr="00D135DD">
        <w:rPr>
          <w:rFonts w:ascii="Times New Roman" w:hAnsi="Times New Roman" w:hint="eastAsia"/>
        </w:rPr>
        <w:t>处理流程和数据流程</w:t>
      </w:r>
    </w:p>
    <w:p w14:paraId="5FB1D2AB" w14:textId="77777777" w:rsidR="00D814CE" w:rsidRPr="00D135DD" w:rsidRDefault="00D814CE" w:rsidP="00D814CE">
      <w:pPr>
        <w:pStyle w:val="ab"/>
        <w:snapToGrid w:val="0"/>
        <w:ind w:firstLineChars="200" w:firstLine="420"/>
        <w:rPr>
          <w:rFonts w:ascii="Times New Roman" w:hAnsi="Times New Roman"/>
        </w:rPr>
      </w:pPr>
      <w:r w:rsidRPr="00D135DD">
        <w:rPr>
          <w:rFonts w:ascii="Times New Roman" w:hAnsi="Times New Roman" w:hint="eastAsia"/>
        </w:rPr>
        <w:t>现有系统</w:t>
      </w:r>
      <w:r w:rsidRPr="00D135DD">
        <w:rPr>
          <w:rFonts w:ascii="Times New Roman" w:hAnsi="Times New Roman"/>
        </w:rPr>
        <w:t>的网站防御解决</w:t>
      </w:r>
      <w:r w:rsidRPr="00D135DD">
        <w:rPr>
          <w:rFonts w:ascii="Times New Roman" w:hAnsi="Times New Roman" w:hint="eastAsia"/>
        </w:rPr>
        <w:t>方法</w:t>
      </w:r>
      <w:r w:rsidRPr="00D135DD">
        <w:rPr>
          <w:rFonts w:ascii="Times New Roman" w:hAnsi="Times New Roman"/>
        </w:rPr>
        <w:t>，通过在网</w:t>
      </w:r>
      <w:r w:rsidRPr="00D135DD">
        <w:rPr>
          <w:rFonts w:ascii="Times New Roman" w:hAnsi="Times New Roman" w:hint="eastAsia"/>
        </w:rPr>
        <w:t>关</w:t>
      </w:r>
      <w:r w:rsidRPr="00D135DD">
        <w:rPr>
          <w:rFonts w:ascii="Times New Roman" w:hAnsi="Times New Roman"/>
        </w:rPr>
        <w:t>部署监控设备，监控</w:t>
      </w:r>
      <w:r w:rsidRPr="00D135DD">
        <w:rPr>
          <w:rFonts w:ascii="Times New Roman" w:hAnsi="Times New Roman" w:hint="eastAsia"/>
        </w:rPr>
        <w:t>流量</w:t>
      </w:r>
      <w:r w:rsidRPr="00D135DD">
        <w:rPr>
          <w:rFonts w:ascii="Times New Roman" w:hAnsi="Times New Roman"/>
        </w:rPr>
        <w:t>，根据以往经验，常规特征，</w:t>
      </w:r>
      <w:r w:rsidRPr="00D135DD">
        <w:rPr>
          <w:rFonts w:ascii="Times New Roman" w:hAnsi="Times New Roman" w:hint="eastAsia"/>
        </w:rPr>
        <w:t>根据</w:t>
      </w:r>
      <w:r w:rsidRPr="00D135DD">
        <w:rPr>
          <w:rFonts w:ascii="Times New Roman" w:hAnsi="Times New Roman"/>
        </w:rPr>
        <w:t>规则</w:t>
      </w:r>
      <w:r w:rsidRPr="00D135DD">
        <w:rPr>
          <w:rFonts w:ascii="Times New Roman" w:hAnsi="Times New Roman" w:hint="eastAsia"/>
        </w:rPr>
        <w:t xml:space="preserve"> </w:t>
      </w:r>
      <w:r w:rsidRPr="00D135DD">
        <w:rPr>
          <w:rFonts w:ascii="Times New Roman" w:hAnsi="Times New Roman" w:hint="eastAsia"/>
        </w:rPr>
        <w:t>来发现异常</w:t>
      </w:r>
      <w:r w:rsidRPr="00D135DD">
        <w:rPr>
          <w:rFonts w:ascii="Times New Roman" w:hAnsi="Times New Roman"/>
        </w:rPr>
        <w:t>，在进行预警，提醒管理员可能出现的问题。这种</w:t>
      </w:r>
      <w:r w:rsidRPr="00D135DD">
        <w:rPr>
          <w:rFonts w:ascii="Times New Roman" w:hAnsi="Times New Roman" w:hint="eastAsia"/>
        </w:rPr>
        <w:t>解决方案</w:t>
      </w:r>
      <w:r w:rsidRPr="00D135DD">
        <w:rPr>
          <w:rFonts w:ascii="Times New Roman" w:hAnsi="Times New Roman"/>
        </w:rPr>
        <w:t>，</w:t>
      </w:r>
      <w:r w:rsidRPr="00D135DD">
        <w:rPr>
          <w:rFonts w:ascii="Times New Roman" w:hAnsi="Times New Roman" w:hint="eastAsia"/>
        </w:rPr>
        <w:t>仍需</w:t>
      </w:r>
      <w:r w:rsidRPr="00D135DD">
        <w:rPr>
          <w:rFonts w:ascii="Times New Roman" w:hAnsi="Times New Roman"/>
        </w:rPr>
        <w:t>人工的大量介入，</w:t>
      </w:r>
      <w:r w:rsidRPr="00D135DD">
        <w:rPr>
          <w:rFonts w:ascii="Times New Roman" w:hAnsi="Times New Roman" w:hint="eastAsia"/>
        </w:rPr>
        <w:t>决策依然掌握在网站</w:t>
      </w:r>
      <w:r w:rsidRPr="00D135DD">
        <w:rPr>
          <w:rFonts w:ascii="Times New Roman" w:hAnsi="Times New Roman"/>
        </w:rPr>
        <w:t>监控人员的手里，需要网站监控人员倾注心力，密切关注。</w:t>
      </w:r>
    </w:p>
    <w:p w14:paraId="43EBE42E" w14:textId="77777777" w:rsidR="00D814CE" w:rsidRPr="00D135DD" w:rsidRDefault="00D814CE" w:rsidP="00D814CE">
      <w:pPr>
        <w:pStyle w:val="ab"/>
        <w:snapToGrid w:val="0"/>
        <w:ind w:firstLineChars="200" w:firstLine="420"/>
        <w:rPr>
          <w:rFonts w:ascii="Times New Roman" w:hAnsi="Times New Roman"/>
        </w:rPr>
      </w:pPr>
      <w:r w:rsidRPr="00D135DD">
        <w:rPr>
          <w:rFonts w:ascii="Times New Roman" w:hAnsi="Times New Roman" w:hint="eastAsia"/>
        </w:rPr>
        <w:t>另外</w:t>
      </w:r>
      <w:r w:rsidRPr="00D135DD">
        <w:rPr>
          <w:rFonts w:ascii="Times New Roman" w:hAnsi="Times New Roman"/>
        </w:rPr>
        <w:t>应对更具体</w:t>
      </w:r>
      <w:r w:rsidRPr="00D135DD">
        <w:rPr>
          <w:rFonts w:ascii="Times New Roman" w:hAnsi="Times New Roman" w:hint="eastAsia"/>
        </w:rPr>
        <w:t>，</w:t>
      </w:r>
      <w:r w:rsidRPr="00D135DD">
        <w:rPr>
          <w:rFonts w:ascii="Times New Roman" w:hAnsi="Times New Roman"/>
        </w:rPr>
        <w:t>针对性更</w:t>
      </w:r>
      <w:r w:rsidRPr="00D135DD">
        <w:rPr>
          <w:rFonts w:ascii="Times New Roman" w:hAnsi="Times New Roman" w:hint="eastAsia"/>
        </w:rPr>
        <w:t>强</w:t>
      </w:r>
      <w:r w:rsidRPr="00D135DD">
        <w:rPr>
          <w:rFonts w:ascii="Times New Roman" w:hAnsi="Times New Roman"/>
        </w:rPr>
        <w:t>，目的</w:t>
      </w:r>
      <w:r w:rsidRPr="00D135DD">
        <w:rPr>
          <w:rFonts w:ascii="Times New Roman" w:hAnsi="Times New Roman" w:hint="eastAsia"/>
        </w:rPr>
        <w:t>极其</w:t>
      </w:r>
      <w:r w:rsidRPr="00D135DD">
        <w:rPr>
          <w:rFonts w:ascii="Times New Roman" w:hAnsi="Times New Roman"/>
        </w:rPr>
        <w:t>明确</w:t>
      </w:r>
      <w:r w:rsidRPr="00D135DD">
        <w:rPr>
          <w:rFonts w:ascii="Times New Roman" w:hAnsi="Times New Roman" w:hint="eastAsia"/>
        </w:rPr>
        <w:t>，持续性</w:t>
      </w:r>
      <w:r w:rsidRPr="00D135DD">
        <w:rPr>
          <w:rFonts w:ascii="Times New Roman" w:hAnsi="Times New Roman"/>
        </w:rPr>
        <w:t>强</w:t>
      </w:r>
      <w:r w:rsidRPr="00D135DD">
        <w:rPr>
          <w:rFonts w:ascii="Times New Roman" w:hAnsi="Times New Roman" w:hint="eastAsia"/>
        </w:rPr>
        <w:t>的，</w:t>
      </w:r>
      <w:r w:rsidRPr="00D135DD">
        <w:rPr>
          <w:rFonts w:ascii="Times New Roman" w:hAnsi="Times New Roman"/>
        </w:rPr>
        <w:t>与黑客斗智斗勇的攻击，目前在市场前沿已经有动态防御，蜜罐等技术来着重解决这些问题。</w:t>
      </w:r>
    </w:p>
    <w:p w14:paraId="4B9D8E6E" w14:textId="77777777" w:rsidR="00D814CE" w:rsidRPr="00D135DD" w:rsidRDefault="00D814CE" w:rsidP="00D814CE">
      <w:pPr>
        <w:pStyle w:val="ab"/>
        <w:snapToGrid w:val="0"/>
        <w:ind w:firstLineChars="200" w:firstLine="420"/>
        <w:rPr>
          <w:rFonts w:ascii="Times New Roman" w:hAnsi="Times New Roman"/>
        </w:rPr>
      </w:pPr>
      <w:r w:rsidRPr="00D135DD">
        <w:rPr>
          <w:rFonts w:ascii="Times New Roman" w:hAnsi="Times New Roman" w:hint="eastAsia"/>
        </w:rPr>
        <w:t>因此</w:t>
      </w:r>
      <w:r w:rsidRPr="00D135DD">
        <w:rPr>
          <w:rFonts w:ascii="Times New Roman" w:hAnsi="Times New Roman"/>
        </w:rPr>
        <w:t>，借鉴更先进的</w:t>
      </w:r>
      <w:r w:rsidRPr="00D135DD">
        <w:rPr>
          <w:rFonts w:ascii="Times New Roman" w:hAnsi="Times New Roman" w:hint="eastAsia"/>
        </w:rPr>
        <w:t>动态</w:t>
      </w:r>
      <w:r w:rsidRPr="00D135DD">
        <w:rPr>
          <w:rFonts w:ascii="Times New Roman" w:hAnsi="Times New Roman"/>
        </w:rPr>
        <w:t>主动防御的</w:t>
      </w:r>
      <w:r w:rsidRPr="00D135DD">
        <w:rPr>
          <w:rFonts w:ascii="Times New Roman" w:hAnsi="Times New Roman" w:hint="eastAsia"/>
        </w:rPr>
        <w:t>思想</w:t>
      </w:r>
      <w:r w:rsidRPr="00D135DD">
        <w:rPr>
          <w:rFonts w:ascii="Times New Roman" w:hAnsi="Times New Roman"/>
        </w:rPr>
        <w:t>，应用于</w:t>
      </w:r>
      <w:r w:rsidRPr="00D135DD">
        <w:rPr>
          <w:rFonts w:ascii="Times New Roman" w:hAnsi="Times New Roman" w:hint="eastAsia"/>
        </w:rPr>
        <w:t>低端</w:t>
      </w:r>
      <w:r w:rsidRPr="00D135DD">
        <w:rPr>
          <w:rFonts w:ascii="Times New Roman" w:hAnsi="Times New Roman"/>
        </w:rPr>
        <w:t>，常见的自动化</w:t>
      </w:r>
      <w:r w:rsidRPr="00D135DD">
        <w:rPr>
          <w:rFonts w:ascii="Times New Roman" w:hAnsi="Times New Roman" w:hint="eastAsia"/>
        </w:rPr>
        <w:t>攻击将是</w:t>
      </w:r>
      <w:r w:rsidRPr="00D135DD">
        <w:rPr>
          <w:rFonts w:ascii="Times New Roman" w:hAnsi="Times New Roman"/>
        </w:rPr>
        <w:t>一大提高。</w:t>
      </w:r>
    </w:p>
    <w:p w14:paraId="766DE401" w14:textId="77777777" w:rsidR="00D814CE" w:rsidRPr="00D135DD" w:rsidRDefault="00D814CE" w:rsidP="00D814CE">
      <w:pPr>
        <w:pStyle w:val="ab"/>
        <w:snapToGrid w:val="0"/>
        <w:ind w:firstLine="420"/>
        <w:rPr>
          <w:rFonts w:ascii="Times New Roman" w:hAnsi="Times New Roman"/>
        </w:rPr>
      </w:pPr>
      <w:r w:rsidRPr="00D135DD">
        <w:rPr>
          <w:rFonts w:ascii="Times New Roman" w:hAnsi="Times New Roman" w:hint="eastAsia"/>
        </w:rPr>
        <w:t xml:space="preserve">3.2 </w:t>
      </w:r>
      <w:r w:rsidRPr="00D135DD">
        <w:rPr>
          <w:rFonts w:ascii="Times New Roman" w:hAnsi="Times New Roman" w:hint="eastAsia"/>
        </w:rPr>
        <w:t>工作负荷</w:t>
      </w:r>
    </w:p>
    <w:p w14:paraId="70D0F697" w14:textId="77777777" w:rsidR="00D814CE" w:rsidRPr="00D135DD" w:rsidRDefault="00D814CE" w:rsidP="00D814CE">
      <w:pPr>
        <w:pStyle w:val="ab"/>
        <w:snapToGrid w:val="0"/>
        <w:ind w:firstLine="420"/>
        <w:rPr>
          <w:rFonts w:ascii="Times New Roman" w:hAnsi="Times New Roman"/>
        </w:rPr>
      </w:pPr>
    </w:p>
    <w:p w14:paraId="1B91055B" w14:textId="77777777" w:rsidR="00D814CE" w:rsidRPr="00D135DD" w:rsidRDefault="00D814CE" w:rsidP="00D814CE">
      <w:pPr>
        <w:pStyle w:val="ab"/>
        <w:snapToGrid w:val="0"/>
        <w:ind w:firstLineChars="200" w:firstLine="420"/>
        <w:rPr>
          <w:rFonts w:ascii="Times New Roman" w:hAnsi="Times New Roman"/>
        </w:rPr>
      </w:pPr>
      <w:r w:rsidRPr="00D135DD">
        <w:rPr>
          <w:rFonts w:ascii="Times New Roman" w:hAnsi="Times New Roman" w:hint="eastAsia"/>
        </w:rPr>
        <w:t>流量</w:t>
      </w:r>
      <w:r w:rsidRPr="00D135DD">
        <w:rPr>
          <w:rFonts w:ascii="Times New Roman" w:hAnsi="Times New Roman"/>
        </w:rPr>
        <w:t>监控</w:t>
      </w:r>
    </w:p>
    <w:p w14:paraId="25872956" w14:textId="77777777" w:rsidR="00D814CE" w:rsidRPr="00D135DD" w:rsidRDefault="00D814CE" w:rsidP="00D814CE">
      <w:pPr>
        <w:pStyle w:val="ab"/>
        <w:snapToGrid w:val="0"/>
        <w:ind w:firstLineChars="200" w:firstLine="420"/>
        <w:rPr>
          <w:rFonts w:ascii="Times New Roman" w:hAnsi="Times New Roman"/>
        </w:rPr>
      </w:pPr>
      <w:r w:rsidRPr="00D135DD">
        <w:rPr>
          <w:rFonts w:ascii="Times New Roman" w:hAnsi="Times New Roman" w:hint="eastAsia"/>
        </w:rPr>
        <w:t>规则</w:t>
      </w:r>
      <w:r w:rsidRPr="00D135DD">
        <w:rPr>
          <w:rFonts w:ascii="Times New Roman" w:hAnsi="Times New Roman"/>
        </w:rPr>
        <w:t>匹配</w:t>
      </w:r>
    </w:p>
    <w:p w14:paraId="4D498156" w14:textId="77777777" w:rsidR="00D814CE" w:rsidRPr="00D135DD" w:rsidRDefault="00D814CE" w:rsidP="00D814CE">
      <w:pPr>
        <w:pStyle w:val="ab"/>
        <w:snapToGrid w:val="0"/>
        <w:ind w:firstLineChars="200" w:firstLine="420"/>
        <w:rPr>
          <w:rFonts w:ascii="Times New Roman" w:hAnsi="Times New Roman"/>
        </w:rPr>
      </w:pPr>
      <w:r w:rsidRPr="00D135DD">
        <w:rPr>
          <w:rFonts w:ascii="Times New Roman" w:hAnsi="Times New Roman" w:hint="eastAsia"/>
        </w:rPr>
        <w:t>预警系统</w:t>
      </w:r>
    </w:p>
    <w:p w14:paraId="17F3A9D2" w14:textId="77777777" w:rsidR="00D814CE" w:rsidRPr="00D135DD" w:rsidRDefault="00D814CE" w:rsidP="00D814CE">
      <w:pPr>
        <w:pStyle w:val="ab"/>
        <w:snapToGrid w:val="0"/>
        <w:ind w:firstLineChars="200" w:firstLine="420"/>
        <w:rPr>
          <w:rFonts w:ascii="Times New Roman" w:hAnsi="Times New Roman"/>
        </w:rPr>
      </w:pPr>
    </w:p>
    <w:p w14:paraId="79C68E24" w14:textId="77777777" w:rsidR="00D814CE" w:rsidRPr="00D135DD" w:rsidRDefault="00D814CE" w:rsidP="00D814CE">
      <w:pPr>
        <w:pStyle w:val="ab"/>
        <w:snapToGrid w:val="0"/>
        <w:ind w:firstLine="420"/>
        <w:rPr>
          <w:rFonts w:ascii="Times New Roman" w:hAnsi="Times New Roman"/>
        </w:rPr>
      </w:pPr>
      <w:r w:rsidRPr="00D135DD">
        <w:rPr>
          <w:rFonts w:ascii="Times New Roman" w:hAnsi="Times New Roman" w:hint="eastAsia"/>
        </w:rPr>
        <w:t>3.3</w:t>
      </w:r>
      <w:r w:rsidRPr="00D135DD">
        <w:rPr>
          <w:rFonts w:ascii="Times New Roman" w:hAnsi="Times New Roman"/>
        </w:rPr>
        <w:t xml:space="preserve"> </w:t>
      </w:r>
      <w:r w:rsidRPr="00D135DD">
        <w:rPr>
          <w:rFonts w:ascii="Times New Roman" w:hAnsi="Times New Roman" w:hint="eastAsia"/>
        </w:rPr>
        <w:t>费用开支</w:t>
      </w:r>
    </w:p>
    <w:p w14:paraId="5147E567" w14:textId="77777777" w:rsidR="00D814CE" w:rsidRPr="00D135DD" w:rsidRDefault="00D814CE" w:rsidP="00D814CE">
      <w:pPr>
        <w:pStyle w:val="ab"/>
        <w:snapToGrid w:val="0"/>
        <w:ind w:firstLineChars="200" w:firstLine="420"/>
        <w:rPr>
          <w:rFonts w:ascii="Times New Roman" w:hAnsi="Times New Roman"/>
        </w:rPr>
      </w:pPr>
      <w:r w:rsidRPr="00D135DD">
        <w:rPr>
          <w:rFonts w:ascii="Times New Roman" w:hAnsi="Times New Roman" w:hint="eastAsia"/>
        </w:rPr>
        <w:t>外包的</w:t>
      </w:r>
      <w:r w:rsidRPr="00D135DD">
        <w:rPr>
          <w:rFonts w:ascii="Times New Roman" w:hAnsi="Times New Roman"/>
        </w:rPr>
        <w:t>安全业务费用。</w:t>
      </w:r>
    </w:p>
    <w:p w14:paraId="4E3870AA" w14:textId="77777777" w:rsidR="00D814CE" w:rsidRPr="00D135DD" w:rsidRDefault="00D814CE" w:rsidP="00D814CE">
      <w:pPr>
        <w:pStyle w:val="ab"/>
        <w:snapToGrid w:val="0"/>
        <w:ind w:firstLineChars="200" w:firstLine="420"/>
        <w:rPr>
          <w:rFonts w:ascii="Times New Roman" w:hAnsi="Times New Roman"/>
        </w:rPr>
      </w:pPr>
      <w:r w:rsidRPr="00D135DD">
        <w:rPr>
          <w:rFonts w:ascii="Times New Roman" w:hAnsi="Times New Roman" w:hint="eastAsia"/>
        </w:rPr>
        <w:t>现有</w:t>
      </w:r>
      <w:r w:rsidRPr="00D135DD">
        <w:rPr>
          <w:rFonts w:ascii="Times New Roman" w:hAnsi="Times New Roman"/>
        </w:rPr>
        <w:t>的</w:t>
      </w:r>
      <w:r w:rsidRPr="00D135DD">
        <w:rPr>
          <w:rFonts w:ascii="Times New Roman" w:hAnsi="Times New Roman" w:hint="eastAsia"/>
        </w:rPr>
        <w:t>网站防御</w:t>
      </w:r>
      <w:r w:rsidRPr="00D135DD">
        <w:rPr>
          <w:rFonts w:ascii="Times New Roman" w:hAnsi="Times New Roman"/>
        </w:rPr>
        <w:t>，需要</w:t>
      </w:r>
      <w:r w:rsidRPr="00D135DD">
        <w:rPr>
          <w:rFonts w:ascii="Times New Roman" w:hAnsi="Times New Roman" w:hint="eastAsia"/>
        </w:rPr>
        <w:t>向</w:t>
      </w:r>
      <w:r w:rsidRPr="00D135DD">
        <w:rPr>
          <w:rFonts w:ascii="Times New Roman" w:hAnsi="Times New Roman"/>
        </w:rPr>
        <w:t>提供安全服务的</w:t>
      </w:r>
      <w:r w:rsidRPr="00D135DD">
        <w:rPr>
          <w:rFonts w:ascii="Times New Roman" w:hAnsi="Times New Roman" w:hint="eastAsia"/>
        </w:rPr>
        <w:t>公司进行</w:t>
      </w:r>
      <w:r w:rsidRPr="00D135DD">
        <w:rPr>
          <w:rFonts w:ascii="Times New Roman" w:hAnsi="Times New Roman"/>
        </w:rPr>
        <w:t>安全服务的购买。</w:t>
      </w:r>
    </w:p>
    <w:p w14:paraId="66471833" w14:textId="77777777" w:rsidR="00D814CE" w:rsidRPr="00D135DD" w:rsidRDefault="00D814CE" w:rsidP="00D814CE">
      <w:pPr>
        <w:pStyle w:val="ab"/>
        <w:snapToGrid w:val="0"/>
        <w:ind w:firstLineChars="200" w:firstLine="420"/>
        <w:rPr>
          <w:rFonts w:ascii="Times New Roman" w:hAnsi="Times New Roman"/>
        </w:rPr>
      </w:pPr>
    </w:p>
    <w:p w14:paraId="507852B0" w14:textId="77777777" w:rsidR="00D814CE" w:rsidRPr="00D135DD" w:rsidRDefault="00D814CE" w:rsidP="00D814CE">
      <w:pPr>
        <w:pStyle w:val="ab"/>
        <w:snapToGrid w:val="0"/>
        <w:ind w:firstLine="420"/>
        <w:rPr>
          <w:rFonts w:ascii="Times New Roman" w:hAnsi="Times New Roman"/>
        </w:rPr>
      </w:pPr>
      <w:r w:rsidRPr="00D135DD">
        <w:rPr>
          <w:rFonts w:ascii="Times New Roman" w:hAnsi="Times New Roman" w:hint="eastAsia"/>
        </w:rPr>
        <w:t>3.4</w:t>
      </w:r>
      <w:r w:rsidRPr="00D135DD">
        <w:rPr>
          <w:rFonts w:ascii="Times New Roman" w:hAnsi="Times New Roman"/>
        </w:rPr>
        <w:t xml:space="preserve"> </w:t>
      </w:r>
      <w:r w:rsidRPr="00D135DD">
        <w:rPr>
          <w:rFonts w:ascii="Times New Roman" w:hAnsi="Times New Roman" w:hint="eastAsia"/>
        </w:rPr>
        <w:t>人员</w:t>
      </w:r>
    </w:p>
    <w:p w14:paraId="330914F0" w14:textId="77777777" w:rsidR="00D814CE" w:rsidRPr="00D135DD" w:rsidRDefault="00D814CE" w:rsidP="00D814CE">
      <w:pPr>
        <w:pStyle w:val="ab"/>
        <w:snapToGrid w:val="0"/>
        <w:ind w:firstLineChars="200" w:firstLine="420"/>
        <w:rPr>
          <w:rFonts w:ascii="Times New Roman" w:hAnsi="Times New Roman"/>
        </w:rPr>
      </w:pPr>
      <w:r w:rsidRPr="00D135DD">
        <w:rPr>
          <w:rFonts w:ascii="Times New Roman" w:hAnsi="Times New Roman" w:hint="eastAsia"/>
        </w:rPr>
        <w:t>网站</w:t>
      </w:r>
      <w:r w:rsidRPr="00D135DD">
        <w:rPr>
          <w:rFonts w:ascii="Times New Roman" w:hAnsi="Times New Roman"/>
        </w:rPr>
        <w:t>运维人员</w:t>
      </w:r>
    </w:p>
    <w:p w14:paraId="7E74FD58" w14:textId="77777777" w:rsidR="00D814CE" w:rsidRPr="00D135DD" w:rsidRDefault="00D814CE" w:rsidP="00D814CE">
      <w:pPr>
        <w:pStyle w:val="ab"/>
        <w:snapToGrid w:val="0"/>
        <w:ind w:firstLineChars="200" w:firstLine="420"/>
        <w:rPr>
          <w:rFonts w:ascii="Times New Roman" w:hAnsi="Times New Roman"/>
        </w:rPr>
      </w:pPr>
    </w:p>
    <w:p w14:paraId="69282814" w14:textId="77777777" w:rsidR="00D814CE" w:rsidRPr="00D135DD" w:rsidRDefault="00D814CE" w:rsidP="00D814CE">
      <w:pPr>
        <w:pStyle w:val="ab"/>
        <w:snapToGrid w:val="0"/>
        <w:ind w:firstLine="420"/>
        <w:rPr>
          <w:rFonts w:ascii="Times New Roman" w:hAnsi="Times New Roman"/>
        </w:rPr>
      </w:pPr>
      <w:r w:rsidRPr="00D135DD">
        <w:rPr>
          <w:rFonts w:ascii="Times New Roman" w:hAnsi="Times New Roman" w:hint="eastAsia"/>
        </w:rPr>
        <w:t xml:space="preserve">3.5 </w:t>
      </w:r>
      <w:r w:rsidRPr="00D135DD">
        <w:rPr>
          <w:rFonts w:ascii="Times New Roman" w:hAnsi="Times New Roman" w:hint="eastAsia"/>
        </w:rPr>
        <w:t>设备</w:t>
      </w:r>
    </w:p>
    <w:p w14:paraId="44968512" w14:textId="77777777" w:rsidR="00D814CE" w:rsidRPr="00D135DD" w:rsidRDefault="00D814CE" w:rsidP="00D814CE">
      <w:pPr>
        <w:pStyle w:val="ab"/>
        <w:snapToGrid w:val="0"/>
        <w:ind w:firstLineChars="200" w:firstLine="420"/>
        <w:rPr>
          <w:rFonts w:ascii="Times New Roman" w:hAnsi="Times New Roman"/>
        </w:rPr>
      </w:pPr>
      <w:r w:rsidRPr="00D135DD">
        <w:rPr>
          <w:rFonts w:ascii="Times New Roman" w:hAnsi="Times New Roman" w:hint="eastAsia"/>
        </w:rPr>
        <w:t>防火墙</w:t>
      </w:r>
      <w:r w:rsidRPr="00D135DD">
        <w:rPr>
          <w:rFonts w:ascii="Times New Roman" w:hAnsi="Times New Roman"/>
        </w:rPr>
        <w:t>，</w:t>
      </w:r>
      <w:r w:rsidRPr="00D135DD">
        <w:rPr>
          <w:rFonts w:ascii="Times New Roman" w:hAnsi="Times New Roman" w:hint="eastAsia"/>
        </w:rPr>
        <w:t>流量监控设备</w:t>
      </w:r>
    </w:p>
    <w:p w14:paraId="5D7BDC67" w14:textId="77777777" w:rsidR="00D814CE" w:rsidRPr="00D135DD" w:rsidRDefault="00D814CE" w:rsidP="00D814CE">
      <w:pPr>
        <w:pStyle w:val="ab"/>
        <w:snapToGrid w:val="0"/>
        <w:ind w:firstLineChars="200" w:firstLine="420"/>
        <w:rPr>
          <w:rFonts w:ascii="Times New Roman" w:hAnsi="Times New Roman"/>
        </w:rPr>
      </w:pPr>
    </w:p>
    <w:p w14:paraId="73C34597" w14:textId="77777777" w:rsidR="00D814CE" w:rsidRPr="00D135DD" w:rsidRDefault="00D814CE" w:rsidP="00D814CE">
      <w:pPr>
        <w:pStyle w:val="ab"/>
        <w:snapToGrid w:val="0"/>
        <w:ind w:firstLine="420"/>
        <w:rPr>
          <w:rFonts w:ascii="Times New Roman" w:hAnsi="Times New Roman"/>
        </w:rPr>
      </w:pPr>
      <w:r w:rsidRPr="00D135DD">
        <w:rPr>
          <w:rFonts w:ascii="Times New Roman" w:hAnsi="Times New Roman" w:hint="eastAsia"/>
        </w:rPr>
        <w:t>3.6</w:t>
      </w:r>
      <w:r w:rsidRPr="00D135DD">
        <w:rPr>
          <w:rFonts w:ascii="Times New Roman" w:hAnsi="Times New Roman"/>
        </w:rPr>
        <w:t xml:space="preserve"> </w:t>
      </w:r>
      <w:r w:rsidRPr="00D135DD">
        <w:rPr>
          <w:rFonts w:ascii="Times New Roman" w:hAnsi="Times New Roman" w:hint="eastAsia"/>
        </w:rPr>
        <w:t>局限性</w:t>
      </w:r>
    </w:p>
    <w:p w14:paraId="25519A75" w14:textId="77777777" w:rsidR="00D814CE" w:rsidRPr="00D135DD" w:rsidRDefault="00D814CE" w:rsidP="00D814CE">
      <w:pPr>
        <w:pStyle w:val="ab"/>
        <w:snapToGrid w:val="0"/>
        <w:ind w:firstLineChars="200" w:firstLine="420"/>
        <w:rPr>
          <w:rFonts w:ascii="Times New Roman" w:hAnsi="Times New Roman"/>
        </w:rPr>
      </w:pPr>
      <w:r w:rsidRPr="00D135DD">
        <w:rPr>
          <w:rFonts w:ascii="Times New Roman" w:hAnsi="Times New Roman" w:hint="eastAsia"/>
        </w:rPr>
        <w:t>对于服务比较有规模的网站</w:t>
      </w:r>
      <w:r w:rsidRPr="00D135DD">
        <w:rPr>
          <w:rFonts w:ascii="Times New Roman" w:hAnsi="Times New Roman"/>
        </w:rPr>
        <w:t>，</w:t>
      </w:r>
      <w:r w:rsidRPr="00D135DD">
        <w:rPr>
          <w:rFonts w:ascii="Times New Roman" w:hAnsi="Times New Roman" w:hint="eastAsia"/>
        </w:rPr>
        <w:t>购买</w:t>
      </w:r>
      <w:r w:rsidRPr="00D135DD">
        <w:rPr>
          <w:rFonts w:ascii="Times New Roman" w:hAnsi="Times New Roman"/>
        </w:rPr>
        <w:t>安全服务公司服务</w:t>
      </w:r>
      <w:r w:rsidRPr="00D135DD">
        <w:rPr>
          <w:rFonts w:ascii="Times New Roman" w:hAnsi="Times New Roman" w:hint="eastAsia"/>
        </w:rPr>
        <w:t>是比较划算的</w:t>
      </w:r>
      <w:r w:rsidRPr="00D135DD">
        <w:rPr>
          <w:rFonts w:ascii="Times New Roman" w:hAnsi="Times New Roman"/>
        </w:rPr>
        <w:t>。对于</w:t>
      </w:r>
      <w:r w:rsidRPr="00D135DD">
        <w:rPr>
          <w:rFonts w:ascii="Times New Roman" w:hAnsi="Times New Roman" w:hint="eastAsia"/>
        </w:rPr>
        <w:t>小规模的</w:t>
      </w:r>
      <w:r w:rsidRPr="00D135DD">
        <w:rPr>
          <w:rFonts w:ascii="Times New Roman" w:hAnsi="Times New Roman"/>
        </w:rPr>
        <w:t>网站，如果购买安全服务，将会</w:t>
      </w:r>
      <w:r w:rsidRPr="00D135DD">
        <w:rPr>
          <w:rFonts w:ascii="Times New Roman" w:hAnsi="Times New Roman" w:hint="eastAsia"/>
        </w:rPr>
        <w:t>大比例</w:t>
      </w:r>
      <w:r w:rsidRPr="00D135DD">
        <w:rPr>
          <w:rFonts w:ascii="Times New Roman" w:hAnsi="Times New Roman"/>
        </w:rPr>
        <w:t>提高成本，对本身业务</w:t>
      </w:r>
      <w:r w:rsidRPr="00D135DD">
        <w:rPr>
          <w:rFonts w:ascii="Times New Roman" w:hAnsi="Times New Roman" w:hint="eastAsia"/>
        </w:rPr>
        <w:t>造成影响</w:t>
      </w:r>
      <w:r w:rsidRPr="00D135DD">
        <w:rPr>
          <w:rFonts w:ascii="Times New Roman" w:hAnsi="Times New Roman"/>
        </w:rPr>
        <w:t>。</w:t>
      </w:r>
    </w:p>
    <w:p w14:paraId="469F43DC" w14:textId="77777777" w:rsidR="00D814CE" w:rsidRPr="00D135DD" w:rsidRDefault="00D814CE" w:rsidP="00FC232D">
      <w:pPr>
        <w:pStyle w:val="3"/>
        <w:ind w:firstLine="643"/>
      </w:pPr>
      <w:r w:rsidRPr="00D135DD">
        <w:rPr>
          <w:rFonts w:hint="eastAsia"/>
        </w:rPr>
        <w:t>4.</w:t>
      </w:r>
      <w:r w:rsidRPr="00D135DD">
        <w:t xml:space="preserve"> </w:t>
      </w:r>
      <w:r w:rsidRPr="00D135DD">
        <w:rPr>
          <w:rFonts w:hint="eastAsia"/>
        </w:rPr>
        <w:t>所建议的系统</w:t>
      </w:r>
    </w:p>
    <w:p w14:paraId="66FB2217" w14:textId="77777777" w:rsidR="00D814CE" w:rsidRPr="00D135DD" w:rsidRDefault="00D814CE" w:rsidP="00D814CE">
      <w:pPr>
        <w:pStyle w:val="ab"/>
        <w:snapToGrid w:val="0"/>
        <w:ind w:firstLine="420"/>
        <w:rPr>
          <w:rFonts w:ascii="Times New Roman" w:hAnsi="Times New Roman"/>
        </w:rPr>
      </w:pPr>
      <w:r w:rsidRPr="00D135DD">
        <w:rPr>
          <w:rFonts w:ascii="Times New Roman" w:hAnsi="Times New Roman" w:hint="eastAsia"/>
        </w:rPr>
        <w:t xml:space="preserve">4.1 </w:t>
      </w:r>
      <w:r w:rsidRPr="00D135DD">
        <w:rPr>
          <w:rFonts w:ascii="Times New Roman" w:hAnsi="Times New Roman" w:hint="eastAsia"/>
        </w:rPr>
        <w:t>对所建议系统的说明</w:t>
      </w:r>
    </w:p>
    <w:p w14:paraId="449D520E" w14:textId="77777777" w:rsidR="00475572" w:rsidRPr="00D135DD" w:rsidRDefault="00D814CE" w:rsidP="00475572">
      <w:pPr>
        <w:pStyle w:val="ab"/>
        <w:keepNext/>
        <w:snapToGrid w:val="0"/>
        <w:ind w:firstLineChars="200" w:firstLine="420"/>
        <w:jc w:val="center"/>
        <w:rPr>
          <w:rFonts w:ascii="Times New Roman" w:hAnsi="Times New Roman"/>
        </w:rPr>
      </w:pPr>
      <w:r w:rsidRPr="00D135DD">
        <w:rPr>
          <w:rFonts w:ascii="Times New Roman" w:hAnsi="Times New Roman" w:cs="仿宋"/>
          <w:noProof/>
        </w:rPr>
        <w:drawing>
          <wp:inline distT="0" distB="0" distL="0" distR="0" wp14:anchorId="552C20DD" wp14:editId="246641CD">
            <wp:extent cx="3241964" cy="1582910"/>
            <wp:effectExtent l="0" t="0" r="0" b="0"/>
            <wp:docPr id="18" name="图片 18" descr="动态防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动态防御"/>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54115" cy="1588843"/>
                    </a:xfrm>
                    <a:prstGeom prst="rect">
                      <a:avLst/>
                    </a:prstGeom>
                    <a:noFill/>
                    <a:ln>
                      <a:noFill/>
                    </a:ln>
                  </pic:spPr>
                </pic:pic>
              </a:graphicData>
            </a:graphic>
          </wp:inline>
        </w:drawing>
      </w:r>
    </w:p>
    <w:p w14:paraId="4B57BE05" w14:textId="1820BC22" w:rsidR="00D814CE" w:rsidRPr="00D135DD" w:rsidRDefault="00475572" w:rsidP="00475572">
      <w:pPr>
        <w:pStyle w:val="af0"/>
        <w:ind w:firstLine="400"/>
        <w:jc w:val="center"/>
        <w:rPr>
          <w:rFonts w:ascii="Times New Roman" w:hAnsi="Times New Roman"/>
        </w:rPr>
      </w:pPr>
      <w:r w:rsidRPr="00D135DD">
        <w:rPr>
          <w:rFonts w:ascii="Times New Roman" w:hAnsi="Times New Roman" w:hint="eastAsia"/>
        </w:rPr>
        <w:t>图</w:t>
      </w:r>
      <w:r w:rsidRPr="00D135DD">
        <w:rPr>
          <w:rFonts w:ascii="Times New Roman" w:hAnsi="Times New Roman" w:hint="eastAsia"/>
        </w:rPr>
        <w:t xml:space="preserve">1- </w:t>
      </w:r>
      <w:r w:rsidRPr="00D135DD">
        <w:rPr>
          <w:rFonts w:ascii="Times New Roman" w:hAnsi="Times New Roman"/>
        </w:rPr>
        <w:fldChar w:fldCharType="begin"/>
      </w:r>
      <w:r w:rsidRPr="00D135DD">
        <w:rPr>
          <w:rFonts w:ascii="Times New Roman" w:hAnsi="Times New Roman"/>
        </w:rPr>
        <w:instrText xml:space="preserve"> </w:instrText>
      </w:r>
      <w:r w:rsidRPr="00D135DD">
        <w:rPr>
          <w:rFonts w:ascii="Times New Roman" w:hAnsi="Times New Roman" w:hint="eastAsia"/>
        </w:rPr>
        <w:instrText xml:space="preserve">SEQ </w:instrText>
      </w:r>
      <w:r w:rsidRPr="00D135DD">
        <w:rPr>
          <w:rFonts w:ascii="Times New Roman" w:hAnsi="Times New Roman" w:hint="eastAsia"/>
        </w:rPr>
        <w:instrText>图</w:instrText>
      </w:r>
      <w:r w:rsidRPr="00D135DD">
        <w:rPr>
          <w:rFonts w:ascii="Times New Roman" w:hAnsi="Times New Roman" w:hint="eastAsia"/>
        </w:rPr>
        <w:instrText>1- \* ARABIC</w:instrText>
      </w:r>
      <w:r w:rsidRPr="00D135DD">
        <w:rPr>
          <w:rFonts w:ascii="Times New Roman" w:hAnsi="Times New Roman"/>
        </w:rPr>
        <w:instrText xml:space="preserve"> </w:instrText>
      </w:r>
      <w:r w:rsidRPr="00D135DD">
        <w:rPr>
          <w:rFonts w:ascii="Times New Roman" w:hAnsi="Times New Roman"/>
        </w:rPr>
        <w:fldChar w:fldCharType="separate"/>
      </w:r>
      <w:r w:rsidR="007F628B" w:rsidRPr="00D135DD">
        <w:rPr>
          <w:rFonts w:ascii="Times New Roman" w:hAnsi="Times New Roman"/>
          <w:noProof/>
        </w:rPr>
        <w:t>1</w:t>
      </w:r>
      <w:r w:rsidRPr="00D135DD">
        <w:rPr>
          <w:rFonts w:ascii="Times New Roman" w:hAnsi="Times New Roman"/>
        </w:rPr>
        <w:fldChar w:fldCharType="end"/>
      </w:r>
      <w:r w:rsidRPr="00D135DD">
        <w:rPr>
          <w:rFonts w:ascii="Times New Roman" w:hAnsi="Times New Roman"/>
        </w:rPr>
        <w:t xml:space="preserve"> </w:t>
      </w:r>
      <w:r w:rsidRPr="00D135DD">
        <w:rPr>
          <w:rFonts w:ascii="Times New Roman" w:hAnsi="Times New Roman" w:hint="eastAsia"/>
        </w:rPr>
        <w:t>网络攻击</w:t>
      </w:r>
      <w:r w:rsidRPr="00D135DD">
        <w:rPr>
          <w:rFonts w:ascii="Times New Roman" w:hAnsi="Times New Roman"/>
        </w:rPr>
        <w:t>的前提</w:t>
      </w:r>
    </w:p>
    <w:p w14:paraId="01F70881" w14:textId="77777777" w:rsidR="00FE63EA" w:rsidRPr="00D135DD" w:rsidRDefault="00FE63EA" w:rsidP="00666D45">
      <w:pPr>
        <w:ind w:firstLine="480"/>
      </w:pPr>
    </w:p>
    <w:p w14:paraId="0021B4B7" w14:textId="77777777" w:rsidR="00D814CE" w:rsidRPr="00D135DD" w:rsidRDefault="00D814CE" w:rsidP="00D814CE">
      <w:pPr>
        <w:pStyle w:val="ab"/>
        <w:snapToGrid w:val="0"/>
        <w:ind w:firstLineChars="200" w:firstLine="420"/>
        <w:rPr>
          <w:rFonts w:ascii="Times New Roman" w:hAnsi="Times New Roman"/>
        </w:rPr>
      </w:pPr>
      <w:r w:rsidRPr="00D135DD">
        <w:rPr>
          <w:rFonts w:ascii="Times New Roman" w:hAnsi="Times New Roman" w:cs="仿宋" w:hint="eastAsia"/>
          <w:noProof/>
        </w:rPr>
        <w:t>一般网站</w:t>
      </w:r>
      <w:r w:rsidRPr="00D135DD">
        <w:rPr>
          <w:rFonts w:ascii="Times New Roman" w:hAnsi="Times New Roman" w:cs="仿宋"/>
          <w:noProof/>
        </w:rPr>
        <w:t>直接提供</w:t>
      </w:r>
      <w:r w:rsidRPr="00D135DD">
        <w:rPr>
          <w:rFonts w:ascii="Times New Roman" w:hAnsi="Times New Roman" w:cs="仿宋" w:hint="eastAsia"/>
          <w:noProof/>
        </w:rPr>
        <w:t>服务</w:t>
      </w:r>
      <w:r w:rsidRPr="00D135DD">
        <w:rPr>
          <w:rFonts w:ascii="Times New Roman" w:hAnsi="Times New Roman" w:cs="仿宋"/>
          <w:noProof/>
        </w:rPr>
        <w:t>，所有资源文件都对用户开放</w:t>
      </w:r>
      <w:r w:rsidRPr="00D135DD">
        <w:rPr>
          <w:rFonts w:ascii="Times New Roman" w:hAnsi="Times New Roman" w:cs="仿宋" w:hint="eastAsia"/>
          <w:noProof/>
        </w:rPr>
        <w:t>。基于目前网页开发架构和开发语言，网页应用最主要的一个特点是：客户端对服务器进行的请求和访问，返回页面在客户端网页代码中可以看到大量除屏幕展现的信息之外的参数名和参数信息．而获得这些信息正是网页攻击的最重要的一步．</w:t>
      </w:r>
    </w:p>
    <w:p w14:paraId="281E7D5D" w14:textId="77777777" w:rsidR="00D814CE" w:rsidRPr="00D135DD" w:rsidRDefault="00D814CE" w:rsidP="00D814CE">
      <w:pPr>
        <w:pStyle w:val="ab"/>
        <w:snapToGrid w:val="0"/>
        <w:ind w:firstLineChars="200" w:firstLine="420"/>
        <w:rPr>
          <w:rFonts w:ascii="Times New Roman" w:hAnsi="Times New Roman"/>
        </w:rPr>
      </w:pPr>
    </w:p>
    <w:p w14:paraId="34BC2B0F" w14:textId="77777777" w:rsidR="00D814CE" w:rsidRPr="00D135DD" w:rsidRDefault="00D814CE" w:rsidP="00D814CE">
      <w:pPr>
        <w:pStyle w:val="ab"/>
        <w:snapToGrid w:val="0"/>
        <w:ind w:firstLine="420"/>
        <w:rPr>
          <w:rFonts w:ascii="Times New Roman" w:hAnsi="Times New Roman"/>
        </w:rPr>
      </w:pPr>
      <w:r w:rsidRPr="00D135DD">
        <w:rPr>
          <w:rFonts w:ascii="Times New Roman" w:hAnsi="Times New Roman" w:hint="eastAsia"/>
        </w:rPr>
        <w:t>4.2</w:t>
      </w:r>
      <w:r w:rsidRPr="00D135DD">
        <w:rPr>
          <w:rFonts w:ascii="Times New Roman" w:hAnsi="Times New Roman"/>
        </w:rPr>
        <w:t xml:space="preserve"> </w:t>
      </w:r>
      <w:r w:rsidRPr="00D135DD">
        <w:rPr>
          <w:rFonts w:ascii="Times New Roman" w:hAnsi="Times New Roman" w:hint="eastAsia"/>
        </w:rPr>
        <w:t>处理流程和数据流程。</w:t>
      </w:r>
    </w:p>
    <w:p w14:paraId="31CCB13F" w14:textId="77777777" w:rsidR="00D814CE" w:rsidRPr="00D135DD" w:rsidRDefault="00D814CE" w:rsidP="00D814CE">
      <w:pPr>
        <w:pStyle w:val="ab"/>
        <w:snapToGrid w:val="0"/>
        <w:ind w:firstLineChars="200" w:firstLine="420"/>
        <w:rPr>
          <w:rFonts w:ascii="Times New Roman" w:hAnsi="Times New Roman"/>
        </w:rPr>
      </w:pPr>
    </w:p>
    <w:p w14:paraId="6646307D" w14:textId="77777777" w:rsidR="007F628B" w:rsidRPr="00D135DD" w:rsidRDefault="007F628B" w:rsidP="007F628B">
      <w:pPr>
        <w:pStyle w:val="ab"/>
        <w:keepNext/>
        <w:snapToGrid w:val="0"/>
        <w:ind w:firstLineChars="200" w:firstLine="420"/>
        <w:jc w:val="center"/>
        <w:rPr>
          <w:rFonts w:ascii="Times New Roman" w:hAnsi="Times New Roman"/>
        </w:rPr>
      </w:pPr>
      <w:r w:rsidRPr="00D135DD">
        <w:rPr>
          <w:rFonts w:ascii="Times New Roman" w:hAnsi="Times New Roman"/>
        </w:rPr>
        <w:object w:dxaOrig="12390" w:dyaOrig="1785" w14:anchorId="5923DA07">
          <v:shape id="_x0000_i1025" type="#_x0000_t75" style="width:339.75pt;height:49.5pt" o:ole="">
            <v:imagedata r:id="rId37" o:title=""/>
          </v:shape>
          <o:OLEObject Type="Embed" ProgID="Visio.Drawing.15" ShapeID="_x0000_i1025" DrawAspect="Content" ObjectID="_1618743331" r:id="rId38"/>
        </w:object>
      </w:r>
    </w:p>
    <w:p w14:paraId="14B88CB7" w14:textId="706CD8AD" w:rsidR="00D814CE" w:rsidRPr="00D135DD" w:rsidRDefault="007F628B" w:rsidP="007F628B">
      <w:pPr>
        <w:pStyle w:val="af0"/>
        <w:ind w:firstLine="400"/>
        <w:jc w:val="center"/>
        <w:rPr>
          <w:rFonts w:ascii="Times New Roman" w:hAnsi="Times New Roman"/>
        </w:rPr>
      </w:pPr>
      <w:r w:rsidRPr="00D135DD">
        <w:rPr>
          <w:rFonts w:ascii="Times New Roman" w:hAnsi="Times New Roman" w:hint="eastAsia"/>
        </w:rPr>
        <w:t>图</w:t>
      </w:r>
      <w:r w:rsidRPr="00D135DD">
        <w:rPr>
          <w:rFonts w:ascii="Times New Roman" w:hAnsi="Times New Roman" w:hint="eastAsia"/>
        </w:rPr>
        <w:t xml:space="preserve">1- </w:t>
      </w:r>
      <w:r w:rsidRPr="00D135DD">
        <w:rPr>
          <w:rFonts w:ascii="Times New Roman" w:hAnsi="Times New Roman"/>
        </w:rPr>
        <w:fldChar w:fldCharType="begin"/>
      </w:r>
      <w:r w:rsidRPr="00D135DD">
        <w:rPr>
          <w:rFonts w:ascii="Times New Roman" w:hAnsi="Times New Roman"/>
        </w:rPr>
        <w:instrText xml:space="preserve"> </w:instrText>
      </w:r>
      <w:r w:rsidRPr="00D135DD">
        <w:rPr>
          <w:rFonts w:ascii="Times New Roman" w:hAnsi="Times New Roman" w:hint="eastAsia"/>
        </w:rPr>
        <w:instrText xml:space="preserve">SEQ </w:instrText>
      </w:r>
      <w:r w:rsidRPr="00D135DD">
        <w:rPr>
          <w:rFonts w:ascii="Times New Roman" w:hAnsi="Times New Roman" w:hint="eastAsia"/>
        </w:rPr>
        <w:instrText>图</w:instrText>
      </w:r>
      <w:r w:rsidRPr="00D135DD">
        <w:rPr>
          <w:rFonts w:ascii="Times New Roman" w:hAnsi="Times New Roman" w:hint="eastAsia"/>
        </w:rPr>
        <w:instrText>1- \* ARABIC</w:instrText>
      </w:r>
      <w:r w:rsidRPr="00D135DD">
        <w:rPr>
          <w:rFonts w:ascii="Times New Roman" w:hAnsi="Times New Roman"/>
        </w:rPr>
        <w:instrText xml:space="preserve"> </w:instrText>
      </w:r>
      <w:r w:rsidRPr="00D135DD">
        <w:rPr>
          <w:rFonts w:ascii="Times New Roman" w:hAnsi="Times New Roman"/>
        </w:rPr>
        <w:fldChar w:fldCharType="separate"/>
      </w:r>
      <w:r w:rsidRPr="00D135DD">
        <w:rPr>
          <w:rFonts w:ascii="Times New Roman" w:hAnsi="Times New Roman"/>
          <w:noProof/>
        </w:rPr>
        <w:t>2</w:t>
      </w:r>
      <w:r w:rsidRPr="00D135DD">
        <w:rPr>
          <w:rFonts w:ascii="Times New Roman" w:hAnsi="Times New Roman"/>
        </w:rPr>
        <w:fldChar w:fldCharType="end"/>
      </w:r>
      <w:r w:rsidRPr="00D135DD">
        <w:rPr>
          <w:rFonts w:ascii="Times New Roman" w:hAnsi="Times New Roman"/>
        </w:rPr>
        <w:t xml:space="preserve"> Nginx</w:t>
      </w:r>
      <w:r w:rsidR="00A60374" w:rsidRPr="00D135DD">
        <w:rPr>
          <w:rFonts w:ascii="Times New Roman" w:hAnsi="Times New Roman"/>
        </w:rPr>
        <w:t>反向代理</w:t>
      </w:r>
    </w:p>
    <w:p w14:paraId="06FAFF42" w14:textId="77777777" w:rsidR="00D814CE" w:rsidRPr="00D135DD" w:rsidRDefault="00D814CE" w:rsidP="00D814CE">
      <w:pPr>
        <w:pStyle w:val="ab"/>
        <w:snapToGrid w:val="0"/>
        <w:ind w:firstLineChars="200" w:firstLine="420"/>
        <w:rPr>
          <w:rFonts w:ascii="Times New Roman" w:hAnsi="Times New Roman"/>
        </w:rPr>
      </w:pPr>
    </w:p>
    <w:p w14:paraId="661F31FC" w14:textId="77777777" w:rsidR="00D814CE" w:rsidRPr="00D135DD" w:rsidRDefault="00D814CE" w:rsidP="00D814CE">
      <w:pPr>
        <w:pStyle w:val="ab"/>
        <w:snapToGrid w:val="0"/>
        <w:ind w:firstLine="420"/>
        <w:rPr>
          <w:rFonts w:ascii="Times New Roman" w:hAnsi="Times New Roman"/>
        </w:rPr>
      </w:pPr>
      <w:r w:rsidRPr="00D135DD">
        <w:rPr>
          <w:rFonts w:ascii="Times New Roman" w:hAnsi="Times New Roman" w:hint="eastAsia"/>
        </w:rPr>
        <w:t xml:space="preserve">4.3 </w:t>
      </w:r>
      <w:r w:rsidRPr="00D135DD">
        <w:rPr>
          <w:rFonts w:ascii="Times New Roman" w:hAnsi="Times New Roman" w:hint="eastAsia"/>
        </w:rPr>
        <w:t>改进之处</w:t>
      </w:r>
    </w:p>
    <w:p w14:paraId="55CD746D" w14:textId="77777777" w:rsidR="00D814CE" w:rsidRPr="00D135DD" w:rsidRDefault="00D814CE" w:rsidP="00D814CE">
      <w:pPr>
        <w:pStyle w:val="ab"/>
        <w:snapToGrid w:val="0"/>
        <w:ind w:firstLineChars="200" w:firstLine="420"/>
        <w:rPr>
          <w:rFonts w:ascii="Times New Roman" w:hAnsi="Times New Roman"/>
        </w:rPr>
      </w:pPr>
      <w:r w:rsidRPr="00D135DD">
        <w:rPr>
          <w:rFonts w:ascii="Times New Roman" w:hAnsi="Times New Roman" w:hint="eastAsia"/>
        </w:rPr>
        <w:t>不需要</w:t>
      </w:r>
      <w:r w:rsidRPr="00D135DD">
        <w:rPr>
          <w:rFonts w:ascii="Times New Roman" w:hAnsi="Times New Roman"/>
        </w:rPr>
        <w:t>实施监督</w:t>
      </w:r>
    </w:p>
    <w:p w14:paraId="45F8584F" w14:textId="7D77D8D6" w:rsidR="00D814CE" w:rsidRPr="00D135DD" w:rsidRDefault="00D814CE" w:rsidP="00D814CE">
      <w:pPr>
        <w:pStyle w:val="ab"/>
        <w:snapToGrid w:val="0"/>
        <w:ind w:firstLineChars="200" w:firstLine="420"/>
        <w:rPr>
          <w:rFonts w:ascii="Times New Roman" w:hAnsi="Times New Roman"/>
        </w:rPr>
      </w:pPr>
      <w:r w:rsidRPr="00D135DD">
        <w:rPr>
          <w:rFonts w:ascii="Times New Roman" w:hAnsi="Times New Roman" w:hint="eastAsia"/>
        </w:rPr>
        <w:t>将</w:t>
      </w:r>
      <w:r w:rsidRPr="00D135DD">
        <w:rPr>
          <w:rFonts w:ascii="Times New Roman" w:hAnsi="Times New Roman"/>
        </w:rPr>
        <w:t>不必要的请求带来的压力加诸反向代理服务器上</w:t>
      </w:r>
      <w:r w:rsidRPr="00D135DD">
        <w:rPr>
          <w:rFonts w:ascii="Times New Roman" w:hAnsi="Times New Roman" w:hint="eastAsia"/>
        </w:rPr>
        <w:t>。</w:t>
      </w:r>
    </w:p>
    <w:p w14:paraId="636098F4" w14:textId="77777777" w:rsidR="00D814CE" w:rsidRPr="00D135DD" w:rsidRDefault="00D814CE" w:rsidP="00D814CE">
      <w:pPr>
        <w:pStyle w:val="ab"/>
        <w:snapToGrid w:val="0"/>
        <w:ind w:firstLineChars="200" w:firstLine="420"/>
        <w:rPr>
          <w:rFonts w:ascii="Times New Roman" w:hAnsi="Times New Roman"/>
        </w:rPr>
      </w:pPr>
    </w:p>
    <w:p w14:paraId="0BD8A2B5" w14:textId="77777777" w:rsidR="00D814CE" w:rsidRPr="00D135DD" w:rsidRDefault="00D814CE" w:rsidP="00D814CE">
      <w:pPr>
        <w:pStyle w:val="ab"/>
        <w:snapToGrid w:val="0"/>
        <w:ind w:firstLine="420"/>
        <w:rPr>
          <w:rFonts w:ascii="Times New Roman" w:hAnsi="Times New Roman"/>
        </w:rPr>
      </w:pPr>
      <w:r w:rsidRPr="00D135DD">
        <w:rPr>
          <w:rFonts w:ascii="Times New Roman" w:hAnsi="Times New Roman" w:hint="eastAsia"/>
        </w:rPr>
        <w:t>4.4</w:t>
      </w:r>
      <w:r w:rsidRPr="00D135DD">
        <w:rPr>
          <w:rFonts w:ascii="Times New Roman" w:hAnsi="Times New Roman"/>
        </w:rPr>
        <w:t xml:space="preserve"> </w:t>
      </w:r>
      <w:r w:rsidRPr="00D135DD">
        <w:rPr>
          <w:rFonts w:ascii="Times New Roman" w:hAnsi="Times New Roman" w:hint="eastAsia"/>
        </w:rPr>
        <w:t>影响</w:t>
      </w:r>
    </w:p>
    <w:p w14:paraId="10E6B9F8" w14:textId="77777777" w:rsidR="00D814CE" w:rsidRPr="00D135DD" w:rsidRDefault="00D814CE" w:rsidP="00D814CE">
      <w:pPr>
        <w:pStyle w:val="ab"/>
        <w:snapToGrid w:val="0"/>
        <w:ind w:firstLineChars="200" w:firstLine="420"/>
        <w:rPr>
          <w:rFonts w:ascii="Times New Roman" w:hAnsi="Times New Roman"/>
        </w:rPr>
      </w:pPr>
      <w:r w:rsidRPr="00D135DD">
        <w:rPr>
          <w:rFonts w:ascii="Times New Roman" w:hAnsi="Times New Roman" w:hint="eastAsia"/>
        </w:rPr>
        <w:t>对</w:t>
      </w:r>
      <w:r w:rsidRPr="00D135DD">
        <w:rPr>
          <w:rFonts w:ascii="Times New Roman" w:hAnsi="Times New Roman"/>
        </w:rPr>
        <w:t>现有设备的影响是需要</w:t>
      </w:r>
      <w:r w:rsidRPr="00D135DD">
        <w:rPr>
          <w:rFonts w:ascii="Times New Roman" w:hAnsi="Times New Roman" w:hint="eastAsia"/>
        </w:rPr>
        <w:t>添加</w:t>
      </w:r>
      <w:r w:rsidRPr="00D135DD">
        <w:rPr>
          <w:rFonts w:ascii="Times New Roman" w:hAnsi="Times New Roman"/>
        </w:rPr>
        <w:t>反向代理功能</w:t>
      </w:r>
      <w:r w:rsidRPr="00D135DD">
        <w:rPr>
          <w:rFonts w:ascii="Times New Roman" w:hAnsi="Times New Roman" w:hint="eastAsia"/>
        </w:rPr>
        <w:t>。</w:t>
      </w:r>
    </w:p>
    <w:p w14:paraId="7E792C1E" w14:textId="77777777" w:rsidR="00D814CE" w:rsidRPr="00D135DD" w:rsidRDefault="00D814CE" w:rsidP="00D814CE">
      <w:pPr>
        <w:pStyle w:val="ab"/>
        <w:snapToGrid w:val="0"/>
        <w:ind w:firstLine="420"/>
        <w:rPr>
          <w:rFonts w:ascii="Times New Roman" w:hAnsi="Times New Roman"/>
        </w:rPr>
      </w:pPr>
      <w:r w:rsidRPr="00D135DD">
        <w:rPr>
          <w:rFonts w:ascii="Times New Roman" w:hAnsi="Times New Roman" w:hint="eastAsia"/>
        </w:rPr>
        <w:t>4.4.1.</w:t>
      </w:r>
      <w:r w:rsidRPr="00D135DD">
        <w:rPr>
          <w:rFonts w:ascii="Times New Roman" w:hAnsi="Times New Roman" w:hint="eastAsia"/>
        </w:rPr>
        <w:t>对设备的影响</w:t>
      </w:r>
    </w:p>
    <w:p w14:paraId="099E709D" w14:textId="77777777" w:rsidR="00D814CE" w:rsidRPr="00D135DD" w:rsidRDefault="00D814CE" w:rsidP="00666D45">
      <w:pPr>
        <w:pStyle w:val="ab"/>
        <w:snapToGrid w:val="0"/>
        <w:ind w:firstLineChars="200" w:firstLine="420"/>
        <w:rPr>
          <w:rFonts w:ascii="Times New Roman" w:hAnsi="Times New Roman"/>
        </w:rPr>
      </w:pPr>
      <w:r w:rsidRPr="00D135DD">
        <w:rPr>
          <w:rFonts w:ascii="Times New Roman" w:hAnsi="Times New Roman" w:hint="eastAsia"/>
        </w:rPr>
        <w:t>使用</w:t>
      </w:r>
      <w:r w:rsidRPr="00D135DD">
        <w:rPr>
          <w:rFonts w:ascii="Times New Roman" w:hAnsi="Times New Roman"/>
        </w:rPr>
        <w:t>Nginx</w:t>
      </w:r>
      <w:r w:rsidRPr="00D135DD">
        <w:rPr>
          <w:rFonts w:ascii="Times New Roman" w:hAnsi="Times New Roman"/>
        </w:rPr>
        <w:t>服务器进行反向代理</w:t>
      </w:r>
    </w:p>
    <w:p w14:paraId="1E52F84D" w14:textId="77777777" w:rsidR="00D814CE" w:rsidRPr="00D135DD" w:rsidRDefault="00D814CE" w:rsidP="00D814CE">
      <w:pPr>
        <w:pStyle w:val="ab"/>
        <w:snapToGrid w:val="0"/>
        <w:ind w:firstLine="420"/>
        <w:rPr>
          <w:rFonts w:ascii="Times New Roman" w:hAnsi="Times New Roman"/>
        </w:rPr>
      </w:pPr>
      <w:r w:rsidRPr="00D135DD">
        <w:rPr>
          <w:rFonts w:ascii="Times New Roman" w:hAnsi="Times New Roman" w:hint="eastAsia"/>
        </w:rPr>
        <w:t>4.4.2.</w:t>
      </w:r>
      <w:r w:rsidRPr="00D135DD">
        <w:rPr>
          <w:rFonts w:ascii="Times New Roman" w:hAnsi="Times New Roman" w:hint="eastAsia"/>
        </w:rPr>
        <w:t>对软件的影响</w:t>
      </w:r>
    </w:p>
    <w:p w14:paraId="700C5D77" w14:textId="77777777" w:rsidR="00D814CE" w:rsidRPr="00D135DD" w:rsidRDefault="00D814CE" w:rsidP="00666D45">
      <w:pPr>
        <w:pStyle w:val="ab"/>
        <w:snapToGrid w:val="0"/>
        <w:ind w:firstLineChars="200" w:firstLine="420"/>
        <w:rPr>
          <w:rFonts w:ascii="Times New Roman" w:hAnsi="Times New Roman"/>
        </w:rPr>
      </w:pPr>
      <w:r w:rsidRPr="00D135DD">
        <w:rPr>
          <w:rFonts w:ascii="Times New Roman" w:hAnsi="Times New Roman" w:hint="eastAsia"/>
        </w:rPr>
        <w:t>两者之间没有交集</w:t>
      </w:r>
    </w:p>
    <w:p w14:paraId="256A809D" w14:textId="77777777" w:rsidR="00D814CE" w:rsidRPr="00D135DD" w:rsidRDefault="00D814CE" w:rsidP="00D814CE">
      <w:pPr>
        <w:pStyle w:val="ab"/>
        <w:snapToGrid w:val="0"/>
        <w:ind w:firstLine="420"/>
        <w:rPr>
          <w:rFonts w:ascii="Times New Roman" w:hAnsi="Times New Roman"/>
        </w:rPr>
      </w:pPr>
      <w:r w:rsidRPr="00D135DD">
        <w:rPr>
          <w:rFonts w:ascii="Times New Roman" w:hAnsi="Times New Roman" w:hint="eastAsia"/>
        </w:rPr>
        <w:t>4.4.3.</w:t>
      </w:r>
      <w:r w:rsidRPr="00D135DD">
        <w:rPr>
          <w:rFonts w:ascii="Times New Roman" w:hAnsi="Times New Roman" w:hint="eastAsia"/>
        </w:rPr>
        <w:t>对用户单位机构的影响</w:t>
      </w:r>
    </w:p>
    <w:p w14:paraId="01D4CD8C" w14:textId="77777777" w:rsidR="00D814CE" w:rsidRPr="00D135DD" w:rsidRDefault="00D814CE" w:rsidP="00666D45">
      <w:pPr>
        <w:pStyle w:val="ab"/>
        <w:snapToGrid w:val="0"/>
        <w:ind w:firstLineChars="200" w:firstLine="420"/>
        <w:rPr>
          <w:rFonts w:ascii="Times New Roman" w:hAnsi="Times New Roman"/>
        </w:rPr>
      </w:pPr>
      <w:r w:rsidRPr="00D135DD">
        <w:rPr>
          <w:rFonts w:ascii="Times New Roman" w:hAnsi="Times New Roman" w:hint="eastAsia"/>
        </w:rPr>
        <w:t>通过了解</w:t>
      </w:r>
      <w:r w:rsidRPr="00D135DD">
        <w:rPr>
          <w:rFonts w:ascii="Times New Roman" w:hAnsi="Times New Roman"/>
        </w:rPr>
        <w:t>Nginx</w:t>
      </w:r>
      <w:r w:rsidRPr="00D135DD">
        <w:rPr>
          <w:rFonts w:ascii="Times New Roman" w:hAnsi="Times New Roman"/>
        </w:rPr>
        <w:t>，并使用本模块，减轻开发人员在安全方面的额外设计，并且，作为开源免费，使用方便，作为其中一个模块，灵活易用。</w:t>
      </w:r>
    </w:p>
    <w:p w14:paraId="5BDE2469" w14:textId="77777777" w:rsidR="00D814CE" w:rsidRPr="00D135DD" w:rsidRDefault="00D814CE" w:rsidP="00D814CE">
      <w:pPr>
        <w:pStyle w:val="ab"/>
        <w:snapToGrid w:val="0"/>
        <w:ind w:firstLine="420"/>
        <w:rPr>
          <w:rFonts w:ascii="Times New Roman" w:hAnsi="Times New Roman"/>
        </w:rPr>
      </w:pPr>
      <w:r w:rsidRPr="00D135DD">
        <w:rPr>
          <w:rFonts w:ascii="Times New Roman" w:hAnsi="Times New Roman" w:hint="eastAsia"/>
        </w:rPr>
        <w:t>4.4.4.</w:t>
      </w:r>
      <w:r w:rsidRPr="00D135DD">
        <w:rPr>
          <w:rFonts w:ascii="Times New Roman" w:hAnsi="Times New Roman" w:hint="eastAsia"/>
        </w:rPr>
        <w:t>对系统运行过程的影响</w:t>
      </w:r>
    </w:p>
    <w:p w14:paraId="7427C4F5" w14:textId="77777777" w:rsidR="00D814CE" w:rsidRPr="00D135DD" w:rsidRDefault="00D814CE" w:rsidP="00666D45">
      <w:pPr>
        <w:pStyle w:val="ab"/>
        <w:snapToGrid w:val="0"/>
        <w:ind w:firstLineChars="200" w:firstLine="420"/>
        <w:rPr>
          <w:rFonts w:ascii="Times New Roman" w:hAnsi="Times New Roman"/>
        </w:rPr>
      </w:pPr>
      <w:r w:rsidRPr="00D135DD">
        <w:rPr>
          <w:rFonts w:ascii="Times New Roman" w:hAnsi="Times New Roman" w:hint="eastAsia"/>
        </w:rPr>
        <w:t>本系统理想目标对</w:t>
      </w:r>
      <w:r w:rsidRPr="00D135DD">
        <w:rPr>
          <w:rFonts w:ascii="Times New Roman" w:hAnsi="Times New Roman"/>
        </w:rPr>
        <w:t>网站与用户之间的业务没有任何</w:t>
      </w:r>
      <w:r w:rsidRPr="00D135DD">
        <w:rPr>
          <w:rFonts w:ascii="Times New Roman" w:hAnsi="Times New Roman" w:hint="eastAsia"/>
        </w:rPr>
        <w:t>影响</w:t>
      </w:r>
      <w:r w:rsidRPr="00D135DD">
        <w:rPr>
          <w:rFonts w:ascii="Times New Roman" w:hAnsi="Times New Roman"/>
        </w:rPr>
        <w:t>。</w:t>
      </w:r>
    </w:p>
    <w:p w14:paraId="34BBE2AA" w14:textId="77777777" w:rsidR="00D814CE" w:rsidRPr="00D135DD" w:rsidRDefault="00D814CE" w:rsidP="00D814CE">
      <w:pPr>
        <w:pStyle w:val="ab"/>
        <w:snapToGrid w:val="0"/>
        <w:ind w:firstLine="420"/>
        <w:rPr>
          <w:rFonts w:ascii="Times New Roman" w:hAnsi="Times New Roman"/>
        </w:rPr>
      </w:pPr>
      <w:r w:rsidRPr="00D135DD">
        <w:rPr>
          <w:rFonts w:ascii="Times New Roman" w:hAnsi="Times New Roman" w:hint="eastAsia"/>
        </w:rPr>
        <w:t>4.4.5.</w:t>
      </w:r>
      <w:r w:rsidRPr="00D135DD">
        <w:rPr>
          <w:rFonts w:ascii="Times New Roman" w:hAnsi="Times New Roman" w:hint="eastAsia"/>
        </w:rPr>
        <w:t>对开发的影响</w:t>
      </w:r>
    </w:p>
    <w:p w14:paraId="26F370BF" w14:textId="77777777" w:rsidR="00D814CE" w:rsidRPr="00D135DD" w:rsidRDefault="00D814CE" w:rsidP="00666D45">
      <w:pPr>
        <w:pStyle w:val="ab"/>
        <w:snapToGrid w:val="0"/>
        <w:ind w:firstLineChars="200" w:firstLine="420"/>
        <w:rPr>
          <w:rFonts w:ascii="Times New Roman" w:hAnsi="Times New Roman"/>
        </w:rPr>
      </w:pPr>
      <w:r w:rsidRPr="00D135DD">
        <w:rPr>
          <w:rFonts w:ascii="Times New Roman" w:hAnsi="Times New Roman" w:hint="eastAsia"/>
        </w:rPr>
        <w:t>本系统</w:t>
      </w:r>
      <w:r w:rsidRPr="00D135DD">
        <w:rPr>
          <w:rFonts w:ascii="Times New Roman" w:hAnsi="Times New Roman"/>
        </w:rPr>
        <w:t>理想目标对开发没有任何影响。</w:t>
      </w:r>
    </w:p>
    <w:p w14:paraId="643912D2" w14:textId="77777777" w:rsidR="00D814CE" w:rsidRPr="00D135DD" w:rsidRDefault="00D814CE" w:rsidP="00D814CE">
      <w:pPr>
        <w:pStyle w:val="ab"/>
        <w:snapToGrid w:val="0"/>
        <w:ind w:firstLine="420"/>
        <w:rPr>
          <w:rFonts w:ascii="Times New Roman" w:hAnsi="Times New Roman"/>
        </w:rPr>
      </w:pPr>
      <w:r w:rsidRPr="00D135DD">
        <w:rPr>
          <w:rFonts w:ascii="Times New Roman" w:hAnsi="Times New Roman" w:hint="eastAsia"/>
        </w:rPr>
        <w:t>4.4.6.</w:t>
      </w:r>
      <w:r w:rsidRPr="00D135DD">
        <w:rPr>
          <w:rFonts w:ascii="Times New Roman" w:hAnsi="Times New Roman" w:hint="eastAsia"/>
        </w:rPr>
        <w:t>对地点和设施的影响</w:t>
      </w:r>
    </w:p>
    <w:p w14:paraId="7C93EE68" w14:textId="77777777" w:rsidR="00D814CE" w:rsidRPr="00D135DD" w:rsidRDefault="00D814CE" w:rsidP="00666D45">
      <w:pPr>
        <w:pStyle w:val="ab"/>
        <w:snapToGrid w:val="0"/>
        <w:ind w:firstLineChars="200" w:firstLine="420"/>
        <w:rPr>
          <w:rFonts w:ascii="Times New Roman" w:hAnsi="Times New Roman"/>
        </w:rPr>
      </w:pPr>
      <w:r w:rsidRPr="00D135DD">
        <w:rPr>
          <w:rFonts w:ascii="Times New Roman" w:hAnsi="Times New Roman" w:hint="eastAsia"/>
        </w:rPr>
        <w:t>需要部署额外</w:t>
      </w:r>
      <w:r w:rsidRPr="00D135DD">
        <w:rPr>
          <w:rFonts w:ascii="Times New Roman" w:hAnsi="Times New Roman"/>
        </w:rPr>
        <w:t>的反向代理服务器</w:t>
      </w:r>
      <w:r w:rsidRPr="00D135DD">
        <w:rPr>
          <w:rFonts w:ascii="Times New Roman" w:hAnsi="Times New Roman" w:hint="eastAsia"/>
        </w:rPr>
        <w:t>。</w:t>
      </w:r>
    </w:p>
    <w:p w14:paraId="522E101B" w14:textId="77777777" w:rsidR="00D814CE" w:rsidRPr="00D135DD" w:rsidRDefault="00D814CE" w:rsidP="00D814CE">
      <w:pPr>
        <w:pStyle w:val="ab"/>
        <w:snapToGrid w:val="0"/>
        <w:ind w:firstLine="420"/>
        <w:rPr>
          <w:rFonts w:ascii="Times New Roman" w:hAnsi="Times New Roman"/>
        </w:rPr>
      </w:pPr>
      <w:r w:rsidRPr="00D135DD">
        <w:rPr>
          <w:rFonts w:ascii="Times New Roman" w:hAnsi="Times New Roman" w:hint="eastAsia"/>
        </w:rPr>
        <w:t>4.4.7.</w:t>
      </w:r>
      <w:r w:rsidRPr="00D135DD">
        <w:rPr>
          <w:rFonts w:ascii="Times New Roman" w:hAnsi="Times New Roman" w:hint="eastAsia"/>
        </w:rPr>
        <w:t>对经费开支的影响</w:t>
      </w:r>
    </w:p>
    <w:p w14:paraId="4C2CAD41" w14:textId="77777777" w:rsidR="00D814CE" w:rsidRPr="00D135DD" w:rsidRDefault="00D814CE" w:rsidP="00666D45">
      <w:pPr>
        <w:pStyle w:val="ab"/>
        <w:snapToGrid w:val="0"/>
        <w:ind w:firstLineChars="200" w:firstLine="420"/>
        <w:rPr>
          <w:rFonts w:ascii="Times New Roman" w:hAnsi="Times New Roman"/>
        </w:rPr>
      </w:pPr>
      <w:r w:rsidRPr="00D135DD">
        <w:rPr>
          <w:rFonts w:ascii="Times New Roman" w:hAnsi="Times New Roman" w:hint="eastAsia"/>
        </w:rPr>
        <w:t>经费支出用于</w:t>
      </w:r>
      <w:r w:rsidRPr="00D135DD">
        <w:rPr>
          <w:rFonts w:ascii="Times New Roman" w:hAnsi="Times New Roman"/>
        </w:rPr>
        <w:t>反向代理服务器相关软硬件</w:t>
      </w:r>
      <w:r w:rsidRPr="00D135DD">
        <w:rPr>
          <w:rFonts w:ascii="Times New Roman" w:hAnsi="Times New Roman" w:hint="eastAsia"/>
        </w:rPr>
        <w:t>后期</w:t>
      </w:r>
      <w:r w:rsidRPr="00D135DD">
        <w:rPr>
          <w:rFonts w:ascii="Times New Roman" w:hAnsi="Times New Roman"/>
        </w:rPr>
        <w:t>维护。</w:t>
      </w:r>
    </w:p>
    <w:p w14:paraId="68FF8175" w14:textId="77777777" w:rsidR="00D814CE" w:rsidRPr="00D135DD" w:rsidRDefault="00D814CE" w:rsidP="00D814CE">
      <w:pPr>
        <w:pStyle w:val="ab"/>
        <w:snapToGrid w:val="0"/>
        <w:ind w:firstLineChars="300" w:firstLine="630"/>
        <w:rPr>
          <w:rFonts w:ascii="Times New Roman" w:hAnsi="Times New Roman"/>
        </w:rPr>
      </w:pPr>
    </w:p>
    <w:p w14:paraId="2D166675" w14:textId="77777777" w:rsidR="00D814CE" w:rsidRPr="00D135DD" w:rsidRDefault="00D814CE" w:rsidP="00D814CE">
      <w:pPr>
        <w:pStyle w:val="ab"/>
        <w:snapToGrid w:val="0"/>
        <w:ind w:firstLine="420"/>
        <w:rPr>
          <w:rFonts w:ascii="Times New Roman" w:hAnsi="Times New Roman"/>
        </w:rPr>
      </w:pPr>
      <w:r w:rsidRPr="00D135DD">
        <w:rPr>
          <w:rFonts w:ascii="Times New Roman" w:hAnsi="Times New Roman" w:hint="eastAsia"/>
        </w:rPr>
        <w:t>4.5</w:t>
      </w:r>
      <w:r w:rsidRPr="00D135DD">
        <w:rPr>
          <w:rFonts w:ascii="Times New Roman" w:hAnsi="Times New Roman"/>
        </w:rPr>
        <w:t xml:space="preserve"> </w:t>
      </w:r>
      <w:r w:rsidRPr="00D135DD">
        <w:rPr>
          <w:rFonts w:ascii="Times New Roman" w:hAnsi="Times New Roman" w:hint="eastAsia"/>
        </w:rPr>
        <w:t>技术条件方面的可能性</w:t>
      </w:r>
    </w:p>
    <w:p w14:paraId="4F656122" w14:textId="3C526C9A" w:rsidR="00D814CE" w:rsidRPr="00D135DD" w:rsidRDefault="00D814CE" w:rsidP="00D814CE">
      <w:pPr>
        <w:pStyle w:val="ab"/>
        <w:snapToGrid w:val="0"/>
        <w:ind w:firstLineChars="200" w:firstLine="420"/>
        <w:rPr>
          <w:rFonts w:ascii="Times New Roman" w:hAnsi="Times New Roman"/>
        </w:rPr>
      </w:pPr>
      <w:r w:rsidRPr="00D135DD">
        <w:rPr>
          <w:rFonts w:ascii="Times New Roman" w:hAnsi="Times New Roman"/>
        </w:rPr>
        <w:t>Nginx</w:t>
      </w:r>
      <w:r w:rsidRPr="00D135DD">
        <w:rPr>
          <w:rFonts w:ascii="Times New Roman" w:hAnsi="Times New Roman" w:hint="eastAsia"/>
        </w:rPr>
        <w:t>模块开发技术，</w:t>
      </w:r>
      <w:r w:rsidRPr="00D135DD">
        <w:rPr>
          <w:rFonts w:ascii="Times New Roman" w:hAnsi="Times New Roman"/>
        </w:rPr>
        <w:t>对</w:t>
      </w:r>
      <w:r w:rsidRPr="00D135DD">
        <w:rPr>
          <w:rFonts w:ascii="Times New Roman" w:hAnsi="Times New Roman"/>
        </w:rPr>
        <w:t>HTML</w:t>
      </w:r>
      <w:r w:rsidRPr="00D135DD">
        <w:rPr>
          <w:rFonts w:ascii="Times New Roman" w:hAnsi="Times New Roman"/>
        </w:rPr>
        <w:t>的改造技术，对</w:t>
      </w:r>
      <w:r w:rsidRPr="00D135DD">
        <w:rPr>
          <w:rFonts w:ascii="Times New Roman" w:hAnsi="Times New Roman"/>
        </w:rPr>
        <w:t>JavaScript</w:t>
      </w:r>
      <w:r w:rsidRPr="00D135DD">
        <w:rPr>
          <w:rFonts w:ascii="Times New Roman" w:hAnsi="Times New Roman"/>
        </w:rPr>
        <w:t>的改造技术。</w:t>
      </w:r>
    </w:p>
    <w:p w14:paraId="7F4C2BE4" w14:textId="77777777" w:rsidR="00D814CE" w:rsidRPr="00D135DD" w:rsidRDefault="00D814CE" w:rsidP="00FC232D">
      <w:pPr>
        <w:pStyle w:val="3"/>
        <w:ind w:firstLine="643"/>
      </w:pPr>
      <w:r w:rsidRPr="00D135DD">
        <w:rPr>
          <w:rFonts w:hint="eastAsia"/>
        </w:rPr>
        <w:t>5.</w:t>
      </w:r>
      <w:r w:rsidRPr="00D135DD">
        <w:t xml:space="preserve"> </w:t>
      </w:r>
      <w:r w:rsidRPr="00D135DD">
        <w:rPr>
          <w:rFonts w:hint="eastAsia"/>
        </w:rPr>
        <w:t>可选择的其他系统方案</w:t>
      </w:r>
    </w:p>
    <w:p w14:paraId="283CC22A" w14:textId="77777777" w:rsidR="00D814CE" w:rsidRPr="00D135DD" w:rsidRDefault="00D814CE" w:rsidP="00D814CE">
      <w:pPr>
        <w:pStyle w:val="ab"/>
        <w:snapToGrid w:val="0"/>
        <w:ind w:firstLine="420"/>
        <w:rPr>
          <w:rFonts w:ascii="Times New Roman" w:hAnsi="Times New Roman"/>
        </w:rPr>
      </w:pPr>
      <w:r w:rsidRPr="00D135DD">
        <w:rPr>
          <w:rFonts w:ascii="Times New Roman" w:hAnsi="Times New Roman" w:hint="eastAsia"/>
        </w:rPr>
        <w:t>5.1</w:t>
      </w:r>
      <w:r w:rsidRPr="00D135DD">
        <w:rPr>
          <w:rFonts w:ascii="Times New Roman" w:hAnsi="Times New Roman"/>
        </w:rPr>
        <w:t xml:space="preserve"> </w:t>
      </w:r>
      <w:r w:rsidRPr="00D135DD">
        <w:rPr>
          <w:rFonts w:ascii="Times New Roman" w:hAnsi="Times New Roman" w:hint="eastAsia"/>
        </w:rPr>
        <w:t>可选择的系统方案</w:t>
      </w:r>
      <w:r w:rsidRPr="00D135DD">
        <w:rPr>
          <w:rFonts w:ascii="Times New Roman" w:hAnsi="Times New Roman" w:hint="eastAsia"/>
        </w:rPr>
        <w:t>1</w:t>
      </w:r>
    </w:p>
    <w:p w14:paraId="3DF1944F" w14:textId="77777777" w:rsidR="00D814CE" w:rsidRPr="00D135DD" w:rsidRDefault="00D814CE" w:rsidP="00D814CE">
      <w:pPr>
        <w:pStyle w:val="ab"/>
        <w:snapToGrid w:val="0"/>
        <w:ind w:firstLineChars="200" w:firstLine="420"/>
        <w:rPr>
          <w:rFonts w:ascii="Times New Roman" w:hAnsi="Times New Roman"/>
        </w:rPr>
      </w:pPr>
      <w:r w:rsidRPr="00D135DD">
        <w:rPr>
          <w:rFonts w:ascii="Times New Roman" w:hAnsi="Times New Roman" w:hint="eastAsia"/>
        </w:rPr>
        <w:t>另一种</w:t>
      </w:r>
      <w:r w:rsidRPr="00D135DD">
        <w:rPr>
          <w:rFonts w:ascii="Times New Roman" w:hAnsi="Times New Roman"/>
        </w:rPr>
        <w:t>预想的</w:t>
      </w:r>
      <w:r w:rsidRPr="00D135DD">
        <w:rPr>
          <w:rFonts w:ascii="Times New Roman" w:hAnsi="Times New Roman" w:hint="eastAsia"/>
        </w:rPr>
        <w:t>解决方案</w:t>
      </w:r>
      <w:r w:rsidRPr="00D135DD">
        <w:rPr>
          <w:rFonts w:ascii="Times New Roman" w:hAnsi="Times New Roman"/>
        </w:rPr>
        <w:t>是</w:t>
      </w:r>
      <w:r w:rsidRPr="00D135DD">
        <w:rPr>
          <w:rFonts w:ascii="Times New Roman" w:hAnsi="Times New Roman" w:hint="eastAsia"/>
        </w:rPr>
        <w:t>完全通过</w:t>
      </w:r>
      <w:r w:rsidRPr="00D135DD">
        <w:rPr>
          <w:rFonts w:ascii="Times New Roman" w:hAnsi="Times New Roman"/>
        </w:rPr>
        <w:t>在</w:t>
      </w:r>
      <w:r w:rsidRPr="00D135DD">
        <w:rPr>
          <w:rFonts w:ascii="Times New Roman" w:hAnsi="Times New Roman"/>
        </w:rPr>
        <w:t>Nginx</w:t>
      </w:r>
      <w:r w:rsidRPr="00D135DD">
        <w:rPr>
          <w:rFonts w:ascii="Times New Roman" w:hAnsi="Times New Roman"/>
        </w:rPr>
        <w:t>反向代理处</w:t>
      </w:r>
      <w:r w:rsidRPr="00D135DD">
        <w:rPr>
          <w:rFonts w:ascii="Times New Roman" w:hAnsi="Times New Roman" w:hint="eastAsia"/>
        </w:rPr>
        <w:t>提前拿到</w:t>
      </w:r>
      <w:r w:rsidRPr="00D135DD">
        <w:rPr>
          <w:rFonts w:ascii="Times New Roman" w:hAnsi="Times New Roman"/>
        </w:rPr>
        <w:t>HTML</w:t>
      </w:r>
      <w:r w:rsidRPr="00D135DD">
        <w:rPr>
          <w:rFonts w:ascii="Times New Roman" w:hAnsi="Times New Roman"/>
        </w:rPr>
        <w:t>，</w:t>
      </w:r>
      <w:r w:rsidRPr="00D135DD">
        <w:rPr>
          <w:rFonts w:ascii="Times New Roman" w:hAnsi="Times New Roman"/>
        </w:rPr>
        <w:t>JavaScript</w:t>
      </w:r>
      <w:r w:rsidRPr="00D135DD">
        <w:rPr>
          <w:rFonts w:ascii="Times New Roman" w:hAnsi="Times New Roman"/>
        </w:rPr>
        <w:t>等文件，</w:t>
      </w:r>
      <w:r w:rsidRPr="00D135DD">
        <w:rPr>
          <w:rFonts w:ascii="Times New Roman" w:hAnsi="Times New Roman" w:hint="eastAsia"/>
        </w:rPr>
        <w:t>通过</w:t>
      </w:r>
      <w:r w:rsidRPr="00D135DD">
        <w:rPr>
          <w:rFonts w:ascii="Times New Roman" w:hAnsi="Times New Roman"/>
        </w:rPr>
        <w:t>解析源代码，</w:t>
      </w:r>
      <w:r w:rsidRPr="00D135DD">
        <w:rPr>
          <w:rFonts w:ascii="Times New Roman" w:hAnsi="Times New Roman" w:hint="eastAsia"/>
        </w:rPr>
        <w:t>再</w:t>
      </w:r>
      <w:r w:rsidRPr="00D135DD">
        <w:rPr>
          <w:rFonts w:ascii="Times New Roman" w:hAnsi="Times New Roman"/>
        </w:rPr>
        <w:t>通过</w:t>
      </w:r>
      <w:r w:rsidRPr="00D135DD">
        <w:rPr>
          <w:rFonts w:ascii="Times New Roman" w:hAnsi="Times New Roman"/>
        </w:rPr>
        <w:t>AOP</w:t>
      </w:r>
      <w:r w:rsidRPr="00D135DD">
        <w:rPr>
          <w:rFonts w:ascii="Times New Roman" w:hAnsi="Times New Roman"/>
        </w:rPr>
        <w:t>技术，即通过</w:t>
      </w:r>
      <w:r w:rsidRPr="00D135DD">
        <w:rPr>
          <w:rFonts w:ascii="Times New Roman" w:hAnsi="Times New Roman"/>
        </w:rPr>
        <w:t>JavaScript</w:t>
      </w:r>
      <w:r w:rsidRPr="00D135DD">
        <w:rPr>
          <w:rFonts w:ascii="Times New Roman" w:hAnsi="Times New Roman"/>
        </w:rPr>
        <w:t>的</w:t>
      </w:r>
      <w:r w:rsidRPr="00D135DD">
        <w:rPr>
          <w:rFonts w:ascii="Times New Roman" w:hAnsi="Times New Roman" w:hint="eastAsia"/>
        </w:rPr>
        <w:t>函数</w:t>
      </w:r>
      <w:r w:rsidRPr="00D135DD">
        <w:rPr>
          <w:rFonts w:ascii="Times New Roman" w:hAnsi="Times New Roman"/>
        </w:rPr>
        <w:t>覆盖等技术，完完全全在服务器</w:t>
      </w:r>
      <w:proofErr w:type="gramStart"/>
      <w:r w:rsidRPr="00D135DD">
        <w:rPr>
          <w:rFonts w:ascii="Times New Roman" w:hAnsi="Times New Roman"/>
        </w:rPr>
        <w:t>处改造</w:t>
      </w:r>
      <w:proofErr w:type="gramEnd"/>
      <w:r w:rsidRPr="00D135DD">
        <w:rPr>
          <w:rFonts w:ascii="Times New Roman" w:hAnsi="Times New Roman"/>
        </w:rPr>
        <w:t>代码吗，让代码可以做到自己</w:t>
      </w:r>
      <w:r w:rsidRPr="00D135DD">
        <w:rPr>
          <w:rFonts w:ascii="Times New Roman" w:hAnsi="Times New Roman"/>
        </w:rPr>
        <w:t>“</w:t>
      </w:r>
      <w:r w:rsidRPr="00D135DD">
        <w:rPr>
          <w:rFonts w:ascii="Times New Roman" w:hAnsi="Times New Roman" w:hint="eastAsia"/>
        </w:rPr>
        <w:t>捕捉</w:t>
      </w:r>
      <w:r w:rsidRPr="00D135DD">
        <w:rPr>
          <w:rFonts w:ascii="Times New Roman" w:hAnsi="Times New Roman"/>
        </w:rPr>
        <w:t>所有</w:t>
      </w:r>
      <w:r w:rsidRPr="00D135DD">
        <w:rPr>
          <w:rFonts w:ascii="Times New Roman" w:hAnsi="Times New Roman"/>
        </w:rPr>
        <w:t>HTTP</w:t>
      </w:r>
      <w:r w:rsidRPr="00D135DD">
        <w:rPr>
          <w:rFonts w:ascii="Times New Roman" w:hAnsi="Times New Roman"/>
        </w:rPr>
        <w:t>请求</w:t>
      </w:r>
      <w:r w:rsidRPr="00D135DD">
        <w:rPr>
          <w:rFonts w:ascii="Times New Roman" w:hAnsi="Times New Roman"/>
        </w:rPr>
        <w:t>”</w:t>
      </w:r>
      <w:r w:rsidRPr="00D135DD">
        <w:rPr>
          <w:rFonts w:ascii="Times New Roman" w:hAnsi="Times New Roman" w:hint="eastAsia"/>
        </w:rPr>
        <w:t>来实现动态</w:t>
      </w:r>
      <w:r w:rsidRPr="00D135DD">
        <w:rPr>
          <w:rFonts w:ascii="Times New Roman" w:hAnsi="Times New Roman"/>
        </w:rPr>
        <w:t>ID</w:t>
      </w:r>
      <w:r w:rsidRPr="00D135DD">
        <w:rPr>
          <w:rFonts w:ascii="Times New Roman" w:hAnsi="Times New Roman"/>
        </w:rPr>
        <w:t>在浏览器端的配合</w:t>
      </w:r>
      <w:r w:rsidRPr="00D135DD">
        <w:rPr>
          <w:rFonts w:ascii="Times New Roman" w:hAnsi="Times New Roman" w:hint="eastAsia"/>
        </w:rPr>
        <w:t>部分。</w:t>
      </w:r>
    </w:p>
    <w:p w14:paraId="77D36660" w14:textId="77777777" w:rsidR="00D814CE" w:rsidRPr="00D135DD" w:rsidRDefault="00D814CE" w:rsidP="00D814CE">
      <w:pPr>
        <w:pStyle w:val="ab"/>
        <w:snapToGrid w:val="0"/>
        <w:ind w:firstLineChars="200" w:firstLine="420"/>
        <w:rPr>
          <w:rFonts w:ascii="Times New Roman" w:hAnsi="Times New Roman"/>
        </w:rPr>
      </w:pPr>
      <w:r w:rsidRPr="00D135DD">
        <w:rPr>
          <w:rFonts w:ascii="Times New Roman" w:hAnsi="Times New Roman" w:hint="eastAsia"/>
        </w:rPr>
        <w:t>如果可以实现</w:t>
      </w:r>
      <w:r w:rsidRPr="00D135DD">
        <w:rPr>
          <w:rFonts w:ascii="Times New Roman" w:hAnsi="Times New Roman"/>
        </w:rPr>
        <w:t>，那么对使用浏览器访问网站的用户</w:t>
      </w:r>
      <w:r w:rsidRPr="00D135DD">
        <w:rPr>
          <w:rFonts w:ascii="Times New Roman" w:hAnsi="Times New Roman" w:hint="eastAsia"/>
        </w:rPr>
        <w:t>真正</w:t>
      </w:r>
      <w:r w:rsidRPr="00D135DD">
        <w:rPr>
          <w:rFonts w:ascii="Times New Roman" w:hAnsi="Times New Roman"/>
        </w:rPr>
        <w:t>做到了透明，</w:t>
      </w:r>
      <w:r w:rsidRPr="00D135DD">
        <w:rPr>
          <w:rFonts w:ascii="Times New Roman" w:hAnsi="Times New Roman" w:hint="eastAsia"/>
        </w:rPr>
        <w:t>将</w:t>
      </w:r>
      <w:r w:rsidRPr="00D135DD">
        <w:rPr>
          <w:rFonts w:ascii="Times New Roman" w:hAnsi="Times New Roman"/>
        </w:rPr>
        <w:t>是极好的</w:t>
      </w:r>
      <w:r w:rsidRPr="00D135DD">
        <w:rPr>
          <w:rFonts w:ascii="Times New Roman" w:hAnsi="Times New Roman" w:hint="eastAsia"/>
        </w:rPr>
        <w:t>。</w:t>
      </w:r>
    </w:p>
    <w:p w14:paraId="040B5C40" w14:textId="77777777" w:rsidR="00D814CE" w:rsidRPr="00D135DD" w:rsidRDefault="00D814CE" w:rsidP="00D814CE">
      <w:pPr>
        <w:pStyle w:val="ab"/>
        <w:snapToGrid w:val="0"/>
        <w:ind w:firstLineChars="200" w:firstLine="420"/>
        <w:rPr>
          <w:rFonts w:ascii="Times New Roman" w:hAnsi="Times New Roman"/>
        </w:rPr>
      </w:pPr>
      <w:r w:rsidRPr="00D135DD">
        <w:rPr>
          <w:rFonts w:ascii="Times New Roman" w:hAnsi="Times New Roman"/>
        </w:rPr>
        <w:t>但在</w:t>
      </w:r>
      <w:r w:rsidRPr="00D135DD">
        <w:rPr>
          <w:rFonts w:ascii="Times New Roman" w:hAnsi="Times New Roman" w:hint="eastAsia"/>
        </w:rPr>
        <w:t>技术实现</w:t>
      </w:r>
      <w:r w:rsidRPr="00D135DD">
        <w:rPr>
          <w:rFonts w:ascii="Times New Roman" w:hAnsi="Times New Roman"/>
        </w:rPr>
        <w:t>上</w:t>
      </w:r>
      <w:r w:rsidRPr="00D135DD">
        <w:rPr>
          <w:rFonts w:ascii="Times New Roman" w:hAnsi="Times New Roman" w:hint="eastAsia"/>
        </w:rPr>
        <w:t>遇到问题。</w:t>
      </w:r>
      <w:r w:rsidRPr="00D135DD">
        <w:rPr>
          <w:rFonts w:ascii="Times New Roman" w:hAnsi="Times New Roman"/>
        </w:rPr>
        <w:t>需要对</w:t>
      </w:r>
      <w:r w:rsidRPr="00D135DD">
        <w:rPr>
          <w:rFonts w:ascii="Times New Roman" w:hAnsi="Times New Roman"/>
        </w:rPr>
        <w:t>JavaScript</w:t>
      </w:r>
      <w:r w:rsidRPr="00D135DD">
        <w:rPr>
          <w:rFonts w:ascii="Times New Roman" w:hAnsi="Times New Roman"/>
        </w:rPr>
        <w:t>的</w:t>
      </w:r>
      <w:r w:rsidRPr="00D135DD">
        <w:rPr>
          <w:rFonts w:ascii="Times New Roman" w:hAnsi="Times New Roman" w:hint="eastAsia"/>
        </w:rPr>
        <w:t>精通，</w:t>
      </w:r>
      <w:r w:rsidRPr="00D135DD">
        <w:rPr>
          <w:rFonts w:ascii="Times New Roman" w:hAnsi="Times New Roman"/>
        </w:rPr>
        <w:t>在目前的开发周期内，还未能实现。</w:t>
      </w:r>
    </w:p>
    <w:p w14:paraId="42DEC1F7" w14:textId="77777777" w:rsidR="00D814CE" w:rsidRPr="00D135DD" w:rsidRDefault="00D814CE" w:rsidP="00D814CE">
      <w:pPr>
        <w:pStyle w:val="ab"/>
        <w:snapToGrid w:val="0"/>
        <w:ind w:firstLineChars="200" w:firstLine="420"/>
        <w:rPr>
          <w:rFonts w:ascii="Times New Roman" w:hAnsi="Times New Roman"/>
        </w:rPr>
      </w:pPr>
    </w:p>
    <w:p w14:paraId="76C3FBD7" w14:textId="77777777" w:rsidR="00D814CE" w:rsidRPr="00D135DD" w:rsidRDefault="00D814CE" w:rsidP="00FC232D">
      <w:pPr>
        <w:pStyle w:val="3"/>
        <w:ind w:firstLine="643"/>
      </w:pPr>
      <w:r w:rsidRPr="00D135DD">
        <w:rPr>
          <w:rFonts w:hint="eastAsia"/>
        </w:rPr>
        <w:t>6.</w:t>
      </w:r>
      <w:r w:rsidRPr="00D135DD">
        <w:t xml:space="preserve"> </w:t>
      </w:r>
      <w:r w:rsidRPr="00D135DD">
        <w:rPr>
          <w:rFonts w:hint="eastAsia"/>
        </w:rPr>
        <w:t>投资及效益分析</w:t>
      </w:r>
    </w:p>
    <w:p w14:paraId="57A16283" w14:textId="77777777" w:rsidR="00D814CE" w:rsidRPr="00D135DD" w:rsidRDefault="00D814CE" w:rsidP="00D814CE">
      <w:pPr>
        <w:pStyle w:val="ab"/>
        <w:snapToGrid w:val="0"/>
        <w:ind w:firstLine="420"/>
        <w:rPr>
          <w:rFonts w:ascii="Times New Roman" w:hAnsi="Times New Roman"/>
        </w:rPr>
      </w:pPr>
      <w:r w:rsidRPr="00D135DD">
        <w:rPr>
          <w:rFonts w:ascii="Times New Roman" w:hAnsi="Times New Roman" w:hint="eastAsia"/>
        </w:rPr>
        <w:t xml:space="preserve">6.1 </w:t>
      </w:r>
      <w:r w:rsidRPr="00D135DD">
        <w:rPr>
          <w:rFonts w:ascii="Times New Roman" w:hAnsi="Times New Roman" w:hint="eastAsia"/>
        </w:rPr>
        <w:t>支出</w:t>
      </w:r>
    </w:p>
    <w:p w14:paraId="654D1BB9" w14:textId="77777777" w:rsidR="00D814CE" w:rsidRPr="00D135DD" w:rsidRDefault="00D814CE" w:rsidP="00D814CE">
      <w:pPr>
        <w:pStyle w:val="ab"/>
        <w:snapToGrid w:val="0"/>
        <w:ind w:firstLineChars="200" w:firstLine="420"/>
        <w:rPr>
          <w:rFonts w:ascii="Times New Roman" w:hAnsi="Times New Roman"/>
        </w:rPr>
      </w:pPr>
      <w:r w:rsidRPr="00D135DD">
        <w:rPr>
          <w:rFonts w:ascii="Times New Roman" w:hAnsi="Times New Roman" w:hint="eastAsia"/>
        </w:rPr>
        <w:t>部署反向代理</w:t>
      </w:r>
      <w:r w:rsidRPr="00D135DD">
        <w:rPr>
          <w:rFonts w:ascii="Times New Roman" w:hAnsi="Times New Roman"/>
        </w:rPr>
        <w:t>的</w:t>
      </w:r>
      <w:r w:rsidRPr="00D135DD">
        <w:rPr>
          <w:rFonts w:ascii="Times New Roman" w:hAnsi="Times New Roman" w:hint="eastAsia"/>
        </w:rPr>
        <w:t>支出</w:t>
      </w:r>
    </w:p>
    <w:p w14:paraId="5A2D63C5" w14:textId="77777777" w:rsidR="00D814CE" w:rsidRPr="00D135DD" w:rsidRDefault="00D814CE" w:rsidP="00D814CE">
      <w:pPr>
        <w:pStyle w:val="ab"/>
        <w:snapToGrid w:val="0"/>
        <w:ind w:firstLine="420"/>
        <w:rPr>
          <w:rFonts w:ascii="Times New Roman" w:hAnsi="Times New Roman"/>
        </w:rPr>
      </w:pPr>
      <w:r w:rsidRPr="00D135DD">
        <w:rPr>
          <w:rFonts w:ascii="Times New Roman" w:hAnsi="Times New Roman" w:hint="eastAsia"/>
        </w:rPr>
        <w:t xml:space="preserve">6.1.1 </w:t>
      </w:r>
      <w:r w:rsidRPr="00D135DD">
        <w:rPr>
          <w:rFonts w:ascii="Times New Roman" w:hAnsi="Times New Roman" w:hint="eastAsia"/>
        </w:rPr>
        <w:t>基本建设投资</w:t>
      </w:r>
    </w:p>
    <w:p w14:paraId="1A59550F" w14:textId="77777777" w:rsidR="00D814CE" w:rsidRPr="00D135DD" w:rsidRDefault="00D814CE" w:rsidP="00D814CE">
      <w:pPr>
        <w:pStyle w:val="ab"/>
        <w:snapToGrid w:val="0"/>
        <w:ind w:firstLineChars="300" w:firstLine="630"/>
        <w:rPr>
          <w:rFonts w:ascii="Times New Roman" w:hAnsi="Times New Roman"/>
        </w:rPr>
      </w:pPr>
      <w:r w:rsidRPr="00D135DD">
        <w:rPr>
          <w:rFonts w:ascii="Times New Roman" w:hAnsi="Times New Roman" w:hint="eastAsia"/>
        </w:rPr>
        <w:t>按</w:t>
      </w:r>
      <w:r w:rsidRPr="00D135DD">
        <w:rPr>
          <w:rFonts w:ascii="Times New Roman" w:hAnsi="Times New Roman"/>
        </w:rPr>
        <w:t>指导手册安装即可</w:t>
      </w:r>
    </w:p>
    <w:p w14:paraId="7020E7C7" w14:textId="77777777" w:rsidR="00D814CE" w:rsidRPr="00D135DD" w:rsidRDefault="00D814CE" w:rsidP="00D814CE">
      <w:pPr>
        <w:pStyle w:val="ab"/>
        <w:snapToGrid w:val="0"/>
        <w:ind w:firstLine="420"/>
        <w:rPr>
          <w:rFonts w:ascii="Times New Roman" w:hAnsi="Times New Roman"/>
        </w:rPr>
      </w:pPr>
      <w:r w:rsidRPr="00D135DD">
        <w:rPr>
          <w:rFonts w:ascii="Times New Roman" w:hAnsi="Times New Roman" w:hint="eastAsia"/>
        </w:rPr>
        <w:t xml:space="preserve">6.1.2 </w:t>
      </w:r>
      <w:r w:rsidRPr="00D135DD">
        <w:rPr>
          <w:rFonts w:ascii="Times New Roman" w:hAnsi="Times New Roman" w:hint="eastAsia"/>
        </w:rPr>
        <w:t>其他一次性支出</w:t>
      </w:r>
      <w:r w:rsidRPr="00D135DD">
        <w:rPr>
          <w:rFonts w:ascii="Times New Roman" w:hAnsi="Times New Roman" w:hint="eastAsia"/>
        </w:rPr>
        <w:t xml:space="preserve"> </w:t>
      </w:r>
      <w:r w:rsidRPr="00D135DD">
        <w:rPr>
          <w:rFonts w:ascii="Times New Roman" w:hAnsi="Times New Roman" w:hint="eastAsia"/>
        </w:rPr>
        <w:t>：</w:t>
      </w:r>
      <w:r w:rsidRPr="00D135DD">
        <w:rPr>
          <w:rFonts w:ascii="Times New Roman" w:hAnsi="Times New Roman"/>
        </w:rPr>
        <w:t>无</w:t>
      </w:r>
    </w:p>
    <w:p w14:paraId="3968BA80" w14:textId="77777777" w:rsidR="00D814CE" w:rsidRPr="00D135DD" w:rsidRDefault="00D814CE" w:rsidP="00D814CE">
      <w:pPr>
        <w:pStyle w:val="ab"/>
        <w:snapToGrid w:val="0"/>
        <w:ind w:firstLine="420"/>
        <w:rPr>
          <w:rFonts w:ascii="Times New Roman" w:hAnsi="Times New Roman"/>
        </w:rPr>
      </w:pPr>
      <w:r w:rsidRPr="00D135DD">
        <w:rPr>
          <w:rFonts w:ascii="Times New Roman" w:hAnsi="Times New Roman" w:hint="eastAsia"/>
        </w:rPr>
        <w:t xml:space="preserve">6.1.3 </w:t>
      </w:r>
      <w:r w:rsidRPr="00D135DD">
        <w:rPr>
          <w:rFonts w:ascii="Times New Roman" w:hAnsi="Times New Roman" w:hint="eastAsia"/>
        </w:rPr>
        <w:t>非一次性支出</w:t>
      </w:r>
    </w:p>
    <w:p w14:paraId="01C78810" w14:textId="77777777" w:rsidR="00D814CE" w:rsidRPr="00D135DD" w:rsidRDefault="00D814CE" w:rsidP="00D814CE">
      <w:pPr>
        <w:pStyle w:val="ab"/>
        <w:snapToGrid w:val="0"/>
        <w:ind w:firstLineChars="300" w:firstLine="630"/>
        <w:rPr>
          <w:rFonts w:ascii="Times New Roman" w:hAnsi="Times New Roman"/>
        </w:rPr>
      </w:pPr>
      <w:r w:rsidRPr="00D135DD">
        <w:rPr>
          <w:rFonts w:ascii="Times New Roman" w:hAnsi="Times New Roman" w:hint="eastAsia"/>
        </w:rPr>
        <w:t>关注</w:t>
      </w:r>
      <w:r w:rsidRPr="00D135DD">
        <w:rPr>
          <w:rFonts w:ascii="Times New Roman" w:hAnsi="Times New Roman"/>
        </w:rPr>
        <w:t>本系统优化升级。</w:t>
      </w:r>
    </w:p>
    <w:p w14:paraId="5EBB6CD5" w14:textId="77777777" w:rsidR="00D814CE" w:rsidRPr="00D135DD" w:rsidRDefault="00D814CE" w:rsidP="00D814CE">
      <w:pPr>
        <w:pStyle w:val="ab"/>
        <w:snapToGrid w:val="0"/>
        <w:ind w:firstLineChars="300" w:firstLine="630"/>
        <w:rPr>
          <w:rFonts w:ascii="Times New Roman" w:hAnsi="Times New Roman"/>
        </w:rPr>
      </w:pPr>
    </w:p>
    <w:p w14:paraId="574B08DD" w14:textId="77777777" w:rsidR="00D814CE" w:rsidRPr="00D135DD" w:rsidRDefault="00D814CE" w:rsidP="00D814CE">
      <w:pPr>
        <w:pStyle w:val="ab"/>
        <w:snapToGrid w:val="0"/>
        <w:ind w:firstLine="420"/>
        <w:rPr>
          <w:rFonts w:ascii="Times New Roman" w:hAnsi="Times New Roman"/>
        </w:rPr>
      </w:pPr>
      <w:r w:rsidRPr="00D135DD">
        <w:rPr>
          <w:rFonts w:ascii="Times New Roman" w:hAnsi="Times New Roman" w:hint="eastAsia"/>
        </w:rPr>
        <w:t xml:space="preserve">6.2 </w:t>
      </w:r>
      <w:r w:rsidRPr="00D135DD">
        <w:rPr>
          <w:rFonts w:ascii="Times New Roman" w:hAnsi="Times New Roman" w:hint="eastAsia"/>
        </w:rPr>
        <w:t>收益</w:t>
      </w:r>
    </w:p>
    <w:p w14:paraId="749FDCD3" w14:textId="77777777" w:rsidR="00D814CE" w:rsidRPr="00D135DD" w:rsidRDefault="00D814CE" w:rsidP="00D814CE">
      <w:pPr>
        <w:pStyle w:val="ab"/>
        <w:snapToGrid w:val="0"/>
        <w:ind w:firstLineChars="200" w:firstLine="420"/>
        <w:rPr>
          <w:rFonts w:ascii="Times New Roman" w:hAnsi="Times New Roman"/>
        </w:rPr>
      </w:pPr>
      <w:r w:rsidRPr="00D135DD">
        <w:rPr>
          <w:rFonts w:ascii="Times New Roman" w:hAnsi="Times New Roman" w:hint="eastAsia"/>
        </w:rPr>
        <w:t>向安全公司</w:t>
      </w:r>
      <w:r w:rsidRPr="00D135DD">
        <w:rPr>
          <w:rFonts w:ascii="Times New Roman" w:hAnsi="Times New Roman"/>
        </w:rPr>
        <w:t>购买安全服务的费用。硬件设备</w:t>
      </w:r>
      <w:r w:rsidRPr="00D135DD">
        <w:rPr>
          <w:rFonts w:ascii="Times New Roman" w:hAnsi="Times New Roman" w:hint="eastAsia"/>
        </w:rPr>
        <w:t>磨损费用</w:t>
      </w:r>
    </w:p>
    <w:p w14:paraId="33E782FD" w14:textId="77777777" w:rsidR="00D814CE" w:rsidRPr="00D135DD" w:rsidRDefault="00D814CE" w:rsidP="00D814CE">
      <w:pPr>
        <w:pStyle w:val="ab"/>
        <w:snapToGrid w:val="0"/>
        <w:ind w:firstLine="420"/>
        <w:rPr>
          <w:rFonts w:ascii="Times New Roman" w:hAnsi="Times New Roman"/>
        </w:rPr>
      </w:pPr>
      <w:r w:rsidRPr="00D135DD">
        <w:rPr>
          <w:rFonts w:ascii="Times New Roman" w:hAnsi="Times New Roman" w:hint="eastAsia"/>
        </w:rPr>
        <w:t xml:space="preserve">6.2.1 </w:t>
      </w:r>
      <w:r w:rsidRPr="00D135DD">
        <w:rPr>
          <w:rFonts w:ascii="Times New Roman" w:hAnsi="Times New Roman" w:hint="eastAsia"/>
        </w:rPr>
        <w:t>一次性收益</w:t>
      </w:r>
      <w:r w:rsidRPr="00D135DD">
        <w:rPr>
          <w:rFonts w:ascii="Times New Roman" w:hAnsi="Times New Roman"/>
        </w:rPr>
        <w:t>]</w:t>
      </w:r>
    </w:p>
    <w:p w14:paraId="5398F2F5" w14:textId="77777777" w:rsidR="00D814CE" w:rsidRPr="00D135DD" w:rsidRDefault="00D814CE" w:rsidP="00D814CE">
      <w:pPr>
        <w:pStyle w:val="ab"/>
        <w:snapToGrid w:val="0"/>
        <w:ind w:firstLineChars="300" w:firstLine="630"/>
        <w:rPr>
          <w:rFonts w:ascii="Times New Roman" w:hAnsi="Times New Roman"/>
        </w:rPr>
      </w:pPr>
      <w:r w:rsidRPr="00D135DD">
        <w:rPr>
          <w:rFonts w:ascii="Times New Roman" w:hAnsi="Times New Roman" w:hint="eastAsia"/>
        </w:rPr>
        <w:t>专职网站监控</w:t>
      </w:r>
      <w:r w:rsidRPr="00D135DD">
        <w:rPr>
          <w:rFonts w:ascii="Times New Roman" w:hAnsi="Times New Roman"/>
        </w:rPr>
        <w:t>人员的</w:t>
      </w:r>
      <w:r w:rsidRPr="00D135DD">
        <w:rPr>
          <w:rFonts w:ascii="Times New Roman" w:hAnsi="Times New Roman" w:hint="eastAsia"/>
        </w:rPr>
        <w:t>成本费</w:t>
      </w:r>
    </w:p>
    <w:p w14:paraId="2DAD930C" w14:textId="77777777" w:rsidR="00D814CE" w:rsidRPr="00D135DD" w:rsidRDefault="00D814CE" w:rsidP="00D814CE">
      <w:pPr>
        <w:pStyle w:val="ab"/>
        <w:snapToGrid w:val="0"/>
        <w:ind w:firstLine="420"/>
        <w:rPr>
          <w:rFonts w:ascii="Times New Roman" w:hAnsi="Times New Roman"/>
        </w:rPr>
      </w:pPr>
      <w:r w:rsidRPr="00D135DD">
        <w:rPr>
          <w:rFonts w:ascii="Times New Roman" w:hAnsi="Times New Roman" w:hint="eastAsia"/>
        </w:rPr>
        <w:t xml:space="preserve">6.2.2 </w:t>
      </w:r>
      <w:r w:rsidRPr="00D135DD">
        <w:rPr>
          <w:rFonts w:ascii="Times New Roman" w:hAnsi="Times New Roman" w:hint="eastAsia"/>
        </w:rPr>
        <w:t>非一次性收益</w:t>
      </w:r>
    </w:p>
    <w:p w14:paraId="76EEF85E" w14:textId="77777777" w:rsidR="00D814CE" w:rsidRPr="00D135DD" w:rsidRDefault="00D814CE" w:rsidP="00D814CE">
      <w:pPr>
        <w:pStyle w:val="ab"/>
        <w:snapToGrid w:val="0"/>
        <w:ind w:firstLineChars="300" w:firstLine="630"/>
        <w:rPr>
          <w:rFonts w:ascii="Times New Roman" w:hAnsi="Times New Roman"/>
        </w:rPr>
      </w:pPr>
      <w:r w:rsidRPr="00D135DD">
        <w:rPr>
          <w:rFonts w:ascii="Times New Roman" w:hAnsi="Times New Roman" w:hint="eastAsia"/>
        </w:rPr>
        <w:t>不可估量</w:t>
      </w:r>
    </w:p>
    <w:p w14:paraId="48BB1327" w14:textId="77777777" w:rsidR="00D814CE" w:rsidRPr="00D135DD" w:rsidRDefault="00D814CE" w:rsidP="00D814CE">
      <w:pPr>
        <w:pStyle w:val="ab"/>
        <w:snapToGrid w:val="0"/>
        <w:ind w:firstLine="420"/>
        <w:rPr>
          <w:rFonts w:ascii="Times New Roman" w:hAnsi="Times New Roman"/>
        </w:rPr>
      </w:pPr>
      <w:r w:rsidRPr="00D135DD">
        <w:rPr>
          <w:rFonts w:ascii="Times New Roman" w:hAnsi="Times New Roman" w:hint="eastAsia"/>
        </w:rPr>
        <w:t xml:space="preserve">6.2.3 </w:t>
      </w:r>
      <w:r w:rsidRPr="00D135DD">
        <w:rPr>
          <w:rFonts w:ascii="Times New Roman" w:hAnsi="Times New Roman" w:hint="eastAsia"/>
        </w:rPr>
        <w:t>不可定量的收益</w:t>
      </w:r>
    </w:p>
    <w:p w14:paraId="4BDA9350" w14:textId="77777777" w:rsidR="00D814CE" w:rsidRPr="00D135DD" w:rsidRDefault="00D814CE" w:rsidP="00D814CE">
      <w:pPr>
        <w:pStyle w:val="ab"/>
        <w:snapToGrid w:val="0"/>
        <w:ind w:firstLineChars="300" w:firstLine="630"/>
        <w:rPr>
          <w:rFonts w:ascii="Times New Roman" w:hAnsi="Times New Roman"/>
        </w:rPr>
      </w:pPr>
      <w:r w:rsidRPr="00D135DD">
        <w:rPr>
          <w:rFonts w:ascii="Times New Roman" w:hAnsi="Times New Roman" w:hint="eastAsia"/>
        </w:rPr>
        <w:t>对网站</w:t>
      </w:r>
      <w:r w:rsidRPr="00D135DD">
        <w:rPr>
          <w:rFonts w:ascii="Times New Roman" w:hAnsi="Times New Roman"/>
        </w:rPr>
        <w:t>工作人员的减负</w:t>
      </w:r>
    </w:p>
    <w:p w14:paraId="1B523D3B" w14:textId="77777777" w:rsidR="00D814CE" w:rsidRPr="00D135DD" w:rsidRDefault="00D814CE" w:rsidP="00D814CE">
      <w:pPr>
        <w:pStyle w:val="ab"/>
        <w:snapToGrid w:val="0"/>
        <w:ind w:firstLineChars="300" w:firstLine="630"/>
        <w:rPr>
          <w:rFonts w:ascii="Times New Roman" w:hAnsi="Times New Roman"/>
        </w:rPr>
      </w:pPr>
      <w:r w:rsidRPr="00D135DD">
        <w:rPr>
          <w:rFonts w:ascii="Times New Roman" w:hAnsi="Times New Roman" w:hint="eastAsia"/>
        </w:rPr>
        <w:t>对</w:t>
      </w:r>
      <w:r w:rsidRPr="00D135DD">
        <w:rPr>
          <w:rFonts w:ascii="Times New Roman" w:hAnsi="Times New Roman"/>
        </w:rPr>
        <w:t>目标网站的负载减轻</w:t>
      </w:r>
    </w:p>
    <w:p w14:paraId="3D03B9C1" w14:textId="77777777" w:rsidR="00D814CE" w:rsidRPr="00D135DD" w:rsidRDefault="00D814CE" w:rsidP="00D814CE">
      <w:pPr>
        <w:pStyle w:val="ab"/>
        <w:snapToGrid w:val="0"/>
        <w:ind w:firstLineChars="300" w:firstLine="630"/>
        <w:rPr>
          <w:rFonts w:ascii="Times New Roman" w:hAnsi="Times New Roman"/>
        </w:rPr>
      </w:pPr>
    </w:p>
    <w:p w14:paraId="52F9F93A" w14:textId="77777777" w:rsidR="00D814CE" w:rsidRPr="00D135DD" w:rsidRDefault="00D814CE" w:rsidP="00D814CE">
      <w:pPr>
        <w:pStyle w:val="ab"/>
        <w:snapToGrid w:val="0"/>
        <w:ind w:firstLine="420"/>
        <w:rPr>
          <w:rFonts w:ascii="Times New Roman" w:hAnsi="Times New Roman"/>
        </w:rPr>
      </w:pPr>
      <w:r w:rsidRPr="00D135DD">
        <w:rPr>
          <w:rFonts w:ascii="Times New Roman" w:hAnsi="Times New Roman" w:hint="eastAsia"/>
        </w:rPr>
        <w:t>6.3</w:t>
      </w:r>
      <w:r w:rsidRPr="00D135DD">
        <w:rPr>
          <w:rFonts w:ascii="Times New Roman" w:hAnsi="Times New Roman"/>
        </w:rPr>
        <w:t xml:space="preserve"> </w:t>
      </w:r>
      <w:r w:rsidRPr="00D135DD">
        <w:rPr>
          <w:rFonts w:ascii="Times New Roman" w:hAnsi="Times New Roman" w:hint="eastAsia"/>
        </w:rPr>
        <w:t>收益</w:t>
      </w:r>
      <w:r w:rsidRPr="00D135DD">
        <w:rPr>
          <w:rFonts w:ascii="Times New Roman" w:hAnsi="Times New Roman" w:hint="eastAsia"/>
        </w:rPr>
        <w:t>/</w:t>
      </w:r>
      <w:r w:rsidRPr="00D135DD">
        <w:rPr>
          <w:rFonts w:ascii="Times New Roman" w:hAnsi="Times New Roman" w:hint="eastAsia"/>
        </w:rPr>
        <w:t>投资比</w:t>
      </w:r>
    </w:p>
    <w:p w14:paraId="5ADB1749" w14:textId="77777777" w:rsidR="00D814CE" w:rsidRPr="00D135DD" w:rsidRDefault="00D814CE" w:rsidP="00D814CE">
      <w:pPr>
        <w:pStyle w:val="ab"/>
        <w:snapToGrid w:val="0"/>
        <w:ind w:firstLineChars="200" w:firstLine="420"/>
        <w:rPr>
          <w:rFonts w:ascii="Times New Roman" w:hAnsi="Times New Roman"/>
        </w:rPr>
      </w:pPr>
      <w:r w:rsidRPr="00D135DD">
        <w:rPr>
          <w:rFonts w:ascii="Times New Roman" w:hAnsi="Times New Roman" w:hint="eastAsia"/>
        </w:rPr>
        <w:t>接近</w:t>
      </w:r>
      <w:r w:rsidRPr="00D135DD">
        <w:rPr>
          <w:rFonts w:ascii="Times New Roman" w:hAnsi="Times New Roman" w:hint="eastAsia"/>
        </w:rPr>
        <w:t>80</w:t>
      </w:r>
      <w:r w:rsidRPr="00D135DD">
        <w:rPr>
          <w:rFonts w:ascii="Times New Roman" w:hAnsi="Times New Roman"/>
        </w:rPr>
        <w:t>%</w:t>
      </w:r>
    </w:p>
    <w:p w14:paraId="221936F8" w14:textId="77777777" w:rsidR="00D814CE" w:rsidRPr="00D135DD" w:rsidRDefault="00D814CE" w:rsidP="00D814CE">
      <w:pPr>
        <w:pStyle w:val="ab"/>
        <w:snapToGrid w:val="0"/>
        <w:ind w:firstLineChars="200" w:firstLine="420"/>
        <w:rPr>
          <w:rFonts w:ascii="Times New Roman" w:hAnsi="Times New Roman"/>
        </w:rPr>
      </w:pPr>
    </w:p>
    <w:p w14:paraId="3C5E8DB4" w14:textId="77777777" w:rsidR="00D814CE" w:rsidRPr="00D135DD" w:rsidRDefault="00D814CE" w:rsidP="00D814CE">
      <w:pPr>
        <w:pStyle w:val="ab"/>
        <w:snapToGrid w:val="0"/>
        <w:ind w:firstLine="420"/>
        <w:rPr>
          <w:rFonts w:ascii="Times New Roman" w:hAnsi="Times New Roman"/>
        </w:rPr>
      </w:pPr>
      <w:r w:rsidRPr="00D135DD">
        <w:rPr>
          <w:rFonts w:ascii="Times New Roman" w:hAnsi="Times New Roman" w:hint="eastAsia"/>
        </w:rPr>
        <w:t xml:space="preserve">6.4 </w:t>
      </w:r>
      <w:r w:rsidRPr="00D135DD">
        <w:rPr>
          <w:rFonts w:ascii="Times New Roman" w:hAnsi="Times New Roman" w:hint="eastAsia"/>
        </w:rPr>
        <w:t>投资回收周期</w:t>
      </w:r>
    </w:p>
    <w:p w14:paraId="126F026B" w14:textId="77777777" w:rsidR="00D814CE" w:rsidRPr="00D135DD" w:rsidRDefault="00D814CE" w:rsidP="00D814CE">
      <w:pPr>
        <w:pStyle w:val="ab"/>
        <w:snapToGrid w:val="0"/>
        <w:ind w:firstLineChars="200" w:firstLine="420"/>
        <w:rPr>
          <w:rFonts w:ascii="Times New Roman" w:hAnsi="Times New Roman"/>
        </w:rPr>
      </w:pPr>
      <w:r w:rsidRPr="00D135DD">
        <w:rPr>
          <w:rFonts w:ascii="Times New Roman" w:hAnsi="Times New Roman" w:hint="eastAsia"/>
        </w:rPr>
        <w:t>一周</w:t>
      </w:r>
    </w:p>
    <w:p w14:paraId="47BC760C" w14:textId="77777777" w:rsidR="00D814CE" w:rsidRPr="00D135DD" w:rsidRDefault="00D814CE" w:rsidP="00D814CE">
      <w:pPr>
        <w:pStyle w:val="ab"/>
        <w:snapToGrid w:val="0"/>
        <w:ind w:firstLineChars="200" w:firstLine="420"/>
        <w:rPr>
          <w:rFonts w:ascii="Times New Roman" w:hAnsi="Times New Roman"/>
        </w:rPr>
      </w:pPr>
    </w:p>
    <w:p w14:paraId="24098686" w14:textId="77777777" w:rsidR="00D814CE" w:rsidRPr="00D135DD" w:rsidRDefault="00D814CE" w:rsidP="00D814CE">
      <w:pPr>
        <w:pStyle w:val="ab"/>
        <w:snapToGrid w:val="0"/>
        <w:ind w:firstLine="420"/>
        <w:rPr>
          <w:rFonts w:ascii="Times New Roman" w:hAnsi="Times New Roman"/>
        </w:rPr>
      </w:pPr>
      <w:r w:rsidRPr="00D135DD">
        <w:rPr>
          <w:rFonts w:ascii="Times New Roman" w:hAnsi="Times New Roman" w:hint="eastAsia"/>
        </w:rPr>
        <w:t>6.5</w:t>
      </w:r>
      <w:r w:rsidRPr="00D135DD">
        <w:rPr>
          <w:rFonts w:ascii="Times New Roman" w:hAnsi="Times New Roman"/>
        </w:rPr>
        <w:t xml:space="preserve"> </w:t>
      </w:r>
      <w:r w:rsidRPr="00D135DD">
        <w:rPr>
          <w:rFonts w:ascii="Times New Roman" w:hAnsi="Times New Roman" w:hint="eastAsia"/>
        </w:rPr>
        <w:t>敏感性分析</w:t>
      </w:r>
    </w:p>
    <w:p w14:paraId="1C7A8631" w14:textId="77777777" w:rsidR="00D814CE" w:rsidRPr="00D135DD" w:rsidRDefault="00D814CE" w:rsidP="00D814CE">
      <w:pPr>
        <w:pStyle w:val="ab"/>
        <w:snapToGrid w:val="0"/>
        <w:ind w:firstLineChars="200" w:firstLine="420"/>
        <w:rPr>
          <w:rFonts w:ascii="Times New Roman" w:hAnsi="Times New Roman"/>
        </w:rPr>
      </w:pPr>
      <w:r w:rsidRPr="00D135DD">
        <w:rPr>
          <w:rFonts w:ascii="Times New Roman" w:hAnsi="Times New Roman" w:hint="eastAsia"/>
        </w:rPr>
        <w:t>本项目</w:t>
      </w:r>
      <w:r w:rsidRPr="00D135DD">
        <w:rPr>
          <w:rFonts w:ascii="Times New Roman" w:hAnsi="Times New Roman"/>
        </w:rPr>
        <w:t>目标实现基本</w:t>
      </w:r>
      <w:r w:rsidRPr="00D135DD">
        <w:rPr>
          <w:rFonts w:ascii="Times New Roman" w:hAnsi="Times New Roman" w:hint="eastAsia"/>
        </w:rPr>
        <w:t>动态</w:t>
      </w:r>
      <w:r w:rsidRPr="00D135DD">
        <w:rPr>
          <w:rFonts w:ascii="Times New Roman" w:hAnsi="Times New Roman"/>
        </w:rPr>
        <w:t>ID</w:t>
      </w:r>
      <w:r w:rsidRPr="00D135DD">
        <w:rPr>
          <w:rFonts w:ascii="Times New Roman" w:hAnsi="Times New Roman" w:hint="eastAsia"/>
        </w:rPr>
        <w:t>机制</w:t>
      </w:r>
      <w:r w:rsidRPr="00D135DD">
        <w:rPr>
          <w:rFonts w:ascii="Times New Roman" w:hAnsi="Times New Roman"/>
        </w:rPr>
        <w:t>和代码混淆，</w:t>
      </w:r>
      <w:r w:rsidRPr="00D135DD">
        <w:rPr>
          <w:rFonts w:ascii="Times New Roman" w:hAnsi="Times New Roman" w:hint="eastAsia"/>
        </w:rPr>
        <w:t>目前还未</w:t>
      </w:r>
      <w:proofErr w:type="gramStart"/>
      <w:r w:rsidRPr="00D135DD">
        <w:rPr>
          <w:rFonts w:ascii="Times New Roman" w:hAnsi="Times New Roman" w:hint="eastAsia"/>
        </w:rPr>
        <w:t>测试较</w:t>
      </w:r>
      <w:proofErr w:type="gramEnd"/>
      <w:r w:rsidRPr="00D135DD">
        <w:rPr>
          <w:rFonts w:ascii="Times New Roman" w:hAnsi="Times New Roman" w:hint="eastAsia"/>
        </w:rPr>
        <w:t>复杂</w:t>
      </w:r>
      <w:r w:rsidRPr="00D135DD">
        <w:rPr>
          <w:rFonts w:ascii="Times New Roman" w:hAnsi="Times New Roman"/>
        </w:rPr>
        <w:t>JavaScript</w:t>
      </w:r>
      <w:r w:rsidRPr="00D135DD">
        <w:rPr>
          <w:rFonts w:ascii="Times New Roman" w:hAnsi="Times New Roman"/>
        </w:rPr>
        <w:t>技术的使用效果。</w:t>
      </w:r>
    </w:p>
    <w:p w14:paraId="237AD288" w14:textId="77777777" w:rsidR="00D814CE" w:rsidRPr="00D135DD" w:rsidRDefault="00D814CE" w:rsidP="00FC232D">
      <w:pPr>
        <w:pStyle w:val="3"/>
        <w:ind w:firstLine="643"/>
      </w:pPr>
      <w:r w:rsidRPr="00D135DD">
        <w:rPr>
          <w:rFonts w:hint="eastAsia"/>
        </w:rPr>
        <w:t>7.</w:t>
      </w:r>
      <w:r w:rsidRPr="00D135DD">
        <w:t xml:space="preserve"> </w:t>
      </w:r>
      <w:r w:rsidRPr="00D135DD">
        <w:rPr>
          <w:rFonts w:hint="eastAsia"/>
        </w:rPr>
        <w:t>社会因素方面的可能性</w:t>
      </w:r>
    </w:p>
    <w:p w14:paraId="39EB5EE2" w14:textId="77777777" w:rsidR="00D814CE" w:rsidRPr="00D135DD" w:rsidRDefault="00D814CE" w:rsidP="00D814CE">
      <w:pPr>
        <w:pStyle w:val="ab"/>
        <w:snapToGrid w:val="0"/>
        <w:ind w:firstLine="420"/>
        <w:rPr>
          <w:rFonts w:ascii="Times New Roman" w:hAnsi="Times New Roman"/>
        </w:rPr>
      </w:pPr>
      <w:r w:rsidRPr="00D135DD">
        <w:rPr>
          <w:rFonts w:ascii="Times New Roman" w:hAnsi="Times New Roman" w:hint="eastAsia"/>
        </w:rPr>
        <w:t>7.1.</w:t>
      </w:r>
      <w:r w:rsidRPr="00D135DD">
        <w:rPr>
          <w:rFonts w:ascii="Times New Roman" w:hAnsi="Times New Roman"/>
        </w:rPr>
        <w:t>Nginx</w:t>
      </w:r>
      <w:r w:rsidRPr="00D135DD">
        <w:rPr>
          <w:rFonts w:ascii="Times New Roman" w:hAnsi="Times New Roman"/>
        </w:rPr>
        <w:t>开源，大量第三方模块</w:t>
      </w:r>
      <w:r w:rsidRPr="00D135DD">
        <w:rPr>
          <w:rFonts w:ascii="Times New Roman" w:hAnsi="Times New Roman" w:hint="eastAsia"/>
        </w:rPr>
        <w:t>是其珍贵资源，</w:t>
      </w:r>
      <w:r w:rsidRPr="00D135DD">
        <w:rPr>
          <w:rFonts w:ascii="Times New Roman" w:hAnsi="Times New Roman"/>
        </w:rPr>
        <w:t>本项目同属于其开源</w:t>
      </w:r>
      <w:r w:rsidRPr="00D135DD">
        <w:rPr>
          <w:rFonts w:ascii="Times New Roman" w:hAnsi="Times New Roman" w:hint="eastAsia"/>
        </w:rPr>
        <w:t>项目</w:t>
      </w:r>
      <w:r w:rsidRPr="00D135DD">
        <w:rPr>
          <w:rFonts w:ascii="Times New Roman" w:hAnsi="Times New Roman"/>
        </w:rPr>
        <w:t>的一个第三方模块开发。</w:t>
      </w:r>
    </w:p>
    <w:p w14:paraId="15A3D5C7" w14:textId="77777777" w:rsidR="00D814CE" w:rsidRPr="00D135DD" w:rsidRDefault="00D814CE" w:rsidP="00D814CE">
      <w:pPr>
        <w:pStyle w:val="ab"/>
        <w:snapToGrid w:val="0"/>
        <w:ind w:firstLine="420"/>
        <w:rPr>
          <w:rFonts w:ascii="Times New Roman" w:hAnsi="Times New Roman"/>
        </w:rPr>
      </w:pPr>
    </w:p>
    <w:p w14:paraId="494CE652" w14:textId="77777777" w:rsidR="00D814CE" w:rsidRPr="00D135DD" w:rsidRDefault="00D814CE" w:rsidP="00D814CE">
      <w:pPr>
        <w:pStyle w:val="ab"/>
        <w:snapToGrid w:val="0"/>
        <w:ind w:firstLine="420"/>
        <w:rPr>
          <w:rFonts w:ascii="Times New Roman" w:hAnsi="Times New Roman"/>
        </w:rPr>
      </w:pPr>
      <w:r w:rsidRPr="00D135DD">
        <w:rPr>
          <w:rFonts w:ascii="Times New Roman" w:hAnsi="Times New Roman" w:hint="eastAsia"/>
        </w:rPr>
        <w:t>7.2.</w:t>
      </w:r>
      <w:r w:rsidRPr="00D135DD">
        <w:rPr>
          <w:rFonts w:ascii="Times New Roman" w:hAnsi="Times New Roman" w:hint="eastAsia"/>
        </w:rPr>
        <w:t>浏览器用户涉及到</w:t>
      </w:r>
      <w:r w:rsidRPr="00D135DD">
        <w:rPr>
          <w:rFonts w:ascii="Times New Roman" w:hAnsi="Times New Roman"/>
        </w:rPr>
        <w:t>的操作简单，通过指导文件可以方便使用。</w:t>
      </w:r>
      <w:r w:rsidRPr="00D135DD">
        <w:rPr>
          <w:rFonts w:ascii="Times New Roman" w:hAnsi="Times New Roman" w:hint="eastAsia"/>
        </w:rPr>
        <w:t>对</w:t>
      </w:r>
      <w:r w:rsidRPr="00D135DD">
        <w:rPr>
          <w:rFonts w:ascii="Times New Roman" w:hAnsi="Times New Roman"/>
        </w:rPr>
        <w:t>网站开发人员的要求是了解</w:t>
      </w:r>
      <w:r w:rsidRPr="00D135DD">
        <w:rPr>
          <w:rFonts w:ascii="Times New Roman" w:hAnsi="Times New Roman"/>
        </w:rPr>
        <w:t>Nginx</w:t>
      </w:r>
      <w:r w:rsidRPr="00D135DD">
        <w:rPr>
          <w:rFonts w:ascii="Times New Roman" w:hAnsi="Times New Roman"/>
        </w:rPr>
        <w:t>，并按照本系统用户手册操作即可。</w:t>
      </w:r>
    </w:p>
    <w:p w14:paraId="262CA604" w14:textId="77777777" w:rsidR="00D814CE" w:rsidRPr="00D135DD" w:rsidRDefault="00D814CE" w:rsidP="00FC232D">
      <w:pPr>
        <w:pStyle w:val="3"/>
        <w:ind w:firstLine="643"/>
      </w:pPr>
      <w:r w:rsidRPr="00D135DD">
        <w:rPr>
          <w:rFonts w:hint="eastAsia"/>
        </w:rPr>
        <w:t>8.</w:t>
      </w:r>
      <w:r w:rsidRPr="00D135DD">
        <w:t xml:space="preserve"> </w:t>
      </w:r>
      <w:r w:rsidRPr="00D135DD">
        <w:rPr>
          <w:rFonts w:hint="eastAsia"/>
        </w:rPr>
        <w:t>结论</w:t>
      </w:r>
    </w:p>
    <w:p w14:paraId="19E9B335" w14:textId="77777777" w:rsidR="00D814CE" w:rsidRPr="00D135DD" w:rsidRDefault="00D814CE" w:rsidP="00D814CE">
      <w:pPr>
        <w:pStyle w:val="ab"/>
        <w:snapToGrid w:val="0"/>
        <w:ind w:firstLineChars="200" w:firstLine="420"/>
        <w:rPr>
          <w:rFonts w:ascii="Times New Roman" w:hAnsi="Times New Roman"/>
        </w:rPr>
      </w:pPr>
      <w:r w:rsidRPr="00D135DD">
        <w:rPr>
          <w:rFonts w:ascii="Times New Roman" w:hAnsi="Times New Roman" w:hint="eastAsia"/>
        </w:rPr>
        <w:t>本项目</w:t>
      </w:r>
      <w:r w:rsidRPr="00D135DD">
        <w:rPr>
          <w:rFonts w:ascii="Times New Roman" w:hAnsi="Times New Roman"/>
        </w:rPr>
        <w:t>的开发从技术，市场</w:t>
      </w:r>
      <w:r w:rsidRPr="00D135DD">
        <w:rPr>
          <w:rFonts w:ascii="Times New Roman" w:hAnsi="Times New Roman" w:hint="eastAsia"/>
        </w:rPr>
        <w:t>方面</w:t>
      </w:r>
      <w:r w:rsidRPr="00D135DD">
        <w:rPr>
          <w:rFonts w:ascii="Times New Roman" w:hAnsi="Times New Roman"/>
        </w:rPr>
        <w:t>均具有可行性。</w:t>
      </w:r>
      <w:r w:rsidRPr="00D135DD">
        <w:rPr>
          <w:rFonts w:ascii="Times New Roman" w:hAnsi="Times New Roman" w:hint="eastAsia"/>
        </w:rPr>
        <w:t>本项目的开发</w:t>
      </w:r>
      <w:r w:rsidRPr="00D135DD">
        <w:rPr>
          <w:rFonts w:ascii="Times New Roman" w:hAnsi="Times New Roman"/>
        </w:rPr>
        <w:t>对网站防御有积极作用。</w:t>
      </w:r>
    </w:p>
    <w:p w14:paraId="711BAFC5" w14:textId="4C5239C0" w:rsidR="00D814CE" w:rsidRPr="00D135DD" w:rsidRDefault="00D814CE" w:rsidP="00D814CE">
      <w:pPr>
        <w:pStyle w:val="a8"/>
        <w:ind w:firstLineChars="0" w:firstLine="0"/>
      </w:pPr>
    </w:p>
    <w:p w14:paraId="771938F7" w14:textId="193FC3E6" w:rsidR="00D814CE" w:rsidRPr="00D135DD" w:rsidRDefault="00D814CE" w:rsidP="00BA473E">
      <w:pPr>
        <w:ind w:firstLine="480"/>
      </w:pPr>
      <w:r w:rsidRPr="00D135DD">
        <w:br w:type="page"/>
      </w:r>
    </w:p>
    <w:p w14:paraId="516CBD4F" w14:textId="6B5AE63E" w:rsidR="00BA473E" w:rsidRPr="00D135DD" w:rsidRDefault="00BA473E" w:rsidP="00BA473E">
      <w:pPr>
        <w:pStyle w:val="-10"/>
        <w:ind w:firstLine="600"/>
        <w:jc w:val="both"/>
      </w:pPr>
      <w:bookmarkStart w:id="221" w:name="_Toc7728459"/>
      <w:r w:rsidRPr="00D135DD">
        <w:rPr>
          <w:rFonts w:hint="eastAsia"/>
        </w:rPr>
        <w:t>附录</w:t>
      </w:r>
      <w:r w:rsidRPr="00D135DD">
        <w:rPr>
          <w:rFonts w:hint="eastAsia"/>
        </w:rPr>
        <w:t xml:space="preserve">3 </w:t>
      </w:r>
      <w:r w:rsidRPr="00D135DD">
        <w:rPr>
          <w:rFonts w:hint="eastAsia"/>
        </w:rPr>
        <w:t>项目开发计划书</w:t>
      </w:r>
      <w:bookmarkEnd w:id="221"/>
    </w:p>
    <w:p w14:paraId="69B29100" w14:textId="77777777" w:rsidR="000978AF" w:rsidRPr="00D135DD" w:rsidRDefault="000978AF" w:rsidP="000978AF">
      <w:pPr>
        <w:ind w:firstLine="480"/>
        <w:jc w:val="center"/>
      </w:pPr>
    </w:p>
    <w:p w14:paraId="0271AF74" w14:textId="335005BA" w:rsidR="000978AF" w:rsidRPr="00D135DD" w:rsidRDefault="000978AF" w:rsidP="000978AF">
      <w:pPr>
        <w:ind w:firstLine="880"/>
        <w:jc w:val="center"/>
        <w:rPr>
          <w:rFonts w:eastAsia="黑体"/>
          <w:sz w:val="44"/>
        </w:rPr>
      </w:pPr>
      <w:r w:rsidRPr="00D135DD">
        <w:rPr>
          <w:rFonts w:eastAsia="黑体"/>
          <w:noProof/>
          <w:sz w:val="44"/>
        </w:rPr>
        <mc:AlternateContent>
          <mc:Choice Requires="wps">
            <w:drawing>
              <wp:anchor distT="0" distB="0" distL="114300" distR="114300" simplePos="0" relativeHeight="251663360" behindDoc="0" locked="0" layoutInCell="0" allowOverlap="1" wp14:anchorId="05675EF5" wp14:editId="4E5523EC">
                <wp:simplePos x="0" y="0"/>
                <wp:positionH relativeFrom="column">
                  <wp:posOffset>0</wp:posOffset>
                </wp:positionH>
                <wp:positionV relativeFrom="paragraph">
                  <wp:posOffset>495300</wp:posOffset>
                </wp:positionV>
                <wp:extent cx="5143500" cy="0"/>
                <wp:effectExtent l="0" t="0" r="0" b="0"/>
                <wp:wrapTopAndBottom/>
                <wp:docPr id="21"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0718176" id="直接连接符 21"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pt" to="40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" o:allowincell="f" stroked="f">
                <w10:wrap type="topAndBottom"/>
              </v:line>
            </w:pict>
          </mc:Fallback>
        </mc:AlternateContent>
      </w:r>
      <w:r w:rsidRPr="00D135DD">
        <w:rPr>
          <w:rFonts w:eastAsia="黑体" w:hint="eastAsia"/>
          <w:sz w:val="44"/>
        </w:rPr>
        <w:t>基于代码混淆的</w:t>
      </w:r>
      <w:r w:rsidRPr="00D135DD">
        <w:rPr>
          <w:rFonts w:eastAsia="黑体"/>
          <w:sz w:val="44"/>
        </w:rPr>
        <w:t>W</w:t>
      </w:r>
      <w:r w:rsidRPr="00D135DD">
        <w:rPr>
          <w:rFonts w:eastAsia="黑体" w:hint="eastAsia"/>
          <w:sz w:val="44"/>
        </w:rPr>
        <w:t>eb</w:t>
      </w:r>
      <w:r w:rsidRPr="00D135DD">
        <w:rPr>
          <w:rFonts w:eastAsia="黑体" w:hint="eastAsia"/>
          <w:sz w:val="44"/>
        </w:rPr>
        <w:t>站点动态防御系统</w:t>
      </w:r>
    </w:p>
    <w:p w14:paraId="5E64B1AE" w14:textId="77777777" w:rsidR="000978AF" w:rsidRPr="00D135DD" w:rsidRDefault="000978AF" w:rsidP="000978AF">
      <w:pPr>
        <w:ind w:firstLine="880"/>
        <w:jc w:val="center"/>
        <w:rPr>
          <w:rFonts w:eastAsia="黑体"/>
          <w:sz w:val="44"/>
        </w:rPr>
      </w:pPr>
    </w:p>
    <w:p w14:paraId="5801576C" w14:textId="77777777" w:rsidR="000978AF" w:rsidRPr="00D135DD" w:rsidRDefault="000978AF" w:rsidP="000978AF">
      <w:pPr>
        <w:ind w:firstLine="880"/>
        <w:jc w:val="center"/>
        <w:rPr>
          <w:rFonts w:eastAsia="黑体"/>
          <w:sz w:val="44"/>
        </w:rPr>
      </w:pPr>
      <w:r w:rsidRPr="00D135DD">
        <w:rPr>
          <w:rFonts w:eastAsia="黑体" w:hint="eastAsia"/>
          <w:sz w:val="44"/>
        </w:rPr>
        <w:t>项目开发计划的编写</w:t>
      </w:r>
    </w:p>
    <w:p w14:paraId="4683BAB4" w14:textId="77777777" w:rsidR="000978AF" w:rsidRPr="00D135DD" w:rsidRDefault="000978AF" w:rsidP="000978AF">
      <w:pPr>
        <w:ind w:firstLine="560"/>
        <w:jc w:val="center"/>
        <w:rPr>
          <w:sz w:val="28"/>
        </w:rPr>
      </w:pPr>
    </w:p>
    <w:p w14:paraId="469E5785" w14:textId="77777777" w:rsidR="000978AF" w:rsidRPr="00D135DD" w:rsidRDefault="000978AF" w:rsidP="000978AF">
      <w:pPr>
        <w:ind w:firstLine="560"/>
        <w:jc w:val="center"/>
        <w:rPr>
          <w:sz w:val="28"/>
        </w:rPr>
      </w:pPr>
      <w:r w:rsidRPr="00D135DD">
        <w:rPr>
          <w:rFonts w:hint="eastAsia"/>
          <w:sz w:val="28"/>
        </w:rPr>
        <w:t>[V</w:t>
      </w:r>
      <w:r w:rsidRPr="00D135DD">
        <w:rPr>
          <w:sz w:val="28"/>
        </w:rPr>
        <w:t>1.0</w:t>
      </w:r>
      <w:r w:rsidRPr="00D135DD">
        <w:rPr>
          <w:rFonts w:hint="eastAsia"/>
          <w:sz w:val="28"/>
        </w:rPr>
        <w:t>]</w:t>
      </w:r>
    </w:p>
    <w:p w14:paraId="439051C6" w14:textId="77777777" w:rsidR="000978AF" w:rsidRPr="00D135DD" w:rsidRDefault="000978AF" w:rsidP="000978AF">
      <w:pPr>
        <w:ind w:firstLine="560"/>
        <w:jc w:val="center"/>
        <w:rPr>
          <w:sz w:val="28"/>
        </w:rPr>
      </w:pPr>
    </w:p>
    <w:p w14:paraId="129DE536" w14:textId="77777777" w:rsidR="000978AF" w:rsidRPr="00D135DD" w:rsidRDefault="000978AF" w:rsidP="000978AF">
      <w:pPr>
        <w:ind w:firstLine="560"/>
        <w:jc w:val="center"/>
        <w:rPr>
          <w:sz w:val="28"/>
        </w:rPr>
      </w:pPr>
    </w:p>
    <w:p w14:paraId="4E6EF8A5" w14:textId="77777777" w:rsidR="000978AF" w:rsidRPr="00D135DD" w:rsidRDefault="000978AF" w:rsidP="000978AF">
      <w:pPr>
        <w:ind w:firstLine="560"/>
        <w:jc w:val="center"/>
        <w:rPr>
          <w:sz w:val="28"/>
        </w:rPr>
      </w:pPr>
    </w:p>
    <w:p w14:paraId="1245BC58" w14:textId="77777777" w:rsidR="000978AF" w:rsidRPr="00D135DD" w:rsidRDefault="000978AF" w:rsidP="000978AF">
      <w:pPr>
        <w:ind w:firstLine="480"/>
      </w:pPr>
    </w:p>
    <w:p w14:paraId="18572CC0" w14:textId="77777777" w:rsidR="000978AF" w:rsidRPr="00D135DD" w:rsidRDefault="000978AF" w:rsidP="000978AF">
      <w:pPr>
        <w:spacing w:line="720" w:lineRule="auto"/>
        <w:ind w:firstLine="560"/>
        <w:jc w:val="center"/>
        <w:rPr>
          <w:sz w:val="28"/>
        </w:rPr>
      </w:pPr>
      <w:r w:rsidRPr="00D135DD">
        <w:rPr>
          <w:rFonts w:hint="eastAsia"/>
          <w:sz w:val="28"/>
        </w:rPr>
        <w:t>拟</w:t>
      </w:r>
      <w:r w:rsidRPr="00D135DD">
        <w:rPr>
          <w:sz w:val="28"/>
        </w:rPr>
        <w:t xml:space="preserve"> </w:t>
      </w:r>
      <w:r w:rsidRPr="00D135DD">
        <w:rPr>
          <w:rFonts w:hint="eastAsia"/>
          <w:sz w:val="28"/>
        </w:rPr>
        <w:t>制</w:t>
      </w:r>
      <w:r w:rsidRPr="00D135DD">
        <w:rPr>
          <w:sz w:val="28"/>
        </w:rPr>
        <w:t xml:space="preserve"> </w:t>
      </w:r>
      <w:r w:rsidRPr="00D135DD">
        <w:rPr>
          <w:rFonts w:hint="eastAsia"/>
          <w:sz w:val="28"/>
        </w:rPr>
        <w:t>人</w:t>
      </w:r>
      <w:r w:rsidRPr="00D135DD">
        <w:rPr>
          <w:sz w:val="28"/>
        </w:rPr>
        <w:t>__________</w:t>
      </w:r>
      <w:proofErr w:type="gramStart"/>
      <w:r w:rsidRPr="00D135DD">
        <w:rPr>
          <w:rFonts w:hint="eastAsia"/>
          <w:sz w:val="28"/>
        </w:rPr>
        <w:t>邵</w:t>
      </w:r>
      <w:proofErr w:type="gramEnd"/>
      <w:r w:rsidRPr="00D135DD">
        <w:rPr>
          <w:rFonts w:hint="eastAsia"/>
          <w:sz w:val="28"/>
        </w:rPr>
        <w:t>欣欣</w:t>
      </w:r>
      <w:r w:rsidRPr="00D135DD">
        <w:rPr>
          <w:sz w:val="28"/>
        </w:rPr>
        <w:t>____________</w:t>
      </w:r>
    </w:p>
    <w:p w14:paraId="635C7EBD" w14:textId="77777777" w:rsidR="000978AF" w:rsidRPr="00D135DD" w:rsidRDefault="000978AF" w:rsidP="000978AF">
      <w:pPr>
        <w:spacing w:line="720" w:lineRule="auto"/>
        <w:ind w:firstLine="560"/>
        <w:jc w:val="center"/>
        <w:rPr>
          <w:sz w:val="28"/>
        </w:rPr>
      </w:pPr>
      <w:r w:rsidRPr="00D135DD">
        <w:rPr>
          <w:rFonts w:hint="eastAsia"/>
          <w:sz w:val="28"/>
        </w:rPr>
        <w:t>审</w:t>
      </w:r>
      <w:r w:rsidRPr="00D135DD">
        <w:rPr>
          <w:sz w:val="28"/>
        </w:rPr>
        <w:t xml:space="preserve"> </w:t>
      </w:r>
      <w:r w:rsidRPr="00D135DD">
        <w:rPr>
          <w:rFonts w:hint="eastAsia"/>
          <w:sz w:val="28"/>
        </w:rPr>
        <w:t>核</w:t>
      </w:r>
      <w:r w:rsidRPr="00D135DD">
        <w:rPr>
          <w:sz w:val="28"/>
        </w:rPr>
        <w:t xml:space="preserve"> </w:t>
      </w:r>
      <w:r w:rsidRPr="00D135DD">
        <w:rPr>
          <w:rFonts w:hint="eastAsia"/>
          <w:sz w:val="28"/>
        </w:rPr>
        <w:t>人</w:t>
      </w:r>
      <w:r w:rsidRPr="00D135DD">
        <w:rPr>
          <w:sz w:val="28"/>
        </w:rPr>
        <w:t>__________</w:t>
      </w:r>
      <w:r w:rsidRPr="00D135DD">
        <w:rPr>
          <w:rFonts w:hint="eastAsia"/>
          <w:sz w:val="28"/>
        </w:rPr>
        <w:t>王海舟</w:t>
      </w:r>
      <w:r w:rsidRPr="00D135DD">
        <w:rPr>
          <w:sz w:val="28"/>
        </w:rPr>
        <w:t>____________</w:t>
      </w:r>
    </w:p>
    <w:p w14:paraId="6E771351" w14:textId="77777777" w:rsidR="000978AF" w:rsidRPr="00D135DD" w:rsidRDefault="000978AF" w:rsidP="000978AF">
      <w:pPr>
        <w:spacing w:line="720" w:lineRule="auto"/>
        <w:ind w:firstLine="560"/>
        <w:jc w:val="center"/>
        <w:rPr>
          <w:sz w:val="28"/>
        </w:rPr>
      </w:pPr>
      <w:r w:rsidRPr="00D135DD">
        <w:rPr>
          <w:rFonts w:hint="eastAsia"/>
          <w:sz w:val="28"/>
        </w:rPr>
        <w:t>批</w:t>
      </w:r>
      <w:r w:rsidRPr="00D135DD">
        <w:rPr>
          <w:sz w:val="28"/>
        </w:rPr>
        <w:t xml:space="preserve"> </w:t>
      </w:r>
      <w:r w:rsidRPr="00D135DD">
        <w:rPr>
          <w:rFonts w:hint="eastAsia"/>
          <w:sz w:val="28"/>
        </w:rPr>
        <w:t>准</w:t>
      </w:r>
      <w:r w:rsidRPr="00D135DD">
        <w:rPr>
          <w:sz w:val="28"/>
        </w:rPr>
        <w:t xml:space="preserve"> </w:t>
      </w:r>
      <w:r w:rsidRPr="00D135DD">
        <w:rPr>
          <w:rFonts w:hint="eastAsia"/>
          <w:sz w:val="28"/>
        </w:rPr>
        <w:t>人</w:t>
      </w:r>
      <w:r w:rsidRPr="00D135DD">
        <w:rPr>
          <w:sz w:val="28"/>
        </w:rPr>
        <w:t>__________</w:t>
      </w:r>
      <w:r w:rsidRPr="00D135DD">
        <w:rPr>
          <w:rFonts w:hint="eastAsia"/>
          <w:sz w:val="28"/>
        </w:rPr>
        <w:t>王海舟</w:t>
      </w:r>
      <w:r w:rsidRPr="00D135DD">
        <w:rPr>
          <w:sz w:val="28"/>
        </w:rPr>
        <w:t>____________</w:t>
      </w:r>
    </w:p>
    <w:p w14:paraId="692CF186" w14:textId="77777777" w:rsidR="000978AF" w:rsidRPr="00D135DD" w:rsidRDefault="000978AF" w:rsidP="000978AF">
      <w:pPr>
        <w:ind w:firstLine="560"/>
        <w:jc w:val="center"/>
        <w:rPr>
          <w:sz w:val="28"/>
        </w:rPr>
      </w:pPr>
    </w:p>
    <w:p w14:paraId="700530E9" w14:textId="77777777" w:rsidR="000978AF" w:rsidRPr="00D135DD" w:rsidRDefault="000978AF" w:rsidP="000978AF">
      <w:pPr>
        <w:ind w:firstLine="560"/>
        <w:jc w:val="center"/>
        <w:rPr>
          <w:sz w:val="28"/>
        </w:rPr>
      </w:pPr>
    </w:p>
    <w:p w14:paraId="123244F9" w14:textId="77777777" w:rsidR="000978AF" w:rsidRPr="00D135DD" w:rsidRDefault="000978AF" w:rsidP="000978AF">
      <w:pPr>
        <w:ind w:firstLine="560"/>
        <w:jc w:val="center"/>
        <w:rPr>
          <w:sz w:val="28"/>
        </w:rPr>
      </w:pPr>
    </w:p>
    <w:p w14:paraId="2D8CAE58" w14:textId="77777777" w:rsidR="000978AF" w:rsidRPr="00D135DD" w:rsidRDefault="000978AF" w:rsidP="000978AF">
      <w:pPr>
        <w:ind w:firstLine="560"/>
        <w:jc w:val="center"/>
        <w:rPr>
          <w:sz w:val="28"/>
        </w:rPr>
      </w:pPr>
      <w:r w:rsidRPr="00D135DD">
        <w:rPr>
          <w:rFonts w:hint="eastAsia"/>
          <w:sz w:val="28"/>
        </w:rPr>
        <w:t>[</w:t>
      </w:r>
      <w:r w:rsidRPr="00D135DD">
        <w:rPr>
          <w:rFonts w:hint="eastAsia"/>
          <w:sz w:val="28"/>
        </w:rPr>
        <w:t>二零一九年三月二十六日</w:t>
      </w:r>
      <w:r w:rsidRPr="00D135DD">
        <w:rPr>
          <w:rFonts w:hint="eastAsia"/>
          <w:sz w:val="28"/>
        </w:rPr>
        <w:t>]</w:t>
      </w:r>
    </w:p>
    <w:p w14:paraId="40387886" w14:textId="77777777" w:rsidR="000978AF" w:rsidRPr="00D135DD" w:rsidRDefault="000978AF" w:rsidP="00FC232D">
      <w:pPr>
        <w:pStyle w:val="3"/>
        <w:ind w:firstLine="643"/>
      </w:pPr>
      <w:r w:rsidRPr="00D135DD">
        <w:rPr>
          <w:rFonts w:hint="eastAsia"/>
        </w:rPr>
        <w:t>1.</w:t>
      </w:r>
      <w:r w:rsidRPr="00D135DD">
        <w:t xml:space="preserve"> </w:t>
      </w:r>
      <w:r w:rsidRPr="00D135DD">
        <w:rPr>
          <w:rFonts w:hint="eastAsia"/>
        </w:rPr>
        <w:t>引言</w:t>
      </w:r>
    </w:p>
    <w:p w14:paraId="51747150" w14:textId="77777777" w:rsidR="000978AF" w:rsidRPr="00D135DD" w:rsidRDefault="000978AF" w:rsidP="000978AF">
      <w:pPr>
        <w:pStyle w:val="ab"/>
        <w:snapToGrid w:val="0"/>
        <w:ind w:firstLine="420"/>
        <w:rPr>
          <w:rFonts w:ascii="Times New Roman" w:hAnsi="Times New Roman"/>
        </w:rPr>
      </w:pPr>
      <w:r w:rsidRPr="00D135DD">
        <w:rPr>
          <w:rFonts w:ascii="Times New Roman" w:hAnsi="Times New Roman" w:hint="eastAsia"/>
        </w:rPr>
        <w:t>1.1</w:t>
      </w:r>
      <w:r w:rsidRPr="00D135DD">
        <w:rPr>
          <w:rFonts w:ascii="Times New Roman" w:hAnsi="Times New Roman"/>
        </w:rPr>
        <w:t xml:space="preserve"> </w:t>
      </w:r>
      <w:r w:rsidRPr="00D135DD">
        <w:rPr>
          <w:rFonts w:ascii="Times New Roman" w:hAnsi="Times New Roman" w:hint="eastAsia"/>
        </w:rPr>
        <w:t>编写目的</w:t>
      </w:r>
    </w:p>
    <w:p w14:paraId="60064D3E" w14:textId="77777777" w:rsidR="000978AF" w:rsidRPr="00D135DD" w:rsidRDefault="000978AF" w:rsidP="000978AF">
      <w:pPr>
        <w:pStyle w:val="ab"/>
        <w:snapToGrid w:val="0"/>
        <w:ind w:firstLine="420"/>
        <w:rPr>
          <w:rFonts w:ascii="Times New Roman" w:hAnsi="Times New Roman"/>
        </w:rPr>
      </w:pPr>
      <w:r w:rsidRPr="00D135DD">
        <w:rPr>
          <w:rFonts w:ascii="Times New Roman" w:hAnsi="Times New Roman" w:hint="eastAsia"/>
        </w:rPr>
        <w:t>本文档</w:t>
      </w:r>
      <w:r w:rsidRPr="00D135DD">
        <w:rPr>
          <w:rFonts w:ascii="Times New Roman" w:hAnsi="Times New Roman"/>
        </w:rPr>
        <w:t>对应</w:t>
      </w:r>
      <w:r w:rsidRPr="00D135DD">
        <w:rPr>
          <w:rFonts w:ascii="Times New Roman" w:hAnsi="Times New Roman" w:hint="eastAsia"/>
        </w:rPr>
        <w:t>项目是“</w:t>
      </w:r>
      <w:r w:rsidRPr="00D135DD">
        <w:rPr>
          <w:rFonts w:ascii="Times New Roman" w:hAnsi="Times New Roman"/>
        </w:rPr>
        <w:t>基于代码混淆的</w:t>
      </w:r>
      <w:r w:rsidRPr="00D135DD">
        <w:rPr>
          <w:rFonts w:ascii="Times New Roman" w:hAnsi="Times New Roman"/>
        </w:rPr>
        <w:t>Web</w:t>
      </w:r>
      <w:r w:rsidRPr="00D135DD">
        <w:rPr>
          <w:rFonts w:ascii="Times New Roman" w:hAnsi="Times New Roman" w:hint="eastAsia"/>
        </w:rPr>
        <w:t>站点动态防御系统”。本文档预期读者</w:t>
      </w:r>
      <w:r w:rsidRPr="00D135DD">
        <w:rPr>
          <w:rFonts w:ascii="Times New Roman" w:hAnsi="Times New Roman"/>
        </w:rPr>
        <w:t>是项目</w:t>
      </w:r>
      <w:r w:rsidRPr="00D135DD">
        <w:rPr>
          <w:rFonts w:ascii="Times New Roman" w:hAnsi="Times New Roman" w:hint="eastAsia"/>
        </w:rPr>
        <w:t>经历</w:t>
      </w:r>
      <w:r w:rsidRPr="00D135DD">
        <w:rPr>
          <w:rFonts w:ascii="Times New Roman" w:hAnsi="Times New Roman"/>
        </w:rPr>
        <w:t>，项目开发人员</w:t>
      </w:r>
      <w:r w:rsidRPr="00D135DD">
        <w:rPr>
          <w:rFonts w:ascii="Times New Roman" w:hAnsi="Times New Roman" w:hint="eastAsia"/>
        </w:rPr>
        <w:t>以及有意了解</w:t>
      </w:r>
      <w:r w:rsidRPr="00D135DD">
        <w:rPr>
          <w:rFonts w:ascii="Times New Roman" w:hAnsi="Times New Roman"/>
        </w:rPr>
        <w:t>项目进度的人员。</w:t>
      </w:r>
    </w:p>
    <w:p w14:paraId="6CCE1AF6" w14:textId="77777777" w:rsidR="000978AF" w:rsidRPr="00D135DD" w:rsidRDefault="000978AF" w:rsidP="000978AF">
      <w:pPr>
        <w:pStyle w:val="ab"/>
        <w:snapToGrid w:val="0"/>
        <w:ind w:firstLine="420"/>
        <w:rPr>
          <w:rFonts w:ascii="Times New Roman" w:hAnsi="Times New Roman"/>
        </w:rPr>
      </w:pPr>
    </w:p>
    <w:p w14:paraId="39ED4E99" w14:textId="77777777" w:rsidR="000978AF" w:rsidRPr="00D135DD" w:rsidRDefault="000978AF" w:rsidP="000978AF">
      <w:pPr>
        <w:pStyle w:val="ab"/>
        <w:snapToGrid w:val="0"/>
        <w:ind w:firstLine="420"/>
        <w:rPr>
          <w:rFonts w:ascii="Times New Roman" w:hAnsi="Times New Roman"/>
        </w:rPr>
      </w:pPr>
      <w:r w:rsidRPr="00D135DD">
        <w:rPr>
          <w:rFonts w:ascii="Times New Roman" w:hAnsi="Times New Roman" w:hint="eastAsia"/>
        </w:rPr>
        <w:t xml:space="preserve">1.2 </w:t>
      </w:r>
      <w:r w:rsidRPr="00D135DD">
        <w:rPr>
          <w:rFonts w:ascii="Times New Roman" w:hAnsi="Times New Roman" w:hint="eastAsia"/>
        </w:rPr>
        <w:t>背景</w:t>
      </w:r>
    </w:p>
    <w:p w14:paraId="5FED078A" w14:textId="77777777" w:rsidR="000978AF" w:rsidRPr="00D135DD" w:rsidRDefault="000978AF" w:rsidP="000978AF">
      <w:pPr>
        <w:pStyle w:val="ab"/>
        <w:numPr>
          <w:ilvl w:val="0"/>
          <w:numId w:val="21"/>
        </w:numPr>
        <w:tabs>
          <w:tab w:val="clear" w:pos="840"/>
          <w:tab w:val="num" w:pos="720"/>
        </w:tabs>
        <w:snapToGrid w:val="0"/>
        <w:ind w:left="720" w:firstLine="420"/>
        <w:rPr>
          <w:rFonts w:ascii="Times New Roman" w:hAnsi="Times New Roman"/>
        </w:rPr>
      </w:pPr>
      <w:r w:rsidRPr="00D135DD">
        <w:rPr>
          <w:rFonts w:ascii="Times New Roman" w:hAnsi="Times New Roman"/>
        </w:rPr>
        <w:t>基于代码混淆的</w:t>
      </w:r>
      <w:r w:rsidRPr="00D135DD">
        <w:rPr>
          <w:rFonts w:ascii="Times New Roman" w:hAnsi="Times New Roman"/>
        </w:rPr>
        <w:t>Web</w:t>
      </w:r>
      <w:r w:rsidRPr="00D135DD">
        <w:rPr>
          <w:rFonts w:ascii="Times New Roman" w:hAnsi="Times New Roman" w:hint="eastAsia"/>
        </w:rPr>
        <w:t>站点动态防御系统；</w:t>
      </w:r>
    </w:p>
    <w:p w14:paraId="23472FAC" w14:textId="77777777" w:rsidR="000978AF" w:rsidRPr="00D135DD" w:rsidRDefault="000978AF" w:rsidP="000978AF">
      <w:pPr>
        <w:pStyle w:val="ab"/>
        <w:numPr>
          <w:ilvl w:val="0"/>
          <w:numId w:val="21"/>
        </w:numPr>
        <w:tabs>
          <w:tab w:val="clear" w:pos="840"/>
          <w:tab w:val="num" w:pos="720"/>
        </w:tabs>
        <w:snapToGrid w:val="0"/>
        <w:ind w:left="720" w:firstLine="420"/>
        <w:rPr>
          <w:rFonts w:ascii="Times New Roman" w:hAnsi="Times New Roman"/>
        </w:rPr>
      </w:pPr>
      <w:r w:rsidRPr="00D135DD">
        <w:rPr>
          <w:rFonts w:ascii="Times New Roman" w:hAnsi="Times New Roman" w:hint="eastAsia"/>
        </w:rPr>
        <w:t>任务提出者：</w:t>
      </w:r>
      <w:proofErr w:type="gramStart"/>
      <w:r w:rsidRPr="00D135DD">
        <w:rPr>
          <w:rFonts w:ascii="Times New Roman" w:hAnsi="Times New Roman"/>
        </w:rPr>
        <w:t>邵</w:t>
      </w:r>
      <w:proofErr w:type="gramEnd"/>
      <w:r w:rsidRPr="00D135DD">
        <w:rPr>
          <w:rFonts w:ascii="Times New Roman" w:hAnsi="Times New Roman"/>
        </w:rPr>
        <w:t>欣欣；</w:t>
      </w:r>
      <w:r w:rsidRPr="00D135DD">
        <w:rPr>
          <w:rFonts w:ascii="Times New Roman" w:hAnsi="Times New Roman" w:hint="eastAsia"/>
        </w:rPr>
        <w:t>开发者：</w:t>
      </w:r>
      <w:proofErr w:type="gramStart"/>
      <w:r w:rsidRPr="00D135DD">
        <w:rPr>
          <w:rFonts w:ascii="Times New Roman" w:hAnsi="Times New Roman"/>
        </w:rPr>
        <w:t>邵</w:t>
      </w:r>
      <w:proofErr w:type="gramEnd"/>
      <w:r w:rsidRPr="00D135DD">
        <w:rPr>
          <w:rFonts w:ascii="Times New Roman" w:hAnsi="Times New Roman"/>
        </w:rPr>
        <w:t>欣欣；</w:t>
      </w:r>
      <w:r w:rsidRPr="00D135DD">
        <w:rPr>
          <w:rFonts w:ascii="Times New Roman" w:hAnsi="Times New Roman" w:hint="eastAsia"/>
        </w:rPr>
        <w:t>用户：</w:t>
      </w:r>
      <w:r w:rsidRPr="00D135DD">
        <w:rPr>
          <w:rFonts w:ascii="Times New Roman" w:hAnsi="Times New Roman"/>
        </w:rPr>
        <w:t>网站</w:t>
      </w:r>
      <w:proofErr w:type="gramStart"/>
      <w:r w:rsidRPr="00D135DD">
        <w:rPr>
          <w:rFonts w:ascii="Times New Roman" w:hAnsi="Times New Roman"/>
        </w:rPr>
        <w:t>安全运</w:t>
      </w:r>
      <w:proofErr w:type="gramEnd"/>
      <w:r w:rsidRPr="00D135DD">
        <w:rPr>
          <w:rFonts w:ascii="Times New Roman" w:hAnsi="Times New Roman"/>
        </w:rPr>
        <w:t>维人员</w:t>
      </w:r>
      <w:r w:rsidRPr="00D135DD">
        <w:rPr>
          <w:rFonts w:ascii="Times New Roman" w:hAnsi="Times New Roman" w:hint="eastAsia"/>
        </w:rPr>
        <w:t>，</w:t>
      </w:r>
      <w:r w:rsidRPr="00D135DD">
        <w:rPr>
          <w:rFonts w:ascii="Times New Roman" w:hAnsi="Times New Roman"/>
        </w:rPr>
        <w:t>访问网站的用户；</w:t>
      </w:r>
      <w:r w:rsidRPr="00D135DD">
        <w:rPr>
          <w:rFonts w:ascii="Times New Roman" w:hAnsi="Times New Roman" w:hint="eastAsia"/>
        </w:rPr>
        <w:t>实现该软件的计算机网络：处于反向代理节点的网络；</w:t>
      </w:r>
    </w:p>
    <w:p w14:paraId="7CFC9A98" w14:textId="77777777" w:rsidR="000978AF" w:rsidRPr="00D135DD" w:rsidRDefault="000978AF" w:rsidP="000978AF">
      <w:pPr>
        <w:pStyle w:val="ab"/>
        <w:numPr>
          <w:ilvl w:val="0"/>
          <w:numId w:val="21"/>
        </w:numPr>
        <w:tabs>
          <w:tab w:val="clear" w:pos="840"/>
          <w:tab w:val="num" w:pos="720"/>
        </w:tabs>
        <w:snapToGrid w:val="0"/>
        <w:ind w:left="720" w:firstLine="420"/>
        <w:rPr>
          <w:rFonts w:ascii="Times New Roman" w:hAnsi="Times New Roman"/>
        </w:rPr>
      </w:pPr>
      <w:r w:rsidRPr="00D135DD">
        <w:rPr>
          <w:rFonts w:ascii="Times New Roman" w:hAnsi="Times New Roman" w:hint="eastAsia"/>
        </w:rPr>
        <w:t>本系统从安装位</w:t>
      </w:r>
      <w:r w:rsidRPr="00D135DD">
        <w:rPr>
          <w:rFonts w:ascii="Times New Roman" w:hAnsi="Times New Roman"/>
        </w:rPr>
        <w:t>置</w:t>
      </w:r>
      <w:r w:rsidRPr="00D135DD">
        <w:rPr>
          <w:rFonts w:ascii="Times New Roman" w:hAnsi="Times New Roman" w:hint="eastAsia"/>
        </w:rPr>
        <w:t>上来看</w:t>
      </w:r>
      <w:r w:rsidRPr="00D135DD">
        <w:rPr>
          <w:rFonts w:ascii="Times New Roman" w:hAnsi="Times New Roman"/>
        </w:rPr>
        <w:t>可以分成两部分</w:t>
      </w:r>
      <w:r w:rsidRPr="00D135DD">
        <w:rPr>
          <w:rFonts w:ascii="Times New Roman" w:hAnsi="Times New Roman" w:hint="eastAsia"/>
        </w:rPr>
        <w:t>，</w:t>
      </w:r>
      <w:r w:rsidRPr="00D135DD">
        <w:rPr>
          <w:rFonts w:ascii="Times New Roman" w:hAnsi="Times New Roman"/>
        </w:rPr>
        <w:t>一部分</w:t>
      </w:r>
      <w:r w:rsidRPr="00D135DD">
        <w:rPr>
          <w:rFonts w:ascii="Times New Roman" w:hAnsi="Times New Roman" w:hint="eastAsia"/>
        </w:rPr>
        <w:t>安装在</w:t>
      </w:r>
      <w:r w:rsidRPr="00D135DD">
        <w:rPr>
          <w:rFonts w:ascii="Times New Roman" w:hAnsi="Times New Roman"/>
        </w:rPr>
        <w:t>是</w:t>
      </w:r>
      <w:r w:rsidRPr="00D135DD">
        <w:rPr>
          <w:rFonts w:ascii="Times New Roman" w:hAnsi="Times New Roman" w:hint="eastAsia"/>
        </w:rPr>
        <w:t>访问网站</w:t>
      </w:r>
      <w:r w:rsidRPr="00D135DD">
        <w:rPr>
          <w:rFonts w:ascii="Times New Roman" w:hAnsi="Times New Roman"/>
        </w:rPr>
        <w:t>的浏览器</w:t>
      </w:r>
      <w:r w:rsidRPr="00D135DD">
        <w:rPr>
          <w:rFonts w:ascii="Times New Roman" w:hAnsi="Times New Roman" w:hint="eastAsia"/>
        </w:rPr>
        <w:t>上</w:t>
      </w:r>
      <w:r w:rsidRPr="00D135DD">
        <w:rPr>
          <w:rFonts w:ascii="Times New Roman" w:hAnsi="Times New Roman"/>
        </w:rPr>
        <w:t>；</w:t>
      </w:r>
      <w:r w:rsidRPr="00D135DD">
        <w:rPr>
          <w:rFonts w:ascii="Times New Roman" w:hAnsi="Times New Roman" w:hint="eastAsia"/>
        </w:rPr>
        <w:t>一部分</w:t>
      </w:r>
      <w:r w:rsidRPr="00D135DD">
        <w:rPr>
          <w:rFonts w:ascii="Times New Roman" w:hAnsi="Times New Roman"/>
        </w:rPr>
        <w:t>安装在反向代理服务器</w:t>
      </w:r>
      <w:r w:rsidRPr="00D135DD">
        <w:rPr>
          <w:rFonts w:ascii="Times New Roman" w:hAnsi="Times New Roman"/>
        </w:rPr>
        <w:t>Nginx</w:t>
      </w:r>
      <w:r w:rsidRPr="00D135DD">
        <w:rPr>
          <w:rFonts w:ascii="Times New Roman" w:hAnsi="Times New Roman"/>
        </w:rPr>
        <w:t>中</w:t>
      </w:r>
      <w:r w:rsidRPr="00D135DD">
        <w:rPr>
          <w:rFonts w:ascii="Times New Roman" w:hAnsi="Times New Roman" w:hint="eastAsia"/>
        </w:rPr>
        <w:t>。</w:t>
      </w:r>
    </w:p>
    <w:p w14:paraId="01C3B381" w14:textId="77777777" w:rsidR="000978AF" w:rsidRPr="00D135DD" w:rsidRDefault="000978AF" w:rsidP="000978AF">
      <w:pPr>
        <w:pStyle w:val="ab"/>
        <w:snapToGrid w:val="0"/>
        <w:ind w:firstLine="420"/>
        <w:rPr>
          <w:rFonts w:ascii="Times New Roman" w:hAnsi="Times New Roman"/>
        </w:rPr>
      </w:pPr>
    </w:p>
    <w:p w14:paraId="4BCA201F" w14:textId="77777777" w:rsidR="000978AF" w:rsidRPr="00D135DD" w:rsidRDefault="000978AF" w:rsidP="000978AF">
      <w:pPr>
        <w:pStyle w:val="ab"/>
        <w:snapToGrid w:val="0"/>
        <w:ind w:firstLine="420"/>
        <w:rPr>
          <w:rFonts w:ascii="Times New Roman" w:hAnsi="Times New Roman"/>
        </w:rPr>
      </w:pPr>
      <w:r w:rsidRPr="00D135DD">
        <w:rPr>
          <w:rFonts w:ascii="Times New Roman" w:hAnsi="Times New Roman" w:hint="eastAsia"/>
        </w:rPr>
        <w:t xml:space="preserve">1.3 </w:t>
      </w:r>
      <w:r w:rsidRPr="00D135DD">
        <w:rPr>
          <w:rFonts w:ascii="Times New Roman" w:hAnsi="Times New Roman" w:hint="eastAsia"/>
        </w:rPr>
        <w:t>定义</w:t>
      </w:r>
    </w:p>
    <w:p w14:paraId="243F3150" w14:textId="77777777" w:rsidR="000978AF" w:rsidRPr="00D135DD" w:rsidRDefault="000978AF" w:rsidP="000978AF">
      <w:pPr>
        <w:pStyle w:val="ab"/>
        <w:snapToGrid w:val="0"/>
        <w:ind w:firstLine="420"/>
        <w:rPr>
          <w:rFonts w:ascii="Times New Roman" w:hAnsi="Times New Roman"/>
        </w:rPr>
      </w:pPr>
      <w:r w:rsidRPr="00D135DD">
        <w:rPr>
          <w:rFonts w:ascii="Times New Roman" w:hAnsi="Times New Roman" w:hint="eastAsia"/>
        </w:rPr>
        <w:t>Chrome</w:t>
      </w:r>
      <w:r w:rsidRPr="00D135DD">
        <w:rPr>
          <w:rFonts w:ascii="Times New Roman" w:hAnsi="Times New Roman"/>
        </w:rPr>
        <w:t xml:space="preserve"> Extension</w:t>
      </w:r>
      <w:r w:rsidRPr="00D135DD">
        <w:rPr>
          <w:rFonts w:ascii="Times New Roman" w:hAnsi="Times New Roman" w:hint="eastAsia"/>
        </w:rPr>
        <w:t>：</w:t>
      </w:r>
      <w:r w:rsidRPr="00D135DD">
        <w:rPr>
          <w:rFonts w:ascii="Times New Roman" w:hAnsi="Times New Roman" w:hint="eastAsia"/>
        </w:rPr>
        <w:t>Chrome</w:t>
      </w:r>
      <w:r w:rsidRPr="00D135DD">
        <w:rPr>
          <w:rFonts w:ascii="Times New Roman" w:hAnsi="Times New Roman"/>
        </w:rPr>
        <w:t>浏览器扩展</w:t>
      </w:r>
    </w:p>
    <w:p w14:paraId="275391B2" w14:textId="77777777" w:rsidR="000978AF" w:rsidRPr="00D135DD" w:rsidRDefault="000978AF" w:rsidP="000978AF">
      <w:pPr>
        <w:pStyle w:val="ab"/>
        <w:snapToGrid w:val="0"/>
        <w:ind w:firstLine="420"/>
        <w:rPr>
          <w:rFonts w:ascii="Times New Roman" w:hAnsi="Times New Roman"/>
        </w:rPr>
      </w:pPr>
      <w:r w:rsidRPr="00D135DD">
        <w:rPr>
          <w:rFonts w:ascii="Times New Roman" w:hAnsi="Times New Roman"/>
        </w:rPr>
        <w:t>Cygwin:</w:t>
      </w:r>
      <w:r w:rsidRPr="00D135DD">
        <w:rPr>
          <w:rFonts w:ascii="Times New Roman" w:hAnsi="Times New Roman" w:hint="eastAsia"/>
        </w:rPr>
        <w:t xml:space="preserve"> Cygwin</w:t>
      </w:r>
      <w:r w:rsidRPr="00D135DD">
        <w:rPr>
          <w:rFonts w:ascii="Times New Roman" w:hAnsi="Times New Roman" w:hint="eastAsia"/>
        </w:rPr>
        <w:t>是一个在</w:t>
      </w:r>
      <w:r w:rsidRPr="00D135DD">
        <w:rPr>
          <w:rFonts w:ascii="Times New Roman" w:hAnsi="Times New Roman" w:hint="eastAsia"/>
        </w:rPr>
        <w:t>windows</w:t>
      </w:r>
      <w:r w:rsidRPr="00D135DD">
        <w:rPr>
          <w:rFonts w:ascii="Times New Roman" w:hAnsi="Times New Roman" w:hint="eastAsia"/>
        </w:rPr>
        <w:t>平台上运行的类</w:t>
      </w:r>
      <w:r w:rsidRPr="00D135DD">
        <w:rPr>
          <w:rFonts w:ascii="Times New Roman" w:hAnsi="Times New Roman" w:hint="eastAsia"/>
        </w:rPr>
        <w:t>UNIX</w:t>
      </w:r>
      <w:r w:rsidRPr="00D135DD">
        <w:rPr>
          <w:rFonts w:ascii="Times New Roman" w:hAnsi="Times New Roman" w:hint="eastAsia"/>
        </w:rPr>
        <w:t>模拟环境，是</w:t>
      </w:r>
      <w:r w:rsidRPr="00D135DD">
        <w:rPr>
          <w:rFonts w:ascii="Times New Roman" w:hAnsi="Times New Roman" w:hint="eastAsia"/>
        </w:rPr>
        <w:t>cygnus solutions</w:t>
      </w:r>
      <w:r w:rsidRPr="00D135DD">
        <w:rPr>
          <w:rFonts w:ascii="Times New Roman" w:hAnsi="Times New Roman" w:hint="eastAsia"/>
        </w:rPr>
        <w:t>公司开发的自由软件（该公司开发的著名工具还有</w:t>
      </w:r>
      <w:r w:rsidRPr="00D135DD">
        <w:rPr>
          <w:rFonts w:ascii="Times New Roman" w:hAnsi="Times New Roman" w:hint="eastAsia"/>
        </w:rPr>
        <w:t>eCos</w:t>
      </w:r>
      <w:r w:rsidRPr="00D135DD">
        <w:rPr>
          <w:rFonts w:ascii="Times New Roman" w:hAnsi="Times New Roman" w:hint="eastAsia"/>
        </w:rPr>
        <w:t>，不过现已被</w:t>
      </w:r>
      <w:r w:rsidRPr="00D135DD">
        <w:rPr>
          <w:rFonts w:ascii="Times New Roman" w:hAnsi="Times New Roman" w:hint="eastAsia"/>
        </w:rPr>
        <w:t>Redhat</w:t>
      </w:r>
      <w:r w:rsidRPr="00D135DD">
        <w:rPr>
          <w:rFonts w:ascii="Times New Roman" w:hAnsi="Times New Roman" w:hint="eastAsia"/>
        </w:rPr>
        <w:t>收购）。它对于学习</w:t>
      </w:r>
      <w:r w:rsidRPr="00D135DD">
        <w:rPr>
          <w:rFonts w:ascii="Times New Roman" w:hAnsi="Times New Roman" w:hint="eastAsia"/>
        </w:rPr>
        <w:t>UNIX/Linux</w:t>
      </w:r>
      <w:r w:rsidRPr="00D135DD">
        <w:rPr>
          <w:rFonts w:ascii="Times New Roman" w:hAnsi="Times New Roman" w:hint="eastAsia"/>
        </w:rPr>
        <w:t>操作环境，或者从</w:t>
      </w:r>
      <w:r w:rsidRPr="00D135DD">
        <w:rPr>
          <w:rFonts w:ascii="Times New Roman" w:hAnsi="Times New Roman" w:hint="eastAsia"/>
        </w:rPr>
        <w:t>UNIX</w:t>
      </w:r>
      <w:r w:rsidRPr="00D135DD">
        <w:rPr>
          <w:rFonts w:ascii="Times New Roman" w:hAnsi="Times New Roman" w:hint="eastAsia"/>
        </w:rPr>
        <w:t>到</w:t>
      </w:r>
      <w:r w:rsidRPr="00D135DD">
        <w:rPr>
          <w:rFonts w:ascii="Times New Roman" w:hAnsi="Times New Roman" w:hint="eastAsia"/>
        </w:rPr>
        <w:t>Windows</w:t>
      </w:r>
      <w:r w:rsidRPr="00D135DD">
        <w:rPr>
          <w:rFonts w:ascii="Times New Roman" w:hAnsi="Times New Roman" w:hint="eastAsia"/>
        </w:rPr>
        <w:t>的应用程序移植，或者进行某些特殊的开发工作，尤其是使用</w:t>
      </w:r>
      <w:r w:rsidRPr="00D135DD">
        <w:rPr>
          <w:rFonts w:ascii="Times New Roman" w:hAnsi="Times New Roman" w:hint="eastAsia"/>
        </w:rPr>
        <w:t>GNU</w:t>
      </w:r>
      <w:r w:rsidRPr="00D135DD">
        <w:rPr>
          <w:rFonts w:ascii="Times New Roman" w:hAnsi="Times New Roman" w:hint="eastAsia"/>
        </w:rPr>
        <w:t>工具集在</w:t>
      </w:r>
      <w:r w:rsidRPr="00D135DD">
        <w:rPr>
          <w:rFonts w:ascii="Times New Roman" w:hAnsi="Times New Roman" w:hint="eastAsia"/>
        </w:rPr>
        <w:t>Windows</w:t>
      </w:r>
      <w:r w:rsidRPr="00D135DD">
        <w:rPr>
          <w:rFonts w:ascii="Times New Roman" w:hAnsi="Times New Roman" w:hint="eastAsia"/>
        </w:rPr>
        <w:t>上进行嵌入式系统开发，非常有用。随着嵌入式系统开发在国内日渐流行，越来越多的开发者对</w:t>
      </w:r>
      <w:r w:rsidRPr="00D135DD">
        <w:rPr>
          <w:rFonts w:ascii="Times New Roman" w:hAnsi="Times New Roman" w:hint="eastAsia"/>
        </w:rPr>
        <w:t>Cygwin</w:t>
      </w:r>
      <w:r w:rsidRPr="00D135DD">
        <w:rPr>
          <w:rFonts w:ascii="Times New Roman" w:hAnsi="Times New Roman" w:hint="eastAsia"/>
        </w:rPr>
        <w:t>产生了兴趣。</w:t>
      </w:r>
      <w:r w:rsidRPr="00D135DD">
        <w:rPr>
          <w:rFonts w:ascii="Times New Roman" w:hAnsi="Times New Roman" w:hint="eastAsia"/>
        </w:rPr>
        <w:t>[</w:t>
      </w:r>
      <w:r w:rsidRPr="00D135DD">
        <w:rPr>
          <w:rFonts w:ascii="Times New Roman" w:hAnsi="Times New Roman"/>
        </w:rPr>
        <w:t>1</w:t>
      </w:r>
      <w:r w:rsidRPr="00D135DD">
        <w:rPr>
          <w:rFonts w:ascii="Times New Roman" w:hAnsi="Times New Roman" w:hint="eastAsia"/>
        </w:rPr>
        <w:t>]</w:t>
      </w:r>
    </w:p>
    <w:p w14:paraId="4C092604" w14:textId="77777777" w:rsidR="000978AF" w:rsidRPr="00D135DD" w:rsidRDefault="000978AF" w:rsidP="000978AF">
      <w:pPr>
        <w:pStyle w:val="ab"/>
        <w:snapToGrid w:val="0"/>
        <w:ind w:firstLine="420"/>
        <w:rPr>
          <w:rFonts w:ascii="Times New Roman" w:hAnsi="Times New Roman"/>
        </w:rPr>
      </w:pPr>
      <w:r w:rsidRPr="00D135DD">
        <w:rPr>
          <w:rFonts w:ascii="Times New Roman" w:hAnsi="Times New Roman"/>
        </w:rPr>
        <w:t>Eclipse-cdt:</w:t>
      </w:r>
      <w:r w:rsidRPr="00D135DD">
        <w:rPr>
          <w:rFonts w:ascii="Times New Roman" w:hAnsi="Times New Roman" w:hint="eastAsia"/>
        </w:rPr>
        <w:t xml:space="preserve"> </w:t>
      </w:r>
      <w:r w:rsidRPr="00D135DD">
        <w:rPr>
          <w:rFonts w:ascii="Times New Roman" w:hAnsi="Times New Roman"/>
        </w:rPr>
        <w:t>(C/C++</w:t>
      </w:r>
      <w:r w:rsidRPr="00D135DD">
        <w:rPr>
          <w:rFonts w:ascii="Times New Roman" w:hAnsi="Times New Roman" w:hint="eastAsia"/>
        </w:rPr>
        <w:t>开发环境</w:t>
      </w:r>
      <w:r w:rsidRPr="00D135DD">
        <w:rPr>
          <w:rFonts w:ascii="Times New Roman" w:hAnsi="Times New Roman"/>
        </w:rPr>
        <w:t>)</w:t>
      </w:r>
      <w:r w:rsidRPr="00D135DD">
        <w:rPr>
          <w:rFonts w:ascii="Times New Roman" w:hAnsi="Times New Roman" w:hint="eastAsia"/>
        </w:rPr>
        <w:t>CDT</w:t>
      </w:r>
      <w:r w:rsidRPr="00D135DD">
        <w:rPr>
          <w:rFonts w:ascii="Times New Roman" w:hAnsi="Times New Roman" w:hint="eastAsia"/>
        </w:rPr>
        <w:t>项目提供了基于</w:t>
      </w:r>
      <w:r w:rsidRPr="00D135DD">
        <w:rPr>
          <w:rFonts w:ascii="Times New Roman" w:hAnsi="Times New Roman" w:hint="eastAsia"/>
        </w:rPr>
        <w:t>Eclipse</w:t>
      </w:r>
      <w:r w:rsidRPr="00D135DD">
        <w:rPr>
          <w:rFonts w:ascii="Times New Roman" w:hAnsi="Times New Roman" w:hint="eastAsia"/>
        </w:rPr>
        <w:t>平台的功能齐全的</w:t>
      </w:r>
      <w:r w:rsidRPr="00D135DD">
        <w:rPr>
          <w:rFonts w:ascii="Times New Roman" w:hAnsi="Times New Roman" w:hint="eastAsia"/>
        </w:rPr>
        <w:t>C</w:t>
      </w:r>
      <w:r w:rsidRPr="00D135DD">
        <w:rPr>
          <w:rFonts w:ascii="Times New Roman" w:hAnsi="Times New Roman" w:hint="eastAsia"/>
        </w:rPr>
        <w:t>和</w:t>
      </w:r>
      <w:r w:rsidRPr="00D135DD">
        <w:rPr>
          <w:rFonts w:ascii="Times New Roman" w:hAnsi="Times New Roman" w:hint="eastAsia"/>
        </w:rPr>
        <w:t>C ++</w:t>
      </w:r>
      <w:r w:rsidRPr="00D135DD">
        <w:rPr>
          <w:rFonts w:ascii="Times New Roman" w:hAnsi="Times New Roman" w:hint="eastAsia"/>
        </w:rPr>
        <w:t>集成开发环境。</w:t>
      </w:r>
      <w:r w:rsidRPr="00D135DD">
        <w:rPr>
          <w:rFonts w:ascii="Times New Roman" w:hAnsi="Times New Roman" w:hint="eastAsia"/>
        </w:rPr>
        <w:t xml:space="preserve"> </w:t>
      </w:r>
      <w:r w:rsidRPr="00D135DD">
        <w:rPr>
          <w:rFonts w:ascii="Times New Roman" w:hAnsi="Times New Roman" w:hint="eastAsia"/>
        </w:rPr>
        <w:t>功能包括：支持项目创建和各种工具链的托管构建，标准构建，源导航，</w:t>
      </w:r>
      <w:proofErr w:type="gramStart"/>
      <w:r w:rsidRPr="00D135DD">
        <w:rPr>
          <w:rFonts w:ascii="Times New Roman" w:hAnsi="Times New Roman" w:hint="eastAsia"/>
        </w:rPr>
        <w:t>各种源知识</w:t>
      </w:r>
      <w:proofErr w:type="gramEnd"/>
      <w:r w:rsidRPr="00D135DD">
        <w:rPr>
          <w:rFonts w:ascii="Times New Roman" w:hAnsi="Times New Roman" w:hint="eastAsia"/>
        </w:rPr>
        <w:t>工具，</w:t>
      </w:r>
      <w:proofErr w:type="gramStart"/>
      <w:r w:rsidRPr="00D135DD">
        <w:rPr>
          <w:rFonts w:ascii="Times New Roman" w:hAnsi="Times New Roman" w:hint="eastAsia"/>
        </w:rPr>
        <w:t>如类型</w:t>
      </w:r>
      <w:proofErr w:type="gramEnd"/>
      <w:r w:rsidRPr="00D135DD">
        <w:rPr>
          <w:rFonts w:ascii="Times New Roman" w:hAnsi="Times New Roman" w:hint="eastAsia"/>
        </w:rPr>
        <w:t>层次结构，调用图，包含浏览器，宏定义浏览器，具有语法突出显示的代码编辑器，折叠和超链接</w:t>
      </w:r>
      <w:r w:rsidRPr="00D135DD">
        <w:rPr>
          <w:rFonts w:ascii="Times New Roman" w:hAnsi="Times New Roman" w:hint="eastAsia"/>
        </w:rPr>
        <w:t xml:space="preserve"> </w:t>
      </w:r>
      <w:r w:rsidRPr="00D135DD">
        <w:rPr>
          <w:rFonts w:ascii="Times New Roman" w:hAnsi="Times New Roman" w:hint="eastAsia"/>
        </w:rPr>
        <w:t>导航，源代码重构和代码生成，可视化调试工具，包括内存，寄存器和反汇编查看器。</w:t>
      </w:r>
    </w:p>
    <w:p w14:paraId="160444D1" w14:textId="77777777" w:rsidR="000978AF" w:rsidRPr="00D135DD" w:rsidRDefault="000978AF" w:rsidP="000978AF">
      <w:pPr>
        <w:pStyle w:val="ab"/>
        <w:snapToGrid w:val="0"/>
        <w:ind w:firstLine="420"/>
        <w:rPr>
          <w:rFonts w:ascii="Times New Roman" w:hAnsi="Times New Roman"/>
        </w:rPr>
      </w:pPr>
    </w:p>
    <w:p w14:paraId="3CD0C5D7" w14:textId="77777777" w:rsidR="000978AF" w:rsidRPr="00D135DD" w:rsidRDefault="000978AF" w:rsidP="000978AF">
      <w:pPr>
        <w:pStyle w:val="ab"/>
        <w:snapToGrid w:val="0"/>
        <w:ind w:firstLine="420"/>
        <w:rPr>
          <w:rFonts w:ascii="Times New Roman" w:hAnsi="Times New Roman"/>
        </w:rPr>
      </w:pPr>
      <w:r w:rsidRPr="00D135DD">
        <w:rPr>
          <w:rFonts w:ascii="Times New Roman" w:hAnsi="Times New Roman" w:hint="eastAsia"/>
        </w:rPr>
        <w:t xml:space="preserve">1.4 </w:t>
      </w:r>
      <w:r w:rsidRPr="00D135DD">
        <w:rPr>
          <w:rFonts w:ascii="Times New Roman" w:hAnsi="Times New Roman" w:hint="eastAsia"/>
        </w:rPr>
        <w:t>参考资料</w:t>
      </w:r>
    </w:p>
    <w:p w14:paraId="3042A09F" w14:textId="77777777" w:rsidR="000978AF" w:rsidRPr="00D135DD" w:rsidRDefault="000978AF" w:rsidP="000978AF">
      <w:pPr>
        <w:spacing w:line="400" w:lineRule="exact"/>
        <w:ind w:left="435" w:firstLine="480"/>
      </w:pPr>
      <w:r w:rsidRPr="00D135DD">
        <w:t xml:space="preserve">[1]Eclipse.Eclipse </w:t>
      </w:r>
      <w:proofErr w:type="gramStart"/>
      <w:r w:rsidRPr="00D135DD">
        <w:t>CDT :C</w:t>
      </w:r>
      <w:proofErr w:type="gramEnd"/>
      <w:r w:rsidRPr="00D135DD">
        <w:t>/C++ Development Tooling [EB/OL] . [2019-04-26</w:t>
      </w:r>
      <w:proofErr w:type="gramStart"/>
      <w:r w:rsidRPr="00D135DD">
        <w:t>] .</w:t>
      </w:r>
      <w:proofErr w:type="gramEnd"/>
      <w:r w:rsidRPr="00D135DD">
        <w:t xml:space="preserve"> http://www.eclipse.org/cdt/</w:t>
      </w:r>
    </w:p>
    <w:p w14:paraId="0718D399" w14:textId="77777777" w:rsidR="000978AF" w:rsidRPr="00D135DD" w:rsidRDefault="000978AF" w:rsidP="00FC232D">
      <w:pPr>
        <w:pStyle w:val="3"/>
        <w:ind w:firstLine="643"/>
      </w:pPr>
      <w:r w:rsidRPr="00D135DD">
        <w:rPr>
          <w:rFonts w:hint="eastAsia"/>
        </w:rPr>
        <w:t>2.</w:t>
      </w:r>
      <w:r w:rsidRPr="00D135DD">
        <w:t xml:space="preserve"> </w:t>
      </w:r>
      <w:r w:rsidRPr="00D135DD">
        <w:rPr>
          <w:rFonts w:hint="eastAsia"/>
        </w:rPr>
        <w:t>项目概述</w:t>
      </w:r>
    </w:p>
    <w:p w14:paraId="5E7A5445" w14:textId="77777777" w:rsidR="000978AF" w:rsidRPr="00D135DD" w:rsidRDefault="000978AF" w:rsidP="000978AF">
      <w:pPr>
        <w:pStyle w:val="ab"/>
        <w:snapToGrid w:val="0"/>
        <w:ind w:firstLine="420"/>
        <w:rPr>
          <w:rFonts w:ascii="Times New Roman" w:hAnsi="Times New Roman"/>
        </w:rPr>
      </w:pPr>
      <w:r w:rsidRPr="00D135DD">
        <w:rPr>
          <w:rFonts w:ascii="Times New Roman" w:hAnsi="Times New Roman" w:hint="eastAsia"/>
        </w:rPr>
        <w:t>2.1</w:t>
      </w:r>
      <w:r w:rsidRPr="00D135DD">
        <w:rPr>
          <w:rFonts w:ascii="Times New Roman" w:hAnsi="Times New Roman"/>
        </w:rPr>
        <w:t xml:space="preserve"> </w:t>
      </w:r>
      <w:r w:rsidRPr="00D135DD">
        <w:rPr>
          <w:rFonts w:ascii="Times New Roman" w:hAnsi="Times New Roman" w:hint="eastAsia"/>
        </w:rPr>
        <w:t>工作内容</w:t>
      </w:r>
    </w:p>
    <w:p w14:paraId="15FFC40B" w14:textId="77777777" w:rsidR="000978AF" w:rsidRPr="00D135DD" w:rsidRDefault="000978AF" w:rsidP="000978AF">
      <w:pPr>
        <w:pStyle w:val="ab"/>
        <w:snapToGrid w:val="0"/>
        <w:ind w:firstLine="420"/>
        <w:rPr>
          <w:rFonts w:ascii="Times New Roman" w:hAnsi="Times New Roman"/>
        </w:rPr>
      </w:pPr>
      <w:r w:rsidRPr="00D135DD">
        <w:rPr>
          <w:rFonts w:ascii="Times New Roman" w:hAnsi="Times New Roman" w:hint="eastAsia"/>
        </w:rPr>
        <w:t>背景</w:t>
      </w:r>
      <w:r w:rsidRPr="00D135DD">
        <w:rPr>
          <w:rFonts w:ascii="Times New Roman" w:hAnsi="Times New Roman"/>
        </w:rPr>
        <w:t>调查：了解目前自动化攻击的现状，包括攻击手段，以及在网络攻击中的占比</w:t>
      </w:r>
      <w:r w:rsidRPr="00D135DD">
        <w:rPr>
          <w:rFonts w:ascii="Times New Roman" w:hAnsi="Times New Roman" w:hint="eastAsia"/>
        </w:rPr>
        <w:t>和目前应对</w:t>
      </w:r>
      <w:r w:rsidRPr="00D135DD">
        <w:rPr>
          <w:rFonts w:ascii="Times New Roman" w:hAnsi="Times New Roman"/>
        </w:rPr>
        <w:t>自动化攻击</w:t>
      </w:r>
      <w:r w:rsidRPr="00D135DD">
        <w:rPr>
          <w:rFonts w:ascii="Times New Roman" w:hAnsi="Times New Roman" w:hint="eastAsia"/>
        </w:rPr>
        <w:t>的</w:t>
      </w:r>
      <w:r w:rsidRPr="00D135DD">
        <w:rPr>
          <w:rFonts w:ascii="Times New Roman" w:hAnsi="Times New Roman"/>
        </w:rPr>
        <w:t>手段。</w:t>
      </w:r>
    </w:p>
    <w:p w14:paraId="10109FD5" w14:textId="77777777" w:rsidR="000978AF" w:rsidRPr="00D135DD" w:rsidRDefault="000978AF" w:rsidP="000978AF">
      <w:pPr>
        <w:pStyle w:val="ab"/>
        <w:snapToGrid w:val="0"/>
        <w:ind w:firstLine="420"/>
        <w:rPr>
          <w:rFonts w:ascii="Times New Roman" w:hAnsi="Times New Roman"/>
        </w:rPr>
      </w:pPr>
      <w:r w:rsidRPr="00D135DD">
        <w:rPr>
          <w:rFonts w:ascii="Times New Roman" w:hAnsi="Times New Roman" w:hint="eastAsia"/>
        </w:rPr>
        <w:t>市场调查</w:t>
      </w:r>
      <w:r w:rsidRPr="00D135DD">
        <w:rPr>
          <w:rFonts w:ascii="Times New Roman" w:hAnsi="Times New Roman"/>
        </w:rPr>
        <w:t>：</w:t>
      </w:r>
      <w:r w:rsidRPr="00D135DD">
        <w:rPr>
          <w:rFonts w:ascii="Times New Roman" w:hAnsi="Times New Roman" w:hint="eastAsia"/>
        </w:rPr>
        <w:t>鉴于</w:t>
      </w:r>
      <w:r w:rsidRPr="00D135DD">
        <w:rPr>
          <w:rFonts w:ascii="Times New Roman" w:hAnsi="Times New Roman"/>
        </w:rPr>
        <w:t>我们的系统开发依</w:t>
      </w:r>
      <w:r w:rsidRPr="00D135DD">
        <w:rPr>
          <w:rFonts w:ascii="Times New Roman" w:hAnsi="Times New Roman" w:hint="eastAsia"/>
        </w:rPr>
        <w:t>赖</w:t>
      </w:r>
      <w:r w:rsidRPr="00D135DD">
        <w:rPr>
          <w:rFonts w:ascii="Times New Roman" w:hAnsi="Times New Roman"/>
        </w:rPr>
        <w:t>于特</w:t>
      </w:r>
      <w:r w:rsidRPr="00D135DD">
        <w:rPr>
          <w:rFonts w:ascii="Times New Roman" w:hAnsi="Times New Roman" w:hint="eastAsia"/>
        </w:rPr>
        <w:t>定</w:t>
      </w:r>
      <w:r w:rsidRPr="00D135DD">
        <w:rPr>
          <w:rFonts w:ascii="Times New Roman" w:hAnsi="Times New Roman"/>
        </w:rPr>
        <w:t>的已存在软件：</w:t>
      </w:r>
      <w:r w:rsidRPr="00D135DD">
        <w:rPr>
          <w:rFonts w:ascii="Times New Roman" w:hAnsi="Times New Roman" w:hint="eastAsia"/>
        </w:rPr>
        <w:t xml:space="preserve"> Nginx</w:t>
      </w:r>
      <w:r w:rsidRPr="00D135DD">
        <w:rPr>
          <w:rFonts w:ascii="Times New Roman" w:hAnsi="Times New Roman" w:hint="eastAsia"/>
        </w:rPr>
        <w:t>和</w:t>
      </w:r>
      <w:r w:rsidRPr="00D135DD">
        <w:rPr>
          <w:rFonts w:ascii="Times New Roman" w:hAnsi="Times New Roman"/>
        </w:rPr>
        <w:t>Chrome</w:t>
      </w:r>
      <w:r w:rsidRPr="00D135DD">
        <w:rPr>
          <w:rFonts w:ascii="Times New Roman" w:hAnsi="Times New Roman" w:hint="eastAsia"/>
        </w:rPr>
        <w:t>，</w:t>
      </w:r>
      <w:r w:rsidRPr="00D135DD">
        <w:rPr>
          <w:rFonts w:ascii="Times New Roman" w:hAnsi="Times New Roman"/>
        </w:rPr>
        <w:t>了解目前</w:t>
      </w:r>
      <w:r w:rsidRPr="00D135DD">
        <w:rPr>
          <w:rFonts w:ascii="Times New Roman" w:hAnsi="Times New Roman" w:hint="eastAsia"/>
        </w:rPr>
        <w:t>Nginx</w:t>
      </w:r>
      <w:r w:rsidRPr="00D135DD">
        <w:rPr>
          <w:rFonts w:ascii="Times New Roman" w:hAnsi="Times New Roman" w:hint="eastAsia"/>
        </w:rPr>
        <w:t>和</w:t>
      </w:r>
      <w:r w:rsidRPr="00D135DD">
        <w:rPr>
          <w:rFonts w:ascii="Times New Roman" w:hAnsi="Times New Roman"/>
        </w:rPr>
        <w:t>Chrome</w:t>
      </w:r>
      <w:r w:rsidRPr="00D135DD">
        <w:rPr>
          <w:rFonts w:ascii="Times New Roman" w:hAnsi="Times New Roman"/>
        </w:rPr>
        <w:t>在各自领域的</w:t>
      </w:r>
      <w:r w:rsidRPr="00D135DD">
        <w:rPr>
          <w:rFonts w:ascii="Times New Roman" w:hAnsi="Times New Roman" w:hint="eastAsia"/>
        </w:rPr>
        <w:t>市场占比</w:t>
      </w:r>
      <w:r w:rsidRPr="00D135DD">
        <w:rPr>
          <w:rFonts w:ascii="Times New Roman" w:hAnsi="Times New Roman"/>
        </w:rPr>
        <w:t>。</w:t>
      </w:r>
      <w:r w:rsidRPr="00D135DD">
        <w:rPr>
          <w:rFonts w:ascii="Times New Roman" w:hAnsi="Times New Roman" w:hint="eastAsia"/>
        </w:rPr>
        <w:t>保证</w:t>
      </w:r>
      <w:r w:rsidRPr="00D135DD">
        <w:rPr>
          <w:rFonts w:ascii="Times New Roman" w:hAnsi="Times New Roman"/>
        </w:rPr>
        <w:t>我们开发的系统的应用前景</w:t>
      </w:r>
      <w:r w:rsidRPr="00D135DD">
        <w:rPr>
          <w:rFonts w:ascii="Times New Roman" w:hAnsi="Times New Roman" w:hint="eastAsia"/>
        </w:rPr>
        <w:t>的</w:t>
      </w:r>
      <w:r w:rsidRPr="00D135DD">
        <w:rPr>
          <w:rFonts w:ascii="Times New Roman" w:hAnsi="Times New Roman"/>
        </w:rPr>
        <w:t>限制是比较小的。</w:t>
      </w:r>
    </w:p>
    <w:p w14:paraId="68D06CF1" w14:textId="77777777" w:rsidR="000978AF" w:rsidRPr="00D135DD" w:rsidRDefault="000978AF" w:rsidP="000978AF">
      <w:pPr>
        <w:pStyle w:val="ab"/>
        <w:snapToGrid w:val="0"/>
        <w:ind w:firstLine="420"/>
        <w:rPr>
          <w:rFonts w:ascii="Times New Roman" w:hAnsi="Times New Roman"/>
        </w:rPr>
      </w:pPr>
      <w:r w:rsidRPr="00D135DD">
        <w:rPr>
          <w:rFonts w:ascii="Times New Roman" w:hAnsi="Times New Roman" w:hint="eastAsia"/>
        </w:rPr>
        <w:t>需求分析</w:t>
      </w:r>
      <w:r w:rsidRPr="00D135DD">
        <w:rPr>
          <w:rFonts w:ascii="Times New Roman" w:hAnsi="Times New Roman"/>
        </w:rPr>
        <w:t>；</w:t>
      </w:r>
    </w:p>
    <w:p w14:paraId="1EF04D18" w14:textId="77777777" w:rsidR="000978AF" w:rsidRPr="00D135DD" w:rsidRDefault="000978AF" w:rsidP="000978AF">
      <w:pPr>
        <w:pStyle w:val="ab"/>
        <w:snapToGrid w:val="0"/>
        <w:ind w:firstLine="420"/>
        <w:rPr>
          <w:rFonts w:ascii="Times New Roman" w:hAnsi="Times New Roman"/>
        </w:rPr>
      </w:pPr>
      <w:r w:rsidRPr="00D135DD">
        <w:rPr>
          <w:rFonts w:ascii="Times New Roman" w:hAnsi="Times New Roman" w:hint="eastAsia"/>
        </w:rPr>
        <w:t>系统设计</w:t>
      </w:r>
      <w:r w:rsidRPr="00D135DD">
        <w:rPr>
          <w:rFonts w:ascii="Times New Roman" w:hAnsi="Times New Roman"/>
        </w:rPr>
        <w:t>；</w:t>
      </w:r>
    </w:p>
    <w:p w14:paraId="03CA48A5" w14:textId="77777777" w:rsidR="000978AF" w:rsidRPr="00D135DD" w:rsidRDefault="000978AF" w:rsidP="000978AF">
      <w:pPr>
        <w:pStyle w:val="ab"/>
        <w:snapToGrid w:val="0"/>
        <w:ind w:firstLine="420"/>
        <w:rPr>
          <w:rFonts w:ascii="Times New Roman" w:hAnsi="Times New Roman"/>
        </w:rPr>
      </w:pPr>
      <w:r w:rsidRPr="00D135DD">
        <w:rPr>
          <w:rFonts w:ascii="Times New Roman" w:hAnsi="Times New Roman" w:hint="eastAsia"/>
        </w:rPr>
        <w:t>系统</w:t>
      </w:r>
      <w:r w:rsidRPr="00D135DD">
        <w:rPr>
          <w:rFonts w:ascii="Times New Roman" w:hAnsi="Times New Roman"/>
        </w:rPr>
        <w:t>实现；</w:t>
      </w:r>
    </w:p>
    <w:p w14:paraId="02519AE4" w14:textId="77777777" w:rsidR="000978AF" w:rsidRPr="00D135DD" w:rsidRDefault="000978AF" w:rsidP="000978AF">
      <w:pPr>
        <w:pStyle w:val="ab"/>
        <w:snapToGrid w:val="0"/>
        <w:ind w:firstLine="420"/>
        <w:rPr>
          <w:rFonts w:ascii="Times New Roman" w:hAnsi="Times New Roman"/>
        </w:rPr>
      </w:pPr>
      <w:r w:rsidRPr="00D135DD">
        <w:rPr>
          <w:rFonts w:ascii="Times New Roman" w:hAnsi="Times New Roman" w:hint="eastAsia"/>
        </w:rPr>
        <w:t>系统测试</w:t>
      </w:r>
      <w:r w:rsidRPr="00D135DD">
        <w:rPr>
          <w:rFonts w:ascii="Times New Roman" w:hAnsi="Times New Roman"/>
        </w:rPr>
        <w:t>。</w:t>
      </w:r>
    </w:p>
    <w:p w14:paraId="0FAFD21B" w14:textId="77777777" w:rsidR="000978AF" w:rsidRPr="00D135DD" w:rsidRDefault="000978AF" w:rsidP="000978AF">
      <w:pPr>
        <w:pStyle w:val="ab"/>
        <w:snapToGrid w:val="0"/>
        <w:ind w:firstLine="420"/>
        <w:rPr>
          <w:rFonts w:ascii="Times New Roman" w:hAnsi="Times New Roman"/>
        </w:rPr>
      </w:pPr>
    </w:p>
    <w:p w14:paraId="671C0EE7" w14:textId="77777777" w:rsidR="000978AF" w:rsidRPr="00D135DD" w:rsidRDefault="000978AF" w:rsidP="000978AF">
      <w:pPr>
        <w:pStyle w:val="ab"/>
        <w:snapToGrid w:val="0"/>
        <w:ind w:firstLine="420"/>
        <w:rPr>
          <w:rFonts w:ascii="Times New Roman" w:hAnsi="Times New Roman"/>
        </w:rPr>
      </w:pPr>
      <w:r w:rsidRPr="00D135DD">
        <w:rPr>
          <w:rFonts w:ascii="Times New Roman" w:hAnsi="Times New Roman" w:hint="eastAsia"/>
        </w:rPr>
        <w:t xml:space="preserve">2.2 </w:t>
      </w:r>
      <w:r w:rsidRPr="00D135DD">
        <w:rPr>
          <w:rFonts w:ascii="Times New Roman" w:hAnsi="Times New Roman" w:hint="eastAsia"/>
        </w:rPr>
        <w:t>主要参加人员</w:t>
      </w:r>
      <w:r w:rsidRPr="00D135DD">
        <w:rPr>
          <w:rFonts w:ascii="Times New Roman" w:hAnsi="Times New Roman" w:hint="eastAsia"/>
        </w:rPr>
        <w:t xml:space="preserve">   </w:t>
      </w:r>
    </w:p>
    <w:p w14:paraId="3A74B47F" w14:textId="77777777" w:rsidR="000978AF" w:rsidRPr="00D135DD" w:rsidRDefault="000978AF" w:rsidP="000978AF">
      <w:pPr>
        <w:pStyle w:val="ab"/>
        <w:snapToGrid w:val="0"/>
        <w:ind w:firstLine="420"/>
        <w:rPr>
          <w:rFonts w:ascii="Times New Roman" w:hAnsi="Times New Roman"/>
        </w:rPr>
      </w:pPr>
      <w:r w:rsidRPr="00D135DD">
        <w:rPr>
          <w:rFonts w:ascii="Times New Roman" w:hAnsi="Times New Roman" w:hint="eastAsia"/>
        </w:rPr>
        <w:t xml:space="preserve">   </w:t>
      </w:r>
      <w:r w:rsidRPr="00D135DD">
        <w:rPr>
          <w:rFonts w:ascii="Times New Roman" w:hAnsi="Times New Roman" w:hint="eastAsia"/>
        </w:rPr>
        <w:t>指导老师</w:t>
      </w:r>
      <w:r w:rsidRPr="00D135DD">
        <w:rPr>
          <w:rFonts w:ascii="Times New Roman" w:hAnsi="Times New Roman"/>
        </w:rPr>
        <w:t>：王海舟；</w:t>
      </w:r>
      <w:r w:rsidRPr="00D135DD">
        <w:rPr>
          <w:rFonts w:ascii="Times New Roman" w:hAnsi="Times New Roman" w:hint="eastAsia"/>
        </w:rPr>
        <w:t>开发人员</w:t>
      </w:r>
      <w:r w:rsidRPr="00D135DD">
        <w:rPr>
          <w:rFonts w:ascii="Times New Roman" w:hAnsi="Times New Roman"/>
        </w:rPr>
        <w:t>：</w:t>
      </w:r>
      <w:proofErr w:type="gramStart"/>
      <w:r w:rsidRPr="00D135DD">
        <w:rPr>
          <w:rFonts w:ascii="Times New Roman" w:hAnsi="Times New Roman"/>
        </w:rPr>
        <w:t>邵</w:t>
      </w:r>
      <w:proofErr w:type="gramEnd"/>
      <w:r w:rsidRPr="00D135DD">
        <w:rPr>
          <w:rFonts w:ascii="Times New Roman" w:hAnsi="Times New Roman"/>
        </w:rPr>
        <w:t>欣欣。</w:t>
      </w:r>
    </w:p>
    <w:p w14:paraId="2A3D3A4A" w14:textId="77777777" w:rsidR="000978AF" w:rsidRPr="00D135DD" w:rsidRDefault="000978AF" w:rsidP="000978AF">
      <w:pPr>
        <w:pStyle w:val="ab"/>
        <w:snapToGrid w:val="0"/>
        <w:ind w:firstLine="420"/>
        <w:rPr>
          <w:rFonts w:ascii="Times New Roman" w:hAnsi="Times New Roman"/>
        </w:rPr>
      </w:pPr>
    </w:p>
    <w:p w14:paraId="09F1EDAC" w14:textId="77777777" w:rsidR="000978AF" w:rsidRPr="00D135DD" w:rsidRDefault="000978AF" w:rsidP="000978AF">
      <w:pPr>
        <w:pStyle w:val="ab"/>
        <w:snapToGrid w:val="0"/>
        <w:ind w:firstLine="420"/>
        <w:rPr>
          <w:rFonts w:ascii="Times New Roman" w:hAnsi="Times New Roman"/>
        </w:rPr>
      </w:pPr>
      <w:r w:rsidRPr="00D135DD">
        <w:rPr>
          <w:rFonts w:ascii="Times New Roman" w:hAnsi="Times New Roman" w:hint="eastAsia"/>
        </w:rPr>
        <w:t>2.3</w:t>
      </w:r>
      <w:r w:rsidRPr="00D135DD">
        <w:rPr>
          <w:rFonts w:ascii="Times New Roman" w:hAnsi="Times New Roman"/>
        </w:rPr>
        <w:t xml:space="preserve"> </w:t>
      </w:r>
      <w:r w:rsidRPr="00D135DD">
        <w:rPr>
          <w:rFonts w:ascii="Times New Roman" w:hAnsi="Times New Roman" w:hint="eastAsia"/>
        </w:rPr>
        <w:t>产品</w:t>
      </w:r>
    </w:p>
    <w:p w14:paraId="21378939" w14:textId="77777777" w:rsidR="000978AF" w:rsidRPr="00D135DD" w:rsidRDefault="000978AF" w:rsidP="000978AF">
      <w:pPr>
        <w:pStyle w:val="ab"/>
        <w:snapToGrid w:val="0"/>
        <w:ind w:firstLine="420"/>
        <w:rPr>
          <w:rFonts w:ascii="Times New Roman" w:hAnsi="Times New Roman"/>
        </w:rPr>
      </w:pPr>
      <w:r w:rsidRPr="00D135DD">
        <w:rPr>
          <w:rFonts w:ascii="Times New Roman" w:hAnsi="Times New Roman" w:hint="eastAsia"/>
        </w:rPr>
        <w:t>2.3.1</w:t>
      </w:r>
      <w:r w:rsidRPr="00D135DD">
        <w:rPr>
          <w:rFonts w:ascii="Times New Roman" w:hAnsi="Times New Roman"/>
        </w:rPr>
        <w:t xml:space="preserve"> </w:t>
      </w:r>
      <w:r w:rsidRPr="00D135DD">
        <w:rPr>
          <w:rFonts w:ascii="Times New Roman" w:hAnsi="Times New Roman" w:hint="eastAsia"/>
        </w:rPr>
        <w:t>程序</w:t>
      </w:r>
      <w:r w:rsidRPr="00D135DD">
        <w:rPr>
          <w:rFonts w:ascii="Times New Roman" w:hAnsi="Times New Roman" w:hint="eastAsia"/>
        </w:rPr>
        <w:t xml:space="preserve">  </w:t>
      </w:r>
    </w:p>
    <w:p w14:paraId="65BEC83C" w14:textId="77777777" w:rsidR="000978AF" w:rsidRPr="00D135DD" w:rsidRDefault="000978AF" w:rsidP="000978AF">
      <w:pPr>
        <w:pStyle w:val="ab"/>
        <w:snapToGrid w:val="0"/>
        <w:ind w:firstLine="420"/>
        <w:rPr>
          <w:rFonts w:ascii="Times New Roman" w:hAnsi="Times New Roman"/>
        </w:rPr>
      </w:pPr>
      <w:r w:rsidRPr="00D135DD">
        <w:rPr>
          <w:rFonts w:ascii="Times New Roman" w:hAnsi="Times New Roman" w:hint="eastAsia"/>
        </w:rPr>
        <w:t>产品</w:t>
      </w:r>
      <w:r w:rsidRPr="00D135DD">
        <w:rPr>
          <w:rFonts w:ascii="Times New Roman" w:hAnsi="Times New Roman"/>
        </w:rPr>
        <w:t>：基于代码混淆的</w:t>
      </w:r>
      <w:r w:rsidRPr="00D135DD">
        <w:rPr>
          <w:rFonts w:ascii="Times New Roman" w:hAnsi="Times New Roman"/>
        </w:rPr>
        <w:t>Web</w:t>
      </w:r>
      <w:r w:rsidRPr="00D135DD">
        <w:rPr>
          <w:rFonts w:ascii="Times New Roman" w:hAnsi="Times New Roman"/>
        </w:rPr>
        <w:t>站点动态防御系统</w:t>
      </w:r>
    </w:p>
    <w:p w14:paraId="6314900B" w14:textId="77777777" w:rsidR="000978AF" w:rsidRPr="00D135DD" w:rsidRDefault="000978AF" w:rsidP="000978AF">
      <w:pPr>
        <w:pStyle w:val="ab"/>
        <w:snapToGrid w:val="0"/>
        <w:ind w:firstLine="420"/>
        <w:rPr>
          <w:rFonts w:ascii="Times New Roman" w:hAnsi="Times New Roman"/>
        </w:rPr>
      </w:pPr>
      <w:r w:rsidRPr="00D135DD">
        <w:rPr>
          <w:rFonts w:ascii="Times New Roman" w:hAnsi="Times New Roman"/>
        </w:rPr>
        <w:t>“hx_protect”:</w:t>
      </w:r>
      <w:r w:rsidRPr="00D135DD">
        <w:rPr>
          <w:rFonts w:ascii="Times New Roman" w:hAnsi="Times New Roman" w:hint="eastAsia"/>
        </w:rPr>
        <w:t>一个</w:t>
      </w:r>
      <w:r w:rsidRPr="00D135DD">
        <w:rPr>
          <w:rFonts w:ascii="Times New Roman" w:hAnsi="Times New Roman" w:hint="eastAsia"/>
        </w:rPr>
        <w:t>Chrome</w:t>
      </w:r>
      <w:r w:rsidRPr="00D135DD">
        <w:rPr>
          <w:rFonts w:ascii="Times New Roman" w:hAnsi="Times New Roman"/>
        </w:rPr>
        <w:t>浏览器扩展</w:t>
      </w:r>
      <w:r w:rsidRPr="00D135DD">
        <w:rPr>
          <w:rFonts w:ascii="Times New Roman" w:hAnsi="Times New Roman" w:hint="eastAsia"/>
        </w:rPr>
        <w:t>；使用</w:t>
      </w:r>
      <w:r w:rsidRPr="00D135DD">
        <w:rPr>
          <w:rFonts w:ascii="Times New Roman" w:hAnsi="Times New Roman"/>
        </w:rPr>
        <w:t>HTML</w:t>
      </w:r>
      <w:r w:rsidRPr="00D135DD">
        <w:rPr>
          <w:rFonts w:ascii="Times New Roman" w:hAnsi="Times New Roman" w:hint="eastAsia"/>
        </w:rPr>
        <w:t>，</w:t>
      </w:r>
      <w:r w:rsidRPr="00D135DD">
        <w:rPr>
          <w:rFonts w:ascii="Times New Roman" w:hAnsi="Times New Roman"/>
        </w:rPr>
        <w:t>CSS</w:t>
      </w:r>
      <w:r w:rsidRPr="00D135DD">
        <w:rPr>
          <w:rFonts w:ascii="Times New Roman" w:hAnsi="Times New Roman"/>
        </w:rPr>
        <w:t>，</w:t>
      </w:r>
      <w:r w:rsidRPr="00D135DD">
        <w:rPr>
          <w:rFonts w:ascii="Times New Roman" w:hAnsi="Times New Roman"/>
        </w:rPr>
        <w:t>JavaS</w:t>
      </w:r>
      <w:r w:rsidRPr="00D135DD">
        <w:rPr>
          <w:rFonts w:ascii="Times New Roman" w:hAnsi="Times New Roman" w:hint="eastAsia"/>
        </w:rPr>
        <w:t>cript</w:t>
      </w:r>
      <w:r w:rsidRPr="00D135DD">
        <w:rPr>
          <w:rFonts w:ascii="Times New Roman" w:hAnsi="Times New Roman"/>
        </w:rPr>
        <w:t>编写</w:t>
      </w:r>
      <w:r w:rsidRPr="00D135DD">
        <w:rPr>
          <w:rFonts w:ascii="Times New Roman" w:hAnsi="Times New Roman" w:hint="eastAsia"/>
        </w:rPr>
        <w:t>。</w:t>
      </w:r>
    </w:p>
    <w:p w14:paraId="26E6E591" w14:textId="48133F07" w:rsidR="000978AF" w:rsidRPr="00D135DD" w:rsidRDefault="004824F7" w:rsidP="000978AF">
      <w:pPr>
        <w:pStyle w:val="ab"/>
        <w:snapToGrid w:val="0"/>
        <w:ind w:firstLine="420"/>
        <w:rPr>
          <w:rFonts w:ascii="Times New Roman" w:hAnsi="Times New Roman"/>
        </w:rPr>
      </w:pPr>
      <w:r>
        <w:rPr>
          <w:rFonts w:ascii="Times New Roman" w:hAnsi="Times New Roman"/>
        </w:rPr>
        <w:t>“</w:t>
      </w:r>
      <w:r w:rsidR="000978AF" w:rsidRPr="00D135DD">
        <w:rPr>
          <w:rFonts w:ascii="Times New Roman" w:hAnsi="Times New Roman"/>
        </w:rPr>
        <w:t>ngx_http_ipslab_module”</w:t>
      </w:r>
      <w:r w:rsidR="000978AF" w:rsidRPr="00D135DD">
        <w:rPr>
          <w:rFonts w:ascii="Times New Roman" w:hAnsi="Times New Roman" w:hint="eastAsia"/>
        </w:rPr>
        <w:t>一个可以安装到</w:t>
      </w:r>
      <w:r w:rsidR="000978AF" w:rsidRPr="00D135DD">
        <w:rPr>
          <w:rFonts w:ascii="Times New Roman" w:hAnsi="Times New Roman"/>
        </w:rPr>
        <w:t>Nginx</w:t>
      </w:r>
      <w:r w:rsidR="000978AF" w:rsidRPr="00D135DD">
        <w:rPr>
          <w:rFonts w:ascii="Times New Roman" w:hAnsi="Times New Roman"/>
        </w:rPr>
        <w:t>上的模块。使用</w:t>
      </w:r>
      <w:r w:rsidR="000978AF" w:rsidRPr="00D135DD">
        <w:rPr>
          <w:rFonts w:ascii="Times New Roman" w:hAnsi="Times New Roman" w:hint="eastAsia"/>
        </w:rPr>
        <w:t>C</w:t>
      </w:r>
      <w:r w:rsidR="000978AF" w:rsidRPr="00D135DD">
        <w:rPr>
          <w:rFonts w:ascii="Times New Roman" w:hAnsi="Times New Roman"/>
        </w:rPr>
        <w:t>编写。</w:t>
      </w:r>
    </w:p>
    <w:p w14:paraId="0301B0EA" w14:textId="77777777" w:rsidR="000978AF" w:rsidRPr="00D135DD" w:rsidRDefault="000978AF" w:rsidP="000978AF">
      <w:pPr>
        <w:pStyle w:val="ab"/>
        <w:snapToGrid w:val="0"/>
        <w:ind w:firstLine="420"/>
        <w:rPr>
          <w:rFonts w:ascii="Times New Roman" w:hAnsi="Times New Roman"/>
        </w:rPr>
      </w:pPr>
    </w:p>
    <w:p w14:paraId="72ECAE30" w14:textId="77777777" w:rsidR="000978AF" w:rsidRPr="00D135DD" w:rsidRDefault="000978AF" w:rsidP="000978AF">
      <w:pPr>
        <w:pStyle w:val="ab"/>
        <w:snapToGrid w:val="0"/>
        <w:ind w:firstLine="420"/>
        <w:rPr>
          <w:rFonts w:ascii="Times New Roman" w:hAnsi="Times New Roman"/>
        </w:rPr>
      </w:pPr>
      <w:r w:rsidRPr="00D135DD">
        <w:rPr>
          <w:rFonts w:ascii="Times New Roman" w:hAnsi="Times New Roman" w:hint="eastAsia"/>
        </w:rPr>
        <w:t>2.3.2.</w:t>
      </w:r>
      <w:r w:rsidRPr="00D135DD">
        <w:rPr>
          <w:rFonts w:ascii="Times New Roman" w:hAnsi="Times New Roman" w:hint="eastAsia"/>
        </w:rPr>
        <w:t>文件</w:t>
      </w:r>
      <w:r w:rsidRPr="00D135DD">
        <w:rPr>
          <w:rFonts w:ascii="Times New Roman" w:hAnsi="Times New Roman" w:hint="eastAsia"/>
        </w:rPr>
        <w:t xml:space="preserve"> </w:t>
      </w:r>
    </w:p>
    <w:p w14:paraId="7CE35595" w14:textId="77777777" w:rsidR="000978AF" w:rsidRPr="00D135DD" w:rsidRDefault="000978AF" w:rsidP="000978AF">
      <w:pPr>
        <w:pStyle w:val="ab"/>
        <w:snapToGrid w:val="0"/>
        <w:ind w:firstLine="420"/>
        <w:rPr>
          <w:rFonts w:ascii="Times New Roman" w:hAnsi="Times New Roman"/>
        </w:rPr>
      </w:pPr>
      <w:r w:rsidRPr="00D135DD">
        <w:rPr>
          <w:rFonts w:ascii="Times New Roman" w:hAnsi="Times New Roman" w:hint="eastAsia"/>
        </w:rPr>
        <w:t xml:space="preserve">    </w:t>
      </w:r>
      <w:r w:rsidRPr="00D135DD">
        <w:rPr>
          <w:rFonts w:ascii="Times New Roman" w:hAnsi="Times New Roman" w:hint="eastAsia"/>
        </w:rPr>
        <w:t>《用户手册概要》：该用户手册主要包含对于</w:t>
      </w:r>
      <w:r w:rsidRPr="00D135DD">
        <w:rPr>
          <w:rFonts w:ascii="Times New Roman" w:hAnsi="Times New Roman"/>
        </w:rPr>
        <w:t>浏览器用户，对于网站运</w:t>
      </w:r>
      <w:proofErr w:type="gramStart"/>
      <w:r w:rsidRPr="00D135DD">
        <w:rPr>
          <w:rFonts w:ascii="Times New Roman" w:hAnsi="Times New Roman"/>
        </w:rPr>
        <w:t>维人员</w:t>
      </w:r>
      <w:proofErr w:type="gramEnd"/>
      <w:r w:rsidRPr="00D135DD">
        <w:rPr>
          <w:rFonts w:ascii="Times New Roman" w:hAnsi="Times New Roman"/>
        </w:rPr>
        <w:t>的系统使用环境</w:t>
      </w:r>
      <w:r w:rsidRPr="00D135DD">
        <w:rPr>
          <w:rFonts w:ascii="Times New Roman" w:hAnsi="Times New Roman" w:hint="eastAsia"/>
        </w:rPr>
        <w:t>，</w:t>
      </w:r>
      <w:r w:rsidRPr="00D135DD">
        <w:rPr>
          <w:rFonts w:ascii="Times New Roman" w:hAnsi="Times New Roman"/>
        </w:rPr>
        <w:t>安装指导，配置指导，</w:t>
      </w:r>
      <w:r w:rsidRPr="00D135DD">
        <w:rPr>
          <w:rFonts w:ascii="Times New Roman" w:hAnsi="Times New Roman" w:hint="eastAsia"/>
        </w:rPr>
        <w:t>以及会出现的限制</w:t>
      </w:r>
      <w:r w:rsidRPr="00D135DD">
        <w:rPr>
          <w:rFonts w:ascii="Times New Roman" w:hAnsi="Times New Roman"/>
        </w:rPr>
        <w:t>，可实现的功能等。</w:t>
      </w:r>
    </w:p>
    <w:p w14:paraId="3857267F" w14:textId="77777777" w:rsidR="000978AF" w:rsidRPr="00D135DD" w:rsidRDefault="000978AF" w:rsidP="000978AF">
      <w:pPr>
        <w:pStyle w:val="ab"/>
        <w:snapToGrid w:val="0"/>
        <w:ind w:firstLine="420"/>
        <w:rPr>
          <w:rFonts w:ascii="Times New Roman" w:hAnsi="Times New Roman"/>
        </w:rPr>
      </w:pPr>
      <w:r w:rsidRPr="00D135DD">
        <w:rPr>
          <w:rFonts w:ascii="Times New Roman" w:hAnsi="Times New Roman" w:hint="eastAsia"/>
        </w:rPr>
        <w:t>2.3.3.</w:t>
      </w:r>
      <w:r w:rsidRPr="00D135DD">
        <w:rPr>
          <w:rFonts w:ascii="Times New Roman" w:hAnsi="Times New Roman" w:hint="eastAsia"/>
        </w:rPr>
        <w:t>服务</w:t>
      </w:r>
    </w:p>
    <w:p w14:paraId="026CA93C" w14:textId="77777777" w:rsidR="000978AF" w:rsidRPr="00D135DD" w:rsidRDefault="000978AF" w:rsidP="000978AF">
      <w:pPr>
        <w:pStyle w:val="ab"/>
        <w:snapToGrid w:val="0"/>
        <w:ind w:firstLine="420"/>
        <w:rPr>
          <w:rFonts w:ascii="Times New Roman" w:hAnsi="Times New Roman"/>
        </w:rPr>
      </w:pPr>
      <w:r w:rsidRPr="00D135DD">
        <w:rPr>
          <w:rFonts w:ascii="Times New Roman" w:hAnsi="Times New Roman" w:hint="eastAsia"/>
        </w:rPr>
        <w:t>代码混淆</w:t>
      </w:r>
      <w:r w:rsidRPr="00D135DD">
        <w:rPr>
          <w:rFonts w:ascii="Times New Roman" w:hAnsi="Times New Roman"/>
        </w:rPr>
        <w:t>；</w:t>
      </w:r>
    </w:p>
    <w:p w14:paraId="1DA52722" w14:textId="77777777" w:rsidR="000978AF" w:rsidRPr="00D135DD" w:rsidRDefault="000978AF" w:rsidP="000978AF">
      <w:pPr>
        <w:pStyle w:val="ab"/>
        <w:snapToGrid w:val="0"/>
        <w:ind w:firstLine="420"/>
        <w:rPr>
          <w:rFonts w:ascii="Times New Roman" w:hAnsi="Times New Roman"/>
        </w:rPr>
      </w:pPr>
      <w:r w:rsidRPr="00D135DD">
        <w:rPr>
          <w:rFonts w:ascii="Times New Roman" w:hAnsi="Times New Roman" w:hint="eastAsia"/>
        </w:rPr>
        <w:t>自动化请求</w:t>
      </w:r>
      <w:r w:rsidRPr="00D135DD">
        <w:rPr>
          <w:rFonts w:ascii="Times New Roman" w:hAnsi="Times New Roman"/>
        </w:rPr>
        <w:t>拦截。</w:t>
      </w:r>
    </w:p>
    <w:p w14:paraId="63DB1001" w14:textId="77777777" w:rsidR="000978AF" w:rsidRPr="00D135DD" w:rsidRDefault="000978AF" w:rsidP="000978AF">
      <w:pPr>
        <w:pStyle w:val="ab"/>
        <w:snapToGrid w:val="0"/>
        <w:ind w:firstLine="420"/>
        <w:rPr>
          <w:rFonts w:ascii="Times New Roman" w:hAnsi="Times New Roman"/>
        </w:rPr>
      </w:pPr>
      <w:r w:rsidRPr="00D135DD">
        <w:rPr>
          <w:rFonts w:ascii="Times New Roman" w:hAnsi="Times New Roman" w:hint="eastAsia"/>
        </w:rPr>
        <w:t>2.3.4.</w:t>
      </w:r>
      <w:r w:rsidRPr="00D135DD">
        <w:rPr>
          <w:rFonts w:ascii="Times New Roman" w:hAnsi="Times New Roman" w:hint="eastAsia"/>
        </w:rPr>
        <w:t>非移交的产品</w:t>
      </w:r>
      <w:r w:rsidRPr="00D135DD">
        <w:rPr>
          <w:rFonts w:ascii="Times New Roman" w:hAnsi="Times New Roman" w:hint="eastAsia"/>
        </w:rPr>
        <w:t xml:space="preserve">   </w:t>
      </w:r>
    </w:p>
    <w:p w14:paraId="6601E03C" w14:textId="77777777" w:rsidR="000978AF" w:rsidRPr="00D135DD" w:rsidRDefault="000978AF" w:rsidP="000978AF">
      <w:pPr>
        <w:pStyle w:val="ab"/>
        <w:snapToGrid w:val="0"/>
        <w:ind w:firstLine="420"/>
        <w:rPr>
          <w:rFonts w:ascii="Times New Roman" w:hAnsi="Times New Roman"/>
        </w:rPr>
      </w:pPr>
      <w:r w:rsidRPr="00D135DD">
        <w:rPr>
          <w:rFonts w:ascii="Times New Roman" w:hAnsi="Times New Roman" w:hint="eastAsia"/>
        </w:rPr>
        <w:t xml:space="preserve">    </w:t>
      </w:r>
      <w:r w:rsidRPr="00D135DD">
        <w:rPr>
          <w:rFonts w:ascii="Times New Roman" w:hAnsi="Times New Roman" w:hint="eastAsia"/>
        </w:rPr>
        <w:t>《可行性与计划阶段</w:t>
      </w:r>
      <w:r w:rsidRPr="00D135DD">
        <w:rPr>
          <w:rFonts w:ascii="Times New Roman" w:hAnsi="Times New Roman" w:hint="eastAsia"/>
        </w:rPr>
        <w:t>--</w:t>
      </w:r>
      <w:r w:rsidRPr="00D135DD">
        <w:rPr>
          <w:rFonts w:ascii="Times New Roman" w:hAnsi="Times New Roman" w:hint="eastAsia"/>
        </w:rPr>
        <w:t>可行性研究报告》</w:t>
      </w:r>
    </w:p>
    <w:p w14:paraId="710450E2" w14:textId="77777777" w:rsidR="000978AF" w:rsidRPr="00D135DD" w:rsidRDefault="000978AF" w:rsidP="000978AF">
      <w:pPr>
        <w:pStyle w:val="ab"/>
        <w:snapToGrid w:val="0"/>
        <w:ind w:leftChars="202" w:left="485" w:firstLine="420"/>
        <w:rPr>
          <w:rFonts w:ascii="Times New Roman" w:hAnsi="Times New Roman"/>
        </w:rPr>
      </w:pPr>
      <w:r w:rsidRPr="00D135DD">
        <w:rPr>
          <w:rFonts w:ascii="Times New Roman" w:hAnsi="Times New Roman" w:hint="eastAsia"/>
        </w:rPr>
        <w:t>《可行性与计划阶段</w:t>
      </w:r>
      <w:r w:rsidRPr="00D135DD">
        <w:rPr>
          <w:rFonts w:ascii="Times New Roman" w:hAnsi="Times New Roman" w:hint="eastAsia"/>
        </w:rPr>
        <w:t>--</w:t>
      </w:r>
      <w:r w:rsidRPr="00D135DD">
        <w:rPr>
          <w:rFonts w:ascii="Times New Roman" w:hAnsi="Times New Roman" w:hint="eastAsia"/>
        </w:rPr>
        <w:t>项目开发计划》</w:t>
      </w:r>
    </w:p>
    <w:p w14:paraId="4D9FEE4E" w14:textId="77777777" w:rsidR="000978AF" w:rsidRPr="00D135DD" w:rsidRDefault="000978AF" w:rsidP="000978AF">
      <w:pPr>
        <w:pStyle w:val="ab"/>
        <w:snapToGrid w:val="0"/>
        <w:ind w:leftChars="202" w:left="485" w:firstLine="420"/>
        <w:rPr>
          <w:rFonts w:ascii="Times New Roman" w:hAnsi="Times New Roman"/>
        </w:rPr>
      </w:pPr>
      <w:r w:rsidRPr="00D135DD">
        <w:rPr>
          <w:rFonts w:ascii="Times New Roman" w:hAnsi="Times New Roman" w:hint="eastAsia"/>
        </w:rPr>
        <w:t>《需求分析阶段</w:t>
      </w:r>
      <w:r w:rsidRPr="00D135DD">
        <w:rPr>
          <w:rFonts w:ascii="Times New Roman" w:hAnsi="Times New Roman" w:hint="eastAsia"/>
        </w:rPr>
        <w:t>--</w:t>
      </w:r>
      <w:r w:rsidRPr="00D135DD">
        <w:rPr>
          <w:rFonts w:ascii="Times New Roman" w:hAnsi="Times New Roman" w:hint="eastAsia"/>
        </w:rPr>
        <w:t>需求说明书》</w:t>
      </w:r>
    </w:p>
    <w:p w14:paraId="0B85F816" w14:textId="77777777" w:rsidR="000978AF" w:rsidRPr="00D135DD" w:rsidRDefault="000978AF" w:rsidP="000978AF">
      <w:pPr>
        <w:pStyle w:val="ab"/>
        <w:snapToGrid w:val="0"/>
        <w:ind w:leftChars="202" w:left="485" w:firstLine="420"/>
        <w:rPr>
          <w:rFonts w:ascii="Times New Roman" w:hAnsi="Times New Roman"/>
        </w:rPr>
      </w:pPr>
      <w:r w:rsidRPr="00D135DD">
        <w:rPr>
          <w:rFonts w:ascii="Times New Roman" w:hAnsi="Times New Roman" w:hint="eastAsia"/>
        </w:rPr>
        <w:t>《概要设计阶段</w:t>
      </w:r>
      <w:r w:rsidRPr="00D135DD">
        <w:rPr>
          <w:rFonts w:ascii="Times New Roman" w:hAnsi="Times New Roman" w:hint="eastAsia"/>
        </w:rPr>
        <w:t>--</w:t>
      </w:r>
      <w:r w:rsidRPr="00D135DD">
        <w:rPr>
          <w:rFonts w:ascii="Times New Roman" w:hAnsi="Times New Roman" w:hint="eastAsia"/>
        </w:rPr>
        <w:t>概要设计说明书》</w:t>
      </w:r>
    </w:p>
    <w:p w14:paraId="2D8B1DFD" w14:textId="77777777" w:rsidR="000978AF" w:rsidRPr="00D135DD" w:rsidRDefault="000978AF" w:rsidP="000978AF">
      <w:pPr>
        <w:pStyle w:val="ab"/>
        <w:snapToGrid w:val="0"/>
        <w:ind w:leftChars="202" w:left="485" w:firstLine="420"/>
        <w:rPr>
          <w:rFonts w:ascii="Times New Roman" w:hAnsi="Times New Roman"/>
        </w:rPr>
      </w:pPr>
      <w:r w:rsidRPr="00D135DD">
        <w:rPr>
          <w:rFonts w:ascii="Times New Roman" w:hAnsi="Times New Roman" w:hint="eastAsia"/>
        </w:rPr>
        <w:t>《概要设计阶段</w:t>
      </w:r>
      <w:r w:rsidRPr="00D135DD">
        <w:rPr>
          <w:rFonts w:ascii="Times New Roman" w:hAnsi="Times New Roman" w:hint="eastAsia"/>
        </w:rPr>
        <w:t>--</w:t>
      </w:r>
      <w:r w:rsidRPr="00D135DD">
        <w:rPr>
          <w:rFonts w:ascii="Times New Roman" w:hAnsi="Times New Roman" w:hint="eastAsia"/>
        </w:rPr>
        <w:t>数据库设计说明书》</w:t>
      </w:r>
    </w:p>
    <w:p w14:paraId="4D0A3D04" w14:textId="77777777" w:rsidR="000978AF" w:rsidRPr="00D135DD" w:rsidRDefault="000978AF" w:rsidP="000978AF">
      <w:pPr>
        <w:pStyle w:val="ab"/>
        <w:snapToGrid w:val="0"/>
        <w:ind w:leftChars="202" w:left="485" w:firstLine="420"/>
        <w:rPr>
          <w:rFonts w:ascii="Times New Roman" w:hAnsi="Times New Roman"/>
        </w:rPr>
      </w:pPr>
      <w:r w:rsidRPr="00D135DD">
        <w:rPr>
          <w:rFonts w:ascii="Times New Roman" w:hAnsi="Times New Roman" w:hint="eastAsia"/>
        </w:rPr>
        <w:t>《详细设计阶段</w:t>
      </w:r>
      <w:r w:rsidRPr="00D135DD">
        <w:rPr>
          <w:rFonts w:ascii="Times New Roman" w:hAnsi="Times New Roman" w:hint="eastAsia"/>
        </w:rPr>
        <w:t>--</w:t>
      </w:r>
      <w:r w:rsidRPr="00D135DD">
        <w:rPr>
          <w:rFonts w:ascii="Times New Roman" w:hAnsi="Times New Roman" w:hint="eastAsia"/>
        </w:rPr>
        <w:t>详细设计说明书》</w:t>
      </w:r>
    </w:p>
    <w:p w14:paraId="1CD38E95" w14:textId="77777777" w:rsidR="000978AF" w:rsidRPr="00D135DD" w:rsidRDefault="000978AF" w:rsidP="000978AF">
      <w:pPr>
        <w:pStyle w:val="ab"/>
        <w:snapToGrid w:val="0"/>
        <w:ind w:leftChars="202" w:left="485" w:firstLine="420"/>
        <w:rPr>
          <w:rFonts w:ascii="Times New Roman" w:hAnsi="Times New Roman"/>
        </w:rPr>
      </w:pPr>
      <w:r w:rsidRPr="00D135DD">
        <w:rPr>
          <w:rFonts w:ascii="Times New Roman" w:hAnsi="Times New Roman" w:hint="eastAsia"/>
        </w:rPr>
        <w:t>《单元测试阶段</w:t>
      </w:r>
      <w:r w:rsidRPr="00D135DD">
        <w:rPr>
          <w:rFonts w:ascii="Times New Roman" w:hAnsi="Times New Roman" w:hint="eastAsia"/>
        </w:rPr>
        <w:t>--</w:t>
      </w:r>
      <w:r w:rsidRPr="00D135DD">
        <w:rPr>
          <w:rFonts w:ascii="Times New Roman" w:hAnsi="Times New Roman" w:hint="eastAsia"/>
        </w:rPr>
        <w:t>单元测试报告》</w:t>
      </w:r>
    </w:p>
    <w:p w14:paraId="7B11B295" w14:textId="77777777" w:rsidR="000978AF" w:rsidRPr="00D135DD" w:rsidRDefault="000978AF" w:rsidP="000978AF">
      <w:pPr>
        <w:pStyle w:val="ab"/>
        <w:snapToGrid w:val="0"/>
        <w:ind w:firstLine="420"/>
        <w:rPr>
          <w:rFonts w:ascii="Times New Roman" w:hAnsi="Times New Roman"/>
        </w:rPr>
      </w:pPr>
    </w:p>
    <w:p w14:paraId="70FCF0C4" w14:textId="77777777" w:rsidR="000978AF" w:rsidRPr="00D135DD" w:rsidRDefault="000978AF" w:rsidP="000978AF">
      <w:pPr>
        <w:pStyle w:val="ab"/>
        <w:snapToGrid w:val="0"/>
        <w:ind w:firstLine="420"/>
        <w:rPr>
          <w:rFonts w:ascii="Times New Roman" w:hAnsi="Times New Roman"/>
        </w:rPr>
      </w:pPr>
      <w:r w:rsidRPr="00D135DD">
        <w:rPr>
          <w:rFonts w:ascii="Times New Roman" w:hAnsi="Times New Roman" w:hint="eastAsia"/>
        </w:rPr>
        <w:t>2.4</w:t>
      </w:r>
      <w:r w:rsidRPr="00D135DD">
        <w:rPr>
          <w:rFonts w:ascii="Times New Roman" w:hAnsi="Times New Roman"/>
        </w:rPr>
        <w:t xml:space="preserve"> </w:t>
      </w:r>
      <w:r w:rsidRPr="00D135DD">
        <w:rPr>
          <w:rFonts w:ascii="Times New Roman" w:hAnsi="Times New Roman" w:hint="eastAsia"/>
        </w:rPr>
        <w:t>验收标准</w:t>
      </w:r>
      <w:r w:rsidRPr="00D135DD">
        <w:rPr>
          <w:rFonts w:ascii="Times New Roman" w:hAnsi="Times New Roman" w:hint="eastAsia"/>
        </w:rPr>
        <w:t xml:space="preserve"> </w:t>
      </w:r>
    </w:p>
    <w:p w14:paraId="32AD8C1C" w14:textId="77777777" w:rsidR="000978AF" w:rsidRPr="00D135DD" w:rsidRDefault="000978AF" w:rsidP="000978AF">
      <w:pPr>
        <w:pStyle w:val="ab"/>
        <w:snapToGrid w:val="0"/>
        <w:ind w:firstLine="420"/>
        <w:rPr>
          <w:rFonts w:ascii="Times New Roman" w:hAnsi="Times New Roman"/>
        </w:rPr>
      </w:pPr>
      <w:r w:rsidRPr="00D135DD">
        <w:rPr>
          <w:rFonts w:ascii="Times New Roman" w:hAnsi="Times New Roman"/>
        </w:rPr>
        <w:t xml:space="preserve">  </w:t>
      </w:r>
      <w:r w:rsidRPr="00D135DD">
        <w:rPr>
          <w:rFonts w:ascii="Times New Roman" w:hAnsi="Times New Roman" w:hint="eastAsia"/>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23"/>
        <w:gridCol w:w="5690"/>
      </w:tblGrid>
      <w:tr w:rsidR="000978AF" w:rsidRPr="00D135DD" w14:paraId="5B7AE999" w14:textId="77777777" w:rsidTr="00666D45">
        <w:trPr>
          <w:trHeight w:val="542"/>
          <w:jc w:val="center"/>
        </w:trPr>
        <w:tc>
          <w:tcPr>
            <w:tcW w:w="2523" w:type="dxa"/>
            <w:vAlign w:val="center"/>
          </w:tcPr>
          <w:p w14:paraId="46E4E038" w14:textId="77777777" w:rsidR="000978AF" w:rsidRPr="00D135DD" w:rsidRDefault="000978AF" w:rsidP="00666D45">
            <w:pPr>
              <w:pStyle w:val="ab"/>
              <w:ind w:firstLine="422"/>
              <w:jc w:val="center"/>
              <w:rPr>
                <w:rFonts w:ascii="Times New Roman" w:hAnsi="Times New Roman"/>
                <w:b/>
              </w:rPr>
            </w:pPr>
            <w:r w:rsidRPr="00D135DD">
              <w:rPr>
                <w:rFonts w:ascii="Times New Roman" w:hAnsi="Times New Roman" w:hint="eastAsia"/>
                <w:b/>
              </w:rPr>
              <w:t>产品服务</w:t>
            </w:r>
          </w:p>
        </w:tc>
        <w:tc>
          <w:tcPr>
            <w:tcW w:w="5690" w:type="dxa"/>
            <w:vAlign w:val="center"/>
          </w:tcPr>
          <w:p w14:paraId="557A9A36" w14:textId="77777777" w:rsidR="000978AF" w:rsidRPr="00D135DD" w:rsidRDefault="000978AF" w:rsidP="00666D45">
            <w:pPr>
              <w:pStyle w:val="ab"/>
              <w:ind w:firstLine="422"/>
              <w:jc w:val="center"/>
              <w:rPr>
                <w:rFonts w:ascii="Times New Roman" w:hAnsi="Times New Roman"/>
                <w:b/>
              </w:rPr>
            </w:pPr>
            <w:r w:rsidRPr="00D135DD">
              <w:rPr>
                <w:rFonts w:ascii="Times New Roman" w:hAnsi="Times New Roman" w:hint="eastAsia"/>
                <w:b/>
              </w:rPr>
              <w:t>验收标准</w:t>
            </w:r>
          </w:p>
        </w:tc>
      </w:tr>
      <w:tr w:rsidR="000978AF" w:rsidRPr="00D135DD" w14:paraId="2527C584" w14:textId="77777777" w:rsidTr="00666D45">
        <w:trPr>
          <w:trHeight w:val="598"/>
          <w:jc w:val="center"/>
        </w:trPr>
        <w:tc>
          <w:tcPr>
            <w:tcW w:w="2523" w:type="dxa"/>
            <w:vAlign w:val="center"/>
          </w:tcPr>
          <w:p w14:paraId="15608693" w14:textId="77777777" w:rsidR="000978AF" w:rsidRPr="00D135DD" w:rsidRDefault="000978AF" w:rsidP="00666D45">
            <w:pPr>
              <w:pStyle w:val="ab"/>
              <w:ind w:firstLine="420"/>
              <w:jc w:val="center"/>
              <w:rPr>
                <w:rFonts w:ascii="Times New Roman" w:hAnsi="Times New Roman"/>
              </w:rPr>
            </w:pPr>
            <w:r w:rsidRPr="00D135DD">
              <w:rPr>
                <w:rFonts w:ascii="Times New Roman" w:hAnsi="Times New Roman" w:hint="eastAsia"/>
              </w:rPr>
              <w:t>《任务申请》</w:t>
            </w:r>
          </w:p>
        </w:tc>
        <w:tc>
          <w:tcPr>
            <w:tcW w:w="5690" w:type="dxa"/>
            <w:vAlign w:val="center"/>
          </w:tcPr>
          <w:p w14:paraId="33176FC6" w14:textId="77777777" w:rsidR="000978AF" w:rsidRPr="00D135DD" w:rsidRDefault="000978AF" w:rsidP="00666D45">
            <w:pPr>
              <w:pStyle w:val="ab"/>
              <w:ind w:firstLine="420"/>
              <w:jc w:val="center"/>
              <w:rPr>
                <w:rFonts w:ascii="Times New Roman" w:hAnsi="Times New Roman"/>
              </w:rPr>
            </w:pPr>
            <w:r w:rsidRPr="00D135DD">
              <w:rPr>
                <w:rFonts w:ascii="Times New Roman" w:hAnsi="Times New Roman" w:hint="eastAsia"/>
              </w:rPr>
              <w:t>清晰而有条理的描述概括出整个项目的功能</w:t>
            </w:r>
          </w:p>
        </w:tc>
      </w:tr>
      <w:tr w:rsidR="000978AF" w:rsidRPr="00D135DD" w14:paraId="4810DB57" w14:textId="77777777" w:rsidTr="00666D45">
        <w:trPr>
          <w:trHeight w:val="1674"/>
          <w:jc w:val="center"/>
        </w:trPr>
        <w:tc>
          <w:tcPr>
            <w:tcW w:w="2523" w:type="dxa"/>
            <w:vAlign w:val="center"/>
          </w:tcPr>
          <w:p w14:paraId="01D1107B" w14:textId="77777777" w:rsidR="000978AF" w:rsidRPr="00D135DD" w:rsidRDefault="000978AF" w:rsidP="00666D45">
            <w:pPr>
              <w:pStyle w:val="ab"/>
              <w:ind w:firstLine="420"/>
              <w:jc w:val="center"/>
              <w:rPr>
                <w:rFonts w:ascii="Times New Roman" w:hAnsi="Times New Roman"/>
              </w:rPr>
            </w:pPr>
            <w:r w:rsidRPr="00D135DD">
              <w:rPr>
                <w:rFonts w:ascii="Times New Roman" w:hAnsi="Times New Roman" w:hint="eastAsia"/>
              </w:rPr>
              <w:t>《可行性与计划阶段</w:t>
            </w:r>
            <w:r w:rsidRPr="00D135DD">
              <w:rPr>
                <w:rFonts w:ascii="Times New Roman" w:hAnsi="Times New Roman" w:hint="eastAsia"/>
              </w:rPr>
              <w:t>--</w:t>
            </w:r>
            <w:r w:rsidRPr="00D135DD">
              <w:rPr>
                <w:rFonts w:ascii="Times New Roman" w:hAnsi="Times New Roman" w:hint="eastAsia"/>
              </w:rPr>
              <w:t>可行性研究报告》</w:t>
            </w:r>
          </w:p>
        </w:tc>
        <w:tc>
          <w:tcPr>
            <w:tcW w:w="5690" w:type="dxa"/>
            <w:vAlign w:val="center"/>
          </w:tcPr>
          <w:p w14:paraId="4C71E2A6" w14:textId="77777777" w:rsidR="000978AF" w:rsidRPr="00D135DD" w:rsidRDefault="000978AF" w:rsidP="00666D45">
            <w:pPr>
              <w:pStyle w:val="ab"/>
              <w:ind w:firstLine="420"/>
              <w:jc w:val="center"/>
              <w:rPr>
                <w:rFonts w:ascii="Times New Roman" w:hAnsi="Times New Roman"/>
              </w:rPr>
            </w:pPr>
            <w:r w:rsidRPr="00D135DD">
              <w:rPr>
                <w:rFonts w:ascii="Times New Roman" w:hAnsi="Times New Roman" w:hint="eastAsia"/>
              </w:rPr>
              <w:t>全面而清晰地说明该软件开发项目的实现在技术上、经济上和社会因素上的可行性，评述为了合理地达到开发目标可供选择的各种可能实施方案，说明并论证所选定实施方案的理由。</w:t>
            </w:r>
          </w:p>
        </w:tc>
      </w:tr>
      <w:tr w:rsidR="000978AF" w:rsidRPr="00D135DD" w14:paraId="75CC5838" w14:textId="77777777" w:rsidTr="00666D45">
        <w:trPr>
          <w:trHeight w:val="1227"/>
          <w:jc w:val="center"/>
        </w:trPr>
        <w:tc>
          <w:tcPr>
            <w:tcW w:w="2523" w:type="dxa"/>
            <w:vAlign w:val="center"/>
          </w:tcPr>
          <w:p w14:paraId="49BB6BB3" w14:textId="77777777" w:rsidR="000978AF" w:rsidRPr="00D135DD" w:rsidRDefault="000978AF" w:rsidP="00666D45">
            <w:pPr>
              <w:pStyle w:val="ab"/>
              <w:ind w:firstLine="420"/>
              <w:jc w:val="center"/>
              <w:rPr>
                <w:rFonts w:ascii="Times New Roman" w:hAnsi="Times New Roman"/>
              </w:rPr>
            </w:pPr>
            <w:r w:rsidRPr="00D135DD">
              <w:rPr>
                <w:rFonts w:ascii="Times New Roman" w:hAnsi="Times New Roman" w:hint="eastAsia"/>
              </w:rPr>
              <w:t>《可行性与计划阶段</w:t>
            </w:r>
            <w:r w:rsidRPr="00D135DD">
              <w:rPr>
                <w:rFonts w:ascii="Times New Roman" w:hAnsi="Times New Roman" w:hint="eastAsia"/>
              </w:rPr>
              <w:t>--</w:t>
            </w:r>
            <w:r w:rsidRPr="00D135DD">
              <w:rPr>
                <w:rFonts w:ascii="Times New Roman" w:hAnsi="Times New Roman" w:hint="eastAsia"/>
              </w:rPr>
              <w:t>项目开发计划》</w:t>
            </w:r>
          </w:p>
        </w:tc>
        <w:tc>
          <w:tcPr>
            <w:tcW w:w="5690" w:type="dxa"/>
            <w:vAlign w:val="center"/>
          </w:tcPr>
          <w:p w14:paraId="361F9CBA" w14:textId="77777777" w:rsidR="000978AF" w:rsidRPr="00D135DD" w:rsidRDefault="000978AF" w:rsidP="00666D45">
            <w:pPr>
              <w:pStyle w:val="ab"/>
              <w:ind w:firstLine="420"/>
              <w:jc w:val="center"/>
              <w:rPr>
                <w:rFonts w:ascii="Times New Roman" w:hAnsi="Times New Roman"/>
              </w:rPr>
            </w:pPr>
            <w:r w:rsidRPr="00D135DD">
              <w:rPr>
                <w:rFonts w:ascii="Times New Roman" w:hAnsi="Times New Roman" w:hint="eastAsia"/>
              </w:rPr>
              <w:t>详细而全面的为软件项目实施方案制订出具体计划，应该包括各部分工作的负责人员、开发的进度、开发经费的预算、所需的硬件及软件资源等。</w:t>
            </w:r>
          </w:p>
        </w:tc>
      </w:tr>
      <w:tr w:rsidR="000978AF" w:rsidRPr="00D135DD" w14:paraId="0F7EDAB5" w14:textId="77777777" w:rsidTr="00666D45">
        <w:trPr>
          <w:trHeight w:val="1241"/>
          <w:jc w:val="center"/>
        </w:trPr>
        <w:tc>
          <w:tcPr>
            <w:tcW w:w="2523" w:type="dxa"/>
            <w:vAlign w:val="center"/>
          </w:tcPr>
          <w:p w14:paraId="3B615594" w14:textId="77777777" w:rsidR="000978AF" w:rsidRPr="00D135DD" w:rsidRDefault="000978AF" w:rsidP="00666D45">
            <w:pPr>
              <w:pStyle w:val="ab"/>
              <w:ind w:firstLine="420"/>
              <w:jc w:val="center"/>
              <w:rPr>
                <w:rFonts w:ascii="Times New Roman" w:hAnsi="Times New Roman"/>
              </w:rPr>
            </w:pPr>
            <w:r w:rsidRPr="00D135DD">
              <w:rPr>
                <w:rFonts w:ascii="Times New Roman" w:hAnsi="Times New Roman" w:hint="eastAsia"/>
              </w:rPr>
              <w:t>《需求分析阶段</w:t>
            </w:r>
            <w:r w:rsidRPr="00D135DD">
              <w:rPr>
                <w:rFonts w:ascii="Times New Roman" w:hAnsi="Times New Roman" w:hint="eastAsia"/>
              </w:rPr>
              <w:t>--</w:t>
            </w:r>
            <w:r w:rsidRPr="00D135DD">
              <w:rPr>
                <w:rFonts w:ascii="Times New Roman" w:hAnsi="Times New Roman" w:hint="eastAsia"/>
              </w:rPr>
              <w:t>数据要求说明书》</w:t>
            </w:r>
          </w:p>
        </w:tc>
        <w:tc>
          <w:tcPr>
            <w:tcW w:w="5690" w:type="dxa"/>
            <w:vAlign w:val="center"/>
          </w:tcPr>
          <w:p w14:paraId="201CE4B6" w14:textId="77777777" w:rsidR="000978AF" w:rsidRPr="00D135DD" w:rsidRDefault="000978AF" w:rsidP="00666D45">
            <w:pPr>
              <w:pStyle w:val="ab"/>
              <w:ind w:firstLine="420"/>
              <w:jc w:val="center"/>
              <w:rPr>
                <w:rFonts w:ascii="Times New Roman" w:hAnsi="Times New Roman"/>
              </w:rPr>
            </w:pPr>
            <w:r w:rsidRPr="00D135DD">
              <w:rPr>
                <w:rFonts w:ascii="Times New Roman" w:hAnsi="Times New Roman" w:hint="eastAsia"/>
              </w:rPr>
              <w:t>清晰完整的向整个软件开发时期提供关于被处理数据的描述和数据采集要求的技术信息，包括数据的逻辑描述、数据的采集等。</w:t>
            </w:r>
          </w:p>
        </w:tc>
      </w:tr>
      <w:tr w:rsidR="000978AF" w:rsidRPr="00D135DD" w14:paraId="09B8D30F" w14:textId="77777777" w:rsidTr="00666D45">
        <w:trPr>
          <w:trHeight w:val="1884"/>
          <w:jc w:val="center"/>
        </w:trPr>
        <w:tc>
          <w:tcPr>
            <w:tcW w:w="2523" w:type="dxa"/>
            <w:vAlign w:val="center"/>
          </w:tcPr>
          <w:p w14:paraId="10991B43" w14:textId="77777777" w:rsidR="000978AF" w:rsidRPr="00D135DD" w:rsidRDefault="000978AF" w:rsidP="00666D45">
            <w:pPr>
              <w:pStyle w:val="ab"/>
              <w:ind w:firstLine="420"/>
              <w:jc w:val="center"/>
              <w:rPr>
                <w:rFonts w:ascii="Times New Roman" w:hAnsi="Times New Roman"/>
              </w:rPr>
            </w:pPr>
            <w:r w:rsidRPr="00D135DD">
              <w:rPr>
                <w:rFonts w:ascii="Times New Roman" w:hAnsi="Times New Roman" w:hint="eastAsia"/>
              </w:rPr>
              <w:t>《需求分析阶段</w:t>
            </w:r>
            <w:r w:rsidRPr="00D135DD">
              <w:rPr>
                <w:rFonts w:ascii="Times New Roman" w:hAnsi="Times New Roman" w:hint="eastAsia"/>
              </w:rPr>
              <w:t>--</w:t>
            </w:r>
            <w:r w:rsidRPr="00D135DD">
              <w:rPr>
                <w:rFonts w:ascii="Times New Roman" w:hAnsi="Times New Roman" w:hint="eastAsia"/>
              </w:rPr>
              <w:t>需求说明书》</w:t>
            </w:r>
          </w:p>
        </w:tc>
        <w:tc>
          <w:tcPr>
            <w:tcW w:w="5690" w:type="dxa"/>
            <w:vAlign w:val="center"/>
          </w:tcPr>
          <w:p w14:paraId="5CB79415" w14:textId="77777777" w:rsidR="000978AF" w:rsidRPr="00D135DD" w:rsidRDefault="000978AF" w:rsidP="00666D45">
            <w:pPr>
              <w:pStyle w:val="ab"/>
              <w:ind w:firstLine="420"/>
              <w:jc w:val="center"/>
              <w:rPr>
                <w:rFonts w:ascii="Times New Roman" w:hAnsi="Times New Roman"/>
              </w:rPr>
            </w:pPr>
            <w:r w:rsidRPr="00D135DD">
              <w:rPr>
                <w:rFonts w:ascii="Times New Roman" w:hAnsi="Times New Roman" w:hint="eastAsia"/>
              </w:rPr>
              <w:t>详细而清晰的对所开发软件的功能、性能、用户界面及运行环境等</w:t>
            </w:r>
            <w:proofErr w:type="gramStart"/>
            <w:r w:rsidRPr="00D135DD">
              <w:rPr>
                <w:rFonts w:ascii="Times New Roman" w:hAnsi="Times New Roman" w:hint="eastAsia"/>
              </w:rPr>
              <w:t>作出</w:t>
            </w:r>
            <w:proofErr w:type="gramEnd"/>
            <w:r w:rsidRPr="00D135DD">
              <w:rPr>
                <w:rFonts w:ascii="Times New Roman" w:hAnsi="Times New Roman" w:hint="eastAsia"/>
              </w:rPr>
              <w:t>详细的说明。它是在用户与开发人员双方对软件需求取得共同理解并达成协议的条件下编写的，也是实施开发工作的基础。该说明书应给出数据逻辑和数据采集的各项要求，为生成和维护系统数据文件做好准备。</w:t>
            </w:r>
          </w:p>
        </w:tc>
      </w:tr>
      <w:tr w:rsidR="000978AF" w:rsidRPr="00D135DD" w14:paraId="4967F71E" w14:textId="77777777" w:rsidTr="00666D45">
        <w:trPr>
          <w:trHeight w:val="1536"/>
          <w:jc w:val="center"/>
        </w:trPr>
        <w:tc>
          <w:tcPr>
            <w:tcW w:w="2523" w:type="dxa"/>
            <w:vAlign w:val="center"/>
          </w:tcPr>
          <w:p w14:paraId="1285895E" w14:textId="77777777" w:rsidR="000978AF" w:rsidRPr="00D135DD" w:rsidRDefault="000978AF" w:rsidP="00666D45">
            <w:pPr>
              <w:pStyle w:val="ab"/>
              <w:ind w:firstLine="420"/>
              <w:jc w:val="center"/>
              <w:rPr>
                <w:rFonts w:ascii="Times New Roman" w:hAnsi="Times New Roman"/>
              </w:rPr>
            </w:pPr>
            <w:r w:rsidRPr="00D135DD">
              <w:rPr>
                <w:rFonts w:ascii="Times New Roman" w:hAnsi="Times New Roman" w:hint="eastAsia"/>
              </w:rPr>
              <w:t>《概要设计阶段</w:t>
            </w:r>
            <w:r w:rsidRPr="00D135DD">
              <w:rPr>
                <w:rFonts w:ascii="Times New Roman" w:hAnsi="Times New Roman" w:hint="eastAsia"/>
              </w:rPr>
              <w:t>--</w:t>
            </w:r>
            <w:r w:rsidRPr="00D135DD">
              <w:rPr>
                <w:rFonts w:ascii="Times New Roman" w:hAnsi="Times New Roman" w:hint="eastAsia"/>
              </w:rPr>
              <w:t>概要设计说明书》</w:t>
            </w:r>
          </w:p>
        </w:tc>
        <w:tc>
          <w:tcPr>
            <w:tcW w:w="5690" w:type="dxa"/>
            <w:vAlign w:val="center"/>
          </w:tcPr>
          <w:p w14:paraId="27F3A75A" w14:textId="77777777" w:rsidR="000978AF" w:rsidRPr="00D135DD" w:rsidRDefault="000978AF" w:rsidP="00666D45">
            <w:pPr>
              <w:pStyle w:val="ab"/>
              <w:ind w:firstLine="420"/>
              <w:jc w:val="center"/>
              <w:rPr>
                <w:rFonts w:ascii="Times New Roman" w:hAnsi="Times New Roman"/>
              </w:rPr>
            </w:pPr>
            <w:r w:rsidRPr="00D135DD">
              <w:rPr>
                <w:rFonts w:ascii="Times New Roman" w:hAnsi="Times New Roman" w:hint="eastAsia"/>
              </w:rPr>
              <w:t>概要设计说明书是概要设计阶段的工作总结。主要包括功能分配、模块划分、程序总体结构、输入输出以及接口设计、运行设计、数据结构设计和出错处理等，为详细设计作好准备。</w:t>
            </w:r>
          </w:p>
        </w:tc>
      </w:tr>
      <w:tr w:rsidR="000978AF" w:rsidRPr="00D135DD" w14:paraId="6BE3BF17" w14:textId="77777777" w:rsidTr="00666D45">
        <w:trPr>
          <w:trHeight w:val="1060"/>
          <w:jc w:val="center"/>
        </w:trPr>
        <w:tc>
          <w:tcPr>
            <w:tcW w:w="2523" w:type="dxa"/>
            <w:vAlign w:val="center"/>
          </w:tcPr>
          <w:p w14:paraId="3480286B" w14:textId="77777777" w:rsidR="000978AF" w:rsidRPr="00D135DD" w:rsidRDefault="000978AF" w:rsidP="00666D45">
            <w:pPr>
              <w:pStyle w:val="ab"/>
              <w:ind w:firstLine="420"/>
              <w:jc w:val="center"/>
              <w:rPr>
                <w:rFonts w:ascii="Times New Roman" w:hAnsi="Times New Roman"/>
              </w:rPr>
            </w:pPr>
            <w:r w:rsidRPr="00D135DD">
              <w:rPr>
                <w:rFonts w:ascii="Times New Roman" w:hAnsi="Times New Roman" w:hint="eastAsia"/>
              </w:rPr>
              <w:t>《概要设计阶段</w:t>
            </w:r>
            <w:r w:rsidRPr="00D135DD">
              <w:rPr>
                <w:rFonts w:ascii="Times New Roman" w:hAnsi="Times New Roman" w:hint="eastAsia"/>
              </w:rPr>
              <w:t>--</w:t>
            </w:r>
            <w:r w:rsidRPr="00D135DD">
              <w:rPr>
                <w:rFonts w:ascii="Times New Roman" w:hAnsi="Times New Roman" w:hint="eastAsia"/>
              </w:rPr>
              <w:t>组装测试计划》</w:t>
            </w:r>
          </w:p>
        </w:tc>
        <w:tc>
          <w:tcPr>
            <w:tcW w:w="5690" w:type="dxa"/>
            <w:vAlign w:val="center"/>
          </w:tcPr>
          <w:p w14:paraId="339B67A4" w14:textId="77777777" w:rsidR="000978AF" w:rsidRPr="00D135DD" w:rsidRDefault="000978AF" w:rsidP="00666D45">
            <w:pPr>
              <w:pStyle w:val="ab"/>
              <w:ind w:firstLine="420"/>
              <w:jc w:val="center"/>
              <w:rPr>
                <w:rFonts w:ascii="Times New Roman" w:hAnsi="Times New Roman"/>
              </w:rPr>
            </w:pPr>
            <w:r w:rsidRPr="00D135DD">
              <w:rPr>
                <w:rFonts w:ascii="Times New Roman" w:hAnsi="Times New Roman" w:hint="eastAsia"/>
              </w:rPr>
              <w:t>是否提供了一个对该软件的测试计划，包括对每项测试活动的内容、进度安排、设计考虑、测试数据的整体性方法及评价准则</w:t>
            </w:r>
          </w:p>
        </w:tc>
      </w:tr>
      <w:tr w:rsidR="000978AF" w:rsidRPr="00D135DD" w14:paraId="6BEEB055" w14:textId="77777777" w:rsidTr="00666D45">
        <w:trPr>
          <w:trHeight w:val="1060"/>
          <w:jc w:val="center"/>
        </w:trPr>
        <w:tc>
          <w:tcPr>
            <w:tcW w:w="2523" w:type="dxa"/>
            <w:vAlign w:val="center"/>
          </w:tcPr>
          <w:p w14:paraId="1B26BE42" w14:textId="77777777" w:rsidR="000978AF" w:rsidRPr="00D135DD" w:rsidRDefault="000978AF" w:rsidP="00666D45">
            <w:pPr>
              <w:pStyle w:val="ab"/>
              <w:ind w:firstLine="420"/>
              <w:jc w:val="center"/>
              <w:rPr>
                <w:rFonts w:ascii="Times New Roman" w:hAnsi="Times New Roman"/>
              </w:rPr>
            </w:pPr>
            <w:r w:rsidRPr="00D135DD">
              <w:rPr>
                <w:rFonts w:ascii="Times New Roman" w:hAnsi="Times New Roman" w:hint="eastAsia"/>
              </w:rPr>
              <w:t>《概要设计阶段</w:t>
            </w:r>
            <w:r w:rsidRPr="00D135DD">
              <w:rPr>
                <w:rFonts w:ascii="Times New Roman" w:hAnsi="Times New Roman" w:hint="eastAsia"/>
              </w:rPr>
              <w:t>--</w:t>
            </w:r>
            <w:r w:rsidRPr="00D135DD">
              <w:rPr>
                <w:rFonts w:ascii="Times New Roman" w:hAnsi="Times New Roman" w:hint="eastAsia"/>
              </w:rPr>
              <w:t>数据库设计说明书》</w:t>
            </w:r>
          </w:p>
          <w:p w14:paraId="385DA8D8" w14:textId="77777777" w:rsidR="000978AF" w:rsidRPr="00D135DD" w:rsidRDefault="000978AF" w:rsidP="00666D45">
            <w:pPr>
              <w:pStyle w:val="ab"/>
              <w:ind w:firstLine="420"/>
              <w:jc w:val="center"/>
              <w:rPr>
                <w:rFonts w:ascii="Times New Roman" w:hAnsi="Times New Roman"/>
              </w:rPr>
            </w:pPr>
          </w:p>
        </w:tc>
        <w:tc>
          <w:tcPr>
            <w:tcW w:w="5690" w:type="dxa"/>
            <w:vAlign w:val="center"/>
          </w:tcPr>
          <w:p w14:paraId="7C232927" w14:textId="77777777" w:rsidR="000978AF" w:rsidRPr="00D135DD" w:rsidRDefault="000978AF" w:rsidP="00666D45">
            <w:pPr>
              <w:pStyle w:val="ab"/>
              <w:ind w:firstLine="420"/>
              <w:jc w:val="center"/>
              <w:rPr>
                <w:rFonts w:ascii="Times New Roman" w:hAnsi="Times New Roman"/>
              </w:rPr>
            </w:pPr>
            <w:r w:rsidRPr="00D135DD">
              <w:rPr>
                <w:rFonts w:ascii="Times New Roman" w:hAnsi="Times New Roman" w:hint="eastAsia"/>
              </w:rPr>
              <w:t>是否从数据库外部设计、</w:t>
            </w:r>
            <w:r w:rsidRPr="00D135DD">
              <w:rPr>
                <w:rFonts w:ascii="Times New Roman" w:hAnsi="Times New Roman" w:hint="eastAsia"/>
              </w:rPr>
              <w:t>ER</w:t>
            </w:r>
            <w:r w:rsidRPr="00D135DD">
              <w:rPr>
                <w:rFonts w:ascii="Times New Roman" w:hAnsi="Times New Roman" w:hint="eastAsia"/>
              </w:rPr>
              <w:t>图、详细表设计、数据字典设计和运行设计等部分清晰地产阐述了数据库设计的详细过程已经如何同其他系统的交互。</w:t>
            </w:r>
          </w:p>
        </w:tc>
      </w:tr>
      <w:tr w:rsidR="000978AF" w:rsidRPr="00D135DD" w14:paraId="2F80ECF0" w14:textId="77777777" w:rsidTr="00666D45">
        <w:trPr>
          <w:trHeight w:val="725"/>
          <w:jc w:val="center"/>
        </w:trPr>
        <w:tc>
          <w:tcPr>
            <w:tcW w:w="2523" w:type="dxa"/>
            <w:vAlign w:val="center"/>
          </w:tcPr>
          <w:p w14:paraId="3EEF8DC3" w14:textId="77777777" w:rsidR="000978AF" w:rsidRPr="00D135DD" w:rsidRDefault="000978AF" w:rsidP="00666D45">
            <w:pPr>
              <w:pStyle w:val="ab"/>
              <w:ind w:firstLine="420"/>
              <w:jc w:val="center"/>
              <w:rPr>
                <w:rFonts w:ascii="Times New Roman" w:hAnsi="Times New Roman"/>
              </w:rPr>
            </w:pPr>
            <w:r w:rsidRPr="00D135DD">
              <w:rPr>
                <w:rFonts w:ascii="Times New Roman" w:hAnsi="Times New Roman" w:hint="eastAsia"/>
              </w:rPr>
              <w:t>《详细设计阶段</w:t>
            </w:r>
            <w:r w:rsidRPr="00D135DD">
              <w:rPr>
                <w:rFonts w:ascii="Times New Roman" w:hAnsi="Times New Roman" w:hint="eastAsia"/>
              </w:rPr>
              <w:t>--</w:t>
            </w:r>
            <w:r w:rsidRPr="00D135DD">
              <w:rPr>
                <w:rFonts w:ascii="Times New Roman" w:hAnsi="Times New Roman" w:hint="eastAsia"/>
              </w:rPr>
              <w:t>详细设计说明书》</w:t>
            </w:r>
          </w:p>
        </w:tc>
        <w:tc>
          <w:tcPr>
            <w:tcW w:w="5690" w:type="dxa"/>
            <w:vAlign w:val="center"/>
          </w:tcPr>
          <w:p w14:paraId="071E4670" w14:textId="77777777" w:rsidR="000978AF" w:rsidRPr="00D135DD" w:rsidRDefault="000978AF" w:rsidP="00666D45">
            <w:pPr>
              <w:pStyle w:val="ab"/>
              <w:ind w:firstLine="420"/>
              <w:jc w:val="center"/>
              <w:rPr>
                <w:rFonts w:ascii="Times New Roman" w:hAnsi="Times New Roman"/>
              </w:rPr>
            </w:pPr>
            <w:r w:rsidRPr="00D135DD">
              <w:rPr>
                <w:rFonts w:ascii="Times New Roman" w:hAnsi="Times New Roman" w:hint="eastAsia"/>
              </w:rPr>
              <w:t>清晰地描述每一模块是怎样实现的，包括实现算法、逻辑流程等。</w:t>
            </w:r>
          </w:p>
        </w:tc>
      </w:tr>
      <w:tr w:rsidR="000978AF" w:rsidRPr="00D135DD" w14:paraId="6D4835EC" w14:textId="77777777" w:rsidTr="00666D45">
        <w:trPr>
          <w:trHeight w:val="1004"/>
          <w:jc w:val="center"/>
        </w:trPr>
        <w:tc>
          <w:tcPr>
            <w:tcW w:w="2523" w:type="dxa"/>
            <w:vAlign w:val="center"/>
          </w:tcPr>
          <w:p w14:paraId="000E7A26" w14:textId="77777777" w:rsidR="000978AF" w:rsidRPr="00D135DD" w:rsidRDefault="000978AF" w:rsidP="00666D45">
            <w:pPr>
              <w:pStyle w:val="ab"/>
              <w:ind w:firstLine="420"/>
              <w:jc w:val="center"/>
              <w:rPr>
                <w:rFonts w:ascii="Times New Roman" w:hAnsi="Times New Roman"/>
              </w:rPr>
            </w:pPr>
            <w:r w:rsidRPr="00D135DD">
              <w:rPr>
                <w:rFonts w:ascii="Times New Roman" w:hAnsi="Times New Roman" w:hint="eastAsia"/>
              </w:rPr>
              <w:t>《实现阶段</w:t>
            </w:r>
            <w:r w:rsidRPr="00D135DD">
              <w:rPr>
                <w:rFonts w:ascii="Times New Roman" w:hAnsi="Times New Roman" w:hint="eastAsia"/>
              </w:rPr>
              <w:t>--</w:t>
            </w:r>
            <w:r w:rsidRPr="00D135DD">
              <w:rPr>
                <w:rFonts w:ascii="Times New Roman" w:hAnsi="Times New Roman" w:hint="eastAsia"/>
              </w:rPr>
              <w:t>模块开发说明》</w:t>
            </w:r>
          </w:p>
        </w:tc>
        <w:tc>
          <w:tcPr>
            <w:tcW w:w="5690" w:type="dxa"/>
            <w:vAlign w:val="center"/>
          </w:tcPr>
          <w:p w14:paraId="4670B7CE" w14:textId="77777777" w:rsidR="000978AF" w:rsidRPr="00D135DD" w:rsidRDefault="000978AF" w:rsidP="00666D45">
            <w:pPr>
              <w:pStyle w:val="ab"/>
              <w:ind w:firstLine="420"/>
              <w:jc w:val="center"/>
              <w:rPr>
                <w:rFonts w:ascii="Times New Roman" w:hAnsi="Times New Roman"/>
              </w:rPr>
            </w:pPr>
            <w:r w:rsidRPr="00D135DD">
              <w:rPr>
                <w:rFonts w:ascii="Times New Roman" w:hAnsi="Times New Roman" w:hint="eastAsia"/>
              </w:rPr>
              <w:t>扼要说明系统中所有模块的功能</w:t>
            </w:r>
            <w:r w:rsidRPr="00D135DD">
              <w:rPr>
                <w:rFonts w:ascii="Times New Roman" w:hAnsi="Times New Roman" w:hint="eastAsia"/>
              </w:rPr>
              <w:t>,</w:t>
            </w:r>
            <w:r w:rsidRPr="00D135DD">
              <w:rPr>
                <w:rFonts w:ascii="Times New Roman" w:hAnsi="Times New Roman" w:hint="eastAsia"/>
              </w:rPr>
              <w:t>主要是输入、要求的处理、输出。可以从系统设计说明书中摘录。同时列出在需求说明书中对这些功能的说明的章、条、款。</w:t>
            </w:r>
          </w:p>
        </w:tc>
      </w:tr>
      <w:tr w:rsidR="000978AF" w:rsidRPr="00D135DD" w14:paraId="2C639A7A" w14:textId="77777777" w:rsidTr="00666D45">
        <w:trPr>
          <w:trHeight w:val="3338"/>
          <w:jc w:val="center"/>
        </w:trPr>
        <w:tc>
          <w:tcPr>
            <w:tcW w:w="2523" w:type="dxa"/>
            <w:vAlign w:val="center"/>
          </w:tcPr>
          <w:p w14:paraId="06498F48" w14:textId="77777777" w:rsidR="000978AF" w:rsidRPr="00D135DD" w:rsidRDefault="000978AF" w:rsidP="00666D45">
            <w:pPr>
              <w:pStyle w:val="ab"/>
              <w:ind w:firstLine="420"/>
              <w:jc w:val="center"/>
              <w:rPr>
                <w:rFonts w:ascii="Times New Roman" w:hAnsi="Times New Roman"/>
              </w:rPr>
            </w:pPr>
            <w:r w:rsidRPr="00D135DD">
              <w:rPr>
                <w:rFonts w:ascii="Times New Roman" w:hAnsi="Times New Roman" w:hint="eastAsia"/>
              </w:rPr>
              <w:t>《单元测试阶段</w:t>
            </w:r>
            <w:r w:rsidRPr="00D135DD">
              <w:rPr>
                <w:rFonts w:ascii="Times New Roman" w:hAnsi="Times New Roman" w:hint="eastAsia"/>
              </w:rPr>
              <w:t>--</w:t>
            </w:r>
            <w:r w:rsidRPr="00D135DD">
              <w:rPr>
                <w:rFonts w:ascii="Times New Roman" w:hAnsi="Times New Roman" w:hint="eastAsia"/>
              </w:rPr>
              <w:t>单元测试报告》</w:t>
            </w:r>
          </w:p>
        </w:tc>
        <w:tc>
          <w:tcPr>
            <w:tcW w:w="5690" w:type="dxa"/>
            <w:vAlign w:val="center"/>
          </w:tcPr>
          <w:p w14:paraId="4F0A6A0A" w14:textId="77777777" w:rsidR="000978AF" w:rsidRPr="00D135DD" w:rsidRDefault="000978AF" w:rsidP="00666D45">
            <w:pPr>
              <w:pStyle w:val="ab"/>
              <w:ind w:firstLine="420"/>
              <w:jc w:val="center"/>
              <w:rPr>
                <w:rFonts w:ascii="Times New Roman" w:hAnsi="Times New Roman"/>
              </w:rPr>
            </w:pPr>
            <w:r w:rsidRPr="00D135DD">
              <w:rPr>
                <w:rFonts w:ascii="Times New Roman" w:hAnsi="Times New Roman" w:hint="eastAsia"/>
              </w:rPr>
              <w:t>单元测试人员根据单元测试计划对已完成的系统单元进行测试，确保已完成的系统单元符合相应部分系统详细设计说明书所规定的要求。如果单元测试发现系统单元与其相应的详细设计说明书不符，则此系统单元必须修改以最终符合说明书的规定。且满足：</w:t>
            </w:r>
          </w:p>
          <w:p w14:paraId="5D92D3E7" w14:textId="77777777" w:rsidR="000978AF" w:rsidRPr="00D135DD" w:rsidRDefault="000978AF" w:rsidP="00666D45">
            <w:pPr>
              <w:pStyle w:val="ab"/>
              <w:ind w:firstLine="420"/>
              <w:jc w:val="center"/>
              <w:rPr>
                <w:rFonts w:ascii="Times New Roman" w:hAnsi="Times New Roman"/>
              </w:rPr>
            </w:pPr>
            <w:r w:rsidRPr="00D135DD">
              <w:rPr>
                <w:rFonts w:ascii="Times New Roman" w:hAnsi="Times New Roman"/>
              </w:rPr>
              <w:t>1.</w:t>
            </w:r>
            <w:r w:rsidRPr="00D135DD">
              <w:rPr>
                <w:rFonts w:ascii="Times New Roman" w:hAnsi="Times New Roman" w:hint="eastAsia"/>
              </w:rPr>
              <w:t>测试用例不通过数的比例</w:t>
            </w:r>
            <w:r w:rsidRPr="00D135DD">
              <w:rPr>
                <w:rFonts w:ascii="Times New Roman" w:hAnsi="Times New Roman"/>
              </w:rPr>
              <w:t>&lt;3%</w:t>
            </w:r>
            <w:r w:rsidRPr="00D135DD">
              <w:rPr>
                <w:rFonts w:ascii="Times New Roman" w:hAnsi="Times New Roman" w:hint="eastAsia"/>
              </w:rPr>
              <w:t>;</w:t>
            </w:r>
          </w:p>
          <w:p w14:paraId="64D82FB0" w14:textId="77777777" w:rsidR="000978AF" w:rsidRPr="00D135DD" w:rsidRDefault="000978AF" w:rsidP="00666D45">
            <w:pPr>
              <w:pStyle w:val="ab"/>
              <w:ind w:firstLine="420"/>
              <w:jc w:val="center"/>
              <w:rPr>
                <w:rFonts w:ascii="Times New Roman" w:hAnsi="Times New Roman"/>
              </w:rPr>
            </w:pPr>
            <w:r w:rsidRPr="00D135DD">
              <w:rPr>
                <w:rFonts w:ascii="Times New Roman" w:hAnsi="Times New Roman"/>
              </w:rPr>
              <w:t>2.</w:t>
            </w:r>
            <w:r w:rsidRPr="00D135DD">
              <w:rPr>
                <w:rFonts w:ascii="Times New Roman" w:hAnsi="Times New Roman" w:hint="eastAsia"/>
              </w:rPr>
              <w:t>不存在错误等级为</w:t>
            </w:r>
            <w:r w:rsidRPr="00D135DD">
              <w:rPr>
                <w:rFonts w:ascii="Times New Roman" w:hAnsi="Times New Roman"/>
              </w:rPr>
              <w:t>1</w:t>
            </w:r>
            <w:r w:rsidRPr="00D135DD">
              <w:rPr>
                <w:rFonts w:ascii="Times New Roman" w:hAnsi="Times New Roman" w:hint="eastAsia"/>
              </w:rPr>
              <w:t>的错误</w:t>
            </w:r>
            <w:r w:rsidRPr="00D135DD">
              <w:rPr>
                <w:rFonts w:ascii="Times New Roman" w:hAnsi="Times New Roman" w:hint="eastAsia"/>
              </w:rPr>
              <w:t>;</w:t>
            </w:r>
          </w:p>
          <w:p w14:paraId="54AA6CEB" w14:textId="77777777" w:rsidR="000978AF" w:rsidRPr="00D135DD" w:rsidRDefault="000978AF" w:rsidP="00666D45">
            <w:pPr>
              <w:pStyle w:val="ab"/>
              <w:ind w:firstLine="420"/>
              <w:jc w:val="center"/>
              <w:rPr>
                <w:rFonts w:ascii="Times New Roman" w:hAnsi="Times New Roman"/>
              </w:rPr>
            </w:pPr>
            <w:r w:rsidRPr="00D135DD">
              <w:rPr>
                <w:rFonts w:ascii="Times New Roman" w:hAnsi="Times New Roman"/>
              </w:rPr>
              <w:t>3.</w:t>
            </w:r>
            <w:r w:rsidRPr="00D135DD">
              <w:rPr>
                <w:rFonts w:ascii="Times New Roman" w:hAnsi="Times New Roman" w:hint="eastAsia"/>
              </w:rPr>
              <w:t>不存在错误等级为</w:t>
            </w:r>
            <w:r w:rsidRPr="00D135DD">
              <w:rPr>
                <w:rFonts w:ascii="Times New Roman" w:hAnsi="Times New Roman"/>
              </w:rPr>
              <w:t>2</w:t>
            </w:r>
            <w:r w:rsidRPr="00D135DD">
              <w:rPr>
                <w:rFonts w:ascii="Times New Roman" w:hAnsi="Times New Roman" w:hint="eastAsia"/>
              </w:rPr>
              <w:t>的错误</w:t>
            </w:r>
            <w:r w:rsidRPr="00D135DD">
              <w:rPr>
                <w:rFonts w:ascii="Times New Roman" w:hAnsi="Times New Roman" w:hint="eastAsia"/>
              </w:rPr>
              <w:t>;</w:t>
            </w:r>
          </w:p>
          <w:p w14:paraId="2921687C" w14:textId="77777777" w:rsidR="000978AF" w:rsidRPr="00D135DD" w:rsidRDefault="000978AF" w:rsidP="00666D45">
            <w:pPr>
              <w:pStyle w:val="ab"/>
              <w:ind w:firstLine="420"/>
              <w:jc w:val="center"/>
              <w:rPr>
                <w:rFonts w:ascii="Times New Roman" w:hAnsi="Times New Roman"/>
              </w:rPr>
            </w:pPr>
            <w:r w:rsidRPr="00D135DD">
              <w:rPr>
                <w:rFonts w:ascii="Times New Roman" w:hAnsi="Times New Roman"/>
              </w:rPr>
              <w:t>4.</w:t>
            </w:r>
            <w:r w:rsidRPr="00D135DD">
              <w:rPr>
                <w:rFonts w:ascii="Times New Roman" w:hAnsi="Times New Roman" w:hint="eastAsia"/>
              </w:rPr>
              <w:t>错误等级为</w:t>
            </w:r>
            <w:r w:rsidRPr="00D135DD">
              <w:rPr>
                <w:rFonts w:ascii="Times New Roman" w:hAnsi="Times New Roman"/>
              </w:rPr>
              <w:t>3</w:t>
            </w:r>
            <w:r w:rsidRPr="00D135DD">
              <w:rPr>
                <w:rFonts w:ascii="Times New Roman" w:hAnsi="Times New Roman" w:hint="eastAsia"/>
              </w:rPr>
              <w:t>的错误数量</w:t>
            </w:r>
            <w:r w:rsidRPr="00D135DD">
              <w:rPr>
                <w:rFonts w:ascii="Times New Roman" w:hAnsi="Times New Roman"/>
              </w:rPr>
              <w:t>≤20</w:t>
            </w:r>
            <w:r w:rsidRPr="00D135DD">
              <w:rPr>
                <w:rFonts w:ascii="Times New Roman" w:hAnsi="Times New Roman" w:hint="eastAsia"/>
              </w:rPr>
              <w:t>;</w:t>
            </w:r>
          </w:p>
          <w:p w14:paraId="01B23338" w14:textId="77777777" w:rsidR="000978AF" w:rsidRPr="00D135DD" w:rsidRDefault="000978AF" w:rsidP="00666D45">
            <w:pPr>
              <w:pStyle w:val="ab"/>
              <w:ind w:firstLine="420"/>
              <w:jc w:val="center"/>
              <w:rPr>
                <w:rFonts w:ascii="Times New Roman" w:hAnsi="Times New Roman"/>
              </w:rPr>
            </w:pPr>
            <w:r w:rsidRPr="00D135DD">
              <w:rPr>
                <w:rFonts w:ascii="Times New Roman" w:hAnsi="Times New Roman"/>
              </w:rPr>
              <w:t>5.</w:t>
            </w:r>
            <w:r w:rsidRPr="00D135DD">
              <w:rPr>
                <w:rFonts w:ascii="Times New Roman" w:hAnsi="Times New Roman" w:hint="eastAsia"/>
              </w:rPr>
              <w:t>所有提交的错误都已得到更正。</w:t>
            </w:r>
          </w:p>
        </w:tc>
      </w:tr>
    </w:tbl>
    <w:p w14:paraId="0429F778" w14:textId="77777777" w:rsidR="000978AF" w:rsidRPr="00D135DD" w:rsidRDefault="000978AF" w:rsidP="000978AF">
      <w:pPr>
        <w:pStyle w:val="ab"/>
        <w:snapToGrid w:val="0"/>
        <w:ind w:firstLine="420"/>
        <w:rPr>
          <w:rFonts w:ascii="Times New Roman" w:hAnsi="Times New Roman"/>
        </w:rPr>
      </w:pPr>
    </w:p>
    <w:p w14:paraId="5907631A" w14:textId="77777777" w:rsidR="000978AF" w:rsidRPr="00D135DD" w:rsidRDefault="000978AF" w:rsidP="000978AF">
      <w:pPr>
        <w:pStyle w:val="ab"/>
        <w:snapToGrid w:val="0"/>
        <w:ind w:firstLine="420"/>
        <w:rPr>
          <w:rFonts w:ascii="Times New Roman" w:hAnsi="Times New Roman"/>
        </w:rPr>
      </w:pPr>
    </w:p>
    <w:p w14:paraId="0B71B23E" w14:textId="77777777" w:rsidR="000978AF" w:rsidRPr="00D135DD" w:rsidRDefault="000978AF" w:rsidP="000978AF">
      <w:pPr>
        <w:pStyle w:val="ab"/>
        <w:snapToGrid w:val="0"/>
        <w:ind w:firstLine="420"/>
        <w:rPr>
          <w:rFonts w:ascii="Times New Roman" w:hAnsi="Times New Roman"/>
        </w:rPr>
      </w:pPr>
      <w:r w:rsidRPr="00D135DD">
        <w:rPr>
          <w:rFonts w:ascii="Times New Roman" w:hAnsi="Times New Roman" w:hint="eastAsia"/>
        </w:rPr>
        <w:t>2.5</w:t>
      </w:r>
      <w:r w:rsidRPr="00D135DD">
        <w:rPr>
          <w:rFonts w:ascii="Times New Roman" w:hAnsi="Times New Roman" w:hint="eastAsia"/>
        </w:rPr>
        <w:t>完成项目的最迟期限</w:t>
      </w:r>
    </w:p>
    <w:p w14:paraId="23CFA72D" w14:textId="77777777" w:rsidR="000978AF" w:rsidRPr="00D135DD" w:rsidRDefault="000978AF" w:rsidP="000978AF">
      <w:pPr>
        <w:pStyle w:val="ab"/>
        <w:snapToGrid w:val="0"/>
        <w:ind w:firstLine="420"/>
        <w:rPr>
          <w:rFonts w:ascii="Times New Roman" w:hAnsi="Times New Roman"/>
        </w:rPr>
      </w:pPr>
      <w:r w:rsidRPr="00D135DD">
        <w:rPr>
          <w:rFonts w:ascii="Times New Roman" w:hAnsi="Times New Roman" w:hint="eastAsia"/>
        </w:rPr>
        <w:t>2019</w:t>
      </w:r>
      <w:r w:rsidRPr="00D135DD">
        <w:rPr>
          <w:rFonts w:ascii="Times New Roman" w:hAnsi="Times New Roman" w:hint="eastAsia"/>
        </w:rPr>
        <w:t>年</w:t>
      </w:r>
      <w:r w:rsidRPr="00D135DD">
        <w:rPr>
          <w:rFonts w:ascii="Times New Roman" w:hAnsi="Times New Roman" w:hint="eastAsia"/>
        </w:rPr>
        <w:t>4</w:t>
      </w:r>
      <w:r w:rsidRPr="00D135DD">
        <w:rPr>
          <w:rFonts w:ascii="Times New Roman" w:hAnsi="Times New Roman" w:hint="eastAsia"/>
        </w:rPr>
        <w:t>月</w:t>
      </w:r>
      <w:r w:rsidRPr="00D135DD">
        <w:rPr>
          <w:rFonts w:ascii="Times New Roman" w:hAnsi="Times New Roman" w:hint="eastAsia"/>
        </w:rPr>
        <w:t>26</w:t>
      </w:r>
      <w:r w:rsidRPr="00D135DD">
        <w:rPr>
          <w:rFonts w:ascii="Times New Roman" w:hAnsi="Times New Roman" w:hint="eastAsia"/>
        </w:rPr>
        <w:t>日</w:t>
      </w:r>
    </w:p>
    <w:p w14:paraId="704D3B18" w14:textId="77777777" w:rsidR="000978AF" w:rsidRPr="00D135DD" w:rsidRDefault="000978AF" w:rsidP="000978AF">
      <w:pPr>
        <w:pStyle w:val="ab"/>
        <w:snapToGrid w:val="0"/>
        <w:ind w:firstLine="420"/>
        <w:rPr>
          <w:rFonts w:ascii="Times New Roman" w:hAnsi="Times New Roman"/>
        </w:rPr>
      </w:pPr>
    </w:p>
    <w:p w14:paraId="5DE0E813" w14:textId="77777777" w:rsidR="000978AF" w:rsidRPr="00D135DD" w:rsidRDefault="000978AF" w:rsidP="000978AF">
      <w:pPr>
        <w:pStyle w:val="ab"/>
        <w:snapToGrid w:val="0"/>
        <w:ind w:firstLine="420"/>
        <w:rPr>
          <w:rFonts w:ascii="Times New Roman" w:hAnsi="Times New Roman"/>
        </w:rPr>
      </w:pPr>
      <w:r w:rsidRPr="00D135DD">
        <w:rPr>
          <w:rFonts w:ascii="Times New Roman" w:hAnsi="Times New Roman" w:hint="eastAsia"/>
        </w:rPr>
        <w:t xml:space="preserve">2.6 </w:t>
      </w:r>
      <w:r w:rsidRPr="00D135DD">
        <w:rPr>
          <w:rFonts w:ascii="Times New Roman" w:hAnsi="Times New Roman" w:hint="eastAsia"/>
        </w:rPr>
        <w:t>本计划的批准者和批准日期</w:t>
      </w:r>
    </w:p>
    <w:p w14:paraId="18341186" w14:textId="411D3480" w:rsidR="000978AF" w:rsidRPr="00D135DD" w:rsidRDefault="000978AF" w:rsidP="000978AF">
      <w:pPr>
        <w:pStyle w:val="ab"/>
        <w:snapToGrid w:val="0"/>
        <w:ind w:firstLine="420"/>
        <w:rPr>
          <w:rFonts w:ascii="Times New Roman" w:hAnsi="Times New Roman"/>
        </w:rPr>
      </w:pPr>
      <w:r w:rsidRPr="00D135DD">
        <w:rPr>
          <w:rFonts w:ascii="Times New Roman" w:hAnsi="Times New Roman"/>
        </w:rPr>
        <w:t>2017</w:t>
      </w:r>
      <w:r w:rsidRPr="00D135DD">
        <w:rPr>
          <w:rFonts w:ascii="Times New Roman" w:hAnsi="Times New Roman" w:hint="eastAsia"/>
        </w:rPr>
        <w:t>年</w:t>
      </w:r>
      <w:r w:rsidRPr="00D135DD">
        <w:rPr>
          <w:rFonts w:ascii="Times New Roman" w:hAnsi="Times New Roman" w:hint="eastAsia"/>
        </w:rPr>
        <w:t>12</w:t>
      </w:r>
      <w:r w:rsidRPr="00D135DD">
        <w:rPr>
          <w:rFonts w:ascii="Times New Roman" w:hAnsi="Times New Roman" w:hint="eastAsia"/>
        </w:rPr>
        <w:t>月</w:t>
      </w:r>
    </w:p>
    <w:p w14:paraId="2090F562" w14:textId="77777777" w:rsidR="000978AF" w:rsidRPr="00D135DD" w:rsidRDefault="000978AF" w:rsidP="00FC232D">
      <w:pPr>
        <w:pStyle w:val="3"/>
        <w:ind w:firstLine="643"/>
      </w:pPr>
      <w:r w:rsidRPr="00D135DD">
        <w:rPr>
          <w:rFonts w:hint="eastAsia"/>
        </w:rPr>
        <w:t>3.</w:t>
      </w:r>
      <w:r w:rsidRPr="00D135DD">
        <w:t xml:space="preserve"> </w:t>
      </w:r>
      <w:r w:rsidRPr="00D135DD">
        <w:rPr>
          <w:rFonts w:hint="eastAsia"/>
        </w:rPr>
        <w:t>实施计划</w:t>
      </w:r>
    </w:p>
    <w:p w14:paraId="742270D0" w14:textId="77777777" w:rsidR="000978AF" w:rsidRPr="00D135DD" w:rsidRDefault="000978AF" w:rsidP="000978AF">
      <w:pPr>
        <w:pStyle w:val="ab"/>
        <w:snapToGrid w:val="0"/>
        <w:ind w:firstLine="420"/>
        <w:rPr>
          <w:rFonts w:ascii="Times New Roman" w:hAnsi="Times New Roman"/>
        </w:rPr>
      </w:pPr>
      <w:r w:rsidRPr="00D135DD">
        <w:rPr>
          <w:rFonts w:ascii="Times New Roman" w:hAnsi="Times New Roman" w:hint="eastAsia"/>
        </w:rPr>
        <w:t>3.1</w:t>
      </w:r>
      <w:r w:rsidRPr="00D135DD">
        <w:rPr>
          <w:rFonts w:ascii="Times New Roman" w:hAnsi="Times New Roman"/>
        </w:rPr>
        <w:t xml:space="preserve"> </w:t>
      </w:r>
      <w:r w:rsidRPr="00D135DD">
        <w:rPr>
          <w:rFonts w:ascii="Times New Roman" w:hAnsi="Times New Roman" w:hint="eastAsia"/>
        </w:rPr>
        <w:t>工作任务的分解与人员分工</w:t>
      </w:r>
    </w:p>
    <w:p w14:paraId="684ECEF3" w14:textId="1873E333" w:rsidR="000978AF" w:rsidRPr="00D135DD" w:rsidRDefault="000978AF" w:rsidP="000978AF">
      <w:pPr>
        <w:pStyle w:val="ab"/>
        <w:snapToGrid w:val="0"/>
        <w:ind w:firstLine="420"/>
        <w:rPr>
          <w:rFonts w:ascii="Times New Roman" w:hAnsi="Times New Roman"/>
        </w:rPr>
      </w:pPr>
      <w:r w:rsidRPr="00D135DD">
        <w:rPr>
          <w:rFonts w:ascii="Times New Roman" w:hAnsi="Times New Roman" w:hint="eastAsia"/>
        </w:rPr>
        <w:t>本项目开发中需完成的各项工作，从需求分析、设计、实现、测试直到维护，包括文件的编制、审批、打印、分发工作，用户培训工作，软件安装工作等，均由</w:t>
      </w:r>
      <w:proofErr w:type="gramStart"/>
      <w:r w:rsidRPr="00D135DD">
        <w:rPr>
          <w:rFonts w:ascii="Times New Roman" w:hAnsi="Times New Roman" w:hint="eastAsia"/>
        </w:rPr>
        <w:t>邵</w:t>
      </w:r>
      <w:proofErr w:type="gramEnd"/>
      <w:r w:rsidRPr="00D135DD">
        <w:rPr>
          <w:rFonts w:ascii="Times New Roman" w:hAnsi="Times New Roman" w:hint="eastAsia"/>
        </w:rPr>
        <w:t>欣欣</w:t>
      </w:r>
      <w:r w:rsidRPr="00D135DD">
        <w:rPr>
          <w:rFonts w:ascii="Times New Roman" w:hAnsi="Times New Roman"/>
        </w:rPr>
        <w:t>完成。</w:t>
      </w:r>
    </w:p>
    <w:p w14:paraId="326635FE" w14:textId="77777777" w:rsidR="000978AF" w:rsidRPr="00D135DD" w:rsidRDefault="000978AF" w:rsidP="000978AF">
      <w:pPr>
        <w:pStyle w:val="ab"/>
        <w:snapToGrid w:val="0"/>
        <w:ind w:firstLine="420"/>
        <w:rPr>
          <w:rFonts w:ascii="Times New Roman" w:hAnsi="Times New Roman"/>
        </w:rPr>
      </w:pPr>
    </w:p>
    <w:p w14:paraId="16321277" w14:textId="77777777" w:rsidR="000978AF" w:rsidRPr="00D135DD" w:rsidRDefault="000978AF" w:rsidP="000978AF">
      <w:pPr>
        <w:pStyle w:val="ab"/>
        <w:snapToGrid w:val="0"/>
        <w:ind w:firstLine="420"/>
        <w:rPr>
          <w:rFonts w:ascii="Times New Roman" w:hAnsi="Times New Roman"/>
        </w:rPr>
      </w:pPr>
      <w:r w:rsidRPr="00D135DD">
        <w:rPr>
          <w:rFonts w:ascii="Times New Roman" w:hAnsi="Times New Roman" w:hint="eastAsia"/>
        </w:rPr>
        <w:t>3.2</w:t>
      </w:r>
      <w:r w:rsidRPr="00D135DD">
        <w:rPr>
          <w:rFonts w:ascii="Times New Roman" w:hAnsi="Times New Roman"/>
        </w:rPr>
        <w:t xml:space="preserve"> </w:t>
      </w:r>
      <w:r w:rsidRPr="00D135DD">
        <w:rPr>
          <w:rFonts w:ascii="Times New Roman" w:hAnsi="Times New Roman" w:hint="eastAsia"/>
        </w:rPr>
        <w:t>接口人员</w:t>
      </w:r>
    </w:p>
    <w:p w14:paraId="19FB13C2" w14:textId="77777777" w:rsidR="000978AF" w:rsidRPr="00D135DD" w:rsidRDefault="000978AF" w:rsidP="000978AF">
      <w:pPr>
        <w:pStyle w:val="ab"/>
        <w:snapToGrid w:val="0"/>
        <w:ind w:firstLine="420"/>
        <w:rPr>
          <w:rFonts w:ascii="Times New Roman" w:hAnsi="Times New Roman"/>
        </w:rPr>
      </w:pPr>
      <w:r w:rsidRPr="00D135DD">
        <w:rPr>
          <w:rFonts w:ascii="Times New Roman" w:hAnsi="Times New Roman" w:hint="eastAsia"/>
        </w:rPr>
        <w:t xml:space="preserve">    </w:t>
      </w:r>
      <w:r w:rsidRPr="00D135DD">
        <w:rPr>
          <w:rFonts w:ascii="Times New Roman" w:hAnsi="Times New Roman" w:hint="eastAsia"/>
        </w:rPr>
        <w:t>无</w:t>
      </w:r>
    </w:p>
    <w:p w14:paraId="5031B99D" w14:textId="77777777" w:rsidR="000978AF" w:rsidRPr="00D135DD" w:rsidRDefault="000978AF" w:rsidP="000978AF">
      <w:pPr>
        <w:pStyle w:val="ab"/>
        <w:snapToGrid w:val="0"/>
        <w:ind w:firstLine="420"/>
        <w:rPr>
          <w:rFonts w:ascii="Times New Roman" w:hAnsi="Times New Roman"/>
        </w:rPr>
      </w:pPr>
    </w:p>
    <w:p w14:paraId="1EAAA875" w14:textId="77777777" w:rsidR="000978AF" w:rsidRPr="00D135DD" w:rsidRDefault="000978AF" w:rsidP="000978AF">
      <w:pPr>
        <w:pStyle w:val="ab"/>
        <w:snapToGrid w:val="0"/>
        <w:ind w:firstLine="420"/>
        <w:rPr>
          <w:rFonts w:ascii="Times New Roman" w:hAnsi="Times New Roman"/>
        </w:rPr>
      </w:pPr>
      <w:r w:rsidRPr="00D135DD">
        <w:rPr>
          <w:rFonts w:ascii="Times New Roman" w:hAnsi="Times New Roman" w:hint="eastAsia"/>
        </w:rPr>
        <w:t>3.3</w:t>
      </w:r>
      <w:r w:rsidRPr="00D135DD">
        <w:rPr>
          <w:rFonts w:ascii="Times New Roman" w:hAnsi="Times New Roman"/>
        </w:rPr>
        <w:t xml:space="preserve"> </w:t>
      </w:r>
      <w:r w:rsidRPr="00D135DD">
        <w:rPr>
          <w:rFonts w:ascii="Times New Roman" w:hAnsi="Times New Roman" w:hint="eastAsia"/>
        </w:rPr>
        <w:t>进度</w:t>
      </w:r>
    </w:p>
    <w:p w14:paraId="140D63FA" w14:textId="77777777" w:rsidR="000978AF" w:rsidRPr="00D135DD" w:rsidRDefault="000978AF" w:rsidP="000978AF">
      <w:pPr>
        <w:pStyle w:val="ab"/>
        <w:snapToGrid w:val="0"/>
        <w:ind w:firstLine="420"/>
        <w:rPr>
          <w:rFonts w:ascii="Times New Roman" w:hAnsi="Times New Roman"/>
        </w:rPr>
      </w:pPr>
      <w:r w:rsidRPr="00D135DD">
        <w:rPr>
          <w:rFonts w:ascii="Times New Roman" w:hAnsi="Times New Roman" w:hint="eastAsia"/>
        </w:rPr>
        <w:t xml:space="preserve">    2018.11.12   </w:t>
      </w:r>
      <w:r w:rsidRPr="00D135DD">
        <w:rPr>
          <w:rFonts w:ascii="Times New Roman" w:hAnsi="Times New Roman" w:hint="eastAsia"/>
        </w:rPr>
        <w:t>完成开题报告</w:t>
      </w:r>
    </w:p>
    <w:p w14:paraId="60C12EA2" w14:textId="77777777" w:rsidR="000978AF" w:rsidRPr="00D135DD" w:rsidRDefault="000978AF" w:rsidP="000978AF">
      <w:pPr>
        <w:pStyle w:val="ab"/>
        <w:snapToGrid w:val="0"/>
        <w:ind w:leftChars="200" w:left="480" w:firstLine="420"/>
        <w:rPr>
          <w:rFonts w:ascii="Times New Roman" w:hAnsi="Times New Roman"/>
        </w:rPr>
      </w:pPr>
      <w:r w:rsidRPr="00D135DD">
        <w:rPr>
          <w:rFonts w:ascii="Times New Roman" w:hAnsi="Times New Roman" w:hint="eastAsia"/>
        </w:rPr>
        <w:t xml:space="preserve">2018.11.13-2018.11.30  </w:t>
      </w:r>
      <w:r w:rsidRPr="00D135DD">
        <w:rPr>
          <w:rFonts w:ascii="Times New Roman" w:hAnsi="Times New Roman" w:hint="eastAsia"/>
        </w:rPr>
        <w:t>资料搜集和阅读</w:t>
      </w:r>
    </w:p>
    <w:p w14:paraId="6E26DB42" w14:textId="77777777" w:rsidR="000978AF" w:rsidRPr="00D135DD" w:rsidRDefault="000978AF" w:rsidP="000978AF">
      <w:pPr>
        <w:pStyle w:val="ab"/>
        <w:snapToGrid w:val="0"/>
        <w:ind w:leftChars="200" w:left="480" w:firstLine="420"/>
        <w:rPr>
          <w:rFonts w:ascii="Times New Roman" w:hAnsi="Times New Roman"/>
        </w:rPr>
      </w:pPr>
      <w:r w:rsidRPr="00D135DD">
        <w:rPr>
          <w:rFonts w:ascii="Times New Roman" w:hAnsi="Times New Roman" w:hint="eastAsia"/>
        </w:rPr>
        <w:t xml:space="preserve">2018.12.1-2018.12.30  </w:t>
      </w:r>
      <w:r w:rsidRPr="00D135DD">
        <w:rPr>
          <w:rFonts w:ascii="Times New Roman" w:hAnsi="Times New Roman" w:hint="eastAsia"/>
        </w:rPr>
        <w:t>需求分析，确定论文大纲</w:t>
      </w:r>
    </w:p>
    <w:p w14:paraId="63B66E15" w14:textId="77777777" w:rsidR="000978AF" w:rsidRPr="00D135DD" w:rsidRDefault="000978AF" w:rsidP="000978AF">
      <w:pPr>
        <w:pStyle w:val="ab"/>
        <w:snapToGrid w:val="0"/>
        <w:ind w:leftChars="200" w:left="480" w:firstLine="420"/>
        <w:rPr>
          <w:rFonts w:ascii="Times New Roman" w:hAnsi="Times New Roman"/>
        </w:rPr>
      </w:pPr>
      <w:r w:rsidRPr="00D135DD">
        <w:rPr>
          <w:rFonts w:ascii="Times New Roman" w:hAnsi="Times New Roman" w:hint="eastAsia"/>
        </w:rPr>
        <w:t xml:space="preserve">2018.1.1-2019.3.10  </w:t>
      </w:r>
      <w:r w:rsidRPr="00D135DD">
        <w:rPr>
          <w:rFonts w:ascii="Times New Roman" w:hAnsi="Times New Roman" w:hint="eastAsia"/>
        </w:rPr>
        <w:t>设计及代码编写</w:t>
      </w:r>
    </w:p>
    <w:p w14:paraId="68AA0640" w14:textId="77777777" w:rsidR="000978AF" w:rsidRPr="00D135DD" w:rsidRDefault="000978AF" w:rsidP="000978AF">
      <w:pPr>
        <w:pStyle w:val="ab"/>
        <w:snapToGrid w:val="0"/>
        <w:ind w:leftChars="200" w:left="480" w:firstLine="420"/>
        <w:rPr>
          <w:rFonts w:ascii="Times New Roman" w:hAnsi="Times New Roman"/>
        </w:rPr>
      </w:pPr>
      <w:r w:rsidRPr="00D135DD">
        <w:rPr>
          <w:rFonts w:ascii="Times New Roman" w:hAnsi="Times New Roman" w:hint="eastAsia"/>
        </w:rPr>
        <w:t xml:space="preserve">2019.3.11-2019.3.20  </w:t>
      </w:r>
      <w:r w:rsidRPr="00D135DD">
        <w:rPr>
          <w:rFonts w:ascii="Times New Roman" w:hAnsi="Times New Roman" w:hint="eastAsia"/>
        </w:rPr>
        <w:t>测试及总结</w:t>
      </w:r>
    </w:p>
    <w:p w14:paraId="5DBEB14C" w14:textId="77777777" w:rsidR="000978AF" w:rsidRPr="00D135DD" w:rsidRDefault="000978AF" w:rsidP="000978AF">
      <w:pPr>
        <w:pStyle w:val="ab"/>
        <w:snapToGrid w:val="0"/>
        <w:ind w:leftChars="200" w:left="480" w:firstLine="420"/>
        <w:rPr>
          <w:rFonts w:ascii="Times New Roman" w:hAnsi="Times New Roman"/>
        </w:rPr>
      </w:pPr>
      <w:r w:rsidRPr="00D135DD">
        <w:rPr>
          <w:rFonts w:ascii="Times New Roman" w:hAnsi="Times New Roman" w:hint="eastAsia"/>
        </w:rPr>
        <w:t xml:space="preserve">2019.3.21-2019.4.5  </w:t>
      </w:r>
      <w:r w:rsidRPr="00D135DD">
        <w:rPr>
          <w:rFonts w:ascii="Times New Roman" w:hAnsi="Times New Roman" w:hint="eastAsia"/>
        </w:rPr>
        <w:t>完成论文初稿，系统后期维护</w:t>
      </w:r>
    </w:p>
    <w:p w14:paraId="77A48799" w14:textId="77777777" w:rsidR="000978AF" w:rsidRPr="00D135DD" w:rsidRDefault="000978AF" w:rsidP="000978AF">
      <w:pPr>
        <w:pStyle w:val="ab"/>
        <w:snapToGrid w:val="0"/>
        <w:ind w:leftChars="200" w:left="480" w:firstLine="420"/>
        <w:rPr>
          <w:rFonts w:ascii="Times New Roman" w:hAnsi="Times New Roman"/>
        </w:rPr>
      </w:pPr>
      <w:r w:rsidRPr="00D135DD">
        <w:rPr>
          <w:rFonts w:ascii="Times New Roman" w:hAnsi="Times New Roman" w:hint="eastAsia"/>
        </w:rPr>
        <w:t xml:space="preserve">2019.4.6-2019.4.20  </w:t>
      </w:r>
      <w:r w:rsidRPr="00D135DD">
        <w:rPr>
          <w:rFonts w:ascii="Times New Roman" w:hAnsi="Times New Roman" w:hint="eastAsia"/>
        </w:rPr>
        <w:t>修改论文</w:t>
      </w:r>
    </w:p>
    <w:p w14:paraId="7DF2F45C" w14:textId="77777777" w:rsidR="000978AF" w:rsidRPr="00D135DD" w:rsidRDefault="000978AF" w:rsidP="000978AF">
      <w:pPr>
        <w:pStyle w:val="ab"/>
        <w:snapToGrid w:val="0"/>
        <w:ind w:leftChars="200" w:left="480" w:firstLine="420"/>
        <w:rPr>
          <w:rFonts w:ascii="Times New Roman" w:hAnsi="Times New Roman"/>
        </w:rPr>
      </w:pPr>
      <w:r w:rsidRPr="00D135DD">
        <w:rPr>
          <w:rFonts w:ascii="Times New Roman" w:hAnsi="Times New Roman" w:hint="eastAsia"/>
        </w:rPr>
        <w:t xml:space="preserve">2019.4.20  </w:t>
      </w:r>
      <w:r w:rsidRPr="00D135DD">
        <w:rPr>
          <w:rFonts w:ascii="Times New Roman" w:hAnsi="Times New Roman" w:hint="eastAsia"/>
        </w:rPr>
        <w:t>论文定稿，准备答辩资料</w:t>
      </w:r>
    </w:p>
    <w:p w14:paraId="6C957052" w14:textId="77777777" w:rsidR="000978AF" w:rsidRPr="00D135DD" w:rsidRDefault="000978AF" w:rsidP="000978AF">
      <w:pPr>
        <w:pStyle w:val="ab"/>
        <w:snapToGrid w:val="0"/>
        <w:ind w:firstLine="420"/>
        <w:rPr>
          <w:rFonts w:ascii="Times New Roman" w:hAnsi="Times New Roman"/>
        </w:rPr>
      </w:pPr>
    </w:p>
    <w:p w14:paraId="3C02E037" w14:textId="77777777" w:rsidR="000978AF" w:rsidRPr="00D135DD" w:rsidRDefault="000978AF" w:rsidP="000978AF">
      <w:pPr>
        <w:pStyle w:val="ab"/>
        <w:snapToGrid w:val="0"/>
        <w:ind w:firstLine="420"/>
        <w:rPr>
          <w:rFonts w:ascii="Times New Roman" w:hAnsi="Times New Roman"/>
        </w:rPr>
      </w:pPr>
      <w:r w:rsidRPr="00D135DD">
        <w:rPr>
          <w:rFonts w:ascii="Times New Roman" w:hAnsi="Times New Roman" w:hint="eastAsia"/>
        </w:rPr>
        <w:t>3.4</w:t>
      </w:r>
      <w:r w:rsidRPr="00D135DD">
        <w:rPr>
          <w:rFonts w:ascii="Times New Roman" w:hAnsi="Times New Roman"/>
        </w:rPr>
        <w:t xml:space="preserve"> </w:t>
      </w:r>
      <w:r w:rsidRPr="00D135DD">
        <w:rPr>
          <w:rFonts w:ascii="Times New Roman" w:hAnsi="Times New Roman" w:hint="eastAsia"/>
        </w:rPr>
        <w:t>预算</w:t>
      </w:r>
    </w:p>
    <w:p w14:paraId="55608382" w14:textId="77777777" w:rsidR="000978AF" w:rsidRPr="00D135DD" w:rsidRDefault="000978AF" w:rsidP="000978AF">
      <w:pPr>
        <w:pStyle w:val="ab"/>
        <w:snapToGrid w:val="0"/>
        <w:ind w:firstLine="420"/>
        <w:rPr>
          <w:rFonts w:ascii="Times New Roman" w:hAnsi="Times New Roman"/>
        </w:rPr>
      </w:pPr>
      <w:r w:rsidRPr="00D135DD">
        <w:rPr>
          <w:rFonts w:ascii="Times New Roman" w:hAnsi="Times New Roman" w:hint="eastAsia"/>
        </w:rPr>
        <w:t xml:space="preserve">    </w:t>
      </w:r>
      <w:r w:rsidRPr="00D135DD">
        <w:rPr>
          <w:rFonts w:ascii="Times New Roman" w:hAnsi="Times New Roman" w:hint="eastAsia"/>
        </w:rPr>
        <w:t>无</w:t>
      </w:r>
    </w:p>
    <w:p w14:paraId="72A1F0C9" w14:textId="77777777" w:rsidR="000978AF" w:rsidRPr="00D135DD" w:rsidRDefault="000978AF" w:rsidP="000978AF">
      <w:pPr>
        <w:pStyle w:val="ab"/>
        <w:snapToGrid w:val="0"/>
        <w:ind w:firstLine="420"/>
        <w:rPr>
          <w:rFonts w:ascii="Times New Roman" w:hAnsi="Times New Roman"/>
        </w:rPr>
      </w:pPr>
    </w:p>
    <w:p w14:paraId="499F31B3" w14:textId="77777777" w:rsidR="000978AF" w:rsidRPr="00D135DD" w:rsidRDefault="000978AF" w:rsidP="000978AF">
      <w:pPr>
        <w:pStyle w:val="ab"/>
        <w:snapToGrid w:val="0"/>
        <w:ind w:firstLine="420"/>
        <w:rPr>
          <w:rFonts w:ascii="Times New Roman" w:hAnsi="Times New Roman"/>
        </w:rPr>
      </w:pPr>
      <w:r w:rsidRPr="00D135DD">
        <w:rPr>
          <w:rFonts w:ascii="Times New Roman" w:hAnsi="Times New Roman" w:hint="eastAsia"/>
        </w:rPr>
        <w:t xml:space="preserve">3.5 </w:t>
      </w:r>
      <w:r w:rsidRPr="00D135DD">
        <w:rPr>
          <w:rFonts w:ascii="Times New Roman" w:hAnsi="Times New Roman" w:hint="eastAsia"/>
        </w:rPr>
        <w:t>关键问题</w:t>
      </w:r>
    </w:p>
    <w:p w14:paraId="7B428268" w14:textId="77777777" w:rsidR="000978AF" w:rsidRPr="00D135DD" w:rsidRDefault="000978AF" w:rsidP="000978AF">
      <w:pPr>
        <w:pStyle w:val="ab"/>
        <w:snapToGrid w:val="0"/>
        <w:ind w:firstLine="420"/>
        <w:rPr>
          <w:rFonts w:ascii="Times New Roman" w:hAnsi="Times New Roman"/>
        </w:rPr>
      </w:pPr>
      <w:r w:rsidRPr="00D135DD">
        <w:rPr>
          <w:rFonts w:ascii="Times New Roman" w:hAnsi="Times New Roman" w:hint="eastAsia"/>
        </w:rPr>
        <w:t>技术难点：模块</w:t>
      </w:r>
      <w:r w:rsidRPr="00D135DD">
        <w:rPr>
          <w:rFonts w:ascii="Times New Roman" w:hAnsi="Times New Roman"/>
        </w:rPr>
        <w:t>在实现</w:t>
      </w:r>
      <w:r w:rsidRPr="00D135DD">
        <w:rPr>
          <w:rFonts w:ascii="Times New Roman" w:hAnsi="Times New Roman" w:hint="eastAsia"/>
        </w:rPr>
        <w:t>拦截自动化</w:t>
      </w:r>
      <w:r w:rsidRPr="00D135DD">
        <w:rPr>
          <w:rFonts w:ascii="Times New Roman" w:hAnsi="Times New Roman"/>
        </w:rPr>
        <w:t>请求的同时要对</w:t>
      </w:r>
      <w:r w:rsidRPr="00D135DD">
        <w:rPr>
          <w:rFonts w:ascii="Times New Roman" w:hAnsi="Times New Roman" w:hint="eastAsia"/>
        </w:rPr>
        <w:t>被反向代理的</w:t>
      </w:r>
      <w:r w:rsidRPr="00D135DD">
        <w:rPr>
          <w:rFonts w:ascii="Times New Roman" w:hAnsi="Times New Roman"/>
        </w:rPr>
        <w:t>网站提供的正常业务</w:t>
      </w:r>
      <w:r w:rsidRPr="00D135DD">
        <w:rPr>
          <w:rFonts w:ascii="Times New Roman" w:hAnsi="Times New Roman" w:hint="eastAsia"/>
        </w:rPr>
        <w:t>的支持</w:t>
      </w:r>
      <w:r w:rsidRPr="00D135DD">
        <w:rPr>
          <w:rFonts w:ascii="Times New Roman" w:hAnsi="Times New Roman"/>
        </w:rPr>
        <w:t>达到</w:t>
      </w:r>
      <w:r w:rsidRPr="00D135DD">
        <w:rPr>
          <w:rFonts w:ascii="Times New Roman" w:hAnsi="Times New Roman" w:hint="eastAsia"/>
        </w:rPr>
        <w:t>100</w:t>
      </w:r>
      <w:r w:rsidRPr="00D135DD">
        <w:rPr>
          <w:rFonts w:ascii="Times New Roman" w:hAnsi="Times New Roman"/>
        </w:rPr>
        <w:t>%</w:t>
      </w:r>
      <w:r w:rsidRPr="00D135DD">
        <w:rPr>
          <w:rFonts w:ascii="Times New Roman" w:hAnsi="Times New Roman"/>
        </w:rPr>
        <w:t>，可以有在操作上</w:t>
      </w:r>
      <w:r w:rsidRPr="00D135DD">
        <w:rPr>
          <w:rFonts w:ascii="Times New Roman" w:hAnsi="Times New Roman" w:hint="eastAsia"/>
        </w:rPr>
        <w:t>的冗余</w:t>
      </w:r>
      <w:r w:rsidRPr="00D135DD">
        <w:rPr>
          <w:rFonts w:ascii="Times New Roman" w:hAnsi="Times New Roman"/>
        </w:rPr>
        <w:t>，但必须保</w:t>
      </w:r>
      <w:r w:rsidRPr="00D135DD">
        <w:rPr>
          <w:rFonts w:ascii="Times New Roman" w:hAnsi="Times New Roman" w:hint="eastAsia"/>
        </w:rPr>
        <w:t>证</w:t>
      </w:r>
      <w:r w:rsidRPr="00D135DD">
        <w:rPr>
          <w:rFonts w:ascii="Times New Roman" w:hAnsi="Times New Roman"/>
        </w:rPr>
        <w:t>网站业务的完整性。</w:t>
      </w:r>
    </w:p>
    <w:p w14:paraId="4191BC94" w14:textId="77777777" w:rsidR="000978AF" w:rsidRPr="00D135DD" w:rsidRDefault="000978AF" w:rsidP="000978AF">
      <w:pPr>
        <w:pStyle w:val="ab"/>
        <w:snapToGrid w:val="0"/>
        <w:ind w:firstLine="420"/>
        <w:rPr>
          <w:rFonts w:ascii="Times New Roman" w:hAnsi="Times New Roman"/>
        </w:rPr>
      </w:pPr>
      <w:r w:rsidRPr="00D135DD">
        <w:rPr>
          <w:rFonts w:ascii="Times New Roman" w:hAnsi="Times New Roman" w:hint="eastAsia"/>
        </w:rPr>
        <w:t>风险：对网站</w:t>
      </w:r>
      <w:r w:rsidRPr="00D135DD">
        <w:rPr>
          <w:rFonts w:ascii="Times New Roman" w:hAnsi="Times New Roman"/>
        </w:rPr>
        <w:t>的</w:t>
      </w:r>
      <w:r w:rsidRPr="00D135DD">
        <w:rPr>
          <w:rFonts w:ascii="Times New Roman" w:hAnsi="Times New Roman" w:hint="eastAsia"/>
        </w:rPr>
        <w:t>业务</w:t>
      </w:r>
      <w:r w:rsidRPr="00D135DD">
        <w:rPr>
          <w:rFonts w:ascii="Times New Roman" w:hAnsi="Times New Roman"/>
        </w:rPr>
        <w:t>出现损害</w:t>
      </w:r>
      <w:r w:rsidRPr="00D135DD">
        <w:rPr>
          <w:rFonts w:ascii="Times New Roman" w:hAnsi="Times New Roman" w:hint="eastAsia"/>
        </w:rPr>
        <w:t>。</w:t>
      </w:r>
    </w:p>
    <w:p w14:paraId="0EFC49B8" w14:textId="77777777" w:rsidR="000978AF" w:rsidRPr="00D135DD" w:rsidRDefault="000978AF" w:rsidP="00FC232D">
      <w:pPr>
        <w:pStyle w:val="3"/>
        <w:ind w:firstLine="643"/>
      </w:pPr>
      <w:r w:rsidRPr="00D135DD">
        <w:rPr>
          <w:rFonts w:hint="eastAsia"/>
        </w:rPr>
        <w:t>4.</w:t>
      </w:r>
      <w:r w:rsidRPr="00D135DD">
        <w:rPr>
          <w:rFonts w:hint="eastAsia"/>
        </w:rPr>
        <w:t>支持条件</w:t>
      </w:r>
    </w:p>
    <w:p w14:paraId="7FA4C40C" w14:textId="77777777" w:rsidR="000978AF" w:rsidRPr="00D135DD" w:rsidRDefault="000978AF" w:rsidP="000978AF">
      <w:pPr>
        <w:pStyle w:val="ab"/>
        <w:snapToGrid w:val="0"/>
        <w:ind w:firstLine="420"/>
        <w:rPr>
          <w:rFonts w:ascii="Times New Roman" w:hAnsi="Times New Roman"/>
        </w:rPr>
      </w:pPr>
      <w:r w:rsidRPr="00D135DD">
        <w:rPr>
          <w:rFonts w:ascii="Times New Roman" w:hAnsi="Times New Roman"/>
        </w:rPr>
        <w:t xml:space="preserve">  </w:t>
      </w:r>
      <w:r w:rsidRPr="00D135DD">
        <w:rPr>
          <w:rFonts w:ascii="Times New Roman" w:hAnsi="Times New Roman" w:hint="eastAsia"/>
        </w:rPr>
        <w:t xml:space="preserve">  </w:t>
      </w:r>
      <w:r w:rsidRPr="00D135DD">
        <w:rPr>
          <w:rFonts w:ascii="Times New Roman" w:hAnsi="Times New Roman" w:hint="eastAsia"/>
        </w:rPr>
        <w:t>开发支持</w:t>
      </w:r>
      <w:r w:rsidRPr="00D135DD">
        <w:rPr>
          <w:rFonts w:ascii="Times New Roman" w:hAnsi="Times New Roman"/>
        </w:rPr>
        <w:t>：</w:t>
      </w:r>
      <w:r w:rsidRPr="00D135DD">
        <w:rPr>
          <w:rFonts w:ascii="Times New Roman" w:hAnsi="Times New Roman"/>
        </w:rPr>
        <w:t>Windows+Cygwin+Eclipse-cdt;</w:t>
      </w:r>
      <w:r w:rsidRPr="00D135DD">
        <w:rPr>
          <w:rFonts w:ascii="Times New Roman" w:hAnsi="Times New Roman" w:hint="eastAsia"/>
        </w:rPr>
        <w:t>在</w:t>
      </w:r>
      <w:r w:rsidRPr="00D135DD">
        <w:rPr>
          <w:rFonts w:ascii="Times New Roman" w:hAnsi="Times New Roman"/>
        </w:rPr>
        <w:t>Windows</w:t>
      </w:r>
      <w:r w:rsidRPr="00D135DD">
        <w:rPr>
          <w:rFonts w:ascii="Times New Roman" w:hAnsi="Times New Roman"/>
        </w:rPr>
        <w:t>操作系统安装</w:t>
      </w:r>
      <w:r w:rsidRPr="00D135DD">
        <w:rPr>
          <w:rFonts w:ascii="Times New Roman" w:hAnsi="Times New Roman" w:hint="eastAsia"/>
        </w:rPr>
        <w:t>Cygwin</w:t>
      </w:r>
      <w:r w:rsidRPr="00D135DD">
        <w:rPr>
          <w:rFonts w:ascii="Times New Roman" w:hAnsi="Times New Roman" w:hint="eastAsia"/>
        </w:rPr>
        <w:t>软件</w:t>
      </w:r>
      <w:r w:rsidRPr="00D135DD">
        <w:rPr>
          <w:rFonts w:ascii="Times New Roman" w:hAnsi="Times New Roman"/>
        </w:rPr>
        <w:t>，在</w:t>
      </w:r>
      <w:r w:rsidRPr="00D135DD">
        <w:rPr>
          <w:rFonts w:ascii="Times New Roman" w:hAnsi="Times New Roman"/>
        </w:rPr>
        <w:t>Cygwin</w:t>
      </w:r>
      <w:r w:rsidRPr="00D135DD">
        <w:rPr>
          <w:rFonts w:ascii="Times New Roman" w:hAnsi="Times New Roman"/>
        </w:rPr>
        <w:t>中下载</w:t>
      </w:r>
      <w:r w:rsidRPr="00D135DD">
        <w:rPr>
          <w:rFonts w:ascii="Times New Roman" w:hAnsi="Times New Roman"/>
        </w:rPr>
        <w:t>gcc,perl</w:t>
      </w:r>
      <w:r w:rsidRPr="00D135DD">
        <w:rPr>
          <w:rFonts w:ascii="Times New Roman" w:hAnsi="Times New Roman" w:hint="eastAsia"/>
        </w:rPr>
        <w:t>等必需</w:t>
      </w:r>
      <w:r w:rsidRPr="00D135DD">
        <w:rPr>
          <w:rFonts w:ascii="Times New Roman" w:hAnsi="Times New Roman"/>
        </w:rPr>
        <w:t>包</w:t>
      </w:r>
      <w:r w:rsidRPr="00D135DD">
        <w:rPr>
          <w:rFonts w:ascii="Times New Roman" w:hAnsi="Times New Roman" w:hint="eastAsia"/>
        </w:rPr>
        <w:t>后</w:t>
      </w:r>
      <w:r w:rsidRPr="00D135DD">
        <w:rPr>
          <w:rFonts w:ascii="Times New Roman" w:hAnsi="Times New Roman"/>
        </w:rPr>
        <w:t>，</w:t>
      </w:r>
      <w:r w:rsidRPr="00D135DD">
        <w:rPr>
          <w:rFonts w:ascii="Times New Roman" w:hAnsi="Times New Roman" w:hint="eastAsia"/>
        </w:rPr>
        <w:t>下载</w:t>
      </w:r>
      <w:r w:rsidRPr="00D135DD">
        <w:rPr>
          <w:rFonts w:ascii="Times New Roman" w:hAnsi="Times New Roman" w:hint="eastAsia"/>
        </w:rPr>
        <w:t>nginx-1.12.1</w:t>
      </w:r>
      <w:r w:rsidRPr="00D135DD">
        <w:rPr>
          <w:rFonts w:ascii="Times New Roman" w:hAnsi="Times New Roman"/>
        </w:rPr>
        <w:t>源码，在</w:t>
      </w:r>
      <w:r w:rsidRPr="00D135DD">
        <w:rPr>
          <w:rFonts w:ascii="Times New Roman" w:hAnsi="Times New Roman"/>
        </w:rPr>
        <w:t>Cygwin</w:t>
      </w:r>
      <w:r w:rsidRPr="00D135DD">
        <w:rPr>
          <w:rFonts w:ascii="Times New Roman" w:hAnsi="Times New Roman"/>
        </w:rPr>
        <w:t>中解压，编译</w:t>
      </w:r>
      <w:r w:rsidRPr="00D135DD">
        <w:rPr>
          <w:rFonts w:ascii="Times New Roman" w:hAnsi="Times New Roman" w:hint="eastAsia"/>
        </w:rPr>
        <w:t>。在完成</w:t>
      </w:r>
      <w:r w:rsidRPr="00D135DD">
        <w:rPr>
          <w:rFonts w:ascii="Times New Roman" w:hAnsi="Times New Roman"/>
        </w:rPr>
        <w:t>“</w:t>
      </w:r>
      <w:r w:rsidRPr="00D135DD">
        <w:rPr>
          <w:rFonts w:ascii="Times New Roman" w:hAnsi="Times New Roman" w:hint="eastAsia"/>
        </w:rPr>
        <w:t>从源代码到</w:t>
      </w:r>
      <w:r w:rsidRPr="00D135DD">
        <w:rPr>
          <w:rFonts w:ascii="Times New Roman" w:hAnsi="Times New Roman"/>
        </w:rPr>
        <w:t>可运行</w:t>
      </w:r>
      <w:r w:rsidRPr="00D135DD">
        <w:rPr>
          <w:rFonts w:ascii="Times New Roman" w:hAnsi="Times New Roman" w:hint="eastAsia"/>
        </w:rPr>
        <w:t>软件</w:t>
      </w:r>
      <w:r w:rsidRPr="00D135DD">
        <w:rPr>
          <w:rFonts w:ascii="Times New Roman" w:hAnsi="Times New Roman"/>
        </w:rPr>
        <w:t>”</w:t>
      </w:r>
      <w:r w:rsidRPr="00D135DD">
        <w:rPr>
          <w:rFonts w:ascii="Times New Roman" w:hAnsi="Times New Roman" w:hint="eastAsia"/>
        </w:rPr>
        <w:t>的</w:t>
      </w:r>
      <w:r w:rsidRPr="00D135DD">
        <w:rPr>
          <w:rFonts w:ascii="Times New Roman" w:hAnsi="Times New Roman"/>
        </w:rPr>
        <w:t>nginx</w:t>
      </w:r>
      <w:r w:rsidRPr="00D135DD">
        <w:rPr>
          <w:rFonts w:ascii="Times New Roman" w:hAnsi="Times New Roman"/>
        </w:rPr>
        <w:t>这一安装过程后</w:t>
      </w:r>
      <w:r w:rsidRPr="00D135DD">
        <w:rPr>
          <w:rFonts w:ascii="Times New Roman" w:hAnsi="Times New Roman" w:hint="eastAsia"/>
        </w:rPr>
        <w:t>，已经</w:t>
      </w:r>
      <w:r w:rsidRPr="00D135DD">
        <w:rPr>
          <w:rFonts w:ascii="Times New Roman" w:hAnsi="Times New Roman"/>
        </w:rPr>
        <w:t>生成</w:t>
      </w:r>
      <w:r w:rsidRPr="00D135DD">
        <w:rPr>
          <w:rFonts w:ascii="Times New Roman" w:hAnsi="Times New Roman"/>
        </w:rPr>
        <w:t>nginx</w:t>
      </w:r>
      <w:r w:rsidRPr="00D135DD">
        <w:rPr>
          <w:rFonts w:ascii="Times New Roman" w:hAnsi="Times New Roman" w:hint="eastAsia"/>
        </w:rPr>
        <w:t>服务器</w:t>
      </w:r>
      <w:r w:rsidRPr="00D135DD">
        <w:rPr>
          <w:rFonts w:ascii="Times New Roman" w:hAnsi="Times New Roman"/>
        </w:rPr>
        <w:t>。将整个</w:t>
      </w:r>
      <w:r w:rsidRPr="00D135DD">
        <w:rPr>
          <w:rFonts w:ascii="Times New Roman" w:hAnsi="Times New Roman" w:hint="eastAsia"/>
        </w:rPr>
        <w:t>项目</w:t>
      </w:r>
      <w:r w:rsidRPr="00D135DD">
        <w:rPr>
          <w:rFonts w:ascii="Times New Roman" w:hAnsi="Times New Roman"/>
        </w:rPr>
        <w:t>作为</w:t>
      </w:r>
      <w:r w:rsidRPr="00D135DD">
        <w:rPr>
          <w:rFonts w:ascii="Times New Roman" w:hAnsi="Times New Roman"/>
        </w:rPr>
        <w:t>“Makefile</w:t>
      </w:r>
      <w:r w:rsidRPr="00D135DD">
        <w:rPr>
          <w:rFonts w:ascii="Times New Roman" w:hAnsi="Times New Roman"/>
        </w:rPr>
        <w:t>工程</w:t>
      </w:r>
      <w:r w:rsidRPr="00D135DD">
        <w:rPr>
          <w:rFonts w:ascii="Times New Roman" w:hAnsi="Times New Roman"/>
        </w:rPr>
        <w:t>”</w:t>
      </w:r>
      <w:r w:rsidRPr="00D135DD">
        <w:rPr>
          <w:rFonts w:ascii="Times New Roman" w:hAnsi="Times New Roman" w:hint="eastAsia"/>
        </w:rPr>
        <w:t>导入</w:t>
      </w:r>
      <w:r w:rsidRPr="00D135DD">
        <w:rPr>
          <w:rFonts w:ascii="Times New Roman" w:hAnsi="Times New Roman" w:hint="eastAsia"/>
        </w:rPr>
        <w:t>Eclipse-cdt</w:t>
      </w:r>
      <w:r w:rsidRPr="00D135DD">
        <w:rPr>
          <w:rFonts w:ascii="Times New Roman" w:hAnsi="Times New Roman" w:hint="eastAsia"/>
        </w:rPr>
        <w:t>进行</w:t>
      </w:r>
      <w:r w:rsidRPr="00D135DD">
        <w:rPr>
          <w:rFonts w:ascii="Times New Roman" w:hAnsi="Times New Roman"/>
        </w:rPr>
        <w:t>开发。</w:t>
      </w:r>
    </w:p>
    <w:p w14:paraId="6F020701" w14:textId="77777777" w:rsidR="000978AF" w:rsidRPr="00D135DD" w:rsidRDefault="000978AF" w:rsidP="000978AF">
      <w:pPr>
        <w:pStyle w:val="ab"/>
        <w:snapToGrid w:val="0"/>
        <w:ind w:firstLine="420"/>
        <w:rPr>
          <w:rFonts w:ascii="Times New Roman" w:hAnsi="Times New Roman"/>
        </w:rPr>
      </w:pPr>
      <w:r w:rsidRPr="00D135DD">
        <w:rPr>
          <w:rFonts w:ascii="Times New Roman" w:hAnsi="Times New Roman" w:hint="eastAsia"/>
        </w:rPr>
        <w:t>4.1</w:t>
      </w:r>
      <w:r w:rsidRPr="00D135DD">
        <w:rPr>
          <w:rFonts w:ascii="Times New Roman" w:hAnsi="Times New Roman"/>
        </w:rPr>
        <w:t xml:space="preserve"> </w:t>
      </w:r>
      <w:r w:rsidRPr="00D135DD">
        <w:rPr>
          <w:rFonts w:ascii="Times New Roman" w:hAnsi="Times New Roman" w:hint="eastAsia"/>
        </w:rPr>
        <w:t>计算机系统支持</w:t>
      </w:r>
    </w:p>
    <w:p w14:paraId="3BD39AF0" w14:textId="77777777" w:rsidR="000978AF" w:rsidRPr="00D135DD" w:rsidRDefault="000978AF" w:rsidP="000978AF">
      <w:pPr>
        <w:pStyle w:val="ab"/>
        <w:snapToGrid w:val="0"/>
        <w:ind w:firstLine="420"/>
        <w:rPr>
          <w:rFonts w:ascii="Times New Roman" w:hAnsi="Times New Roman"/>
        </w:rPr>
      </w:pPr>
      <w:r w:rsidRPr="00D135DD">
        <w:rPr>
          <w:rFonts w:ascii="Times New Roman" w:hAnsi="Times New Roman" w:hint="eastAsia"/>
        </w:rPr>
        <w:t>计算机：</w:t>
      </w:r>
      <w:r w:rsidRPr="00D135DD">
        <w:rPr>
          <w:rFonts w:ascii="Times New Roman" w:hAnsi="Times New Roman"/>
        </w:rPr>
        <w:t>PC</w:t>
      </w:r>
    </w:p>
    <w:p w14:paraId="3FEBC07B" w14:textId="77777777" w:rsidR="000978AF" w:rsidRPr="00D135DD" w:rsidRDefault="000978AF" w:rsidP="000978AF">
      <w:pPr>
        <w:pStyle w:val="ab"/>
        <w:snapToGrid w:val="0"/>
        <w:ind w:firstLine="420"/>
        <w:rPr>
          <w:rFonts w:ascii="Times New Roman" w:hAnsi="Times New Roman"/>
        </w:rPr>
      </w:pPr>
      <w:r w:rsidRPr="00D135DD">
        <w:rPr>
          <w:rFonts w:ascii="Times New Roman" w:hAnsi="Times New Roman" w:hint="eastAsia"/>
        </w:rPr>
        <w:t>编译程序</w:t>
      </w:r>
      <w:r w:rsidRPr="00D135DD">
        <w:rPr>
          <w:rFonts w:ascii="Times New Roman" w:hAnsi="Times New Roman" w:hint="eastAsia"/>
        </w:rPr>
        <w:t>:Cygwin</w:t>
      </w:r>
      <w:r w:rsidRPr="00D135DD">
        <w:rPr>
          <w:rFonts w:ascii="Times New Roman" w:hAnsi="Times New Roman" w:hint="eastAsia"/>
        </w:rPr>
        <w:t>管理的</w:t>
      </w:r>
      <w:r w:rsidRPr="00D135DD">
        <w:rPr>
          <w:rFonts w:ascii="Times New Roman" w:hAnsi="Times New Roman"/>
        </w:rPr>
        <w:t>gcc</w:t>
      </w:r>
    </w:p>
    <w:p w14:paraId="5243F99C" w14:textId="77777777" w:rsidR="000978AF" w:rsidRPr="00D135DD" w:rsidRDefault="000978AF" w:rsidP="000978AF">
      <w:pPr>
        <w:pStyle w:val="ab"/>
        <w:snapToGrid w:val="0"/>
        <w:ind w:firstLine="420"/>
        <w:rPr>
          <w:rFonts w:ascii="Times New Roman" w:hAnsi="Times New Roman"/>
        </w:rPr>
      </w:pPr>
      <w:r w:rsidRPr="00D135DD">
        <w:rPr>
          <w:rFonts w:ascii="Times New Roman" w:hAnsi="Times New Roman" w:hint="eastAsia"/>
        </w:rPr>
        <w:t>操作系统：</w:t>
      </w:r>
      <w:r w:rsidRPr="00D135DD">
        <w:rPr>
          <w:rFonts w:ascii="Times New Roman" w:hAnsi="Times New Roman" w:hint="eastAsia"/>
        </w:rPr>
        <w:t>Windows</w:t>
      </w:r>
    </w:p>
    <w:p w14:paraId="14CBC817" w14:textId="77777777" w:rsidR="000978AF" w:rsidRPr="00D135DD" w:rsidRDefault="000978AF" w:rsidP="000978AF">
      <w:pPr>
        <w:pStyle w:val="ab"/>
        <w:snapToGrid w:val="0"/>
        <w:ind w:firstLine="420"/>
        <w:rPr>
          <w:rFonts w:ascii="Times New Roman" w:hAnsi="Times New Roman"/>
        </w:rPr>
      </w:pPr>
      <w:r w:rsidRPr="00D135DD">
        <w:rPr>
          <w:rFonts w:ascii="Times New Roman" w:hAnsi="Times New Roman" w:hint="eastAsia"/>
        </w:rPr>
        <w:t>测试支持能力</w:t>
      </w:r>
      <w:r w:rsidRPr="00D135DD">
        <w:rPr>
          <w:rFonts w:ascii="Times New Roman" w:hAnsi="Times New Roman" w:hint="eastAsia"/>
        </w:rPr>
        <w:t>:</w:t>
      </w:r>
      <w:r w:rsidRPr="00D135DD">
        <w:rPr>
          <w:rFonts w:ascii="Times New Roman" w:hAnsi="Times New Roman"/>
        </w:rPr>
        <w:t xml:space="preserve">Chrome </w:t>
      </w:r>
      <w:r w:rsidRPr="00D135DD">
        <w:rPr>
          <w:rFonts w:ascii="Times New Roman" w:hAnsi="Times New Roman" w:hint="eastAsia"/>
        </w:rPr>
        <w:t>浏览器</w:t>
      </w:r>
    </w:p>
    <w:p w14:paraId="68C7DBD7" w14:textId="77777777" w:rsidR="000978AF" w:rsidRPr="00D135DD" w:rsidRDefault="000978AF" w:rsidP="000978AF">
      <w:pPr>
        <w:pStyle w:val="ab"/>
        <w:snapToGrid w:val="0"/>
        <w:ind w:firstLine="420"/>
        <w:rPr>
          <w:rFonts w:ascii="Times New Roman" w:hAnsi="Times New Roman"/>
        </w:rPr>
      </w:pPr>
      <w:r w:rsidRPr="00D135DD">
        <w:rPr>
          <w:rFonts w:ascii="Times New Roman" w:hAnsi="Times New Roman" w:hint="eastAsia"/>
        </w:rPr>
        <w:t>其他软件</w:t>
      </w:r>
      <w:r w:rsidRPr="00D135DD">
        <w:rPr>
          <w:rFonts w:ascii="Times New Roman" w:hAnsi="Times New Roman"/>
        </w:rPr>
        <w:t>：</w:t>
      </w:r>
      <w:r w:rsidRPr="00D135DD">
        <w:rPr>
          <w:rFonts w:ascii="Times New Roman" w:hAnsi="Times New Roman"/>
        </w:rPr>
        <w:t>Chrome</w:t>
      </w:r>
      <w:r w:rsidRPr="00D135DD">
        <w:rPr>
          <w:rFonts w:ascii="Times New Roman" w:hAnsi="Times New Roman"/>
        </w:rPr>
        <w:t>浏览器</w:t>
      </w:r>
      <w:r w:rsidRPr="00D135DD">
        <w:rPr>
          <w:rFonts w:ascii="Times New Roman" w:hAnsi="Times New Roman" w:hint="eastAsia"/>
        </w:rPr>
        <w:t>，</w:t>
      </w:r>
      <w:r w:rsidRPr="00D135DD">
        <w:rPr>
          <w:rFonts w:ascii="Times New Roman" w:hAnsi="Times New Roman"/>
        </w:rPr>
        <w:t>Notepad++</w:t>
      </w:r>
    </w:p>
    <w:p w14:paraId="5649BDDE" w14:textId="77777777" w:rsidR="000978AF" w:rsidRPr="00D135DD" w:rsidRDefault="000978AF" w:rsidP="000978AF">
      <w:pPr>
        <w:pStyle w:val="ab"/>
        <w:snapToGrid w:val="0"/>
        <w:ind w:firstLine="420"/>
        <w:rPr>
          <w:rFonts w:ascii="Times New Roman" w:hAnsi="Times New Roman"/>
        </w:rPr>
      </w:pPr>
    </w:p>
    <w:p w14:paraId="6605C3AA" w14:textId="77777777" w:rsidR="000978AF" w:rsidRPr="00D135DD" w:rsidRDefault="000978AF" w:rsidP="000978AF">
      <w:pPr>
        <w:pStyle w:val="ab"/>
        <w:snapToGrid w:val="0"/>
        <w:ind w:firstLine="420"/>
        <w:rPr>
          <w:rFonts w:ascii="Times New Roman" w:hAnsi="Times New Roman"/>
        </w:rPr>
      </w:pPr>
      <w:r w:rsidRPr="00D135DD">
        <w:rPr>
          <w:rFonts w:ascii="Times New Roman" w:hAnsi="Times New Roman" w:hint="eastAsia"/>
        </w:rPr>
        <w:t>4.2</w:t>
      </w:r>
      <w:r w:rsidRPr="00D135DD">
        <w:rPr>
          <w:rFonts w:ascii="Times New Roman" w:hAnsi="Times New Roman"/>
        </w:rPr>
        <w:t xml:space="preserve"> </w:t>
      </w:r>
      <w:r w:rsidRPr="00D135DD">
        <w:rPr>
          <w:rFonts w:ascii="Times New Roman" w:hAnsi="Times New Roman" w:hint="eastAsia"/>
        </w:rPr>
        <w:t>需由用户承担的工作</w:t>
      </w:r>
    </w:p>
    <w:p w14:paraId="06303EAE" w14:textId="77777777" w:rsidR="000978AF" w:rsidRPr="00D135DD" w:rsidRDefault="000978AF" w:rsidP="000978AF">
      <w:pPr>
        <w:pStyle w:val="ab"/>
        <w:snapToGrid w:val="0"/>
        <w:ind w:firstLine="420"/>
        <w:rPr>
          <w:rFonts w:ascii="Times New Roman" w:hAnsi="Times New Roman"/>
        </w:rPr>
      </w:pPr>
      <w:r w:rsidRPr="00D135DD">
        <w:rPr>
          <w:rFonts w:ascii="Times New Roman" w:hAnsi="Times New Roman" w:hint="eastAsia"/>
        </w:rPr>
        <w:t>在使用阶段</w:t>
      </w:r>
      <w:r w:rsidRPr="00D135DD">
        <w:rPr>
          <w:rFonts w:ascii="Times New Roman" w:hAnsi="Times New Roman"/>
        </w:rPr>
        <w:t>，</w:t>
      </w:r>
      <w:r w:rsidRPr="00D135DD">
        <w:rPr>
          <w:rFonts w:ascii="Times New Roman" w:hAnsi="Times New Roman" w:hint="eastAsia"/>
        </w:rPr>
        <w:t>用户</w:t>
      </w:r>
      <w:r w:rsidRPr="00D135DD">
        <w:rPr>
          <w:rFonts w:ascii="Times New Roman" w:hAnsi="Times New Roman"/>
        </w:rPr>
        <w:t>需要提供</w:t>
      </w:r>
      <w:r w:rsidRPr="00D135DD">
        <w:rPr>
          <w:rFonts w:ascii="Times New Roman" w:hAnsi="Times New Roman" w:hint="eastAsia"/>
        </w:rPr>
        <w:t>希望拦截的</w:t>
      </w:r>
      <w:r w:rsidRPr="00D135DD">
        <w:rPr>
          <w:rFonts w:ascii="Times New Roman" w:hAnsi="Times New Roman"/>
        </w:rPr>
        <w:t>请求</w:t>
      </w:r>
      <w:r w:rsidRPr="00D135DD">
        <w:rPr>
          <w:rFonts w:ascii="Times New Roman" w:hAnsi="Times New Roman" w:hint="eastAsia"/>
        </w:rPr>
        <w:t>网址</w:t>
      </w:r>
      <w:r w:rsidRPr="00D135DD">
        <w:rPr>
          <w:rFonts w:ascii="Times New Roman" w:hAnsi="Times New Roman"/>
        </w:rPr>
        <w:t>的网站的正则表达式。</w:t>
      </w:r>
    </w:p>
    <w:p w14:paraId="03E15E99" w14:textId="77777777" w:rsidR="000978AF" w:rsidRPr="00D135DD" w:rsidRDefault="000978AF" w:rsidP="000978AF">
      <w:pPr>
        <w:pStyle w:val="ab"/>
        <w:snapToGrid w:val="0"/>
        <w:ind w:firstLine="420"/>
        <w:rPr>
          <w:rFonts w:ascii="Times New Roman" w:hAnsi="Times New Roman"/>
        </w:rPr>
      </w:pPr>
    </w:p>
    <w:p w14:paraId="77F6CEB3" w14:textId="77777777" w:rsidR="000978AF" w:rsidRPr="00D135DD" w:rsidRDefault="000978AF" w:rsidP="000978AF">
      <w:pPr>
        <w:pStyle w:val="ab"/>
        <w:snapToGrid w:val="0"/>
        <w:ind w:firstLine="420"/>
        <w:rPr>
          <w:rFonts w:ascii="Times New Roman" w:hAnsi="Times New Roman"/>
        </w:rPr>
      </w:pPr>
      <w:r w:rsidRPr="00D135DD">
        <w:rPr>
          <w:rFonts w:ascii="Times New Roman" w:hAnsi="Times New Roman" w:hint="eastAsia"/>
        </w:rPr>
        <w:t>4.3</w:t>
      </w:r>
      <w:r w:rsidRPr="00D135DD">
        <w:rPr>
          <w:rFonts w:ascii="Times New Roman" w:hAnsi="Times New Roman"/>
        </w:rPr>
        <w:t xml:space="preserve"> </w:t>
      </w:r>
      <w:r w:rsidRPr="00D135DD">
        <w:rPr>
          <w:rFonts w:ascii="Times New Roman" w:hAnsi="Times New Roman" w:hint="eastAsia"/>
        </w:rPr>
        <w:t>需由外单位提供的条件</w:t>
      </w:r>
    </w:p>
    <w:p w14:paraId="52648EEE" w14:textId="77777777" w:rsidR="000978AF" w:rsidRPr="00D135DD" w:rsidRDefault="000978AF" w:rsidP="000978AF">
      <w:pPr>
        <w:pStyle w:val="ab"/>
        <w:snapToGrid w:val="0"/>
        <w:ind w:firstLine="420"/>
        <w:rPr>
          <w:rFonts w:ascii="Times New Roman" w:hAnsi="Times New Roman"/>
        </w:rPr>
      </w:pPr>
      <w:r w:rsidRPr="00D135DD">
        <w:rPr>
          <w:rFonts w:ascii="Times New Roman" w:hAnsi="Times New Roman" w:hint="eastAsia"/>
        </w:rPr>
        <w:t xml:space="preserve">    </w:t>
      </w:r>
      <w:r w:rsidRPr="00D135DD">
        <w:rPr>
          <w:rFonts w:ascii="Times New Roman" w:hAnsi="Times New Roman" w:hint="eastAsia"/>
        </w:rPr>
        <w:t>无</w:t>
      </w:r>
    </w:p>
    <w:p w14:paraId="76CC1B7F" w14:textId="77777777" w:rsidR="000978AF" w:rsidRPr="00D135DD" w:rsidRDefault="000978AF" w:rsidP="00FC232D">
      <w:pPr>
        <w:pStyle w:val="3"/>
        <w:ind w:firstLine="643"/>
      </w:pPr>
      <w:r w:rsidRPr="00D135DD">
        <w:t>5.</w:t>
      </w:r>
      <w:r w:rsidRPr="00D135DD">
        <w:rPr>
          <w:rFonts w:hint="eastAsia"/>
        </w:rPr>
        <w:t>专题计划要点</w:t>
      </w:r>
    </w:p>
    <w:p w14:paraId="0F47CB94" w14:textId="77777777" w:rsidR="000978AF" w:rsidRPr="00D135DD" w:rsidRDefault="000978AF" w:rsidP="000978AF">
      <w:pPr>
        <w:pStyle w:val="ab"/>
        <w:snapToGrid w:val="0"/>
        <w:ind w:firstLine="420"/>
        <w:rPr>
          <w:rFonts w:ascii="Times New Roman" w:hAnsi="Times New Roman"/>
        </w:rPr>
      </w:pPr>
      <w:r w:rsidRPr="00D135DD">
        <w:rPr>
          <w:rFonts w:ascii="Times New Roman" w:hAnsi="Times New Roman"/>
        </w:rPr>
        <w:t xml:space="preserve">   </w:t>
      </w:r>
      <w:r w:rsidRPr="00D135DD">
        <w:rPr>
          <w:rFonts w:ascii="Times New Roman" w:hAnsi="Times New Roman" w:hint="eastAsia"/>
        </w:rPr>
        <w:t>拦截自动化请求：</w:t>
      </w:r>
      <w:r w:rsidRPr="00D135DD">
        <w:rPr>
          <w:rFonts w:ascii="Times New Roman" w:hAnsi="Times New Roman"/>
        </w:rPr>
        <w:t>使用有效手段进行拦截</w:t>
      </w:r>
      <w:r w:rsidRPr="00D135DD">
        <w:rPr>
          <w:rFonts w:ascii="Times New Roman" w:hAnsi="Times New Roman" w:hint="eastAsia"/>
        </w:rPr>
        <w:t>，改善</w:t>
      </w:r>
      <w:r w:rsidRPr="00D135DD">
        <w:rPr>
          <w:rFonts w:ascii="Times New Roman" w:hAnsi="Times New Roman"/>
        </w:rPr>
        <w:t>拦截效果。</w:t>
      </w:r>
    </w:p>
    <w:p w14:paraId="5059AABB" w14:textId="77777777" w:rsidR="000978AF" w:rsidRPr="00D135DD" w:rsidRDefault="000978AF" w:rsidP="000978AF">
      <w:pPr>
        <w:pStyle w:val="ab"/>
        <w:snapToGrid w:val="0"/>
        <w:ind w:firstLine="420"/>
        <w:rPr>
          <w:rFonts w:ascii="Times New Roman" w:hAnsi="Times New Roman"/>
        </w:rPr>
      </w:pPr>
      <w:r w:rsidRPr="00D135DD">
        <w:rPr>
          <w:rFonts w:ascii="Times New Roman" w:hAnsi="Times New Roman"/>
        </w:rPr>
        <w:tab/>
      </w:r>
      <w:r w:rsidRPr="00D135DD">
        <w:rPr>
          <w:rFonts w:ascii="Times New Roman" w:hAnsi="Times New Roman" w:hint="eastAsia"/>
        </w:rPr>
        <w:t>代码保护</w:t>
      </w:r>
      <w:r w:rsidRPr="00D135DD">
        <w:rPr>
          <w:rFonts w:ascii="Times New Roman" w:hAnsi="Times New Roman"/>
        </w:rPr>
        <w:t>：</w:t>
      </w:r>
      <w:r w:rsidRPr="00D135DD">
        <w:rPr>
          <w:rFonts w:ascii="Times New Roman" w:hAnsi="Times New Roman" w:hint="eastAsia"/>
        </w:rPr>
        <w:t>代码保护效果有效</w:t>
      </w:r>
    </w:p>
    <w:p w14:paraId="1AF7AA18" w14:textId="77777777" w:rsidR="000978AF" w:rsidRPr="00D135DD" w:rsidRDefault="000978AF" w:rsidP="000978AF">
      <w:pPr>
        <w:pStyle w:val="ab"/>
        <w:snapToGrid w:val="0"/>
        <w:ind w:firstLine="420"/>
        <w:rPr>
          <w:rFonts w:ascii="Times New Roman" w:hAnsi="Times New Roman"/>
        </w:rPr>
      </w:pPr>
    </w:p>
    <w:p w14:paraId="2A450C3F" w14:textId="77777777" w:rsidR="000978AF" w:rsidRPr="00D135DD" w:rsidRDefault="000978AF" w:rsidP="000978AF">
      <w:pPr>
        <w:ind w:firstLine="480"/>
      </w:pPr>
    </w:p>
    <w:p w14:paraId="3E4B0D45" w14:textId="77777777" w:rsidR="00BA473E" w:rsidRPr="00D135DD" w:rsidRDefault="00BA473E" w:rsidP="000978AF">
      <w:pPr>
        <w:pStyle w:val="a8"/>
        <w:ind w:firstLineChars="0" w:firstLine="0"/>
      </w:pPr>
    </w:p>
    <w:p w14:paraId="2289842C" w14:textId="77777777" w:rsidR="00BA473E" w:rsidRPr="00D135DD" w:rsidRDefault="00BA473E" w:rsidP="00BA473E">
      <w:pPr>
        <w:pStyle w:val="a8"/>
        <w:ind w:firstLine="420"/>
      </w:pPr>
    </w:p>
    <w:p w14:paraId="3F1D5232" w14:textId="6D8423AE" w:rsidR="00BA473E" w:rsidRPr="00D135DD" w:rsidRDefault="00BA473E" w:rsidP="00E63617">
      <w:pPr>
        <w:ind w:firstLine="480"/>
        <w:rPr>
          <w:rFonts w:eastAsia="宋体" w:cs="Times New Roman"/>
          <w:sz w:val="21"/>
        </w:rPr>
      </w:pPr>
      <w:r w:rsidRPr="00D135DD">
        <w:br w:type="page"/>
      </w:r>
    </w:p>
    <w:p w14:paraId="5D70D747" w14:textId="6976DEE7" w:rsidR="00403F26" w:rsidRPr="00D135DD" w:rsidRDefault="00E63617" w:rsidP="009B19E2">
      <w:pPr>
        <w:pStyle w:val="-10"/>
        <w:jc w:val="both"/>
      </w:pPr>
      <w:bookmarkStart w:id="222" w:name="_Toc24110"/>
      <w:bookmarkStart w:id="223" w:name="_Toc7728460"/>
      <w:commentRangeStart w:id="224"/>
      <w:r w:rsidRPr="00D135DD">
        <w:rPr>
          <w:rFonts w:hint="eastAsia"/>
        </w:rPr>
        <w:t>附录</w:t>
      </w:r>
      <w:commentRangeEnd w:id="224"/>
      <w:r w:rsidR="00FE63EA" w:rsidRPr="00D135DD">
        <w:rPr>
          <w:rStyle w:val="a5"/>
          <w:rFonts w:eastAsia="宋体"/>
          <w:bCs w:val="0"/>
          <w:kern w:val="2"/>
        </w:rPr>
        <w:commentReference w:id="224"/>
      </w:r>
      <w:r w:rsidRPr="00D135DD">
        <w:rPr>
          <w:rFonts w:hint="eastAsia"/>
        </w:rPr>
        <w:t xml:space="preserve">4 </w:t>
      </w:r>
      <w:r w:rsidRPr="00D135DD">
        <w:rPr>
          <w:rFonts w:hint="eastAsia"/>
        </w:rPr>
        <w:t>数据要求说明书</w:t>
      </w:r>
      <w:bookmarkEnd w:id="222"/>
      <w:bookmarkEnd w:id="223"/>
    </w:p>
    <w:p w14:paraId="78690EAD" w14:textId="6C1C5CB7" w:rsidR="00E63617" w:rsidRPr="00D135DD" w:rsidRDefault="00E63617" w:rsidP="00E63617">
      <w:pPr>
        <w:ind w:firstLine="880"/>
        <w:jc w:val="center"/>
        <w:rPr>
          <w:rFonts w:eastAsia="黑体"/>
          <w:sz w:val="44"/>
        </w:rPr>
      </w:pPr>
      <w:r w:rsidRPr="00D135DD">
        <w:rPr>
          <w:rFonts w:eastAsia="黑体"/>
          <w:noProof/>
          <w:sz w:val="44"/>
        </w:rPr>
        <mc:AlternateContent>
          <mc:Choice Requires="wps">
            <w:drawing>
              <wp:anchor distT="0" distB="0" distL="114300" distR="114300" simplePos="0" relativeHeight="251665408" behindDoc="0" locked="0" layoutInCell="0" allowOverlap="1" wp14:anchorId="700E874A" wp14:editId="0A72AB25">
                <wp:simplePos x="0" y="0"/>
                <wp:positionH relativeFrom="column">
                  <wp:posOffset>0</wp:posOffset>
                </wp:positionH>
                <wp:positionV relativeFrom="paragraph">
                  <wp:posOffset>495300</wp:posOffset>
                </wp:positionV>
                <wp:extent cx="5143500" cy="0"/>
                <wp:effectExtent l="0" t="0" r="0" b="0"/>
                <wp:wrapTopAndBottom/>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F7D6B9" id="直接连接符 22"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pt" to="40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" o:allowincell="f" stroked="f">
                <w10:wrap type="topAndBottom"/>
              </v:line>
            </w:pict>
          </mc:Fallback>
        </mc:AlternateContent>
      </w:r>
      <w:r w:rsidRPr="00D135DD">
        <w:rPr>
          <w:rFonts w:eastAsia="黑体" w:hint="eastAsia"/>
          <w:sz w:val="44"/>
        </w:rPr>
        <w:t>基于代码混淆的</w:t>
      </w:r>
      <w:r w:rsidRPr="00D135DD">
        <w:rPr>
          <w:rFonts w:eastAsia="黑体"/>
          <w:sz w:val="44"/>
        </w:rPr>
        <w:t>W</w:t>
      </w:r>
      <w:r w:rsidRPr="00D135DD">
        <w:rPr>
          <w:rFonts w:eastAsia="黑体" w:hint="eastAsia"/>
          <w:sz w:val="44"/>
        </w:rPr>
        <w:t>eb</w:t>
      </w:r>
      <w:r w:rsidRPr="00D135DD">
        <w:rPr>
          <w:rFonts w:eastAsia="黑体" w:hint="eastAsia"/>
          <w:sz w:val="44"/>
        </w:rPr>
        <w:t>站点动态防御系统</w:t>
      </w:r>
    </w:p>
    <w:p w14:paraId="7164F928" w14:textId="77777777" w:rsidR="00E63617" w:rsidRPr="00D135DD" w:rsidRDefault="00E63617" w:rsidP="00E63617">
      <w:pPr>
        <w:ind w:firstLine="880"/>
        <w:jc w:val="center"/>
        <w:rPr>
          <w:rFonts w:eastAsia="黑体"/>
          <w:sz w:val="44"/>
        </w:rPr>
      </w:pPr>
    </w:p>
    <w:p w14:paraId="49B76C8A" w14:textId="77777777" w:rsidR="00E63617" w:rsidRPr="00D135DD" w:rsidRDefault="00E63617" w:rsidP="00E63617">
      <w:pPr>
        <w:ind w:firstLine="880"/>
        <w:jc w:val="center"/>
        <w:rPr>
          <w:rFonts w:eastAsia="黑体"/>
          <w:sz w:val="44"/>
        </w:rPr>
      </w:pPr>
      <w:r w:rsidRPr="00D135DD">
        <w:rPr>
          <w:rFonts w:eastAsia="黑体" w:hint="eastAsia"/>
          <w:sz w:val="44"/>
        </w:rPr>
        <w:t>数据要求说明书</w:t>
      </w:r>
    </w:p>
    <w:p w14:paraId="1CCBD176" w14:textId="77777777" w:rsidR="00E63617" w:rsidRPr="00D135DD" w:rsidRDefault="00E63617" w:rsidP="00E63617">
      <w:pPr>
        <w:ind w:firstLine="560"/>
        <w:jc w:val="center"/>
        <w:rPr>
          <w:sz w:val="28"/>
        </w:rPr>
      </w:pPr>
    </w:p>
    <w:p w14:paraId="522F61D9" w14:textId="77777777" w:rsidR="00E63617" w:rsidRPr="00D135DD" w:rsidRDefault="00E63617" w:rsidP="00E63617">
      <w:pPr>
        <w:ind w:firstLine="560"/>
        <w:jc w:val="center"/>
        <w:rPr>
          <w:sz w:val="28"/>
        </w:rPr>
      </w:pPr>
      <w:r w:rsidRPr="00D135DD">
        <w:rPr>
          <w:rFonts w:hint="eastAsia"/>
          <w:sz w:val="28"/>
        </w:rPr>
        <w:t>[V</w:t>
      </w:r>
      <w:r w:rsidRPr="00D135DD">
        <w:rPr>
          <w:sz w:val="28"/>
        </w:rPr>
        <w:t>1.0</w:t>
      </w:r>
      <w:r w:rsidRPr="00D135DD">
        <w:rPr>
          <w:rFonts w:hint="eastAsia"/>
          <w:sz w:val="28"/>
        </w:rPr>
        <w:t>]</w:t>
      </w:r>
    </w:p>
    <w:p w14:paraId="7EC9B4B2" w14:textId="77777777" w:rsidR="00E63617" w:rsidRPr="00D135DD" w:rsidRDefault="00E63617" w:rsidP="00E63617">
      <w:pPr>
        <w:ind w:firstLine="560"/>
        <w:jc w:val="center"/>
        <w:rPr>
          <w:sz w:val="28"/>
        </w:rPr>
      </w:pPr>
    </w:p>
    <w:p w14:paraId="1B25FBF7" w14:textId="77777777" w:rsidR="00E63617" w:rsidRPr="00D135DD" w:rsidRDefault="00E63617" w:rsidP="00E63617">
      <w:pPr>
        <w:ind w:firstLine="560"/>
        <w:jc w:val="center"/>
        <w:rPr>
          <w:sz w:val="28"/>
        </w:rPr>
      </w:pPr>
    </w:p>
    <w:p w14:paraId="1B3FEA68" w14:textId="77777777" w:rsidR="00E63617" w:rsidRPr="00D135DD" w:rsidRDefault="00E63617" w:rsidP="00E63617">
      <w:pPr>
        <w:ind w:firstLine="560"/>
        <w:jc w:val="center"/>
        <w:rPr>
          <w:sz w:val="28"/>
        </w:rPr>
      </w:pPr>
    </w:p>
    <w:p w14:paraId="7E1049AE" w14:textId="77777777" w:rsidR="00E63617" w:rsidRPr="00D135DD" w:rsidRDefault="00E63617" w:rsidP="00E63617">
      <w:pPr>
        <w:ind w:firstLine="480"/>
      </w:pPr>
    </w:p>
    <w:p w14:paraId="51E7975D" w14:textId="77777777" w:rsidR="00E63617" w:rsidRPr="00D135DD" w:rsidRDefault="00E63617" w:rsidP="00E63617">
      <w:pPr>
        <w:spacing w:line="720" w:lineRule="auto"/>
        <w:ind w:firstLine="560"/>
        <w:jc w:val="center"/>
        <w:rPr>
          <w:sz w:val="28"/>
        </w:rPr>
      </w:pPr>
      <w:r w:rsidRPr="00D135DD">
        <w:rPr>
          <w:rFonts w:hint="eastAsia"/>
          <w:sz w:val="28"/>
        </w:rPr>
        <w:t>拟</w:t>
      </w:r>
      <w:r w:rsidRPr="00D135DD">
        <w:rPr>
          <w:sz w:val="28"/>
        </w:rPr>
        <w:t xml:space="preserve"> </w:t>
      </w:r>
      <w:r w:rsidRPr="00D135DD">
        <w:rPr>
          <w:rFonts w:hint="eastAsia"/>
          <w:sz w:val="28"/>
        </w:rPr>
        <w:t>制</w:t>
      </w:r>
      <w:r w:rsidRPr="00D135DD">
        <w:rPr>
          <w:sz w:val="28"/>
        </w:rPr>
        <w:t xml:space="preserve"> </w:t>
      </w:r>
      <w:r w:rsidRPr="00D135DD">
        <w:rPr>
          <w:rFonts w:hint="eastAsia"/>
          <w:sz w:val="28"/>
        </w:rPr>
        <w:t>人</w:t>
      </w:r>
      <w:r w:rsidRPr="00D135DD">
        <w:rPr>
          <w:sz w:val="28"/>
        </w:rPr>
        <w:t>__________</w:t>
      </w:r>
      <w:proofErr w:type="gramStart"/>
      <w:r w:rsidRPr="00D135DD">
        <w:rPr>
          <w:rFonts w:hint="eastAsia"/>
          <w:sz w:val="28"/>
        </w:rPr>
        <w:t>邵</w:t>
      </w:r>
      <w:proofErr w:type="gramEnd"/>
      <w:r w:rsidRPr="00D135DD">
        <w:rPr>
          <w:rFonts w:hint="eastAsia"/>
          <w:sz w:val="28"/>
        </w:rPr>
        <w:t>欣欣</w:t>
      </w:r>
      <w:r w:rsidRPr="00D135DD">
        <w:rPr>
          <w:sz w:val="28"/>
        </w:rPr>
        <w:t>____________</w:t>
      </w:r>
    </w:p>
    <w:p w14:paraId="3CA6AE11" w14:textId="77777777" w:rsidR="00E63617" w:rsidRPr="00D135DD" w:rsidRDefault="00E63617" w:rsidP="00E63617">
      <w:pPr>
        <w:spacing w:line="720" w:lineRule="auto"/>
        <w:ind w:firstLine="560"/>
        <w:jc w:val="center"/>
        <w:rPr>
          <w:sz w:val="28"/>
        </w:rPr>
      </w:pPr>
      <w:r w:rsidRPr="00D135DD">
        <w:rPr>
          <w:rFonts w:hint="eastAsia"/>
          <w:sz w:val="28"/>
        </w:rPr>
        <w:t>审</w:t>
      </w:r>
      <w:r w:rsidRPr="00D135DD">
        <w:rPr>
          <w:sz w:val="28"/>
        </w:rPr>
        <w:t xml:space="preserve"> </w:t>
      </w:r>
      <w:r w:rsidRPr="00D135DD">
        <w:rPr>
          <w:rFonts w:hint="eastAsia"/>
          <w:sz w:val="28"/>
        </w:rPr>
        <w:t>核</w:t>
      </w:r>
      <w:r w:rsidRPr="00D135DD">
        <w:rPr>
          <w:sz w:val="28"/>
        </w:rPr>
        <w:t xml:space="preserve"> </w:t>
      </w:r>
      <w:r w:rsidRPr="00D135DD">
        <w:rPr>
          <w:rFonts w:hint="eastAsia"/>
          <w:sz w:val="28"/>
        </w:rPr>
        <w:t>人</w:t>
      </w:r>
      <w:r w:rsidRPr="00D135DD">
        <w:rPr>
          <w:sz w:val="28"/>
        </w:rPr>
        <w:t>__________</w:t>
      </w:r>
      <w:r w:rsidRPr="00D135DD">
        <w:rPr>
          <w:rFonts w:hint="eastAsia"/>
          <w:sz w:val="28"/>
        </w:rPr>
        <w:t>王海舟</w:t>
      </w:r>
      <w:r w:rsidRPr="00D135DD">
        <w:rPr>
          <w:sz w:val="28"/>
        </w:rPr>
        <w:t>____________</w:t>
      </w:r>
    </w:p>
    <w:p w14:paraId="61708F80" w14:textId="77777777" w:rsidR="00E63617" w:rsidRPr="00D135DD" w:rsidRDefault="00E63617" w:rsidP="00E63617">
      <w:pPr>
        <w:spacing w:line="720" w:lineRule="auto"/>
        <w:ind w:firstLine="560"/>
        <w:jc w:val="center"/>
        <w:rPr>
          <w:sz w:val="28"/>
        </w:rPr>
      </w:pPr>
      <w:r w:rsidRPr="00D135DD">
        <w:rPr>
          <w:rFonts w:hint="eastAsia"/>
          <w:sz w:val="28"/>
        </w:rPr>
        <w:t>批</w:t>
      </w:r>
      <w:r w:rsidRPr="00D135DD">
        <w:rPr>
          <w:sz w:val="28"/>
        </w:rPr>
        <w:t xml:space="preserve"> </w:t>
      </w:r>
      <w:r w:rsidRPr="00D135DD">
        <w:rPr>
          <w:rFonts w:hint="eastAsia"/>
          <w:sz w:val="28"/>
        </w:rPr>
        <w:t>准</w:t>
      </w:r>
      <w:r w:rsidRPr="00D135DD">
        <w:rPr>
          <w:sz w:val="28"/>
        </w:rPr>
        <w:t xml:space="preserve"> </w:t>
      </w:r>
      <w:r w:rsidRPr="00D135DD">
        <w:rPr>
          <w:rFonts w:hint="eastAsia"/>
          <w:sz w:val="28"/>
        </w:rPr>
        <w:t>人</w:t>
      </w:r>
      <w:r w:rsidRPr="00D135DD">
        <w:rPr>
          <w:sz w:val="28"/>
        </w:rPr>
        <w:t>__________</w:t>
      </w:r>
      <w:r w:rsidRPr="00D135DD">
        <w:rPr>
          <w:rFonts w:hint="eastAsia"/>
          <w:sz w:val="28"/>
        </w:rPr>
        <w:t>王海舟</w:t>
      </w:r>
      <w:r w:rsidRPr="00D135DD">
        <w:rPr>
          <w:sz w:val="28"/>
        </w:rPr>
        <w:t>____________</w:t>
      </w:r>
    </w:p>
    <w:p w14:paraId="363E0CB9" w14:textId="77777777" w:rsidR="00E63617" w:rsidRPr="00D135DD" w:rsidRDefault="00E63617" w:rsidP="00E63617">
      <w:pPr>
        <w:ind w:firstLine="560"/>
        <w:jc w:val="center"/>
        <w:rPr>
          <w:sz w:val="28"/>
        </w:rPr>
      </w:pPr>
    </w:p>
    <w:p w14:paraId="057AEC47" w14:textId="77777777" w:rsidR="00E63617" w:rsidRPr="00D135DD" w:rsidRDefault="00E63617" w:rsidP="00E63617">
      <w:pPr>
        <w:ind w:firstLine="560"/>
        <w:jc w:val="center"/>
        <w:rPr>
          <w:sz w:val="28"/>
        </w:rPr>
      </w:pPr>
    </w:p>
    <w:p w14:paraId="57C715D1" w14:textId="77777777" w:rsidR="00E63617" w:rsidRPr="00D135DD" w:rsidRDefault="00E63617" w:rsidP="00E63617">
      <w:pPr>
        <w:ind w:firstLine="560"/>
        <w:jc w:val="center"/>
        <w:rPr>
          <w:sz w:val="28"/>
        </w:rPr>
      </w:pPr>
    </w:p>
    <w:p w14:paraId="0B9CCB58" w14:textId="77777777" w:rsidR="00E63617" w:rsidRPr="00D135DD" w:rsidRDefault="00E63617" w:rsidP="00E63617">
      <w:pPr>
        <w:ind w:firstLine="560"/>
        <w:jc w:val="center"/>
        <w:rPr>
          <w:sz w:val="28"/>
        </w:rPr>
      </w:pPr>
    </w:p>
    <w:p w14:paraId="1931AF56" w14:textId="0DBBF704" w:rsidR="00E63617" w:rsidRPr="00D135DD" w:rsidRDefault="00E63617" w:rsidP="00E63617">
      <w:pPr>
        <w:ind w:firstLine="560"/>
        <w:jc w:val="center"/>
        <w:rPr>
          <w:sz w:val="28"/>
        </w:rPr>
      </w:pPr>
      <w:r w:rsidRPr="00D135DD">
        <w:rPr>
          <w:rFonts w:hint="eastAsia"/>
          <w:sz w:val="28"/>
        </w:rPr>
        <w:t>[</w:t>
      </w:r>
      <w:r w:rsidR="00174658" w:rsidRPr="00D135DD">
        <w:rPr>
          <w:rFonts w:hint="eastAsia"/>
          <w:sz w:val="28"/>
        </w:rPr>
        <w:t>二零一九年三</w:t>
      </w:r>
      <w:r w:rsidRPr="00D135DD">
        <w:rPr>
          <w:rFonts w:hint="eastAsia"/>
          <w:sz w:val="28"/>
        </w:rPr>
        <w:t>月二十</w:t>
      </w:r>
      <w:r w:rsidR="00174658" w:rsidRPr="00D135DD">
        <w:rPr>
          <w:rFonts w:hint="eastAsia"/>
          <w:sz w:val="28"/>
        </w:rPr>
        <w:t>六</w:t>
      </w:r>
      <w:r w:rsidRPr="00D135DD">
        <w:rPr>
          <w:rFonts w:hint="eastAsia"/>
          <w:sz w:val="28"/>
        </w:rPr>
        <w:t>日</w:t>
      </w:r>
      <w:r w:rsidRPr="00D135DD">
        <w:rPr>
          <w:rFonts w:hint="eastAsia"/>
          <w:sz w:val="28"/>
        </w:rPr>
        <w:t>]</w:t>
      </w:r>
    </w:p>
    <w:p w14:paraId="22202AD8" w14:textId="74490464" w:rsidR="00E63617" w:rsidRPr="00D135DD" w:rsidRDefault="00EE2D05" w:rsidP="00EE2D05">
      <w:pPr>
        <w:pStyle w:val="a8"/>
        <w:ind w:firstLineChars="0" w:firstLine="0"/>
      </w:pPr>
      <w:r w:rsidRPr="00D135DD">
        <w:rPr>
          <w:rFonts w:hint="eastAsia"/>
        </w:rPr>
        <w:t xml:space="preserve"> </w:t>
      </w:r>
    </w:p>
    <w:p w14:paraId="47186793" w14:textId="77777777" w:rsidR="00E63617" w:rsidRPr="00D135DD" w:rsidRDefault="00E63617" w:rsidP="00FC232D">
      <w:pPr>
        <w:pStyle w:val="3"/>
        <w:ind w:firstLine="643"/>
      </w:pPr>
      <w:r w:rsidRPr="00D135DD">
        <w:rPr>
          <w:rFonts w:hint="eastAsia"/>
        </w:rPr>
        <w:t>1</w:t>
      </w:r>
      <w:r w:rsidRPr="00D135DD">
        <w:rPr>
          <w:rFonts w:hint="eastAsia"/>
        </w:rPr>
        <w:t>．引言</w:t>
      </w:r>
    </w:p>
    <w:p w14:paraId="0E4A5AB5" w14:textId="77777777" w:rsidR="00E63617" w:rsidRPr="00D135DD" w:rsidRDefault="00E63617" w:rsidP="00E63617">
      <w:pPr>
        <w:pStyle w:val="ab"/>
        <w:ind w:firstLine="420"/>
        <w:rPr>
          <w:rFonts w:ascii="Times New Roman" w:eastAsia="黑体" w:hAnsi="Times New Roman"/>
        </w:rPr>
      </w:pPr>
      <w:r w:rsidRPr="00D135DD">
        <w:rPr>
          <w:rFonts w:ascii="Times New Roman" w:eastAsia="黑体" w:hAnsi="Times New Roman"/>
        </w:rPr>
        <w:t>1.</w:t>
      </w:r>
      <w:r w:rsidRPr="00D135DD">
        <w:rPr>
          <w:rFonts w:ascii="Times New Roman" w:eastAsia="黑体" w:hAnsi="Times New Roman" w:hint="eastAsia"/>
        </w:rPr>
        <w:t>1</w:t>
      </w:r>
      <w:r w:rsidRPr="00D135DD">
        <w:rPr>
          <w:rFonts w:ascii="Times New Roman" w:eastAsia="黑体" w:hAnsi="Times New Roman" w:hint="eastAsia"/>
        </w:rPr>
        <w:t>编写目的</w:t>
      </w:r>
    </w:p>
    <w:p w14:paraId="55867F3C" w14:textId="77777777" w:rsidR="00E63617" w:rsidRPr="00D135DD" w:rsidRDefault="00E63617" w:rsidP="00E63617">
      <w:pPr>
        <w:pStyle w:val="ab"/>
        <w:ind w:firstLine="420"/>
        <w:rPr>
          <w:rFonts w:ascii="Times New Roman" w:hAnsi="Times New Roman"/>
        </w:rPr>
      </w:pPr>
      <w:r w:rsidRPr="00D135DD">
        <w:rPr>
          <w:rFonts w:ascii="Times New Roman" w:hAnsi="Times New Roman" w:hint="eastAsia"/>
        </w:rPr>
        <w:t>本数据</w:t>
      </w:r>
      <w:r w:rsidRPr="00D135DD">
        <w:rPr>
          <w:rFonts w:ascii="Times New Roman" w:hAnsi="Times New Roman"/>
        </w:rPr>
        <w:t>要求说明书呈现项目</w:t>
      </w:r>
      <w:r w:rsidRPr="00D135DD">
        <w:rPr>
          <w:rFonts w:ascii="Times New Roman" w:hAnsi="Times New Roman" w:hint="eastAsia"/>
        </w:rPr>
        <w:t>中</w:t>
      </w:r>
      <w:r w:rsidRPr="00D135DD">
        <w:rPr>
          <w:rFonts w:ascii="Times New Roman" w:hAnsi="Times New Roman"/>
        </w:rPr>
        <w:t>所涉及到的重要数据，</w:t>
      </w:r>
      <w:r w:rsidRPr="00D135DD">
        <w:rPr>
          <w:rFonts w:ascii="Times New Roman" w:hAnsi="Times New Roman" w:hint="eastAsia"/>
        </w:rPr>
        <w:t>预期读者包括本系统</w:t>
      </w:r>
      <w:r w:rsidRPr="00D135DD">
        <w:rPr>
          <w:rFonts w:ascii="Times New Roman" w:hAnsi="Times New Roman"/>
        </w:rPr>
        <w:t>的使用人员</w:t>
      </w:r>
      <w:r w:rsidRPr="00D135DD">
        <w:rPr>
          <w:rFonts w:ascii="Times New Roman" w:hAnsi="Times New Roman" w:hint="eastAsia"/>
        </w:rPr>
        <w:t>和</w:t>
      </w:r>
      <w:r w:rsidRPr="00D135DD">
        <w:rPr>
          <w:rFonts w:ascii="Times New Roman" w:hAnsi="Times New Roman"/>
        </w:rPr>
        <w:t>本</w:t>
      </w:r>
      <w:r w:rsidRPr="00D135DD">
        <w:rPr>
          <w:rFonts w:ascii="Times New Roman" w:hAnsi="Times New Roman" w:hint="eastAsia"/>
        </w:rPr>
        <w:t>系统</w:t>
      </w:r>
      <w:r w:rsidRPr="00D135DD">
        <w:rPr>
          <w:rFonts w:ascii="Times New Roman" w:hAnsi="Times New Roman"/>
        </w:rPr>
        <w:t>项目的</w:t>
      </w:r>
      <w:r w:rsidRPr="00D135DD">
        <w:rPr>
          <w:rFonts w:ascii="Times New Roman" w:hAnsi="Times New Roman" w:hint="eastAsia"/>
        </w:rPr>
        <w:t>开发人员</w:t>
      </w:r>
      <w:r w:rsidRPr="00D135DD">
        <w:rPr>
          <w:rFonts w:ascii="Times New Roman" w:hAnsi="Times New Roman"/>
        </w:rPr>
        <w:t>。</w:t>
      </w:r>
    </w:p>
    <w:p w14:paraId="23CC0474" w14:textId="77777777" w:rsidR="00E63617" w:rsidRPr="00D135DD" w:rsidRDefault="00E63617" w:rsidP="00E63617">
      <w:pPr>
        <w:pStyle w:val="ab"/>
        <w:ind w:firstLine="420"/>
        <w:rPr>
          <w:rFonts w:ascii="Times New Roman" w:hAnsi="Times New Roman"/>
        </w:rPr>
      </w:pPr>
      <w:r w:rsidRPr="00D135DD">
        <w:rPr>
          <w:rFonts w:ascii="Times New Roman" w:hAnsi="Times New Roman" w:hint="eastAsia"/>
        </w:rPr>
        <w:t>本系统的</w:t>
      </w:r>
      <w:r w:rsidRPr="00D135DD">
        <w:rPr>
          <w:rFonts w:ascii="Times New Roman" w:hAnsi="Times New Roman"/>
        </w:rPr>
        <w:t>使用人员可以根据本文档</w:t>
      </w:r>
      <w:r w:rsidRPr="00D135DD">
        <w:rPr>
          <w:rFonts w:ascii="Times New Roman" w:hAnsi="Times New Roman" w:hint="eastAsia"/>
        </w:rPr>
        <w:t>掌握</w:t>
      </w:r>
      <w:r w:rsidRPr="00D135DD">
        <w:rPr>
          <w:rFonts w:ascii="Times New Roman" w:hAnsi="Times New Roman"/>
        </w:rPr>
        <w:t>使用本系统过程中的数据要求，</w:t>
      </w:r>
      <w:r w:rsidRPr="00D135DD">
        <w:rPr>
          <w:rFonts w:ascii="Times New Roman" w:hAnsi="Times New Roman" w:hint="eastAsia"/>
        </w:rPr>
        <w:t>并</w:t>
      </w:r>
      <w:r w:rsidRPr="00D135DD">
        <w:rPr>
          <w:rFonts w:ascii="Times New Roman" w:hAnsi="Times New Roman"/>
        </w:rPr>
        <w:t>大致了解数据</w:t>
      </w:r>
      <w:r w:rsidRPr="00D135DD">
        <w:rPr>
          <w:rFonts w:ascii="Times New Roman" w:hAnsi="Times New Roman" w:hint="eastAsia"/>
        </w:rPr>
        <w:t>背后的实现来</w:t>
      </w:r>
      <w:r w:rsidRPr="00D135DD">
        <w:rPr>
          <w:rFonts w:ascii="Times New Roman" w:hAnsi="Times New Roman"/>
        </w:rPr>
        <w:t>更好地理解使用的数据。项目开发人员</w:t>
      </w:r>
      <w:r w:rsidRPr="00D135DD">
        <w:rPr>
          <w:rFonts w:ascii="Times New Roman" w:hAnsi="Times New Roman" w:hint="eastAsia"/>
        </w:rPr>
        <w:t>以</w:t>
      </w:r>
      <w:r w:rsidRPr="00D135DD">
        <w:rPr>
          <w:rFonts w:ascii="Times New Roman" w:hAnsi="Times New Roman"/>
        </w:rPr>
        <w:t>本文档数据为</w:t>
      </w:r>
      <w:r w:rsidRPr="00D135DD">
        <w:rPr>
          <w:rFonts w:ascii="Times New Roman" w:hAnsi="Times New Roman" w:hint="eastAsia"/>
        </w:rPr>
        <w:t>标准</w:t>
      </w:r>
      <w:r w:rsidRPr="00D135DD">
        <w:rPr>
          <w:rFonts w:ascii="Times New Roman" w:hAnsi="Times New Roman"/>
        </w:rPr>
        <w:t>进行开发。</w:t>
      </w:r>
    </w:p>
    <w:p w14:paraId="64D39FF1" w14:textId="77777777" w:rsidR="00E63617" w:rsidRPr="00D135DD" w:rsidRDefault="00E63617" w:rsidP="00E63617">
      <w:pPr>
        <w:pStyle w:val="ab"/>
        <w:ind w:firstLine="420"/>
        <w:rPr>
          <w:rFonts w:ascii="Times New Roman" w:eastAsia="黑体" w:hAnsi="Times New Roman"/>
        </w:rPr>
      </w:pPr>
      <w:r w:rsidRPr="00D135DD">
        <w:rPr>
          <w:rFonts w:ascii="Times New Roman" w:eastAsia="黑体" w:hAnsi="Times New Roman"/>
        </w:rPr>
        <w:t>1.</w:t>
      </w:r>
      <w:r w:rsidRPr="00D135DD">
        <w:rPr>
          <w:rFonts w:ascii="Times New Roman" w:eastAsia="黑体" w:hAnsi="Times New Roman" w:hint="eastAsia"/>
        </w:rPr>
        <w:t>2</w:t>
      </w:r>
      <w:r w:rsidRPr="00D135DD">
        <w:rPr>
          <w:rFonts w:ascii="Times New Roman" w:eastAsia="黑体" w:hAnsi="Times New Roman" w:hint="eastAsia"/>
        </w:rPr>
        <w:t>背景</w:t>
      </w:r>
    </w:p>
    <w:p w14:paraId="25ABDD88" w14:textId="77777777" w:rsidR="00E63617" w:rsidRPr="00D135DD" w:rsidRDefault="00E63617" w:rsidP="009B19E2">
      <w:pPr>
        <w:pStyle w:val="ab"/>
        <w:rPr>
          <w:rFonts w:ascii="Times New Roman" w:hAnsi="Times New Roman"/>
        </w:rPr>
      </w:pPr>
      <w:r w:rsidRPr="00D135DD">
        <w:rPr>
          <w:rFonts w:ascii="Times New Roman" w:hAnsi="Times New Roman"/>
        </w:rPr>
        <w:t>a.</w:t>
      </w:r>
      <w:r w:rsidRPr="00D135DD">
        <w:rPr>
          <w:rFonts w:ascii="Times New Roman" w:hAnsi="Times New Roman" w:hint="eastAsia"/>
        </w:rPr>
        <w:t>任务</w:t>
      </w:r>
      <w:r w:rsidRPr="00D135DD">
        <w:rPr>
          <w:rFonts w:ascii="Times New Roman" w:hAnsi="Times New Roman"/>
        </w:rPr>
        <w:t>：</w:t>
      </w:r>
      <w:r w:rsidRPr="00D135DD">
        <w:rPr>
          <w:rFonts w:ascii="Times New Roman" w:hAnsi="Times New Roman" w:hint="eastAsia"/>
        </w:rPr>
        <w:t>基于代码混淆的</w:t>
      </w:r>
      <w:r w:rsidRPr="00D135DD">
        <w:rPr>
          <w:rFonts w:ascii="Times New Roman" w:hAnsi="Times New Roman" w:hint="eastAsia"/>
        </w:rPr>
        <w:t>Web</w:t>
      </w:r>
      <w:r w:rsidRPr="00D135DD">
        <w:rPr>
          <w:rFonts w:ascii="Times New Roman" w:hAnsi="Times New Roman" w:hint="eastAsia"/>
        </w:rPr>
        <w:t>站点动态防御系统</w:t>
      </w:r>
    </w:p>
    <w:p w14:paraId="4D5E8358" w14:textId="77777777" w:rsidR="00E63617" w:rsidRPr="00D135DD" w:rsidRDefault="00E63617" w:rsidP="009B19E2">
      <w:pPr>
        <w:pStyle w:val="ab"/>
        <w:rPr>
          <w:rFonts w:ascii="Times New Roman" w:hAnsi="Times New Roman"/>
        </w:rPr>
      </w:pPr>
      <w:r w:rsidRPr="00D135DD">
        <w:rPr>
          <w:rFonts w:ascii="Times New Roman" w:hAnsi="Times New Roman"/>
        </w:rPr>
        <w:t>b.</w:t>
      </w:r>
      <w:r w:rsidRPr="00D135DD">
        <w:rPr>
          <w:rFonts w:ascii="Times New Roman" w:hAnsi="Times New Roman" w:hint="eastAsia"/>
        </w:rPr>
        <w:t>提出者：</w:t>
      </w:r>
      <w:proofErr w:type="gramStart"/>
      <w:r w:rsidRPr="00D135DD">
        <w:rPr>
          <w:rFonts w:ascii="Times New Roman" w:hAnsi="Times New Roman"/>
        </w:rPr>
        <w:t>邵</w:t>
      </w:r>
      <w:proofErr w:type="gramEnd"/>
      <w:r w:rsidRPr="00D135DD">
        <w:rPr>
          <w:rFonts w:ascii="Times New Roman" w:hAnsi="Times New Roman"/>
        </w:rPr>
        <w:t>欣欣</w:t>
      </w:r>
      <w:r w:rsidRPr="00D135DD">
        <w:rPr>
          <w:rFonts w:ascii="Times New Roman" w:hAnsi="Times New Roman" w:hint="eastAsia"/>
        </w:rPr>
        <w:t>；开发者：</w:t>
      </w:r>
      <w:proofErr w:type="gramStart"/>
      <w:r w:rsidRPr="00D135DD">
        <w:rPr>
          <w:rFonts w:ascii="Times New Roman" w:hAnsi="Times New Roman"/>
        </w:rPr>
        <w:t>邵</w:t>
      </w:r>
      <w:proofErr w:type="gramEnd"/>
      <w:r w:rsidRPr="00D135DD">
        <w:rPr>
          <w:rFonts w:ascii="Times New Roman" w:hAnsi="Times New Roman"/>
        </w:rPr>
        <w:t>欣欣；</w:t>
      </w:r>
      <w:r w:rsidRPr="00D135DD">
        <w:rPr>
          <w:rFonts w:ascii="Times New Roman" w:hAnsi="Times New Roman" w:hint="eastAsia"/>
        </w:rPr>
        <w:t>用户：网站</w:t>
      </w:r>
      <w:r w:rsidRPr="00D135DD">
        <w:rPr>
          <w:rFonts w:ascii="Times New Roman" w:hAnsi="Times New Roman"/>
        </w:rPr>
        <w:t>部署</w:t>
      </w:r>
      <w:r w:rsidRPr="00D135DD">
        <w:rPr>
          <w:rFonts w:ascii="Times New Roman" w:hAnsi="Times New Roman" w:hint="eastAsia"/>
        </w:rPr>
        <w:t>、</w:t>
      </w:r>
      <w:r w:rsidRPr="00D135DD">
        <w:rPr>
          <w:rFonts w:ascii="Times New Roman" w:hAnsi="Times New Roman"/>
        </w:rPr>
        <w:t>管理人员</w:t>
      </w:r>
      <w:r w:rsidRPr="00D135DD">
        <w:rPr>
          <w:rFonts w:ascii="Times New Roman" w:hAnsi="Times New Roman" w:hint="eastAsia"/>
        </w:rPr>
        <w:t>；运行该项软件对象：网站</w:t>
      </w:r>
      <w:r w:rsidRPr="00D135DD">
        <w:rPr>
          <w:rFonts w:ascii="Times New Roman" w:hAnsi="Times New Roman"/>
        </w:rPr>
        <w:t>的代理服务器即</w:t>
      </w:r>
      <w:r w:rsidRPr="00D135DD">
        <w:rPr>
          <w:rFonts w:ascii="Times New Roman" w:hAnsi="Times New Roman"/>
        </w:rPr>
        <w:t>Nginx</w:t>
      </w:r>
      <w:r w:rsidRPr="00D135DD">
        <w:rPr>
          <w:rFonts w:ascii="Times New Roman" w:hAnsi="Times New Roman" w:hint="eastAsia"/>
        </w:rPr>
        <w:t>和</w:t>
      </w:r>
      <w:r w:rsidRPr="00D135DD">
        <w:rPr>
          <w:rFonts w:ascii="Times New Roman" w:hAnsi="Times New Roman"/>
        </w:rPr>
        <w:t>浏览器。</w:t>
      </w:r>
    </w:p>
    <w:p w14:paraId="3DE1B81C" w14:textId="77777777" w:rsidR="00E63617" w:rsidRPr="00D135DD" w:rsidRDefault="00E63617" w:rsidP="00E63617">
      <w:pPr>
        <w:pStyle w:val="ab"/>
        <w:ind w:firstLine="420"/>
        <w:rPr>
          <w:rFonts w:ascii="Times New Roman" w:eastAsia="黑体" w:hAnsi="Times New Roman"/>
        </w:rPr>
      </w:pPr>
      <w:r w:rsidRPr="00D135DD">
        <w:rPr>
          <w:rFonts w:ascii="Times New Roman" w:eastAsia="黑体" w:hAnsi="Times New Roman"/>
        </w:rPr>
        <w:t>1.</w:t>
      </w:r>
      <w:r w:rsidRPr="00D135DD">
        <w:rPr>
          <w:rFonts w:ascii="Times New Roman" w:eastAsia="黑体" w:hAnsi="Times New Roman" w:hint="eastAsia"/>
        </w:rPr>
        <w:t>3</w:t>
      </w:r>
      <w:r w:rsidRPr="00D135DD">
        <w:rPr>
          <w:rFonts w:ascii="Times New Roman" w:eastAsia="黑体" w:hAnsi="Times New Roman" w:hint="eastAsia"/>
        </w:rPr>
        <w:t>定义</w:t>
      </w:r>
    </w:p>
    <w:p w14:paraId="1760EEA7" w14:textId="0E8C319F" w:rsidR="00E63617" w:rsidRPr="00D135DD" w:rsidRDefault="00E63617" w:rsidP="00E63617">
      <w:pPr>
        <w:pStyle w:val="ab"/>
        <w:ind w:firstLine="420"/>
        <w:rPr>
          <w:rFonts w:ascii="Times New Roman" w:hAnsi="Times New Roman"/>
        </w:rPr>
      </w:pPr>
      <w:r w:rsidRPr="00D135DD">
        <w:rPr>
          <w:rFonts w:ascii="Times New Roman" w:hAnsi="Times New Roman" w:hint="eastAsia"/>
        </w:rPr>
        <w:t>无</w:t>
      </w:r>
    </w:p>
    <w:p w14:paraId="7CB04665" w14:textId="77777777" w:rsidR="00E63617" w:rsidRPr="00D135DD" w:rsidRDefault="00E63617" w:rsidP="00E63617">
      <w:pPr>
        <w:pStyle w:val="ab"/>
        <w:ind w:firstLine="420"/>
        <w:rPr>
          <w:rFonts w:ascii="Times New Roman" w:eastAsia="黑体" w:hAnsi="Times New Roman"/>
        </w:rPr>
      </w:pPr>
      <w:r w:rsidRPr="00D135DD">
        <w:rPr>
          <w:rFonts w:ascii="Times New Roman" w:eastAsia="黑体" w:hAnsi="Times New Roman"/>
        </w:rPr>
        <w:t>1.</w:t>
      </w:r>
      <w:r w:rsidRPr="00D135DD">
        <w:rPr>
          <w:rFonts w:ascii="Times New Roman" w:eastAsia="黑体" w:hAnsi="Times New Roman" w:hint="eastAsia"/>
        </w:rPr>
        <w:t>4</w:t>
      </w:r>
      <w:r w:rsidRPr="00D135DD">
        <w:rPr>
          <w:rFonts w:ascii="Times New Roman" w:eastAsia="黑体" w:hAnsi="Times New Roman" w:hint="eastAsia"/>
        </w:rPr>
        <w:t>参考资料</w:t>
      </w:r>
    </w:p>
    <w:p w14:paraId="118986B5" w14:textId="33584B8C" w:rsidR="00E63617" w:rsidRPr="009B19E2" w:rsidRDefault="00E63617" w:rsidP="00E63617">
      <w:pPr>
        <w:ind w:firstLine="480"/>
        <w:rPr>
          <w:sz w:val="21"/>
          <w:szCs w:val="21"/>
        </w:rPr>
      </w:pPr>
      <w:r w:rsidRPr="009B19E2">
        <w:rPr>
          <w:rFonts w:hint="eastAsia"/>
          <w:sz w:val="21"/>
          <w:szCs w:val="21"/>
        </w:rPr>
        <w:t>无</w:t>
      </w:r>
    </w:p>
    <w:p w14:paraId="64018486" w14:textId="77777777" w:rsidR="00E63617" w:rsidRPr="00D135DD" w:rsidRDefault="00E63617" w:rsidP="00E63617">
      <w:pPr>
        <w:pStyle w:val="ab"/>
        <w:ind w:firstLine="422"/>
        <w:rPr>
          <w:rFonts w:ascii="Times New Roman" w:hAnsi="Times New Roman"/>
        </w:rPr>
      </w:pPr>
      <w:r w:rsidRPr="00D135DD">
        <w:rPr>
          <w:rFonts w:ascii="Times New Roman" w:hAnsi="Times New Roman"/>
          <w:b/>
        </w:rPr>
        <w:t xml:space="preserve">    </w:t>
      </w:r>
    </w:p>
    <w:p w14:paraId="2946006B" w14:textId="77777777" w:rsidR="00E63617" w:rsidRPr="00D135DD" w:rsidRDefault="00E63617" w:rsidP="00FC232D">
      <w:pPr>
        <w:pStyle w:val="3"/>
        <w:ind w:firstLine="643"/>
        <w:rPr>
          <w:rFonts w:eastAsia="楷体_GB2312"/>
        </w:rPr>
      </w:pPr>
      <w:r w:rsidRPr="00D135DD">
        <w:rPr>
          <w:rFonts w:hint="eastAsia"/>
        </w:rPr>
        <w:t>2</w:t>
      </w:r>
      <w:r w:rsidRPr="00D135DD">
        <w:rPr>
          <w:rFonts w:hint="eastAsia"/>
        </w:rPr>
        <w:t>．</w:t>
      </w:r>
      <w:r w:rsidRPr="00D135DD">
        <w:rPr>
          <w:rFonts w:eastAsia="楷体_GB2312" w:hint="eastAsia"/>
        </w:rPr>
        <w:t>数据的逻辑描述</w:t>
      </w:r>
    </w:p>
    <w:p w14:paraId="7D8AC662" w14:textId="027F117B" w:rsidR="00E63617" w:rsidRPr="00D135DD" w:rsidRDefault="00E63617" w:rsidP="009B19E2">
      <w:pPr>
        <w:pStyle w:val="ab"/>
        <w:ind w:firstLine="420"/>
        <w:rPr>
          <w:rFonts w:ascii="Times New Roman" w:hAnsi="Times New Roman"/>
        </w:rPr>
      </w:pPr>
      <w:r w:rsidRPr="00D135DD">
        <w:rPr>
          <w:rFonts w:ascii="Times New Roman" w:hAnsi="Times New Roman" w:hint="eastAsia"/>
        </w:rPr>
        <w:t>对数据进行逻辑描述时可把数据分为动态数据和静态数据。</w:t>
      </w:r>
    </w:p>
    <w:p w14:paraId="4FE9A2AC" w14:textId="77777777" w:rsidR="00E63617" w:rsidRPr="00D135DD" w:rsidRDefault="00E63617" w:rsidP="00E63617">
      <w:pPr>
        <w:pStyle w:val="ab"/>
        <w:ind w:firstLine="420"/>
        <w:rPr>
          <w:rFonts w:ascii="Times New Roman" w:eastAsia="黑体" w:hAnsi="Times New Roman"/>
        </w:rPr>
      </w:pPr>
      <w:r w:rsidRPr="00D135DD">
        <w:rPr>
          <w:rFonts w:ascii="Times New Roman" w:eastAsia="黑体" w:hAnsi="Times New Roman" w:hint="eastAsia"/>
        </w:rPr>
        <w:t>2.1</w:t>
      </w:r>
      <w:r w:rsidRPr="00D135DD">
        <w:rPr>
          <w:rFonts w:ascii="Times New Roman" w:eastAsia="黑体" w:hAnsi="Times New Roman" w:hint="eastAsia"/>
        </w:rPr>
        <w:t>静态数据</w:t>
      </w:r>
    </w:p>
    <w:p w14:paraId="78309DCD" w14:textId="5FCE5813" w:rsidR="00E63617" w:rsidRPr="00D135DD" w:rsidRDefault="0043215B" w:rsidP="00E63617">
      <w:pPr>
        <w:pStyle w:val="ab"/>
        <w:ind w:firstLine="420"/>
        <w:rPr>
          <w:rFonts w:ascii="Times New Roman" w:hAnsi="Times New Roman"/>
        </w:rPr>
      </w:pPr>
      <w:r>
        <w:rPr>
          <w:rFonts w:ascii="Times New Roman" w:hAnsi="Times New Roman" w:hint="eastAsia"/>
        </w:rPr>
        <w:t>静态数据</w:t>
      </w:r>
      <w:r>
        <w:rPr>
          <w:rFonts w:ascii="Times New Roman" w:hAnsi="Times New Roman"/>
        </w:rPr>
        <w:t>：</w:t>
      </w:r>
      <w:r w:rsidR="00E63617" w:rsidRPr="00D135DD">
        <w:rPr>
          <w:rFonts w:ascii="Times New Roman" w:hAnsi="Times New Roman"/>
        </w:rPr>
        <w:t>ID</w:t>
      </w:r>
      <w:r w:rsidR="00E63617" w:rsidRPr="00D135DD">
        <w:rPr>
          <w:rFonts w:ascii="Times New Roman" w:hAnsi="Times New Roman"/>
        </w:rPr>
        <w:t>长度</w:t>
      </w:r>
      <w:r w:rsidR="00E63617" w:rsidRPr="00D135DD">
        <w:rPr>
          <w:rFonts w:ascii="Times New Roman" w:hAnsi="Times New Roman" w:hint="eastAsia"/>
        </w:rPr>
        <w:t xml:space="preserve"> </w:t>
      </w:r>
      <w:r w:rsidR="00EF29A8">
        <w:rPr>
          <w:rFonts w:ascii="Times New Roman" w:hAnsi="Times New Roman" w:hint="eastAsia"/>
        </w:rPr>
        <w:t>。</w:t>
      </w:r>
    </w:p>
    <w:p w14:paraId="7C22B4DC" w14:textId="77777777" w:rsidR="00E63617" w:rsidRPr="00D135DD" w:rsidRDefault="00E63617" w:rsidP="00E63617">
      <w:pPr>
        <w:pStyle w:val="ab"/>
        <w:ind w:firstLine="420"/>
        <w:rPr>
          <w:rFonts w:ascii="Times New Roman" w:eastAsia="黑体" w:hAnsi="Times New Roman"/>
        </w:rPr>
      </w:pPr>
      <w:r w:rsidRPr="00D135DD">
        <w:rPr>
          <w:rFonts w:ascii="Times New Roman" w:eastAsia="黑体" w:hAnsi="Times New Roman" w:hint="eastAsia"/>
        </w:rPr>
        <w:t>2.2</w:t>
      </w:r>
      <w:r w:rsidRPr="00D135DD">
        <w:rPr>
          <w:rFonts w:ascii="Times New Roman" w:eastAsia="黑体" w:hAnsi="Times New Roman" w:hint="eastAsia"/>
        </w:rPr>
        <w:t>动态输入数据</w:t>
      </w:r>
    </w:p>
    <w:p w14:paraId="399795BB" w14:textId="2565C26A" w:rsidR="00E63617" w:rsidRPr="00D135DD" w:rsidRDefault="00E63617" w:rsidP="009B19E2">
      <w:pPr>
        <w:pStyle w:val="ab"/>
        <w:ind w:firstLine="420"/>
        <w:rPr>
          <w:rFonts w:ascii="Times New Roman" w:hAnsi="Times New Roman"/>
        </w:rPr>
      </w:pPr>
      <w:r w:rsidRPr="00D135DD">
        <w:rPr>
          <w:rFonts w:ascii="Times New Roman" w:hAnsi="Times New Roman"/>
        </w:rPr>
        <w:t>N</w:t>
      </w:r>
      <w:r w:rsidRPr="00D135DD">
        <w:rPr>
          <w:rFonts w:ascii="Times New Roman" w:hAnsi="Times New Roman" w:hint="eastAsia"/>
        </w:rPr>
        <w:t>ginx</w:t>
      </w:r>
      <w:r w:rsidRPr="00D135DD">
        <w:rPr>
          <w:rFonts w:ascii="Times New Roman" w:hAnsi="Times New Roman" w:hint="eastAsia"/>
        </w:rPr>
        <w:t>反向代理</w:t>
      </w:r>
      <w:r w:rsidRPr="00D135DD">
        <w:rPr>
          <w:rFonts w:ascii="Times New Roman" w:hAnsi="Times New Roman"/>
        </w:rPr>
        <w:t>需要的配置数据</w:t>
      </w:r>
      <w:r w:rsidRPr="00D135DD">
        <w:rPr>
          <w:rFonts w:ascii="Times New Roman" w:hAnsi="Times New Roman" w:hint="eastAsia"/>
        </w:rPr>
        <w:t>：</w:t>
      </w:r>
      <w:r w:rsidR="00F00740">
        <w:rPr>
          <w:rFonts w:ascii="Times New Roman" w:hAnsi="Times New Roman"/>
        </w:rPr>
        <w:t>slab</w:t>
      </w:r>
      <w:r w:rsidRPr="00D135DD">
        <w:rPr>
          <w:rFonts w:ascii="Times New Roman" w:hAnsi="Times New Roman" w:hint="eastAsia"/>
        </w:rPr>
        <w:t>的</w:t>
      </w:r>
      <w:r w:rsidRPr="00D135DD">
        <w:rPr>
          <w:rFonts w:ascii="Times New Roman" w:hAnsi="Times New Roman"/>
        </w:rPr>
        <w:t>大小</w:t>
      </w:r>
      <w:r w:rsidR="00C4586E">
        <w:rPr>
          <w:rFonts w:ascii="Times New Roman" w:hAnsi="Times New Roman" w:hint="eastAsia"/>
        </w:rPr>
        <w:t>；</w:t>
      </w:r>
      <w:r w:rsidRPr="00D135DD">
        <w:rPr>
          <w:rFonts w:ascii="Times New Roman" w:hAnsi="Times New Roman" w:hint="eastAsia"/>
        </w:rPr>
        <w:t>代理的</w:t>
      </w:r>
      <w:r w:rsidRPr="00D135DD">
        <w:rPr>
          <w:rFonts w:ascii="Times New Roman" w:hAnsi="Times New Roman"/>
        </w:rPr>
        <w:t>网站</w:t>
      </w:r>
      <w:r w:rsidR="00C4586E">
        <w:rPr>
          <w:rFonts w:ascii="Times New Roman" w:hAnsi="Times New Roman" w:hint="eastAsia"/>
        </w:rPr>
        <w:t>；</w:t>
      </w:r>
      <w:r w:rsidRPr="00D135DD">
        <w:rPr>
          <w:rFonts w:ascii="Times New Roman" w:hAnsi="Times New Roman" w:hint="eastAsia"/>
        </w:rPr>
        <w:t>upstream</w:t>
      </w:r>
      <w:r w:rsidRPr="00D135DD">
        <w:rPr>
          <w:rFonts w:ascii="Times New Roman" w:hAnsi="Times New Roman" w:hint="eastAsia"/>
        </w:rPr>
        <w:t>可以</w:t>
      </w:r>
      <w:r w:rsidRPr="00D135DD">
        <w:rPr>
          <w:rFonts w:ascii="Times New Roman" w:hAnsi="Times New Roman"/>
        </w:rPr>
        <w:t>缓冲的</w:t>
      </w:r>
      <w:r w:rsidRPr="00D135DD">
        <w:rPr>
          <w:rFonts w:ascii="Times New Roman" w:hAnsi="Times New Roman" w:hint="eastAsia"/>
        </w:rPr>
        <w:t>包的大小</w:t>
      </w:r>
      <w:r w:rsidR="00C4586E">
        <w:rPr>
          <w:rFonts w:ascii="Times New Roman" w:hAnsi="Times New Roman" w:hint="eastAsia"/>
        </w:rPr>
        <w:t>。</w:t>
      </w:r>
    </w:p>
    <w:p w14:paraId="53C91B27" w14:textId="4BE0324D" w:rsidR="00E63617" w:rsidRPr="00D135DD" w:rsidRDefault="00E63617" w:rsidP="00E63617">
      <w:pPr>
        <w:pStyle w:val="ab"/>
        <w:ind w:firstLine="420"/>
        <w:rPr>
          <w:rFonts w:ascii="Times New Roman" w:hAnsi="Times New Roman"/>
        </w:rPr>
      </w:pPr>
      <w:r w:rsidRPr="00D135DD">
        <w:rPr>
          <w:rFonts w:ascii="Times New Roman" w:hAnsi="Times New Roman" w:hint="eastAsia"/>
        </w:rPr>
        <w:t>Chrome</w:t>
      </w:r>
      <w:r w:rsidRPr="00D135DD">
        <w:rPr>
          <w:rFonts w:ascii="Times New Roman" w:hAnsi="Times New Roman"/>
        </w:rPr>
        <w:t xml:space="preserve"> Extension </w:t>
      </w:r>
      <w:r w:rsidRPr="00D135DD">
        <w:rPr>
          <w:rFonts w:ascii="Times New Roman" w:hAnsi="Times New Roman" w:hint="eastAsia"/>
        </w:rPr>
        <w:t>捕捉</w:t>
      </w:r>
      <w:r w:rsidRPr="00D135DD">
        <w:rPr>
          <w:rFonts w:ascii="Times New Roman" w:hAnsi="Times New Roman"/>
        </w:rPr>
        <w:t>并重定向需要的数据</w:t>
      </w:r>
      <w:r w:rsidRPr="00D135DD">
        <w:rPr>
          <w:rFonts w:ascii="Times New Roman" w:hAnsi="Times New Roman" w:hint="eastAsia"/>
        </w:rPr>
        <w:t>：</w:t>
      </w:r>
      <w:r w:rsidRPr="00D135DD">
        <w:rPr>
          <w:rFonts w:ascii="Times New Roman" w:hAnsi="Times New Roman"/>
        </w:rPr>
        <w:t xml:space="preserve">pattern </w:t>
      </w:r>
      <w:r w:rsidRPr="00D135DD">
        <w:rPr>
          <w:rFonts w:ascii="Times New Roman" w:hAnsi="Times New Roman" w:hint="eastAsia"/>
        </w:rPr>
        <w:t>拦截</w:t>
      </w:r>
      <w:r w:rsidRPr="00D135DD">
        <w:rPr>
          <w:rFonts w:ascii="Times New Roman" w:hAnsi="Times New Roman"/>
        </w:rPr>
        <w:t>的网址</w:t>
      </w:r>
      <w:r w:rsidRPr="00D135DD">
        <w:rPr>
          <w:rFonts w:ascii="Times New Roman" w:hAnsi="Times New Roman" w:hint="eastAsia"/>
        </w:rPr>
        <w:t>的</w:t>
      </w:r>
      <w:r w:rsidRPr="00D135DD">
        <w:rPr>
          <w:rFonts w:ascii="Times New Roman" w:hAnsi="Times New Roman"/>
        </w:rPr>
        <w:t>通配</w:t>
      </w:r>
      <w:r w:rsidRPr="00D135DD">
        <w:rPr>
          <w:rFonts w:ascii="Times New Roman" w:hAnsi="Times New Roman" w:hint="eastAsia"/>
        </w:rPr>
        <w:t>表示</w:t>
      </w:r>
      <w:r w:rsidRPr="00D135DD">
        <w:rPr>
          <w:rFonts w:ascii="Times New Roman" w:hAnsi="Times New Roman"/>
        </w:rPr>
        <w:t>，</w:t>
      </w:r>
      <w:r w:rsidRPr="00D135DD">
        <w:rPr>
          <w:rFonts w:ascii="Times New Roman" w:hAnsi="Times New Roman" w:hint="eastAsia"/>
        </w:rPr>
        <w:t>类似</w:t>
      </w:r>
      <w:r w:rsidR="00B267E8">
        <w:rPr>
          <w:rFonts w:ascii="Times New Roman" w:hAnsi="Times New Roman"/>
        </w:rPr>
        <w:t>“</w:t>
      </w:r>
      <w:r w:rsidRPr="00D135DD">
        <w:rPr>
          <w:rFonts w:ascii="Times New Roman" w:hAnsi="Times New Roman"/>
        </w:rPr>
        <w:t>*://127.0.0.1/*”</w:t>
      </w:r>
      <w:r w:rsidRPr="00D135DD">
        <w:rPr>
          <w:rFonts w:ascii="Times New Roman" w:hAnsi="Times New Roman" w:hint="eastAsia"/>
        </w:rPr>
        <w:t>；</w:t>
      </w:r>
      <w:r w:rsidRPr="00D135DD">
        <w:rPr>
          <w:rFonts w:ascii="Times New Roman" w:hAnsi="Times New Roman"/>
        </w:rPr>
        <w:t xml:space="preserve">hxID </w:t>
      </w:r>
      <w:r w:rsidRPr="00D135DD">
        <w:rPr>
          <w:rFonts w:ascii="Times New Roman" w:hAnsi="Times New Roman" w:hint="eastAsia"/>
        </w:rPr>
        <w:t>用来</w:t>
      </w:r>
      <w:r w:rsidRPr="00D135DD">
        <w:rPr>
          <w:rFonts w:ascii="Times New Roman" w:hAnsi="Times New Roman"/>
        </w:rPr>
        <w:t>动态</w:t>
      </w:r>
      <w:r w:rsidRPr="00D135DD">
        <w:rPr>
          <w:rFonts w:ascii="Times New Roman" w:hAnsi="Times New Roman" w:hint="eastAsia"/>
        </w:rPr>
        <w:t>生成新</w:t>
      </w:r>
      <w:r w:rsidRPr="00D135DD">
        <w:rPr>
          <w:rFonts w:ascii="Times New Roman" w:hAnsi="Times New Roman"/>
        </w:rPr>
        <w:t>ID</w:t>
      </w:r>
      <w:r w:rsidRPr="00D135DD">
        <w:rPr>
          <w:rFonts w:ascii="Times New Roman" w:hAnsi="Times New Roman"/>
        </w:rPr>
        <w:t>的</w:t>
      </w:r>
      <w:r w:rsidRPr="00D135DD">
        <w:rPr>
          <w:rFonts w:ascii="Times New Roman" w:hAnsi="Times New Roman" w:hint="eastAsia"/>
        </w:rPr>
        <w:t>旧</w:t>
      </w:r>
      <w:r w:rsidRPr="00D135DD">
        <w:rPr>
          <w:rFonts w:ascii="Times New Roman" w:hAnsi="Times New Roman"/>
        </w:rPr>
        <w:t>ID</w:t>
      </w:r>
      <w:r w:rsidRPr="00D135DD">
        <w:rPr>
          <w:rFonts w:ascii="Times New Roman" w:hAnsi="Times New Roman"/>
        </w:rPr>
        <w:t>。</w:t>
      </w:r>
    </w:p>
    <w:p w14:paraId="65238D25" w14:textId="77777777" w:rsidR="00E63617" w:rsidRPr="00D135DD" w:rsidRDefault="00E63617" w:rsidP="00E63617">
      <w:pPr>
        <w:pStyle w:val="ab"/>
        <w:ind w:firstLine="420"/>
        <w:rPr>
          <w:rFonts w:ascii="Times New Roman" w:eastAsia="黑体" w:hAnsi="Times New Roman"/>
        </w:rPr>
      </w:pPr>
      <w:r w:rsidRPr="00D135DD">
        <w:rPr>
          <w:rFonts w:ascii="Times New Roman" w:eastAsia="黑体" w:hAnsi="Times New Roman" w:hint="eastAsia"/>
        </w:rPr>
        <w:t>2.3</w:t>
      </w:r>
      <w:r w:rsidRPr="00D135DD">
        <w:rPr>
          <w:rFonts w:ascii="Times New Roman" w:eastAsia="黑体" w:hAnsi="Times New Roman" w:hint="eastAsia"/>
        </w:rPr>
        <w:t>动态输出数据</w:t>
      </w:r>
    </w:p>
    <w:p w14:paraId="080053BC" w14:textId="510C642D" w:rsidR="00E63617" w:rsidRPr="00D135DD" w:rsidRDefault="00E63617" w:rsidP="009B19E2">
      <w:pPr>
        <w:pStyle w:val="ab"/>
        <w:ind w:firstLine="420"/>
        <w:rPr>
          <w:rFonts w:ascii="Times New Roman" w:hAnsi="Times New Roman"/>
        </w:rPr>
      </w:pPr>
      <w:r w:rsidRPr="00D135DD">
        <w:rPr>
          <w:rFonts w:ascii="Times New Roman" w:hAnsi="Times New Roman" w:hint="eastAsia"/>
        </w:rPr>
        <w:t>Nginx</w:t>
      </w:r>
      <w:r w:rsidRPr="00D135DD">
        <w:rPr>
          <w:rFonts w:ascii="Times New Roman" w:hAnsi="Times New Roman"/>
        </w:rPr>
        <w:t>模块</w:t>
      </w:r>
      <w:r w:rsidRPr="00D135DD">
        <w:rPr>
          <w:rFonts w:ascii="Times New Roman" w:hAnsi="Times New Roman" w:hint="eastAsia"/>
        </w:rPr>
        <w:t>输出</w:t>
      </w:r>
      <w:r w:rsidRPr="00D135DD">
        <w:rPr>
          <w:rFonts w:ascii="Times New Roman" w:hAnsi="Times New Roman"/>
        </w:rPr>
        <w:t>的</w:t>
      </w:r>
      <w:r w:rsidRPr="00D135DD">
        <w:rPr>
          <w:rFonts w:ascii="Times New Roman" w:hAnsi="Times New Roman" w:hint="eastAsia"/>
        </w:rPr>
        <w:t>数据：</w:t>
      </w:r>
      <w:r w:rsidRPr="00D135DD">
        <w:rPr>
          <w:rFonts w:ascii="Times New Roman" w:hAnsi="Times New Roman"/>
        </w:rPr>
        <w:t xml:space="preserve">ID </w:t>
      </w:r>
      <w:r w:rsidRPr="00D135DD">
        <w:rPr>
          <w:rFonts w:ascii="Times New Roman" w:hAnsi="Times New Roman" w:hint="eastAsia"/>
        </w:rPr>
        <w:t>即将</w:t>
      </w:r>
      <w:r w:rsidRPr="00D135DD">
        <w:rPr>
          <w:rFonts w:ascii="Times New Roman" w:hAnsi="Times New Roman"/>
        </w:rPr>
        <w:t>注入响应发送给</w:t>
      </w:r>
      <w:r w:rsidRPr="00D135DD">
        <w:rPr>
          <w:rFonts w:ascii="Times New Roman" w:hAnsi="Times New Roman" w:hint="eastAsia"/>
        </w:rPr>
        <w:t>浏览器端</w:t>
      </w:r>
      <w:r w:rsidRPr="00D135DD">
        <w:rPr>
          <w:rFonts w:ascii="Times New Roman" w:hAnsi="Times New Roman"/>
        </w:rPr>
        <w:t>的</w:t>
      </w:r>
      <w:r w:rsidRPr="00D135DD">
        <w:rPr>
          <w:rFonts w:ascii="Times New Roman" w:hAnsi="Times New Roman"/>
        </w:rPr>
        <w:t>ID</w:t>
      </w:r>
      <w:r w:rsidR="00EF29A8">
        <w:rPr>
          <w:rFonts w:ascii="Times New Roman" w:hAnsi="Times New Roman" w:hint="eastAsia"/>
        </w:rPr>
        <w:t>。</w:t>
      </w:r>
    </w:p>
    <w:p w14:paraId="7E40B91B" w14:textId="636BF686" w:rsidR="00E63617" w:rsidRPr="00D135DD" w:rsidRDefault="00E63617" w:rsidP="009B19E2">
      <w:pPr>
        <w:pStyle w:val="ab"/>
        <w:ind w:firstLine="420"/>
        <w:rPr>
          <w:rFonts w:ascii="Times New Roman" w:hAnsi="Times New Roman"/>
        </w:rPr>
      </w:pPr>
      <w:r w:rsidRPr="00D135DD">
        <w:rPr>
          <w:rFonts w:ascii="Times New Roman" w:hAnsi="Times New Roman"/>
        </w:rPr>
        <w:t xml:space="preserve">Chrome Extension </w:t>
      </w:r>
      <w:r w:rsidRPr="00D135DD">
        <w:rPr>
          <w:rFonts w:ascii="Times New Roman" w:hAnsi="Times New Roman" w:hint="eastAsia"/>
        </w:rPr>
        <w:t>输出的</w:t>
      </w:r>
      <w:r w:rsidRPr="00D135DD">
        <w:rPr>
          <w:rFonts w:ascii="Times New Roman" w:hAnsi="Times New Roman"/>
        </w:rPr>
        <w:t>数据</w:t>
      </w:r>
      <w:r w:rsidRPr="00D135DD">
        <w:rPr>
          <w:rFonts w:ascii="Times New Roman" w:hAnsi="Times New Roman" w:hint="eastAsia"/>
        </w:rPr>
        <w:t>：</w:t>
      </w:r>
      <w:r w:rsidRPr="00D135DD">
        <w:rPr>
          <w:rFonts w:ascii="Times New Roman" w:hAnsi="Times New Roman"/>
        </w:rPr>
        <w:t xml:space="preserve">hxID </w:t>
      </w:r>
      <w:r w:rsidRPr="00D135DD">
        <w:rPr>
          <w:rFonts w:ascii="Times New Roman" w:hAnsi="Times New Roman" w:hint="eastAsia"/>
        </w:rPr>
        <w:t>生成的</w:t>
      </w:r>
      <w:r w:rsidRPr="00D135DD">
        <w:rPr>
          <w:rFonts w:ascii="Times New Roman" w:hAnsi="Times New Roman"/>
        </w:rPr>
        <w:t>新</w:t>
      </w:r>
      <w:r w:rsidRPr="00D135DD">
        <w:rPr>
          <w:rFonts w:ascii="Times New Roman" w:hAnsi="Times New Roman"/>
        </w:rPr>
        <w:t>ID</w:t>
      </w:r>
      <w:r w:rsidR="00EF29A8">
        <w:rPr>
          <w:rFonts w:ascii="Times New Roman" w:hAnsi="Times New Roman" w:hint="eastAsia"/>
        </w:rPr>
        <w:t>。</w:t>
      </w:r>
    </w:p>
    <w:p w14:paraId="140A32B4" w14:textId="77777777" w:rsidR="00E63617" w:rsidRPr="00D135DD" w:rsidRDefault="00E63617" w:rsidP="00E63617">
      <w:pPr>
        <w:pStyle w:val="ab"/>
        <w:ind w:firstLine="420"/>
        <w:rPr>
          <w:rFonts w:ascii="Times New Roman" w:eastAsia="黑体" w:hAnsi="Times New Roman"/>
        </w:rPr>
      </w:pPr>
      <w:r w:rsidRPr="00D135DD">
        <w:rPr>
          <w:rFonts w:ascii="Times New Roman" w:eastAsia="黑体" w:hAnsi="Times New Roman" w:hint="eastAsia"/>
        </w:rPr>
        <w:t>2.4</w:t>
      </w:r>
      <w:r w:rsidRPr="00D135DD">
        <w:rPr>
          <w:rFonts w:ascii="Times New Roman" w:eastAsia="黑体" w:hAnsi="Times New Roman" w:hint="eastAsia"/>
        </w:rPr>
        <w:t>内部生成数据</w:t>
      </w:r>
    </w:p>
    <w:p w14:paraId="29AAF7BB" w14:textId="72F68CFC" w:rsidR="00E63617" w:rsidRPr="00D135DD" w:rsidRDefault="00E63617" w:rsidP="00E63617">
      <w:pPr>
        <w:pStyle w:val="ab"/>
        <w:ind w:firstLine="420"/>
        <w:rPr>
          <w:rFonts w:ascii="Times New Roman" w:hAnsi="Times New Roman"/>
        </w:rPr>
      </w:pPr>
      <w:r w:rsidRPr="00D135DD">
        <w:rPr>
          <w:rFonts w:ascii="Times New Roman" w:hAnsi="Times New Roman"/>
        </w:rPr>
        <w:t xml:space="preserve">IP </w:t>
      </w:r>
      <w:r w:rsidRPr="00D135DD">
        <w:rPr>
          <w:rFonts w:ascii="Times New Roman" w:hAnsi="Times New Roman" w:hint="eastAsia"/>
        </w:rPr>
        <w:t>获取的</w:t>
      </w:r>
      <w:r w:rsidRPr="00D135DD">
        <w:rPr>
          <w:rFonts w:ascii="Times New Roman" w:hAnsi="Times New Roman"/>
        </w:rPr>
        <w:t>用户请求</w:t>
      </w:r>
      <w:r w:rsidRPr="00D135DD">
        <w:rPr>
          <w:rFonts w:ascii="Times New Roman" w:hAnsi="Times New Roman" w:hint="eastAsia"/>
        </w:rPr>
        <w:t>的</w:t>
      </w:r>
      <w:r w:rsidRPr="00D135DD">
        <w:rPr>
          <w:rFonts w:ascii="Times New Roman" w:hAnsi="Times New Roman"/>
        </w:rPr>
        <w:t>IP</w:t>
      </w:r>
      <w:r w:rsidRPr="00D135DD">
        <w:rPr>
          <w:rFonts w:ascii="Times New Roman" w:hAnsi="Times New Roman"/>
        </w:rPr>
        <w:t>，作为用户身份</w:t>
      </w:r>
      <w:r w:rsidRPr="00D135DD">
        <w:rPr>
          <w:rFonts w:ascii="Times New Roman" w:hAnsi="Times New Roman" w:hint="eastAsia"/>
        </w:rPr>
        <w:t>验证</w:t>
      </w:r>
      <w:r w:rsidRPr="00D135DD">
        <w:rPr>
          <w:rFonts w:ascii="Times New Roman" w:hAnsi="Times New Roman"/>
        </w:rPr>
        <w:t>的</w:t>
      </w:r>
      <w:r w:rsidRPr="00D135DD">
        <w:rPr>
          <w:rFonts w:ascii="Times New Roman" w:hAnsi="Times New Roman"/>
        </w:rPr>
        <w:t>key</w:t>
      </w:r>
      <w:r w:rsidR="00C4586E">
        <w:rPr>
          <w:rFonts w:ascii="Times New Roman" w:hAnsi="Times New Roman" w:hint="eastAsia"/>
        </w:rPr>
        <w:t>；</w:t>
      </w:r>
      <w:r w:rsidRPr="00D135DD">
        <w:rPr>
          <w:rFonts w:ascii="Times New Roman" w:hAnsi="Times New Roman"/>
        </w:rPr>
        <w:t xml:space="preserve">Client_ID </w:t>
      </w:r>
      <w:r w:rsidRPr="00D135DD">
        <w:rPr>
          <w:rFonts w:ascii="Times New Roman" w:hAnsi="Times New Roman" w:hint="eastAsia"/>
        </w:rPr>
        <w:t>从</w:t>
      </w:r>
      <w:r w:rsidRPr="00D135DD">
        <w:rPr>
          <w:rFonts w:ascii="Times New Roman" w:hAnsi="Times New Roman"/>
        </w:rPr>
        <w:t>Nginx</w:t>
      </w:r>
      <w:r w:rsidRPr="00D135DD">
        <w:rPr>
          <w:rFonts w:ascii="Times New Roman" w:hAnsi="Times New Roman"/>
        </w:rPr>
        <w:t>接收到的</w:t>
      </w:r>
      <w:r w:rsidRPr="00D135DD">
        <w:rPr>
          <w:rFonts w:ascii="Times New Roman" w:hAnsi="Times New Roman"/>
        </w:rPr>
        <w:t>Request</w:t>
      </w:r>
      <w:r w:rsidRPr="00D135DD">
        <w:rPr>
          <w:rFonts w:ascii="Times New Roman" w:hAnsi="Times New Roman"/>
        </w:rPr>
        <w:t>中提取的</w:t>
      </w:r>
      <w:r w:rsidRPr="00D135DD">
        <w:rPr>
          <w:rFonts w:ascii="Times New Roman" w:hAnsi="Times New Roman" w:hint="eastAsia"/>
        </w:rPr>
        <w:t>，</w:t>
      </w:r>
      <w:r w:rsidRPr="00D135DD">
        <w:rPr>
          <w:rFonts w:ascii="Times New Roman" w:hAnsi="Times New Roman"/>
        </w:rPr>
        <w:t>浏览器发送过来的</w:t>
      </w:r>
      <w:r w:rsidRPr="00D135DD">
        <w:rPr>
          <w:rFonts w:ascii="Times New Roman" w:hAnsi="Times New Roman"/>
        </w:rPr>
        <w:t>ID</w:t>
      </w:r>
      <w:r w:rsidR="00C4586E">
        <w:rPr>
          <w:rFonts w:ascii="Times New Roman" w:hAnsi="Times New Roman" w:hint="eastAsia"/>
        </w:rPr>
        <w:t>；</w:t>
      </w:r>
      <w:r w:rsidR="00F00740">
        <w:rPr>
          <w:rFonts w:ascii="Times New Roman" w:hAnsi="Times New Roman"/>
        </w:rPr>
        <w:t>slab</w:t>
      </w:r>
      <w:r w:rsidRPr="00D135DD">
        <w:rPr>
          <w:rFonts w:ascii="Times New Roman" w:hAnsi="Times New Roman"/>
        </w:rPr>
        <w:t>_ID slab</w:t>
      </w:r>
      <w:r w:rsidRPr="00D135DD">
        <w:rPr>
          <w:rFonts w:ascii="Times New Roman" w:hAnsi="Times New Roman"/>
        </w:rPr>
        <w:t>中存储的</w:t>
      </w:r>
      <w:r w:rsidRPr="00D135DD">
        <w:rPr>
          <w:rFonts w:ascii="Times New Roman" w:hAnsi="Times New Roman"/>
        </w:rPr>
        <w:t>ID</w:t>
      </w:r>
      <w:r w:rsidRPr="00D135DD">
        <w:rPr>
          <w:rFonts w:ascii="Times New Roman" w:hAnsi="Times New Roman"/>
        </w:rPr>
        <w:t>，也是上一次响应中发送给浏览器端的</w:t>
      </w:r>
      <w:r w:rsidRPr="00D135DD">
        <w:rPr>
          <w:rFonts w:ascii="Times New Roman" w:hAnsi="Times New Roman"/>
        </w:rPr>
        <w:t>ID</w:t>
      </w:r>
      <w:r w:rsidR="00C4586E">
        <w:rPr>
          <w:rFonts w:ascii="Times New Roman" w:hAnsi="Times New Roman" w:hint="eastAsia"/>
        </w:rPr>
        <w:t>；</w:t>
      </w:r>
      <w:r w:rsidRPr="00D135DD">
        <w:rPr>
          <w:rFonts w:ascii="Times New Roman" w:hAnsi="Times New Roman"/>
        </w:rPr>
        <w:t>Last_slab_ID slab</w:t>
      </w:r>
      <w:r w:rsidRPr="00D135DD">
        <w:rPr>
          <w:rFonts w:ascii="Times New Roman" w:hAnsi="Times New Roman"/>
        </w:rPr>
        <w:t>中存储的</w:t>
      </w:r>
      <w:r w:rsidRPr="00D135DD">
        <w:rPr>
          <w:rFonts w:ascii="Times New Roman" w:hAnsi="Times New Roman" w:hint="eastAsia"/>
        </w:rPr>
        <w:t>上一次注入到响应</w:t>
      </w:r>
      <w:r w:rsidRPr="00D135DD">
        <w:rPr>
          <w:rFonts w:ascii="Times New Roman" w:hAnsi="Times New Roman"/>
        </w:rPr>
        <w:t>页面发送给浏览器端的</w:t>
      </w:r>
      <w:r w:rsidRPr="00D135DD">
        <w:rPr>
          <w:rFonts w:ascii="Times New Roman" w:hAnsi="Times New Roman"/>
        </w:rPr>
        <w:t>ID</w:t>
      </w:r>
      <w:r w:rsidR="00C4586E">
        <w:rPr>
          <w:rFonts w:ascii="Times New Roman" w:hAnsi="Times New Roman" w:hint="eastAsia"/>
        </w:rPr>
        <w:t>；</w:t>
      </w:r>
      <w:r w:rsidRPr="00D135DD">
        <w:rPr>
          <w:rFonts w:ascii="Times New Roman" w:hAnsi="Times New Roman"/>
        </w:rPr>
        <w:t>S</w:t>
      </w:r>
      <w:r w:rsidRPr="00D135DD">
        <w:rPr>
          <w:rFonts w:ascii="Times New Roman" w:hAnsi="Times New Roman" w:hint="eastAsia"/>
        </w:rPr>
        <w:t>erver</w:t>
      </w:r>
      <w:r w:rsidRPr="00D135DD">
        <w:rPr>
          <w:rFonts w:ascii="Times New Roman" w:hAnsi="Times New Roman"/>
        </w:rPr>
        <w:t xml:space="preserve">_ID </w:t>
      </w:r>
      <w:r w:rsidRPr="00D135DD">
        <w:rPr>
          <w:rFonts w:ascii="Times New Roman" w:hAnsi="Times New Roman" w:hint="eastAsia"/>
        </w:rPr>
        <w:t>从</w:t>
      </w:r>
      <w:r w:rsidRPr="00D135DD">
        <w:rPr>
          <w:rFonts w:ascii="Times New Roman" w:hAnsi="Times New Roman" w:hint="eastAsia"/>
        </w:rPr>
        <w:t>slab</w:t>
      </w:r>
      <w:r w:rsidRPr="00D135DD">
        <w:rPr>
          <w:rFonts w:ascii="Times New Roman" w:hAnsi="Times New Roman" w:hint="eastAsia"/>
        </w:rPr>
        <w:t>中</w:t>
      </w:r>
      <w:r w:rsidRPr="00D135DD">
        <w:rPr>
          <w:rFonts w:ascii="Times New Roman" w:hAnsi="Times New Roman"/>
        </w:rPr>
        <w:t>取出的</w:t>
      </w:r>
      <w:r w:rsidRPr="00D135DD">
        <w:rPr>
          <w:rFonts w:ascii="Times New Roman" w:hAnsi="Times New Roman"/>
        </w:rPr>
        <w:t>ID</w:t>
      </w:r>
      <w:r w:rsidR="00EF29A8">
        <w:rPr>
          <w:rFonts w:ascii="Times New Roman" w:hAnsi="Times New Roman" w:hint="eastAsia"/>
        </w:rPr>
        <w:t>。</w:t>
      </w:r>
    </w:p>
    <w:p w14:paraId="1EEE8173" w14:textId="77777777" w:rsidR="00E63617" w:rsidRPr="00D135DD" w:rsidRDefault="00E63617" w:rsidP="00E63617">
      <w:pPr>
        <w:pStyle w:val="ab"/>
        <w:ind w:firstLine="420"/>
        <w:rPr>
          <w:rFonts w:ascii="Times New Roman" w:eastAsia="黑体" w:hAnsi="Times New Roman"/>
        </w:rPr>
      </w:pPr>
      <w:r w:rsidRPr="00D135DD">
        <w:rPr>
          <w:rFonts w:ascii="Times New Roman" w:eastAsia="黑体" w:hAnsi="Times New Roman" w:hint="eastAsia"/>
        </w:rPr>
        <w:t>2.5</w:t>
      </w:r>
      <w:r w:rsidRPr="00D135DD">
        <w:rPr>
          <w:rFonts w:ascii="Times New Roman" w:eastAsia="黑体" w:hAnsi="Times New Roman" w:hint="eastAsia"/>
        </w:rPr>
        <w:t>数据约定</w:t>
      </w:r>
    </w:p>
    <w:p w14:paraId="0632714B" w14:textId="77777777" w:rsidR="00E63617" w:rsidRPr="00D135DD" w:rsidRDefault="00E63617" w:rsidP="00E63617">
      <w:pPr>
        <w:pStyle w:val="ab"/>
        <w:ind w:firstLine="420"/>
        <w:rPr>
          <w:rFonts w:ascii="Times New Roman" w:hAnsi="Times New Roman"/>
        </w:rPr>
      </w:pPr>
      <w:r w:rsidRPr="00D135DD">
        <w:rPr>
          <w:rFonts w:ascii="Times New Roman" w:hAnsi="Times New Roman" w:hint="eastAsia"/>
        </w:rPr>
        <w:t xml:space="preserve">ID </w:t>
      </w:r>
      <w:r w:rsidRPr="00D135DD">
        <w:rPr>
          <w:rFonts w:ascii="Times New Roman" w:hAnsi="Times New Roman" w:hint="eastAsia"/>
        </w:rPr>
        <w:t>长度限制</w:t>
      </w:r>
      <w:r w:rsidRPr="00D135DD">
        <w:rPr>
          <w:rFonts w:ascii="Times New Roman" w:hAnsi="Times New Roman" w:hint="eastAsia"/>
        </w:rPr>
        <w:t>32</w:t>
      </w:r>
      <w:r w:rsidRPr="00D135DD">
        <w:rPr>
          <w:rFonts w:ascii="Times New Roman" w:hAnsi="Times New Roman" w:hint="eastAsia"/>
        </w:rPr>
        <w:t>位，</w:t>
      </w:r>
      <w:r w:rsidRPr="00D135DD">
        <w:rPr>
          <w:rFonts w:ascii="Times New Roman" w:hAnsi="Times New Roman"/>
        </w:rPr>
        <w:t>使用</w:t>
      </w:r>
      <w:r w:rsidRPr="00D135DD">
        <w:rPr>
          <w:rFonts w:ascii="Times New Roman" w:hAnsi="Times New Roman"/>
        </w:rPr>
        <w:t>ngx_str_t</w:t>
      </w:r>
      <w:r w:rsidRPr="00D135DD">
        <w:rPr>
          <w:rFonts w:ascii="Times New Roman" w:hAnsi="Times New Roman" w:hint="eastAsia"/>
        </w:rPr>
        <w:t>结构体</w:t>
      </w:r>
      <w:r w:rsidRPr="00D135DD">
        <w:rPr>
          <w:rFonts w:ascii="Times New Roman" w:hAnsi="Times New Roman"/>
        </w:rPr>
        <w:t>时，用</w:t>
      </w:r>
      <w:r w:rsidRPr="00D135DD">
        <w:rPr>
          <w:rFonts w:ascii="Times New Roman" w:hAnsi="Times New Roman" w:hint="eastAsia"/>
        </w:rPr>
        <w:t>32</w:t>
      </w:r>
      <w:r w:rsidRPr="00D135DD">
        <w:rPr>
          <w:rFonts w:ascii="Times New Roman" w:hAnsi="Times New Roman" w:hint="eastAsia"/>
        </w:rPr>
        <w:t>大小；</w:t>
      </w:r>
      <w:r w:rsidRPr="00D135DD">
        <w:rPr>
          <w:rFonts w:ascii="Times New Roman" w:hAnsi="Times New Roman"/>
        </w:rPr>
        <w:t>使用</w:t>
      </w:r>
      <w:r w:rsidRPr="00D135DD">
        <w:rPr>
          <w:rFonts w:ascii="Times New Roman" w:hAnsi="Times New Roman"/>
        </w:rPr>
        <w:t xml:space="preserve">char* </w:t>
      </w:r>
      <w:r w:rsidRPr="00D135DD">
        <w:rPr>
          <w:rFonts w:ascii="Times New Roman" w:hAnsi="Times New Roman" w:hint="eastAsia"/>
        </w:rPr>
        <w:t>或</w:t>
      </w:r>
      <w:r w:rsidRPr="00D135DD">
        <w:rPr>
          <w:rFonts w:ascii="Times New Roman" w:hAnsi="Times New Roman"/>
        </w:rPr>
        <w:t xml:space="preserve">u_char* </w:t>
      </w:r>
      <w:r w:rsidRPr="00D135DD">
        <w:rPr>
          <w:rFonts w:ascii="Times New Roman" w:hAnsi="Times New Roman" w:hint="eastAsia"/>
        </w:rPr>
        <w:t>分配时</w:t>
      </w:r>
      <w:r w:rsidRPr="00D135DD">
        <w:rPr>
          <w:rFonts w:ascii="Times New Roman" w:hAnsi="Times New Roman"/>
        </w:rPr>
        <w:t>使用</w:t>
      </w:r>
      <w:r w:rsidRPr="00D135DD">
        <w:rPr>
          <w:rFonts w:ascii="Times New Roman" w:hAnsi="Times New Roman" w:hint="eastAsia"/>
        </w:rPr>
        <w:t>33</w:t>
      </w:r>
      <w:r w:rsidRPr="00D135DD">
        <w:rPr>
          <w:rFonts w:ascii="Times New Roman" w:hAnsi="Times New Roman" w:hint="eastAsia"/>
        </w:rPr>
        <w:t>大小</w:t>
      </w:r>
      <w:r w:rsidRPr="00D135DD">
        <w:rPr>
          <w:rFonts w:ascii="Times New Roman" w:hAnsi="Times New Roman"/>
        </w:rPr>
        <w:t>。</w:t>
      </w:r>
    </w:p>
    <w:p w14:paraId="58310CEE" w14:textId="77777777" w:rsidR="00E63617" w:rsidRPr="00D135DD" w:rsidRDefault="00E63617" w:rsidP="00E63617">
      <w:pPr>
        <w:pStyle w:val="ab"/>
        <w:ind w:firstLine="420"/>
        <w:rPr>
          <w:rFonts w:ascii="Times New Roman" w:hAnsi="Times New Roman"/>
        </w:rPr>
      </w:pPr>
    </w:p>
    <w:p w14:paraId="6CC9F9A0" w14:textId="77777777" w:rsidR="00E63617" w:rsidRPr="00D135DD" w:rsidRDefault="00E63617" w:rsidP="00FC232D">
      <w:pPr>
        <w:pStyle w:val="3"/>
        <w:ind w:firstLine="643"/>
        <w:rPr>
          <w:rFonts w:eastAsia="楷体_GB2312"/>
        </w:rPr>
      </w:pPr>
      <w:r w:rsidRPr="00D135DD">
        <w:rPr>
          <w:rFonts w:hint="eastAsia"/>
        </w:rPr>
        <w:t>3</w:t>
      </w:r>
      <w:r w:rsidRPr="00D135DD">
        <w:rPr>
          <w:rFonts w:hint="eastAsia"/>
        </w:rPr>
        <w:t>．</w:t>
      </w:r>
      <w:r w:rsidRPr="00D135DD">
        <w:rPr>
          <w:rFonts w:eastAsia="楷体_GB2312" w:hint="eastAsia"/>
        </w:rPr>
        <w:t>数据的采集</w:t>
      </w:r>
      <w:r w:rsidRPr="00D135DD">
        <w:rPr>
          <w:rFonts w:eastAsia="楷体_GB2312" w:hint="eastAsia"/>
        </w:rPr>
        <w:t xml:space="preserve"> </w:t>
      </w:r>
    </w:p>
    <w:p w14:paraId="1B7A4FEF" w14:textId="77777777" w:rsidR="00E63617" w:rsidRPr="00D135DD" w:rsidRDefault="00E63617" w:rsidP="00E63617">
      <w:pPr>
        <w:pStyle w:val="ab"/>
        <w:ind w:firstLine="420"/>
        <w:rPr>
          <w:rFonts w:ascii="Times New Roman" w:eastAsia="黑体" w:hAnsi="Times New Roman"/>
        </w:rPr>
      </w:pPr>
      <w:r w:rsidRPr="00D135DD">
        <w:rPr>
          <w:rFonts w:ascii="Times New Roman" w:eastAsia="黑体" w:hAnsi="Times New Roman"/>
        </w:rPr>
        <w:t>3.</w:t>
      </w:r>
      <w:r w:rsidRPr="00D135DD">
        <w:rPr>
          <w:rFonts w:ascii="Times New Roman" w:eastAsia="黑体" w:hAnsi="Times New Roman" w:hint="eastAsia"/>
        </w:rPr>
        <w:t>1</w:t>
      </w:r>
      <w:r w:rsidRPr="00D135DD">
        <w:rPr>
          <w:rFonts w:ascii="Times New Roman" w:eastAsia="黑体" w:hAnsi="Times New Roman" w:hint="eastAsia"/>
        </w:rPr>
        <w:t>要求和范围</w:t>
      </w:r>
    </w:p>
    <w:p w14:paraId="6D537EAA" w14:textId="12F6AEB7" w:rsidR="00E63617" w:rsidRPr="00D135DD" w:rsidRDefault="00E63617" w:rsidP="009B19E2">
      <w:pPr>
        <w:pStyle w:val="ab"/>
        <w:ind w:firstLine="420"/>
        <w:rPr>
          <w:rFonts w:ascii="Times New Roman" w:hAnsi="Times New Roman"/>
        </w:rPr>
      </w:pPr>
      <w:r w:rsidRPr="00D135DD">
        <w:rPr>
          <w:rFonts w:ascii="Times New Roman" w:hAnsi="Times New Roman" w:hint="eastAsia"/>
        </w:rPr>
        <w:t>承担者</w:t>
      </w:r>
      <w:r w:rsidRPr="00D135DD">
        <w:rPr>
          <w:rFonts w:ascii="Times New Roman" w:hAnsi="Times New Roman"/>
        </w:rPr>
        <w:t>：</w:t>
      </w:r>
      <w:r w:rsidRPr="00D135DD">
        <w:rPr>
          <w:rFonts w:ascii="Times New Roman" w:hAnsi="Times New Roman" w:hint="eastAsia"/>
        </w:rPr>
        <w:t>网站</w:t>
      </w:r>
      <w:proofErr w:type="gramStart"/>
      <w:r w:rsidRPr="00D135DD">
        <w:rPr>
          <w:rFonts w:ascii="Times New Roman" w:hAnsi="Times New Roman"/>
        </w:rPr>
        <w:t>安全运</w:t>
      </w:r>
      <w:proofErr w:type="gramEnd"/>
      <w:r w:rsidRPr="00D135DD">
        <w:rPr>
          <w:rFonts w:ascii="Times New Roman" w:hAnsi="Times New Roman"/>
        </w:rPr>
        <w:t>维人员</w:t>
      </w:r>
      <w:r w:rsidR="00EF29A8">
        <w:rPr>
          <w:rFonts w:ascii="Times New Roman" w:hAnsi="Times New Roman" w:hint="eastAsia"/>
        </w:rPr>
        <w:t>。</w:t>
      </w:r>
      <w:r w:rsidR="00EF29A8">
        <w:rPr>
          <w:rFonts w:ascii="Times New Roman" w:hAnsi="Times New Roman"/>
        </w:rPr>
        <w:t>数据</w:t>
      </w:r>
      <w:r w:rsidR="00EF29A8">
        <w:rPr>
          <w:rFonts w:ascii="Times New Roman" w:hAnsi="Times New Roman" w:hint="eastAsia"/>
        </w:rPr>
        <w:t>包括</w:t>
      </w:r>
      <w:r w:rsidR="00EF29A8">
        <w:rPr>
          <w:rFonts w:ascii="Times New Roman" w:hAnsi="Times New Roman"/>
        </w:rPr>
        <w:t>：</w:t>
      </w:r>
      <w:r w:rsidRPr="00D135DD">
        <w:rPr>
          <w:rFonts w:ascii="Times New Roman" w:hAnsi="Times New Roman" w:hint="eastAsia"/>
        </w:rPr>
        <w:t>可用共享内存大小</w:t>
      </w:r>
      <w:r w:rsidR="00EF29A8">
        <w:rPr>
          <w:rFonts w:ascii="Times New Roman" w:hAnsi="Times New Roman" w:hint="eastAsia"/>
        </w:rPr>
        <w:t>；</w:t>
      </w:r>
      <w:r w:rsidRPr="00D135DD">
        <w:rPr>
          <w:rFonts w:ascii="Times New Roman" w:hAnsi="Times New Roman" w:hint="eastAsia"/>
        </w:rPr>
        <w:t>可用</w:t>
      </w:r>
      <w:r w:rsidRPr="00D135DD">
        <w:rPr>
          <w:rFonts w:ascii="Times New Roman" w:hAnsi="Times New Roman"/>
        </w:rPr>
        <w:t>转发上游相应的缓存大小</w:t>
      </w:r>
      <w:r w:rsidR="00EF29A8">
        <w:rPr>
          <w:rFonts w:ascii="Times New Roman" w:hAnsi="Times New Roman" w:hint="eastAsia"/>
        </w:rPr>
        <w:t>；</w:t>
      </w:r>
      <w:r w:rsidRPr="00D135DD">
        <w:rPr>
          <w:rFonts w:ascii="Times New Roman" w:hAnsi="Times New Roman" w:hint="eastAsia"/>
        </w:rPr>
        <w:t>涉及网站</w:t>
      </w:r>
      <w:r w:rsidRPr="00D135DD">
        <w:rPr>
          <w:rFonts w:ascii="Times New Roman" w:hAnsi="Times New Roman"/>
        </w:rPr>
        <w:t>网址的正则表达式</w:t>
      </w:r>
      <w:r w:rsidR="00EF29A8">
        <w:rPr>
          <w:rFonts w:ascii="Times New Roman" w:hAnsi="Times New Roman" w:hint="eastAsia"/>
        </w:rPr>
        <w:t>。</w:t>
      </w:r>
    </w:p>
    <w:p w14:paraId="372F33F9" w14:textId="77777777" w:rsidR="00E63617" w:rsidRPr="00D135DD" w:rsidRDefault="00E63617" w:rsidP="00E63617">
      <w:pPr>
        <w:pStyle w:val="ab"/>
        <w:ind w:firstLine="420"/>
        <w:rPr>
          <w:rFonts w:ascii="Times New Roman" w:eastAsia="黑体" w:hAnsi="Times New Roman"/>
        </w:rPr>
      </w:pPr>
      <w:r w:rsidRPr="00D135DD">
        <w:rPr>
          <w:rFonts w:ascii="Times New Roman" w:eastAsia="黑体" w:hAnsi="Times New Roman"/>
        </w:rPr>
        <w:t>3.</w:t>
      </w:r>
      <w:r w:rsidRPr="00D135DD">
        <w:rPr>
          <w:rFonts w:ascii="Times New Roman" w:eastAsia="黑体" w:hAnsi="Times New Roman" w:hint="eastAsia"/>
        </w:rPr>
        <w:t>2</w:t>
      </w:r>
      <w:r w:rsidRPr="00D135DD">
        <w:rPr>
          <w:rFonts w:ascii="Times New Roman" w:eastAsia="黑体" w:hAnsi="Times New Roman" w:hint="eastAsia"/>
        </w:rPr>
        <w:t>输入的承担者</w:t>
      </w:r>
    </w:p>
    <w:p w14:paraId="26B11464" w14:textId="77777777" w:rsidR="00E63617" w:rsidRPr="00D135DD" w:rsidRDefault="00E63617" w:rsidP="00E63617">
      <w:pPr>
        <w:pStyle w:val="ab"/>
        <w:ind w:firstLine="420"/>
        <w:rPr>
          <w:rFonts w:ascii="Times New Roman" w:hAnsi="Times New Roman"/>
        </w:rPr>
      </w:pPr>
      <w:r w:rsidRPr="00D135DD">
        <w:rPr>
          <w:rFonts w:ascii="Times New Roman" w:hAnsi="Times New Roman" w:hint="eastAsia"/>
        </w:rPr>
        <w:t>动态</w:t>
      </w:r>
      <w:r w:rsidRPr="00D135DD">
        <w:rPr>
          <w:rFonts w:ascii="Times New Roman" w:hAnsi="Times New Roman"/>
        </w:rPr>
        <w:t>ID</w:t>
      </w:r>
      <w:r w:rsidRPr="00D135DD">
        <w:rPr>
          <w:rFonts w:ascii="Times New Roman" w:hAnsi="Times New Roman"/>
        </w:rPr>
        <w:t>模块数据</w:t>
      </w:r>
      <w:r w:rsidRPr="00D135DD">
        <w:rPr>
          <w:rFonts w:ascii="Times New Roman" w:hAnsi="Times New Roman" w:hint="eastAsia"/>
        </w:rPr>
        <w:t>来源于</w:t>
      </w:r>
      <w:r w:rsidRPr="00D135DD">
        <w:rPr>
          <w:rFonts w:ascii="Times New Roman" w:hAnsi="Times New Roman"/>
        </w:rPr>
        <w:t>两类用户：浏览器用户和</w:t>
      </w:r>
      <w:r w:rsidRPr="00D135DD">
        <w:rPr>
          <w:rFonts w:ascii="Times New Roman" w:hAnsi="Times New Roman" w:hint="eastAsia"/>
        </w:rPr>
        <w:t>网站部署人员</w:t>
      </w:r>
      <w:r w:rsidRPr="00D135DD">
        <w:rPr>
          <w:rFonts w:ascii="Times New Roman" w:hAnsi="Times New Roman"/>
        </w:rPr>
        <w:t>。</w:t>
      </w:r>
    </w:p>
    <w:p w14:paraId="7267F4DA" w14:textId="7044AF40" w:rsidR="00E63617" w:rsidRPr="00D135DD" w:rsidRDefault="00E63617" w:rsidP="00E63617">
      <w:pPr>
        <w:pStyle w:val="ab"/>
        <w:ind w:firstLine="420"/>
        <w:rPr>
          <w:rFonts w:ascii="Times New Roman" w:hAnsi="Times New Roman"/>
        </w:rPr>
      </w:pPr>
      <w:r w:rsidRPr="00D135DD">
        <w:rPr>
          <w:rFonts w:ascii="Times New Roman" w:hAnsi="Times New Roman" w:hint="eastAsia"/>
        </w:rPr>
        <w:t>代码混淆</w:t>
      </w:r>
      <w:r w:rsidRPr="00D135DD">
        <w:rPr>
          <w:rFonts w:ascii="Times New Roman" w:hAnsi="Times New Roman"/>
        </w:rPr>
        <w:t>模块数据来源于开发者</w:t>
      </w:r>
      <w:r w:rsidR="00EF29A8">
        <w:rPr>
          <w:rFonts w:ascii="Times New Roman" w:hAnsi="Times New Roman" w:hint="eastAsia"/>
        </w:rPr>
        <w:t>。</w:t>
      </w:r>
    </w:p>
    <w:p w14:paraId="192935B3" w14:textId="77777777" w:rsidR="00E63617" w:rsidRPr="00D135DD" w:rsidRDefault="00E63617" w:rsidP="00E63617">
      <w:pPr>
        <w:pStyle w:val="ab"/>
        <w:ind w:firstLine="420"/>
        <w:rPr>
          <w:rFonts w:ascii="Times New Roman" w:eastAsia="黑体" w:hAnsi="Times New Roman"/>
        </w:rPr>
      </w:pPr>
      <w:r w:rsidRPr="00D135DD">
        <w:rPr>
          <w:rFonts w:ascii="Times New Roman" w:eastAsia="黑体" w:hAnsi="Times New Roman"/>
        </w:rPr>
        <w:t>3.</w:t>
      </w:r>
      <w:r w:rsidRPr="00D135DD">
        <w:rPr>
          <w:rFonts w:ascii="Times New Roman" w:eastAsia="黑体" w:hAnsi="Times New Roman" w:hint="eastAsia"/>
        </w:rPr>
        <w:t>3</w:t>
      </w:r>
      <w:r w:rsidRPr="00D135DD">
        <w:rPr>
          <w:rFonts w:ascii="Times New Roman" w:eastAsia="黑体" w:hAnsi="Times New Roman" w:hint="eastAsia"/>
        </w:rPr>
        <w:t>预期处理</w:t>
      </w:r>
    </w:p>
    <w:p w14:paraId="183F9B69" w14:textId="0B0F8139" w:rsidR="00E63617" w:rsidRPr="00D135DD" w:rsidRDefault="00E63617" w:rsidP="00E63617">
      <w:pPr>
        <w:pStyle w:val="ab"/>
        <w:ind w:firstLine="420"/>
        <w:rPr>
          <w:rFonts w:ascii="Times New Roman" w:hAnsi="Times New Roman"/>
        </w:rPr>
      </w:pPr>
      <w:r w:rsidRPr="00D135DD">
        <w:rPr>
          <w:rFonts w:ascii="Times New Roman" w:hAnsi="Times New Roman" w:hint="eastAsia"/>
        </w:rPr>
        <w:t>动态</w:t>
      </w:r>
      <w:r w:rsidRPr="00D135DD">
        <w:rPr>
          <w:rFonts w:ascii="Times New Roman" w:hAnsi="Times New Roman" w:hint="eastAsia"/>
        </w:rPr>
        <w:t>ID</w:t>
      </w:r>
      <w:r w:rsidRPr="00D135DD">
        <w:rPr>
          <w:rFonts w:ascii="Times New Roman" w:hAnsi="Times New Roman"/>
        </w:rPr>
        <w:t>模块中</w:t>
      </w:r>
      <w:r w:rsidR="00EF29A8">
        <w:rPr>
          <w:rFonts w:ascii="Times New Roman" w:hAnsi="Times New Roman" w:hint="eastAsia"/>
        </w:rPr>
        <w:t>，</w:t>
      </w:r>
      <w:r w:rsidRPr="00D135DD">
        <w:rPr>
          <w:rFonts w:ascii="Times New Roman" w:hAnsi="Times New Roman"/>
        </w:rPr>
        <w:t>来源于用户的输入数据要进行有效性</w:t>
      </w:r>
      <w:r w:rsidRPr="00D135DD">
        <w:rPr>
          <w:rFonts w:ascii="Times New Roman" w:hAnsi="Times New Roman" w:hint="eastAsia"/>
        </w:rPr>
        <w:t>验证</w:t>
      </w:r>
      <w:r w:rsidR="00EF29A8">
        <w:rPr>
          <w:rFonts w:ascii="Times New Roman" w:hAnsi="Times New Roman" w:hint="eastAsia"/>
        </w:rPr>
        <w:t>；</w:t>
      </w:r>
      <w:r w:rsidRPr="00D135DD">
        <w:rPr>
          <w:rFonts w:ascii="Times New Roman" w:hAnsi="Times New Roman" w:hint="eastAsia"/>
        </w:rPr>
        <w:t>ID</w:t>
      </w:r>
      <w:r w:rsidRPr="00D135DD">
        <w:rPr>
          <w:rFonts w:ascii="Times New Roman" w:hAnsi="Times New Roman" w:hint="eastAsia"/>
        </w:rPr>
        <w:t>数据维持</w:t>
      </w:r>
      <w:r w:rsidRPr="00D135DD">
        <w:rPr>
          <w:rFonts w:ascii="Times New Roman" w:hAnsi="Times New Roman"/>
        </w:rPr>
        <w:t>字符串形态。</w:t>
      </w:r>
      <w:r w:rsidRPr="00D135DD">
        <w:rPr>
          <w:rFonts w:ascii="Times New Roman" w:hAnsi="Times New Roman" w:hint="eastAsia"/>
        </w:rPr>
        <w:t>IP</w:t>
      </w:r>
      <w:r w:rsidRPr="00D135DD">
        <w:rPr>
          <w:rFonts w:ascii="Times New Roman" w:hAnsi="Times New Roman"/>
        </w:rPr>
        <w:t>数据</w:t>
      </w:r>
      <w:r w:rsidRPr="00D135DD">
        <w:rPr>
          <w:rFonts w:ascii="Times New Roman" w:hAnsi="Times New Roman" w:hint="eastAsia"/>
        </w:rPr>
        <w:t>使用</w:t>
      </w:r>
      <w:r w:rsidRPr="00D135DD">
        <w:rPr>
          <w:rFonts w:ascii="Times New Roman" w:hAnsi="Times New Roman" w:hint="eastAsia"/>
        </w:rPr>
        <w:t>int</w:t>
      </w:r>
      <w:proofErr w:type="gramStart"/>
      <w:r w:rsidRPr="00D135DD">
        <w:rPr>
          <w:rFonts w:ascii="Times New Roman" w:hAnsi="Times New Roman"/>
        </w:rPr>
        <w:t>型状</w:t>
      </w:r>
      <w:proofErr w:type="gramEnd"/>
      <w:r w:rsidRPr="00D135DD">
        <w:rPr>
          <w:rFonts w:ascii="Times New Roman" w:hAnsi="Times New Roman"/>
        </w:rPr>
        <w:t>态。</w:t>
      </w:r>
      <w:r w:rsidRPr="00D135DD">
        <w:rPr>
          <w:rFonts w:ascii="Times New Roman" w:hAnsi="Times New Roman" w:hint="eastAsia"/>
        </w:rPr>
        <w:t>代码混淆</w:t>
      </w:r>
      <w:r w:rsidRPr="00D135DD">
        <w:rPr>
          <w:rFonts w:ascii="Times New Roman" w:hAnsi="Times New Roman"/>
        </w:rPr>
        <w:t>模块</w:t>
      </w:r>
      <w:r w:rsidRPr="00D135DD">
        <w:rPr>
          <w:rFonts w:ascii="Times New Roman" w:hAnsi="Times New Roman" w:hint="eastAsia"/>
        </w:rPr>
        <w:t>中</w:t>
      </w:r>
      <w:r w:rsidRPr="00D135DD">
        <w:rPr>
          <w:rFonts w:ascii="Times New Roman" w:hAnsi="Times New Roman"/>
        </w:rPr>
        <w:t>输入数据</w:t>
      </w:r>
      <w:r w:rsidRPr="00D135DD">
        <w:rPr>
          <w:rFonts w:ascii="Times New Roman" w:hAnsi="Times New Roman" w:hint="eastAsia"/>
        </w:rPr>
        <w:t>要进行预编译</w:t>
      </w:r>
      <w:r w:rsidRPr="00D135DD">
        <w:rPr>
          <w:rFonts w:ascii="Times New Roman" w:hAnsi="Times New Roman"/>
        </w:rPr>
        <w:t>。</w:t>
      </w:r>
    </w:p>
    <w:p w14:paraId="5B39B986" w14:textId="77777777" w:rsidR="00E63617" w:rsidRPr="00D135DD" w:rsidRDefault="00E63617" w:rsidP="00E63617">
      <w:pPr>
        <w:pStyle w:val="ab"/>
        <w:ind w:firstLine="420"/>
        <w:rPr>
          <w:rFonts w:ascii="Times New Roman" w:eastAsia="黑体" w:hAnsi="Times New Roman"/>
        </w:rPr>
      </w:pPr>
      <w:r w:rsidRPr="00D135DD">
        <w:rPr>
          <w:rFonts w:ascii="Times New Roman" w:eastAsia="黑体" w:hAnsi="Times New Roman"/>
        </w:rPr>
        <w:t>3.</w:t>
      </w:r>
      <w:r w:rsidRPr="00D135DD">
        <w:rPr>
          <w:rFonts w:ascii="Times New Roman" w:eastAsia="黑体" w:hAnsi="Times New Roman" w:hint="eastAsia"/>
        </w:rPr>
        <w:t>4</w:t>
      </w:r>
      <w:r w:rsidRPr="00D135DD">
        <w:rPr>
          <w:rFonts w:ascii="Times New Roman" w:eastAsia="黑体" w:hAnsi="Times New Roman" w:hint="eastAsia"/>
        </w:rPr>
        <w:t>影响</w:t>
      </w:r>
    </w:p>
    <w:p w14:paraId="20D37A27" w14:textId="6CDD23A6" w:rsidR="00E63617" w:rsidRPr="00D135DD" w:rsidRDefault="00E63617" w:rsidP="009B19E2">
      <w:pPr>
        <w:pStyle w:val="ab"/>
        <w:ind w:firstLine="420"/>
      </w:pPr>
      <w:r w:rsidRPr="00D135DD">
        <w:rPr>
          <w:rFonts w:ascii="Times New Roman" w:hAnsi="Times New Roman" w:hint="eastAsia"/>
        </w:rPr>
        <w:t>Linux</w:t>
      </w:r>
      <w:r w:rsidRPr="00D135DD">
        <w:rPr>
          <w:rFonts w:ascii="Times New Roman" w:hAnsi="Times New Roman"/>
        </w:rPr>
        <w:t>下</w:t>
      </w:r>
      <w:r w:rsidRPr="00D135DD">
        <w:rPr>
          <w:rFonts w:ascii="Times New Roman" w:hAnsi="Times New Roman"/>
        </w:rPr>
        <w:t>C</w:t>
      </w:r>
      <w:r w:rsidRPr="00D135DD">
        <w:rPr>
          <w:rFonts w:ascii="Times New Roman" w:hAnsi="Times New Roman"/>
        </w:rPr>
        <w:t>开发的相关数据结构。</w:t>
      </w:r>
    </w:p>
    <w:p w14:paraId="6F963F7E" w14:textId="720EBD1B" w:rsidR="00DD0F7C" w:rsidRPr="00D135DD" w:rsidRDefault="00DD0F7C">
      <w:pPr>
        <w:ind w:firstLine="480"/>
      </w:pPr>
      <w:r w:rsidRPr="00D135DD">
        <w:br w:type="page"/>
      </w:r>
    </w:p>
    <w:p w14:paraId="3A79AA39" w14:textId="03605ADE" w:rsidR="00DD0F7C" w:rsidRPr="00D135DD" w:rsidRDefault="00DD0F7C" w:rsidP="00DD0F7C">
      <w:pPr>
        <w:pStyle w:val="-10"/>
        <w:ind w:firstLine="600"/>
        <w:jc w:val="both"/>
      </w:pPr>
      <w:bookmarkStart w:id="225" w:name="_Toc7728461"/>
      <w:r w:rsidRPr="00D135DD">
        <w:rPr>
          <w:rFonts w:hint="eastAsia"/>
        </w:rPr>
        <w:t>附录</w:t>
      </w:r>
      <w:r w:rsidRPr="00D135DD">
        <w:rPr>
          <w:rFonts w:hint="eastAsia"/>
        </w:rPr>
        <w:t>5</w:t>
      </w:r>
      <w:r w:rsidRPr="00D135DD">
        <w:t xml:space="preserve"> </w:t>
      </w:r>
      <w:r w:rsidR="00C67A94" w:rsidRPr="00D135DD">
        <w:rPr>
          <w:rFonts w:hint="eastAsia"/>
        </w:rPr>
        <w:t>需求说明书</w:t>
      </w:r>
      <w:bookmarkEnd w:id="225"/>
    </w:p>
    <w:p w14:paraId="77C7A45A" w14:textId="7F246A46" w:rsidR="00C67A94" w:rsidRPr="00D135DD" w:rsidRDefault="00C67A94" w:rsidP="00C67A94">
      <w:pPr>
        <w:ind w:firstLine="880"/>
        <w:jc w:val="center"/>
        <w:rPr>
          <w:rFonts w:eastAsia="黑体"/>
          <w:sz w:val="44"/>
        </w:rPr>
      </w:pPr>
      <w:r w:rsidRPr="00D135DD">
        <w:rPr>
          <w:rFonts w:eastAsia="黑体"/>
          <w:noProof/>
          <w:sz w:val="44"/>
        </w:rPr>
        <mc:AlternateContent>
          <mc:Choice Requires="wps">
            <w:drawing>
              <wp:anchor distT="0" distB="0" distL="114300" distR="114300" simplePos="0" relativeHeight="251667456" behindDoc="0" locked="0" layoutInCell="0" allowOverlap="1" wp14:anchorId="3908D8E6" wp14:editId="3AA5A129">
                <wp:simplePos x="0" y="0"/>
                <wp:positionH relativeFrom="column">
                  <wp:posOffset>0</wp:posOffset>
                </wp:positionH>
                <wp:positionV relativeFrom="paragraph">
                  <wp:posOffset>495300</wp:posOffset>
                </wp:positionV>
                <wp:extent cx="5143500" cy="0"/>
                <wp:effectExtent l="0" t="0" r="0" b="0"/>
                <wp:wrapTopAndBottom/>
                <wp:docPr id="26" name="直接连接符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1A09457" id="直接连接符 26"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pt" to="40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" o:allowincell="f" stroked="f">
                <w10:wrap type="topAndBottom"/>
              </v:line>
            </w:pict>
          </mc:Fallback>
        </mc:AlternateContent>
      </w:r>
      <w:r w:rsidRPr="00D135DD">
        <w:rPr>
          <w:rFonts w:eastAsia="黑体" w:hint="eastAsia"/>
          <w:sz w:val="44"/>
        </w:rPr>
        <w:t>基于代码混淆的</w:t>
      </w:r>
      <w:r w:rsidRPr="00D135DD">
        <w:rPr>
          <w:rFonts w:eastAsia="黑体" w:hint="eastAsia"/>
          <w:sz w:val="44"/>
        </w:rPr>
        <w:t>Web</w:t>
      </w:r>
      <w:r w:rsidRPr="00D135DD">
        <w:rPr>
          <w:rFonts w:eastAsia="黑体" w:hint="eastAsia"/>
          <w:sz w:val="44"/>
        </w:rPr>
        <w:t>站点动态防御系统</w:t>
      </w:r>
    </w:p>
    <w:p w14:paraId="40F91578" w14:textId="77777777" w:rsidR="00C67A94" w:rsidRPr="00D135DD" w:rsidRDefault="00C67A94" w:rsidP="00C67A94">
      <w:pPr>
        <w:ind w:firstLine="880"/>
        <w:jc w:val="center"/>
        <w:rPr>
          <w:rFonts w:eastAsia="黑体"/>
          <w:sz w:val="44"/>
        </w:rPr>
      </w:pPr>
    </w:p>
    <w:p w14:paraId="2EB97157" w14:textId="77777777" w:rsidR="00C67A94" w:rsidRPr="00D135DD" w:rsidRDefault="00C67A94" w:rsidP="00C67A94">
      <w:pPr>
        <w:ind w:firstLine="880"/>
        <w:jc w:val="center"/>
        <w:rPr>
          <w:rFonts w:eastAsia="黑体"/>
          <w:sz w:val="44"/>
        </w:rPr>
      </w:pPr>
      <w:r w:rsidRPr="00D135DD">
        <w:rPr>
          <w:rFonts w:eastAsia="黑体" w:hint="eastAsia"/>
          <w:sz w:val="44"/>
        </w:rPr>
        <w:t>需求说明书</w:t>
      </w:r>
    </w:p>
    <w:p w14:paraId="1B3DDACB" w14:textId="77777777" w:rsidR="00C67A94" w:rsidRPr="00D135DD" w:rsidRDefault="00C67A94" w:rsidP="00C67A94">
      <w:pPr>
        <w:ind w:firstLine="560"/>
        <w:jc w:val="center"/>
        <w:rPr>
          <w:sz w:val="28"/>
        </w:rPr>
      </w:pPr>
    </w:p>
    <w:p w14:paraId="2EFF5C76" w14:textId="77777777" w:rsidR="00C67A94" w:rsidRPr="00D135DD" w:rsidRDefault="00C67A94" w:rsidP="00C67A94">
      <w:pPr>
        <w:ind w:firstLine="560"/>
        <w:jc w:val="center"/>
        <w:rPr>
          <w:sz w:val="28"/>
        </w:rPr>
      </w:pPr>
      <w:r w:rsidRPr="00D135DD">
        <w:rPr>
          <w:rFonts w:hint="eastAsia"/>
          <w:sz w:val="28"/>
        </w:rPr>
        <w:t>[V</w:t>
      </w:r>
      <w:r w:rsidRPr="00D135DD">
        <w:rPr>
          <w:sz w:val="28"/>
        </w:rPr>
        <w:t>1.0</w:t>
      </w:r>
      <w:r w:rsidRPr="00D135DD">
        <w:rPr>
          <w:rFonts w:hint="eastAsia"/>
          <w:sz w:val="28"/>
        </w:rPr>
        <w:t>]</w:t>
      </w:r>
    </w:p>
    <w:p w14:paraId="158AF5FC" w14:textId="77777777" w:rsidR="00C67A94" w:rsidRPr="00D135DD" w:rsidRDefault="00C67A94" w:rsidP="00C67A94">
      <w:pPr>
        <w:ind w:firstLine="560"/>
        <w:jc w:val="center"/>
        <w:rPr>
          <w:sz w:val="28"/>
        </w:rPr>
      </w:pPr>
    </w:p>
    <w:p w14:paraId="0F0B733B" w14:textId="77777777" w:rsidR="00C67A94" w:rsidRPr="00D135DD" w:rsidRDefault="00C67A94" w:rsidP="00C67A94">
      <w:pPr>
        <w:ind w:firstLine="560"/>
        <w:jc w:val="center"/>
        <w:rPr>
          <w:sz w:val="28"/>
        </w:rPr>
      </w:pPr>
    </w:p>
    <w:p w14:paraId="45505821" w14:textId="77777777" w:rsidR="00C67A94" w:rsidRPr="00D135DD" w:rsidRDefault="00C67A94" w:rsidP="00C67A94">
      <w:pPr>
        <w:ind w:firstLine="560"/>
        <w:jc w:val="center"/>
        <w:rPr>
          <w:sz w:val="28"/>
        </w:rPr>
      </w:pPr>
    </w:p>
    <w:p w14:paraId="3651BE95" w14:textId="77777777" w:rsidR="00C67A94" w:rsidRPr="00D135DD" w:rsidRDefault="00C67A94" w:rsidP="00C67A94">
      <w:pPr>
        <w:ind w:firstLine="480"/>
      </w:pPr>
    </w:p>
    <w:p w14:paraId="790936BD" w14:textId="77777777" w:rsidR="00C67A94" w:rsidRPr="00D135DD" w:rsidRDefault="00C67A94" w:rsidP="00C67A94">
      <w:pPr>
        <w:spacing w:line="720" w:lineRule="auto"/>
        <w:ind w:firstLine="560"/>
        <w:jc w:val="center"/>
        <w:rPr>
          <w:sz w:val="28"/>
        </w:rPr>
      </w:pPr>
      <w:r w:rsidRPr="00D135DD">
        <w:rPr>
          <w:rFonts w:hint="eastAsia"/>
          <w:sz w:val="28"/>
        </w:rPr>
        <w:t>拟</w:t>
      </w:r>
      <w:r w:rsidRPr="00D135DD">
        <w:rPr>
          <w:sz w:val="28"/>
        </w:rPr>
        <w:t xml:space="preserve"> </w:t>
      </w:r>
      <w:r w:rsidRPr="00D135DD">
        <w:rPr>
          <w:rFonts w:hint="eastAsia"/>
          <w:sz w:val="28"/>
        </w:rPr>
        <w:t>制</w:t>
      </w:r>
      <w:r w:rsidRPr="00D135DD">
        <w:rPr>
          <w:sz w:val="28"/>
        </w:rPr>
        <w:t xml:space="preserve"> </w:t>
      </w:r>
      <w:r w:rsidRPr="00D135DD">
        <w:rPr>
          <w:rFonts w:hint="eastAsia"/>
          <w:sz w:val="28"/>
        </w:rPr>
        <w:t>人</w:t>
      </w:r>
      <w:r w:rsidRPr="00D135DD">
        <w:rPr>
          <w:sz w:val="28"/>
        </w:rPr>
        <w:t>_________</w:t>
      </w:r>
      <w:proofErr w:type="gramStart"/>
      <w:r w:rsidRPr="00D135DD">
        <w:rPr>
          <w:rFonts w:hint="eastAsia"/>
          <w:sz w:val="28"/>
        </w:rPr>
        <w:t>邵</w:t>
      </w:r>
      <w:proofErr w:type="gramEnd"/>
      <w:r w:rsidRPr="00D135DD">
        <w:rPr>
          <w:rFonts w:hint="eastAsia"/>
          <w:sz w:val="28"/>
        </w:rPr>
        <w:t>欣欣</w:t>
      </w:r>
      <w:r w:rsidRPr="00D135DD">
        <w:rPr>
          <w:sz w:val="28"/>
        </w:rPr>
        <w:t>_____________</w:t>
      </w:r>
    </w:p>
    <w:p w14:paraId="7185DDFA" w14:textId="77777777" w:rsidR="00C67A94" w:rsidRPr="00D135DD" w:rsidRDefault="00C67A94" w:rsidP="00C67A94">
      <w:pPr>
        <w:spacing w:line="720" w:lineRule="auto"/>
        <w:ind w:firstLine="560"/>
        <w:jc w:val="center"/>
        <w:rPr>
          <w:sz w:val="28"/>
        </w:rPr>
      </w:pPr>
      <w:r w:rsidRPr="00D135DD">
        <w:rPr>
          <w:rFonts w:hint="eastAsia"/>
          <w:sz w:val="28"/>
        </w:rPr>
        <w:t>审</w:t>
      </w:r>
      <w:r w:rsidRPr="00D135DD">
        <w:rPr>
          <w:sz w:val="28"/>
        </w:rPr>
        <w:t xml:space="preserve"> </w:t>
      </w:r>
      <w:r w:rsidRPr="00D135DD">
        <w:rPr>
          <w:rFonts w:hint="eastAsia"/>
          <w:sz w:val="28"/>
        </w:rPr>
        <w:t>核</w:t>
      </w:r>
      <w:r w:rsidRPr="00D135DD">
        <w:rPr>
          <w:sz w:val="28"/>
        </w:rPr>
        <w:t xml:space="preserve"> </w:t>
      </w:r>
      <w:r w:rsidRPr="00D135DD">
        <w:rPr>
          <w:rFonts w:hint="eastAsia"/>
          <w:sz w:val="28"/>
        </w:rPr>
        <w:t>人</w:t>
      </w:r>
      <w:r w:rsidRPr="00D135DD">
        <w:rPr>
          <w:sz w:val="28"/>
        </w:rPr>
        <w:t>_________</w:t>
      </w:r>
      <w:r w:rsidRPr="00D135DD">
        <w:rPr>
          <w:rFonts w:hint="eastAsia"/>
          <w:sz w:val="28"/>
        </w:rPr>
        <w:t>王海舟</w:t>
      </w:r>
      <w:r w:rsidRPr="00D135DD">
        <w:rPr>
          <w:sz w:val="28"/>
        </w:rPr>
        <w:t>_____________</w:t>
      </w:r>
    </w:p>
    <w:p w14:paraId="37A1C09F" w14:textId="77777777" w:rsidR="00C67A94" w:rsidRPr="00D135DD" w:rsidRDefault="00C67A94" w:rsidP="00C67A94">
      <w:pPr>
        <w:spacing w:line="720" w:lineRule="auto"/>
        <w:ind w:firstLine="560"/>
        <w:jc w:val="center"/>
        <w:rPr>
          <w:sz w:val="28"/>
        </w:rPr>
      </w:pPr>
      <w:r w:rsidRPr="00D135DD">
        <w:rPr>
          <w:rFonts w:hint="eastAsia"/>
          <w:sz w:val="28"/>
        </w:rPr>
        <w:t>批</w:t>
      </w:r>
      <w:r w:rsidRPr="00D135DD">
        <w:rPr>
          <w:sz w:val="28"/>
        </w:rPr>
        <w:t xml:space="preserve"> </w:t>
      </w:r>
      <w:r w:rsidRPr="00D135DD">
        <w:rPr>
          <w:rFonts w:hint="eastAsia"/>
          <w:sz w:val="28"/>
        </w:rPr>
        <w:t>准</w:t>
      </w:r>
      <w:r w:rsidRPr="00D135DD">
        <w:rPr>
          <w:sz w:val="28"/>
        </w:rPr>
        <w:t xml:space="preserve"> </w:t>
      </w:r>
      <w:r w:rsidRPr="00D135DD">
        <w:rPr>
          <w:rFonts w:hint="eastAsia"/>
          <w:sz w:val="28"/>
        </w:rPr>
        <w:t>人</w:t>
      </w:r>
      <w:r w:rsidRPr="00D135DD">
        <w:rPr>
          <w:sz w:val="28"/>
        </w:rPr>
        <w:t>_________</w:t>
      </w:r>
      <w:r w:rsidRPr="00D135DD">
        <w:rPr>
          <w:rFonts w:hint="eastAsia"/>
          <w:sz w:val="28"/>
        </w:rPr>
        <w:t>王海舟</w:t>
      </w:r>
      <w:r w:rsidRPr="00D135DD">
        <w:rPr>
          <w:sz w:val="28"/>
        </w:rPr>
        <w:t>_____________</w:t>
      </w:r>
    </w:p>
    <w:p w14:paraId="4348EE95" w14:textId="77777777" w:rsidR="00C67A94" w:rsidRPr="00D135DD" w:rsidRDefault="00C67A94" w:rsidP="00C67A94">
      <w:pPr>
        <w:ind w:firstLine="560"/>
        <w:jc w:val="center"/>
        <w:rPr>
          <w:sz w:val="28"/>
        </w:rPr>
      </w:pPr>
    </w:p>
    <w:p w14:paraId="5FF5973A" w14:textId="77777777" w:rsidR="00C67A94" w:rsidRPr="00D135DD" w:rsidRDefault="00C67A94" w:rsidP="00C67A94">
      <w:pPr>
        <w:ind w:firstLine="560"/>
        <w:jc w:val="center"/>
        <w:rPr>
          <w:sz w:val="28"/>
        </w:rPr>
      </w:pPr>
    </w:p>
    <w:p w14:paraId="6BB788C0" w14:textId="77777777" w:rsidR="00C67A94" w:rsidRPr="00D135DD" w:rsidRDefault="00C67A94" w:rsidP="00C67A94">
      <w:pPr>
        <w:ind w:firstLine="560"/>
        <w:jc w:val="center"/>
        <w:rPr>
          <w:sz w:val="28"/>
        </w:rPr>
      </w:pPr>
    </w:p>
    <w:p w14:paraId="7B06112D" w14:textId="77777777" w:rsidR="00C67A94" w:rsidRPr="00D135DD" w:rsidRDefault="00C67A94" w:rsidP="00C67A94">
      <w:pPr>
        <w:ind w:firstLine="560"/>
        <w:jc w:val="center"/>
        <w:rPr>
          <w:sz w:val="28"/>
        </w:rPr>
      </w:pPr>
      <w:r w:rsidRPr="00D135DD">
        <w:rPr>
          <w:rFonts w:hint="eastAsia"/>
          <w:sz w:val="28"/>
        </w:rPr>
        <w:t>[</w:t>
      </w:r>
      <w:r w:rsidRPr="00D135DD">
        <w:rPr>
          <w:rFonts w:hint="eastAsia"/>
          <w:sz w:val="28"/>
        </w:rPr>
        <w:t>二零一九年四月十日</w:t>
      </w:r>
      <w:r w:rsidRPr="00D135DD">
        <w:rPr>
          <w:rFonts w:hint="eastAsia"/>
          <w:sz w:val="28"/>
        </w:rPr>
        <w:t>]</w:t>
      </w:r>
    </w:p>
    <w:p w14:paraId="32CDED0D" w14:textId="66C0894E" w:rsidR="00C67A94" w:rsidRPr="00D135DD" w:rsidRDefault="00C67A94" w:rsidP="00C67A94">
      <w:pPr>
        <w:pStyle w:val="a8"/>
        <w:ind w:firstLine="420"/>
      </w:pPr>
      <w:r w:rsidRPr="00D135DD">
        <w:br w:type="page"/>
      </w:r>
    </w:p>
    <w:p w14:paraId="210BCF63" w14:textId="77777777" w:rsidR="00C67A94" w:rsidRPr="00D135DD" w:rsidRDefault="00C67A94" w:rsidP="00FC232D">
      <w:pPr>
        <w:pStyle w:val="3"/>
        <w:ind w:firstLine="643"/>
      </w:pPr>
      <w:r w:rsidRPr="00D135DD">
        <w:rPr>
          <w:rFonts w:hint="eastAsia"/>
        </w:rPr>
        <w:t>1</w:t>
      </w:r>
      <w:r w:rsidRPr="00D135DD">
        <w:rPr>
          <w:rFonts w:hint="eastAsia"/>
        </w:rPr>
        <w:t>．引言</w:t>
      </w:r>
      <w:r w:rsidRPr="00D135DD">
        <w:tab/>
      </w:r>
    </w:p>
    <w:p w14:paraId="5D1FBD43" w14:textId="77777777" w:rsidR="00C67A94" w:rsidRPr="00D135DD" w:rsidRDefault="00C67A94" w:rsidP="00C67A94">
      <w:pPr>
        <w:pStyle w:val="ab"/>
        <w:ind w:firstLine="420"/>
        <w:rPr>
          <w:rFonts w:ascii="Times New Roman" w:eastAsia="黑体" w:hAnsi="Times New Roman"/>
        </w:rPr>
      </w:pPr>
      <w:r w:rsidRPr="00D135DD">
        <w:rPr>
          <w:rFonts w:ascii="Times New Roman" w:eastAsia="黑体" w:hAnsi="Times New Roman" w:hint="eastAsia"/>
        </w:rPr>
        <w:t>1.1</w:t>
      </w:r>
      <w:r w:rsidRPr="00D135DD">
        <w:rPr>
          <w:rFonts w:ascii="Times New Roman" w:eastAsia="黑体" w:hAnsi="Times New Roman" w:hint="eastAsia"/>
        </w:rPr>
        <w:t>编写的目的</w:t>
      </w:r>
    </w:p>
    <w:p w14:paraId="25ACAB4D"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 xml:space="preserve">    </w:t>
      </w:r>
      <w:r w:rsidRPr="00D135DD">
        <w:rPr>
          <w:rFonts w:ascii="Times New Roman" w:hAnsi="Times New Roman" w:hint="eastAsia"/>
        </w:rPr>
        <w:t>本项目将开发一个基于代码混淆的</w:t>
      </w:r>
      <w:r w:rsidRPr="00D135DD">
        <w:rPr>
          <w:rFonts w:ascii="Times New Roman" w:hAnsi="Times New Roman" w:hint="eastAsia"/>
        </w:rPr>
        <w:t>Web</w:t>
      </w:r>
      <w:r w:rsidRPr="00D135DD">
        <w:rPr>
          <w:rFonts w:ascii="Times New Roman" w:hAnsi="Times New Roman" w:hint="eastAsia"/>
        </w:rPr>
        <w:t>站点动态防御系统。</w:t>
      </w:r>
    </w:p>
    <w:p w14:paraId="6C347B64"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本“需求规格说明书”主要用于：明确项目背景和任务、分析项目功能需求和非功能需求、并选择合适的分析模型对项目需求进行更详细、更有逻辑的说明等，为团队成员在后期项目开发过程中提供指导性文档，以达到尽可能在更短时间内花费更小代价下完成项目的目的。其次，本文档还有利于为非本团队的开发者提供参考资料，有利于提高项目的关注度、拓展项目成果的推广。</w:t>
      </w:r>
    </w:p>
    <w:p w14:paraId="346EA40A"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本文档</w:t>
      </w:r>
      <w:proofErr w:type="gramStart"/>
      <w:r w:rsidRPr="00D135DD">
        <w:rPr>
          <w:rFonts w:ascii="Times New Roman" w:hAnsi="Times New Roman" w:hint="eastAsia"/>
        </w:rPr>
        <w:t>供项目</w:t>
      </w:r>
      <w:proofErr w:type="gramEnd"/>
      <w:r w:rsidRPr="00D135DD">
        <w:rPr>
          <w:rFonts w:ascii="Times New Roman" w:hAnsi="Times New Roman" w:hint="eastAsia"/>
        </w:rPr>
        <w:t>经理、设计人员、开发人员、文档编写人员参考。</w:t>
      </w:r>
    </w:p>
    <w:p w14:paraId="1397DF17" w14:textId="77777777" w:rsidR="00C67A94" w:rsidRPr="00D135DD" w:rsidRDefault="00C67A94" w:rsidP="00C67A94">
      <w:pPr>
        <w:pStyle w:val="ab"/>
        <w:ind w:firstLine="420"/>
        <w:rPr>
          <w:rFonts w:ascii="Times New Roman" w:hAnsi="Times New Roman"/>
        </w:rPr>
      </w:pPr>
    </w:p>
    <w:p w14:paraId="44562576" w14:textId="77777777" w:rsidR="00C67A94" w:rsidRPr="00D135DD" w:rsidRDefault="00C67A94" w:rsidP="00C67A94">
      <w:pPr>
        <w:pStyle w:val="ab"/>
        <w:ind w:firstLine="420"/>
        <w:rPr>
          <w:rFonts w:ascii="Times New Roman" w:eastAsia="黑体" w:hAnsi="Times New Roman"/>
        </w:rPr>
      </w:pPr>
      <w:r w:rsidRPr="00D135DD">
        <w:rPr>
          <w:rFonts w:ascii="Times New Roman" w:eastAsia="黑体" w:hAnsi="Times New Roman"/>
        </w:rPr>
        <w:t>1.2</w:t>
      </w:r>
      <w:r w:rsidRPr="00D135DD">
        <w:rPr>
          <w:rFonts w:ascii="Times New Roman" w:eastAsia="黑体" w:hAnsi="Times New Roman" w:hint="eastAsia"/>
        </w:rPr>
        <w:t>背景</w:t>
      </w:r>
    </w:p>
    <w:p w14:paraId="37E7EADF"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待开发的系统的名称：基于代码混淆的</w:t>
      </w:r>
      <w:r w:rsidRPr="00D135DD">
        <w:rPr>
          <w:rFonts w:ascii="Times New Roman" w:hAnsi="Times New Roman" w:hint="eastAsia"/>
        </w:rPr>
        <w:t>Web</w:t>
      </w:r>
      <w:r w:rsidRPr="00D135DD">
        <w:rPr>
          <w:rFonts w:ascii="Times New Roman" w:hAnsi="Times New Roman" w:hint="eastAsia"/>
        </w:rPr>
        <w:t>站点动态防御系统</w:t>
      </w:r>
    </w:p>
    <w:p w14:paraId="572A4008"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本项目的任务提出者、开发者、用户；</w:t>
      </w:r>
    </w:p>
    <w:p w14:paraId="0AE756A4"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任务提出者：指导老师王海舟</w:t>
      </w:r>
    </w:p>
    <w:p w14:paraId="67F37BFC"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开发者：</w:t>
      </w:r>
      <w:proofErr w:type="gramStart"/>
      <w:r w:rsidRPr="00D135DD">
        <w:rPr>
          <w:rFonts w:ascii="Times New Roman" w:hAnsi="Times New Roman" w:hint="eastAsia"/>
        </w:rPr>
        <w:t>邵</w:t>
      </w:r>
      <w:proofErr w:type="gramEnd"/>
      <w:r w:rsidRPr="00D135DD">
        <w:rPr>
          <w:rFonts w:ascii="Times New Roman" w:hAnsi="Times New Roman" w:hint="eastAsia"/>
        </w:rPr>
        <w:t>欣欣</w:t>
      </w:r>
    </w:p>
    <w:p w14:paraId="02E86B69"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用户：</w:t>
      </w:r>
      <w:r w:rsidRPr="00D135DD">
        <w:rPr>
          <w:rFonts w:ascii="Times New Roman" w:hAnsi="Times New Roman"/>
        </w:rPr>
        <w:t>Web</w:t>
      </w:r>
      <w:r w:rsidRPr="00D135DD">
        <w:rPr>
          <w:rFonts w:ascii="Times New Roman" w:hAnsi="Times New Roman" w:hint="eastAsia"/>
        </w:rPr>
        <w:t>网站持有者、管理者</w:t>
      </w:r>
    </w:p>
    <w:p w14:paraId="296D4E19"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该系统同其他系统或其他机构的基本的相互来往关系。</w:t>
      </w:r>
    </w:p>
    <w:p w14:paraId="6159DC57"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本项目的所有操作都基于反向代理服务器，且所使用的开发平台是</w:t>
      </w:r>
      <w:r w:rsidRPr="00D135DD">
        <w:rPr>
          <w:rFonts w:ascii="Times New Roman" w:hAnsi="Times New Roman" w:hint="eastAsia"/>
        </w:rPr>
        <w:t>Nginx</w:t>
      </w:r>
      <w:r w:rsidRPr="00D135DD">
        <w:rPr>
          <w:rFonts w:ascii="Times New Roman" w:hAnsi="Times New Roman" w:hint="eastAsia"/>
        </w:rPr>
        <w:t>。通过</w:t>
      </w:r>
      <w:r w:rsidRPr="00D135DD">
        <w:rPr>
          <w:rFonts w:ascii="Times New Roman" w:hAnsi="Times New Roman" w:hint="eastAsia"/>
        </w:rPr>
        <w:t>Nginx</w:t>
      </w:r>
      <w:r w:rsidRPr="00D135DD">
        <w:rPr>
          <w:rFonts w:ascii="Times New Roman" w:hAnsi="Times New Roman" w:hint="eastAsia"/>
        </w:rPr>
        <w:t>分别同实际服务器或客户端联系。</w:t>
      </w:r>
    </w:p>
    <w:p w14:paraId="6930D996" w14:textId="77777777" w:rsidR="001C6AAC" w:rsidRPr="00D135DD" w:rsidRDefault="00C67A94" w:rsidP="001C6AAC">
      <w:pPr>
        <w:pStyle w:val="ab"/>
        <w:keepNext/>
        <w:tabs>
          <w:tab w:val="left" w:pos="540"/>
        </w:tabs>
        <w:ind w:left="330" w:firstLine="420"/>
        <w:jc w:val="center"/>
        <w:rPr>
          <w:rFonts w:ascii="Times New Roman" w:hAnsi="Times New Roman"/>
        </w:rPr>
      </w:pPr>
      <w:r w:rsidRPr="00D135DD">
        <w:rPr>
          <w:rFonts w:ascii="Times New Roman" w:hAnsi="Times New Roman" w:cs="仿宋" w:hint="eastAsia"/>
          <w:noProof/>
        </w:rPr>
        <w:drawing>
          <wp:inline distT="0" distB="0" distL="0" distR="0" wp14:anchorId="2375C307" wp14:editId="63B2B5B5">
            <wp:extent cx="4316730" cy="4366260"/>
            <wp:effectExtent l="0" t="0" r="0" b="0"/>
            <wp:docPr id="25" name="图片 25" descr="反向代理服务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反向代理服务器"/>
                    <pic:cNvPicPr>
                      <a:picLocks noChangeAspect="1" noChangeArrowheads="1"/>
                    </pic:cNvPicPr>
                  </pic:nvPicPr>
                  <pic:blipFill>
                    <a:blip r:embed="rId39">
                      <a:extLst>
                        <a:ext uri="{28A0092B-C50C-407E-A947-70E740481C1C}">
                          <a14:useLocalDpi xmlns:a14="http://schemas.microsoft.com/office/drawing/2010/main" val="0"/>
                        </a:ext>
                      </a:extLst>
                    </a:blip>
                    <a:srcRect b="8160"/>
                    <a:stretch>
                      <a:fillRect/>
                    </a:stretch>
                  </pic:blipFill>
                  <pic:spPr bwMode="auto">
                    <a:xfrm>
                      <a:off x="0" y="0"/>
                      <a:ext cx="4316730" cy="4366260"/>
                    </a:xfrm>
                    <a:prstGeom prst="rect">
                      <a:avLst/>
                    </a:prstGeom>
                    <a:noFill/>
                    <a:ln>
                      <a:noFill/>
                    </a:ln>
                  </pic:spPr>
                </pic:pic>
              </a:graphicData>
            </a:graphic>
          </wp:inline>
        </w:drawing>
      </w:r>
    </w:p>
    <w:p w14:paraId="4F66DC7B" w14:textId="3056068A" w:rsidR="00C67A94" w:rsidRPr="00D135DD" w:rsidRDefault="001C6AAC" w:rsidP="001C6AAC">
      <w:pPr>
        <w:pStyle w:val="af0"/>
        <w:ind w:firstLine="400"/>
        <w:jc w:val="center"/>
        <w:rPr>
          <w:rFonts w:ascii="Times New Roman" w:hAnsi="Times New Roman" w:cs="仿宋"/>
        </w:rPr>
      </w:pPr>
      <w:r w:rsidRPr="00D135DD">
        <w:rPr>
          <w:rFonts w:ascii="Times New Roman" w:hAnsi="Times New Roman" w:hint="eastAsia"/>
        </w:rPr>
        <w:t>图</w:t>
      </w:r>
      <w:r w:rsidRPr="00D135DD">
        <w:rPr>
          <w:rFonts w:ascii="Times New Roman" w:hAnsi="Times New Roman" w:hint="eastAsia"/>
        </w:rPr>
        <w:t xml:space="preserve">5- </w:t>
      </w:r>
      <w:r w:rsidRPr="00D135DD">
        <w:rPr>
          <w:rFonts w:ascii="Times New Roman" w:hAnsi="Times New Roman"/>
        </w:rPr>
        <w:fldChar w:fldCharType="begin"/>
      </w:r>
      <w:r w:rsidRPr="00D135DD">
        <w:rPr>
          <w:rFonts w:ascii="Times New Roman" w:hAnsi="Times New Roman"/>
        </w:rPr>
        <w:instrText xml:space="preserve"> </w:instrText>
      </w:r>
      <w:r w:rsidRPr="00D135DD">
        <w:rPr>
          <w:rFonts w:ascii="Times New Roman" w:hAnsi="Times New Roman" w:hint="eastAsia"/>
        </w:rPr>
        <w:instrText xml:space="preserve">SEQ </w:instrText>
      </w:r>
      <w:r w:rsidRPr="00D135DD">
        <w:rPr>
          <w:rFonts w:ascii="Times New Roman" w:hAnsi="Times New Roman" w:hint="eastAsia"/>
        </w:rPr>
        <w:instrText>图</w:instrText>
      </w:r>
      <w:r w:rsidRPr="00D135DD">
        <w:rPr>
          <w:rFonts w:ascii="Times New Roman" w:hAnsi="Times New Roman" w:hint="eastAsia"/>
        </w:rPr>
        <w:instrText>5- \* ARABIC</w:instrText>
      </w:r>
      <w:r w:rsidRPr="00D135DD">
        <w:rPr>
          <w:rFonts w:ascii="Times New Roman" w:hAnsi="Times New Roman"/>
        </w:rPr>
        <w:instrText xml:space="preserve"> </w:instrText>
      </w:r>
      <w:r w:rsidRPr="00D135DD">
        <w:rPr>
          <w:rFonts w:ascii="Times New Roman" w:hAnsi="Times New Roman"/>
        </w:rPr>
        <w:fldChar w:fldCharType="separate"/>
      </w:r>
      <w:r w:rsidRPr="00D135DD">
        <w:rPr>
          <w:rFonts w:ascii="Times New Roman" w:hAnsi="Times New Roman"/>
          <w:noProof/>
        </w:rPr>
        <w:t>1</w:t>
      </w:r>
      <w:r w:rsidRPr="00D135DD">
        <w:rPr>
          <w:rFonts w:ascii="Times New Roman" w:hAnsi="Times New Roman"/>
        </w:rPr>
        <w:fldChar w:fldCharType="end"/>
      </w:r>
      <w:r w:rsidRPr="00D135DD">
        <w:rPr>
          <w:rFonts w:ascii="Times New Roman" w:hAnsi="Times New Roman" w:cs="仿宋"/>
        </w:rPr>
        <w:t>反向代理服务器</w:t>
      </w:r>
    </w:p>
    <w:p w14:paraId="089E905C" w14:textId="77777777" w:rsidR="00C67A94" w:rsidRPr="00D135DD" w:rsidRDefault="00C67A94" w:rsidP="00C67A94">
      <w:pPr>
        <w:pStyle w:val="ab"/>
        <w:tabs>
          <w:tab w:val="left" w:pos="540"/>
        </w:tabs>
        <w:ind w:left="330" w:firstLine="420"/>
        <w:rPr>
          <w:rFonts w:ascii="Times New Roman" w:hAnsi="Times New Roman"/>
        </w:rPr>
      </w:pPr>
    </w:p>
    <w:p w14:paraId="4614DC1C" w14:textId="77777777" w:rsidR="00C67A94" w:rsidRPr="00D135DD" w:rsidRDefault="00C67A94" w:rsidP="00C67A94">
      <w:pPr>
        <w:pStyle w:val="ab"/>
        <w:ind w:firstLine="420"/>
        <w:rPr>
          <w:rFonts w:ascii="Times New Roman" w:eastAsia="黑体" w:hAnsi="Times New Roman"/>
        </w:rPr>
      </w:pPr>
      <w:r w:rsidRPr="00D135DD">
        <w:rPr>
          <w:rFonts w:ascii="Times New Roman" w:eastAsia="黑体" w:hAnsi="Times New Roman"/>
        </w:rPr>
        <w:t>1.</w:t>
      </w:r>
      <w:r w:rsidRPr="00D135DD">
        <w:rPr>
          <w:rFonts w:ascii="Times New Roman" w:eastAsia="黑体" w:hAnsi="Times New Roman" w:hint="eastAsia"/>
        </w:rPr>
        <w:t>3</w:t>
      </w:r>
      <w:r w:rsidRPr="00D135DD">
        <w:rPr>
          <w:rFonts w:ascii="Times New Roman" w:eastAsia="黑体" w:hAnsi="Times New Roman" w:hint="eastAsia"/>
        </w:rPr>
        <w:t>定义</w:t>
      </w:r>
    </w:p>
    <w:p w14:paraId="294CEAFA"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反向代理服务器：反向代理（</w:t>
      </w:r>
      <w:r w:rsidRPr="00D135DD">
        <w:rPr>
          <w:rFonts w:ascii="Times New Roman" w:hAnsi="Times New Roman" w:hint="eastAsia"/>
        </w:rPr>
        <w:t>Reverse Proxy</w:t>
      </w:r>
      <w:r w:rsidRPr="00D135DD">
        <w:rPr>
          <w:rFonts w:ascii="Times New Roman" w:hAnsi="Times New Roman" w:hint="eastAsia"/>
        </w:rPr>
        <w:t>）方式是指以代理服务器来接受</w:t>
      </w:r>
      <w:r w:rsidRPr="00D135DD">
        <w:rPr>
          <w:rFonts w:ascii="Times New Roman" w:hAnsi="Times New Roman" w:hint="eastAsia"/>
        </w:rPr>
        <w:t>Internet</w:t>
      </w:r>
      <w:r w:rsidRPr="00D135DD">
        <w:rPr>
          <w:rFonts w:ascii="Times New Roman" w:hAnsi="Times New Roman" w:hint="eastAsia"/>
        </w:rPr>
        <w:t>上的连接请求，然后将请求转发给内部网络上的服务器；并将从服务器上得到的结果返回给</w:t>
      </w:r>
      <w:r w:rsidRPr="00D135DD">
        <w:rPr>
          <w:rFonts w:ascii="Times New Roman" w:hAnsi="Times New Roman" w:hint="eastAsia"/>
        </w:rPr>
        <w:t>Internet</w:t>
      </w:r>
      <w:r w:rsidRPr="00D135DD">
        <w:rPr>
          <w:rFonts w:ascii="Times New Roman" w:hAnsi="Times New Roman" w:hint="eastAsia"/>
        </w:rPr>
        <w:t>上请求连接的客户端，此时代理服务器对外就表现为一个服务器，即反向代理服务器。</w:t>
      </w:r>
    </w:p>
    <w:p w14:paraId="3BBE8541"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代码混淆：代码混淆</w:t>
      </w:r>
      <w:r w:rsidRPr="00D135DD">
        <w:rPr>
          <w:rFonts w:ascii="Times New Roman" w:hAnsi="Times New Roman" w:hint="eastAsia"/>
        </w:rPr>
        <w:t>(Obfuscated code)</w:t>
      </w:r>
      <w:r w:rsidRPr="00D135DD">
        <w:rPr>
          <w:rFonts w:ascii="Times New Roman" w:hAnsi="Times New Roman" w:hint="eastAsia"/>
        </w:rPr>
        <w:t>是将计算机程序的代码，转换成一种功能上等价，但是难于阅读和理解的形式的行为。混淆后的代码很难被反编译，即使反编译成功也很难得出程序的真正语义。</w:t>
      </w:r>
    </w:p>
    <w:p w14:paraId="170AE861" w14:textId="77777777" w:rsidR="00C67A94" w:rsidRPr="00D135DD" w:rsidRDefault="00C67A94" w:rsidP="00C67A94">
      <w:pPr>
        <w:pStyle w:val="ab"/>
        <w:ind w:firstLine="420"/>
        <w:rPr>
          <w:rFonts w:ascii="Times New Roman" w:hAnsi="Times New Roman"/>
        </w:rPr>
      </w:pPr>
    </w:p>
    <w:p w14:paraId="18819BF2" w14:textId="77777777" w:rsidR="00C67A94" w:rsidRPr="00D135DD" w:rsidRDefault="00C67A94" w:rsidP="00C67A94">
      <w:pPr>
        <w:pStyle w:val="ab"/>
        <w:ind w:firstLine="420"/>
        <w:rPr>
          <w:rFonts w:ascii="Times New Roman" w:eastAsia="黑体" w:hAnsi="Times New Roman"/>
        </w:rPr>
      </w:pPr>
      <w:r w:rsidRPr="00D135DD">
        <w:rPr>
          <w:rFonts w:ascii="Times New Roman" w:eastAsia="黑体" w:hAnsi="Times New Roman"/>
        </w:rPr>
        <w:t>1.</w:t>
      </w:r>
      <w:r w:rsidRPr="00D135DD">
        <w:rPr>
          <w:rFonts w:ascii="Times New Roman" w:eastAsia="黑体" w:hAnsi="Times New Roman" w:hint="eastAsia"/>
        </w:rPr>
        <w:t>4</w:t>
      </w:r>
      <w:r w:rsidRPr="00D135DD">
        <w:rPr>
          <w:rFonts w:ascii="Times New Roman" w:eastAsia="黑体" w:hAnsi="Times New Roman" w:hint="eastAsia"/>
        </w:rPr>
        <w:t>参考资料</w:t>
      </w:r>
    </w:p>
    <w:p w14:paraId="534E15AA" w14:textId="2FB548B8" w:rsidR="00C67A94" w:rsidRPr="00D135DD" w:rsidRDefault="00C37E70" w:rsidP="00C67A94">
      <w:pPr>
        <w:pStyle w:val="ab"/>
        <w:spacing w:line="480" w:lineRule="auto"/>
        <w:ind w:firstLine="420"/>
        <w:rPr>
          <w:rFonts w:ascii="Times New Roman" w:hAnsi="Times New Roman"/>
        </w:rPr>
      </w:pPr>
      <w:r>
        <w:rPr>
          <w:rFonts w:ascii="Times New Roman" w:hAnsi="Times New Roman" w:hint="eastAsia"/>
        </w:rPr>
        <w:t>无</w:t>
      </w:r>
    </w:p>
    <w:p w14:paraId="75A1EA07" w14:textId="77777777" w:rsidR="00C67A94" w:rsidRPr="00D135DD" w:rsidRDefault="00C67A94" w:rsidP="00FC232D">
      <w:pPr>
        <w:pStyle w:val="3"/>
        <w:ind w:firstLine="643"/>
        <w:rPr>
          <w:rFonts w:eastAsia="楷体_GB2312"/>
        </w:rPr>
      </w:pPr>
      <w:r w:rsidRPr="00D135DD">
        <w:rPr>
          <w:rFonts w:eastAsia="楷体_GB2312" w:hint="eastAsia"/>
        </w:rPr>
        <w:t>2</w:t>
      </w:r>
      <w:r w:rsidRPr="00D135DD">
        <w:rPr>
          <w:rFonts w:hint="eastAsia"/>
        </w:rPr>
        <w:t>．</w:t>
      </w:r>
      <w:r w:rsidRPr="00D135DD">
        <w:rPr>
          <w:rFonts w:eastAsia="楷体_GB2312" w:hint="eastAsia"/>
        </w:rPr>
        <w:t>任务概述</w:t>
      </w:r>
    </w:p>
    <w:p w14:paraId="5F9C157D" w14:textId="77777777" w:rsidR="00C67A94" w:rsidRPr="00E72285" w:rsidRDefault="00C67A94" w:rsidP="00E72285">
      <w:pPr>
        <w:pStyle w:val="ab"/>
        <w:ind w:firstLine="420"/>
        <w:rPr>
          <w:rFonts w:ascii="Times New Roman" w:hAnsi="Times New Roman"/>
        </w:rPr>
      </w:pPr>
      <w:r w:rsidRPr="00E72285">
        <w:rPr>
          <w:rFonts w:ascii="Times New Roman" w:hAnsi="Times New Roman"/>
        </w:rPr>
        <w:t>2.1</w:t>
      </w:r>
      <w:r w:rsidRPr="00E72285">
        <w:rPr>
          <w:rFonts w:ascii="Times New Roman" w:hAnsi="Times New Roman" w:hint="eastAsia"/>
        </w:rPr>
        <w:t>目标</w:t>
      </w:r>
    </w:p>
    <w:p w14:paraId="01F13B80" w14:textId="77777777" w:rsidR="00C67A94" w:rsidRPr="00E72285" w:rsidRDefault="00C67A94" w:rsidP="00E72285">
      <w:pPr>
        <w:pStyle w:val="ab"/>
        <w:ind w:firstLine="420"/>
        <w:rPr>
          <w:rFonts w:ascii="Times New Roman" w:hAnsi="Times New Roman"/>
        </w:rPr>
      </w:pPr>
      <w:r w:rsidRPr="00E72285">
        <w:rPr>
          <w:rFonts w:ascii="Times New Roman" w:hAnsi="Times New Roman"/>
        </w:rPr>
        <w:t xml:space="preserve">2.1.1 </w:t>
      </w:r>
      <w:r w:rsidRPr="00E72285">
        <w:rPr>
          <w:rFonts w:ascii="Times New Roman" w:hAnsi="Times New Roman" w:hint="eastAsia"/>
        </w:rPr>
        <w:t>项目的背景</w:t>
      </w:r>
    </w:p>
    <w:p w14:paraId="1E843DDF"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最初，新技术的使用通常以提供服务为着眼点，而忽略安全性，没有考虑用户的不可信。目前，网站的使用面临很多安全威胁。例如政府服务类网站，需要向用户提供查询服务，但是一旦遭遇爬虫，很容易被攻陷，或者消耗资源，或者被发现网站漏洞</w:t>
      </w:r>
      <w:r w:rsidRPr="00D135DD">
        <w:rPr>
          <w:rFonts w:ascii="Times New Roman" w:hAnsi="Times New Roman" w:hint="eastAsia"/>
        </w:rPr>
        <w:t>;</w:t>
      </w:r>
      <w:r w:rsidRPr="00D135DD">
        <w:rPr>
          <w:rFonts w:ascii="Times New Roman" w:hAnsi="Times New Roman" w:hint="eastAsia"/>
        </w:rPr>
        <w:t>电信运营商的网上营业厅，银行、甚至很多企业的网上在线业务系统，经常会被机器人通过模拟人的行为发动攻击。这些非“人”行为，极易得手的最根本原因是，面对看似完全正常的业务逻辑操作，现有安全手段却乏力于如何做出甄别，而这些威胁或者攻击一旦成功，即可抢占各类资源，进而可冒用身份，进行欺诈交易，甚至获得大量的客户信息、企业信息，造成大规模信息泄露。比如：针对一些商城的兑换服务，进行篡改积分，一些航空公司每每放出资源，几秒钟内就会被黄牛党抢光，抢占低价票资源。</w:t>
      </w:r>
    </w:p>
    <w:p w14:paraId="52465979" w14:textId="7BC94627" w:rsidR="00C67A94" w:rsidRPr="00D135DD" w:rsidRDefault="001D6F00" w:rsidP="004A7400">
      <w:pPr>
        <w:pStyle w:val="ab"/>
        <w:ind w:firstLine="420"/>
        <w:rPr>
          <w:rFonts w:ascii="Times New Roman" w:hAnsi="Times New Roman"/>
        </w:rPr>
      </w:pPr>
      <w:r w:rsidRPr="001D6F00">
        <w:rPr>
          <w:rFonts w:ascii="Times New Roman" w:hAnsi="Times New Roman" w:hint="eastAsia"/>
        </w:rPr>
        <w:t>市场上</w:t>
      </w:r>
      <w:r>
        <w:rPr>
          <w:rFonts w:ascii="Times New Roman" w:hAnsi="Times New Roman" w:hint="eastAsia"/>
        </w:rPr>
        <w:t>目前大多数安全保护产品都是基于规则，而整体产品的重点是</w:t>
      </w:r>
      <w:r w:rsidR="0094330B">
        <w:rPr>
          <w:rFonts w:ascii="Times New Roman" w:hAnsi="Times New Roman" w:hint="eastAsia"/>
        </w:rPr>
        <w:t>规则</w:t>
      </w:r>
      <w:r>
        <w:rPr>
          <w:rFonts w:ascii="Times New Roman" w:hAnsi="Times New Roman" w:hint="eastAsia"/>
        </w:rPr>
        <w:t>匹配</w:t>
      </w:r>
      <w:r w:rsidR="00C67A94" w:rsidRPr="00D135DD">
        <w:rPr>
          <w:rFonts w:ascii="Times New Roman" w:hAnsi="Times New Roman" w:hint="eastAsia"/>
        </w:rPr>
        <w:t>。</w:t>
      </w:r>
      <w:r w:rsidR="00BE6D94">
        <w:rPr>
          <w:rFonts w:ascii="Times New Roman" w:hAnsi="Times New Roman" w:hint="eastAsia"/>
        </w:rPr>
        <w:t>这样一来，不断寻找漏洞和补丁让企业在不断变化的攻击中</w:t>
      </w:r>
      <w:r w:rsidR="00BE6D94">
        <w:rPr>
          <w:rFonts w:ascii="Times New Roman" w:hAnsi="Times New Roman"/>
        </w:rPr>
        <w:t>很</w:t>
      </w:r>
      <w:r w:rsidR="001B44A1" w:rsidRPr="001B44A1">
        <w:rPr>
          <w:rFonts w:ascii="Times New Roman" w:hAnsi="Times New Roman" w:hint="eastAsia"/>
        </w:rPr>
        <w:t>被动。</w:t>
      </w:r>
      <w:r w:rsidR="00C67A94" w:rsidRPr="00D135DD">
        <w:rPr>
          <w:rFonts w:ascii="Times New Roman" w:hAnsi="Times New Roman" w:hint="eastAsia"/>
        </w:rPr>
        <w:t>。特别是随着互联网</w:t>
      </w:r>
      <w:r w:rsidR="00C67A94" w:rsidRPr="00D135DD">
        <w:rPr>
          <w:rFonts w:ascii="Times New Roman" w:hAnsi="Times New Roman" w:hint="eastAsia"/>
        </w:rPr>
        <w:t>+</w:t>
      </w:r>
      <w:r w:rsidR="00C67A94" w:rsidRPr="00D135DD">
        <w:rPr>
          <w:rFonts w:ascii="Times New Roman" w:hAnsi="Times New Roman" w:hint="eastAsia"/>
        </w:rPr>
        <w:t>在国内的大力发展，像自动化漏洞扫描、</w:t>
      </w:r>
      <w:proofErr w:type="gramStart"/>
      <w:r w:rsidR="00C67A94" w:rsidRPr="00D135DD">
        <w:rPr>
          <w:rFonts w:ascii="Times New Roman" w:hAnsi="Times New Roman" w:hint="eastAsia"/>
        </w:rPr>
        <w:t>撞库扫号</w:t>
      </w:r>
      <w:proofErr w:type="gramEnd"/>
      <w:r w:rsidR="00C67A94" w:rsidRPr="00D135DD">
        <w:rPr>
          <w:rFonts w:ascii="Times New Roman" w:hAnsi="Times New Roman" w:hint="eastAsia"/>
        </w:rPr>
        <w:t>、恶意爬虫、暴力破解、薅羊毛等自动化攻击技术的发展速度丝毫不亚于企业新业务的发展，安全手段的乏力始终是企业</w:t>
      </w:r>
      <w:r w:rsidR="00C67A94" w:rsidRPr="00D135DD">
        <w:rPr>
          <w:rFonts w:ascii="Times New Roman" w:hAnsi="Times New Roman" w:hint="eastAsia"/>
        </w:rPr>
        <w:t>IT</w:t>
      </w:r>
      <w:r w:rsidR="00C67A94" w:rsidRPr="00D135DD">
        <w:rPr>
          <w:rFonts w:ascii="Times New Roman" w:hAnsi="Times New Roman" w:hint="eastAsia"/>
        </w:rPr>
        <w:t>的一个难题。传统</w:t>
      </w:r>
      <w:r w:rsidR="008C71EE">
        <w:rPr>
          <w:rFonts w:ascii="Times New Roman" w:hAnsi="Times New Roman" w:hint="eastAsia"/>
        </w:rPr>
        <w:t>安全产品</w:t>
      </w:r>
      <w:r w:rsidR="008C71EE">
        <w:rPr>
          <w:rFonts w:ascii="Times New Roman" w:hAnsi="Times New Roman"/>
        </w:rPr>
        <w:t>，</w:t>
      </w:r>
      <w:r w:rsidR="008C71EE">
        <w:rPr>
          <w:rFonts w:ascii="Times New Roman" w:hAnsi="Times New Roman" w:hint="eastAsia"/>
        </w:rPr>
        <w:t>像</w:t>
      </w:r>
      <w:r w:rsidR="00C67A94" w:rsidRPr="00D135DD">
        <w:rPr>
          <w:rFonts w:ascii="Times New Roman" w:hAnsi="Times New Roman" w:hint="eastAsia"/>
        </w:rPr>
        <w:t>基于特征和规则的入侵检测系统</w:t>
      </w:r>
      <w:r w:rsidR="008C71EE">
        <w:rPr>
          <w:rFonts w:ascii="Times New Roman" w:hAnsi="Times New Roman" w:hint="eastAsia"/>
        </w:rPr>
        <w:t>（</w:t>
      </w:r>
      <w:r w:rsidR="008C71EE">
        <w:rPr>
          <w:rFonts w:ascii="Times New Roman" w:hAnsi="Times New Roman" w:hint="eastAsia"/>
        </w:rPr>
        <w:t>IDS</w:t>
      </w:r>
      <w:r w:rsidR="008C71EE">
        <w:rPr>
          <w:rFonts w:ascii="Times New Roman" w:hAnsi="Times New Roman" w:hint="eastAsia"/>
        </w:rPr>
        <w:t>），</w:t>
      </w:r>
      <w:r w:rsidR="00C67A94" w:rsidRPr="00D135DD">
        <w:rPr>
          <w:rFonts w:ascii="Times New Roman" w:hAnsi="Times New Roman" w:hint="eastAsia"/>
        </w:rPr>
        <w:t>Web</w:t>
      </w:r>
      <w:r w:rsidR="00C67A94" w:rsidRPr="00D135DD">
        <w:rPr>
          <w:rFonts w:ascii="Times New Roman" w:hAnsi="Times New Roman" w:hint="eastAsia"/>
        </w:rPr>
        <w:t>应用防火墙（</w:t>
      </w:r>
      <w:r w:rsidR="00C67A94" w:rsidRPr="00D135DD">
        <w:rPr>
          <w:rFonts w:ascii="Times New Roman" w:hAnsi="Times New Roman" w:hint="eastAsia"/>
        </w:rPr>
        <w:t>WAF</w:t>
      </w:r>
      <w:r w:rsidR="00C67A94" w:rsidRPr="00D135DD">
        <w:rPr>
          <w:rFonts w:ascii="Times New Roman" w:hAnsi="Times New Roman" w:hint="eastAsia"/>
        </w:rPr>
        <w:t>）等</w:t>
      </w:r>
      <w:r w:rsidR="008C71EE">
        <w:rPr>
          <w:rFonts w:ascii="Times New Roman" w:hAnsi="Times New Roman" w:hint="eastAsia"/>
        </w:rPr>
        <w:t>，目前</w:t>
      </w:r>
      <w:r w:rsidR="00C67A94" w:rsidRPr="00D135DD">
        <w:rPr>
          <w:rFonts w:ascii="Times New Roman" w:hAnsi="Times New Roman" w:hint="eastAsia"/>
        </w:rPr>
        <w:t>无法有效检测</w:t>
      </w:r>
      <w:r w:rsidR="008C71EE">
        <w:rPr>
          <w:rFonts w:ascii="Times New Roman" w:hAnsi="Times New Roman" w:hint="eastAsia"/>
        </w:rPr>
        <w:t>并</w:t>
      </w:r>
      <w:r w:rsidR="00C67A94" w:rsidRPr="00D135DD">
        <w:rPr>
          <w:rFonts w:ascii="Times New Roman" w:hAnsi="Times New Roman" w:hint="eastAsia"/>
        </w:rPr>
        <w:t>拦截</w:t>
      </w:r>
      <w:r w:rsidR="008C71EE">
        <w:rPr>
          <w:rFonts w:ascii="Times New Roman" w:hAnsi="Times New Roman" w:hint="eastAsia"/>
        </w:rPr>
        <w:t>类似</w:t>
      </w:r>
      <w:r w:rsidR="00C67A94" w:rsidRPr="00D135DD">
        <w:rPr>
          <w:rFonts w:ascii="Times New Roman" w:hAnsi="Times New Roman" w:hint="eastAsia"/>
        </w:rPr>
        <w:t>攻击，</w:t>
      </w:r>
      <w:r w:rsidR="008F7312" w:rsidRPr="00D135DD">
        <w:rPr>
          <w:rFonts w:ascii="Times New Roman" w:hAnsi="Times New Roman" w:hint="eastAsia"/>
        </w:rPr>
        <w:t>一种新方式</w:t>
      </w:r>
      <w:r w:rsidR="008F7312">
        <w:rPr>
          <w:rFonts w:ascii="Times New Roman" w:hAnsi="Times New Roman" w:hint="eastAsia"/>
        </w:rPr>
        <w:t>需要</w:t>
      </w:r>
      <w:r w:rsidR="008F7312">
        <w:rPr>
          <w:rFonts w:ascii="Times New Roman" w:hAnsi="Times New Roman"/>
        </w:rPr>
        <w:t>被应用到</w:t>
      </w:r>
      <w:r w:rsidR="00C67A94" w:rsidRPr="00D135DD">
        <w:rPr>
          <w:rFonts w:ascii="Times New Roman" w:hAnsi="Times New Roman" w:hint="eastAsia"/>
        </w:rPr>
        <w:t>网站防护</w:t>
      </w:r>
      <w:r w:rsidR="008F7312">
        <w:rPr>
          <w:rFonts w:ascii="Times New Roman" w:hAnsi="Times New Roman" w:hint="eastAsia"/>
        </w:rPr>
        <w:t>中去</w:t>
      </w:r>
      <w:r w:rsidR="00C67A94" w:rsidRPr="00D135DD">
        <w:rPr>
          <w:rFonts w:ascii="Times New Roman" w:hAnsi="Times New Roman" w:hint="eastAsia"/>
        </w:rPr>
        <w:t>。</w:t>
      </w:r>
    </w:p>
    <w:p w14:paraId="6FE3500B" w14:textId="644FD8B0" w:rsidR="00C67A94" w:rsidRPr="00D135DD" w:rsidRDefault="00C67A94" w:rsidP="00E72285">
      <w:pPr>
        <w:pStyle w:val="ab"/>
        <w:ind w:firstLine="420"/>
        <w:rPr>
          <w:rFonts w:ascii="Times New Roman" w:hAnsi="Times New Roman"/>
        </w:rPr>
      </w:pPr>
      <w:r w:rsidRPr="00D135DD">
        <w:rPr>
          <w:rFonts w:ascii="Times New Roman" w:hAnsi="Times New Roman" w:hint="eastAsia"/>
        </w:rPr>
        <w:t>同时，我们知道，</w:t>
      </w:r>
      <w:r w:rsidRPr="00D135DD">
        <w:rPr>
          <w:rFonts w:ascii="Times New Roman" w:hAnsi="Times New Roman" w:hint="eastAsia"/>
        </w:rPr>
        <w:t>Java</w:t>
      </w:r>
      <w:r w:rsidR="00B62CEC">
        <w:rPr>
          <w:rFonts w:ascii="Times New Roman" w:hAnsi="Times New Roman"/>
        </w:rPr>
        <w:t>S</w:t>
      </w:r>
      <w:r w:rsidRPr="00D135DD">
        <w:rPr>
          <w:rFonts w:ascii="Times New Roman" w:hAnsi="Times New Roman" w:hint="eastAsia"/>
        </w:rPr>
        <w:t>cript</w:t>
      </w:r>
      <w:r w:rsidRPr="00D135DD">
        <w:rPr>
          <w:rFonts w:ascii="Times New Roman" w:hAnsi="Times New Roman" w:hint="eastAsia"/>
        </w:rPr>
        <w:t>脚本是一种可读性较高的解释性语言，通常直接嵌入到网页文件中，一般用户都可以使用浏览器获得源码，对攻击者来说可轻易地获取源码进行逆向分析和恶意利用，这对承载</w:t>
      </w:r>
      <w:r w:rsidRPr="00D135DD">
        <w:rPr>
          <w:rFonts w:ascii="Times New Roman" w:hAnsi="Times New Roman" w:hint="eastAsia"/>
        </w:rPr>
        <w:t>WebWeb</w:t>
      </w:r>
      <w:r w:rsidRPr="00D135DD">
        <w:rPr>
          <w:rFonts w:ascii="Times New Roman" w:hAnsi="Times New Roman" w:hint="eastAsia"/>
        </w:rPr>
        <w:t>应用重要核心业务流程信息的</w:t>
      </w:r>
      <w:r w:rsidRPr="00D135DD">
        <w:rPr>
          <w:rFonts w:ascii="Times New Roman" w:hAnsi="Times New Roman" w:hint="eastAsia"/>
        </w:rPr>
        <w:t>Java</w:t>
      </w:r>
      <w:r w:rsidR="00B62CEC">
        <w:rPr>
          <w:rFonts w:ascii="Times New Roman" w:hAnsi="Times New Roman"/>
        </w:rPr>
        <w:t>S</w:t>
      </w:r>
      <w:r w:rsidRPr="00D135DD">
        <w:rPr>
          <w:rFonts w:ascii="Times New Roman" w:hAnsi="Times New Roman" w:hint="eastAsia"/>
        </w:rPr>
        <w:t>cript</w:t>
      </w:r>
      <w:r w:rsidRPr="00D135DD">
        <w:rPr>
          <w:rFonts w:ascii="Times New Roman" w:hAnsi="Times New Roman" w:hint="eastAsia"/>
        </w:rPr>
        <w:t>安全性带来巨大威胁。</w:t>
      </w:r>
      <w:r w:rsidRPr="00D135DD">
        <w:rPr>
          <w:rFonts w:ascii="Times New Roman" w:hAnsi="Times New Roman" w:hint="eastAsia"/>
        </w:rPr>
        <w:t>[1]</w:t>
      </w:r>
    </w:p>
    <w:p w14:paraId="7E82B512"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鉴于此，本项目拟通过动态</w:t>
      </w:r>
      <w:r w:rsidRPr="00D135DD">
        <w:rPr>
          <w:rFonts w:ascii="Times New Roman" w:hAnsi="Times New Roman" w:hint="eastAsia"/>
        </w:rPr>
        <w:t>ID</w:t>
      </w:r>
      <w:r w:rsidRPr="00D135DD">
        <w:rPr>
          <w:rFonts w:ascii="Times New Roman" w:hAnsi="Times New Roman" w:hint="eastAsia"/>
        </w:rPr>
        <w:t>匹配技术对客户端的请求进行人机识别，以及通过随机化代码混淆技术对目标站点页面关键元素进行封装处理后再发送给用户，实现对网站的动态防御，有效降低自动化攻击技术的安全威胁，进一步防护网站的安全。</w:t>
      </w:r>
    </w:p>
    <w:p w14:paraId="77697623" w14:textId="77777777" w:rsidR="00C67A94" w:rsidRPr="00D135DD" w:rsidRDefault="00C67A94" w:rsidP="00C67A94">
      <w:pPr>
        <w:pStyle w:val="ab"/>
        <w:spacing w:line="480" w:lineRule="auto"/>
        <w:ind w:firstLine="420"/>
        <w:rPr>
          <w:rFonts w:ascii="Times New Roman" w:hAnsi="Times New Roman"/>
        </w:rPr>
      </w:pPr>
      <w:r w:rsidRPr="00D135DD">
        <w:rPr>
          <w:rFonts w:ascii="Times New Roman" w:eastAsia="黑体" w:hAnsi="Times New Roman" w:hint="eastAsia"/>
        </w:rPr>
        <w:t xml:space="preserve">2.1.2 </w:t>
      </w:r>
      <w:r w:rsidRPr="00D135DD">
        <w:rPr>
          <w:rFonts w:ascii="Times New Roman" w:eastAsia="黑体" w:hAnsi="Times New Roman" w:hint="eastAsia"/>
        </w:rPr>
        <w:t>项目意义</w:t>
      </w:r>
    </w:p>
    <w:p w14:paraId="23E60DA2"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1.</w:t>
      </w:r>
      <w:r w:rsidRPr="00D135DD">
        <w:rPr>
          <w:rFonts w:ascii="Times New Roman" w:hAnsi="Times New Roman" w:hint="eastAsia"/>
        </w:rPr>
        <w:t>利用</w:t>
      </w:r>
      <w:r w:rsidRPr="00D135DD">
        <w:rPr>
          <w:rFonts w:ascii="Times New Roman" w:hAnsi="Times New Roman" w:hint="eastAsia"/>
        </w:rPr>
        <w:t>Nginx</w:t>
      </w:r>
      <w:r w:rsidRPr="00D135DD">
        <w:rPr>
          <w:rFonts w:ascii="Times New Roman" w:hAnsi="Times New Roman" w:hint="eastAsia"/>
        </w:rPr>
        <w:t>平台搭建反向代理服务器，提供一道攻击缓冲区</w:t>
      </w:r>
    </w:p>
    <w:p w14:paraId="4BA5CF80"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反向代理服务器会强制将外部网络对要代理的服务器的访问经过它，这样反向代理服务器负责接收客户端的请求，然后到目标服务器上获取内容，把内容返回给用户，此时反向代理服务器对外就表现为一个服务器，从而使目标服务器对外“隐藏”起来，客户端无法直接访问。我们利用这样的功能，在反向代理服务器上加载我们的防护系统，拦截攻击。</w:t>
      </w:r>
      <w:r w:rsidRPr="00D135DD">
        <w:rPr>
          <w:rFonts w:ascii="Times New Roman" w:hAnsi="Times New Roman" w:hint="eastAsia"/>
        </w:rPr>
        <w:t>Nginx</w:t>
      </w:r>
      <w:r w:rsidRPr="00D135DD">
        <w:rPr>
          <w:rFonts w:ascii="Times New Roman" w:hAnsi="Times New Roman" w:hint="eastAsia"/>
        </w:rPr>
        <w:t>的并发能力在同类型的网页服务器中表现较好，因此，其多用来搭建反向代理服务器。同时，这样高并发高性能的特性使得我们的系统对用户体验感的影响最小化。</w:t>
      </w:r>
    </w:p>
    <w:p w14:paraId="33163E90"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中国大陆使用</w:t>
      </w:r>
      <w:r w:rsidRPr="00D135DD">
        <w:rPr>
          <w:rFonts w:ascii="Times New Roman" w:hAnsi="Times New Roman" w:hint="eastAsia"/>
        </w:rPr>
        <w:t>Nginx</w:t>
      </w:r>
      <w:r w:rsidRPr="00D135DD">
        <w:rPr>
          <w:rFonts w:ascii="Times New Roman" w:hAnsi="Times New Roman" w:hint="eastAsia"/>
        </w:rPr>
        <w:t>网站有：百度、新浪、网易、腾讯、</w:t>
      </w:r>
      <w:proofErr w:type="gramStart"/>
      <w:r w:rsidRPr="00D135DD">
        <w:rPr>
          <w:rFonts w:ascii="Times New Roman" w:hAnsi="Times New Roman" w:hint="eastAsia"/>
        </w:rPr>
        <w:t>淘宝等</w:t>
      </w:r>
      <w:proofErr w:type="gramEnd"/>
      <w:r w:rsidRPr="00D135DD">
        <w:rPr>
          <w:rFonts w:ascii="Times New Roman" w:hAnsi="Times New Roman" w:hint="eastAsia"/>
        </w:rPr>
        <w:t>。</w:t>
      </w:r>
    </w:p>
    <w:p w14:paraId="776AE4B7"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2.</w:t>
      </w:r>
      <w:r w:rsidRPr="00D135DD">
        <w:rPr>
          <w:rFonts w:ascii="Times New Roman" w:hAnsi="Times New Roman" w:hint="eastAsia"/>
        </w:rPr>
        <w:t>利用动态</w:t>
      </w:r>
      <w:r w:rsidRPr="00D135DD">
        <w:rPr>
          <w:rFonts w:ascii="Times New Roman" w:hAnsi="Times New Roman" w:hint="eastAsia"/>
        </w:rPr>
        <w:t>ID</w:t>
      </w:r>
      <w:r w:rsidRPr="00D135DD">
        <w:rPr>
          <w:rFonts w:ascii="Times New Roman" w:hAnsi="Times New Roman" w:hint="eastAsia"/>
        </w:rPr>
        <w:t>匹配算法进行人机识别，防御自动化攻击</w:t>
      </w:r>
    </w:p>
    <w:p w14:paraId="5AD5287B"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反向代理服务器的缓冲机制通过降低向</w:t>
      </w:r>
      <w:r w:rsidRPr="00D135DD">
        <w:rPr>
          <w:rFonts w:ascii="Times New Roman" w:hAnsi="Times New Roman" w:hint="eastAsia"/>
        </w:rPr>
        <w:t>WEB</w:t>
      </w:r>
      <w:r w:rsidRPr="00D135DD">
        <w:rPr>
          <w:rFonts w:ascii="Times New Roman" w:hAnsi="Times New Roman" w:hint="eastAsia"/>
        </w:rPr>
        <w:t>服务器的请求数从而降低了</w:t>
      </w:r>
      <w:r w:rsidRPr="00D135DD">
        <w:rPr>
          <w:rFonts w:ascii="Times New Roman" w:hAnsi="Times New Roman" w:hint="eastAsia"/>
        </w:rPr>
        <w:t>WEB</w:t>
      </w:r>
      <w:r w:rsidRPr="00D135DD">
        <w:rPr>
          <w:rFonts w:ascii="Times New Roman" w:hAnsi="Times New Roman" w:hint="eastAsia"/>
        </w:rPr>
        <w:t>服务器的负载。防御很有限，对目前新兴的许多自动化技术达不到防御的效果。因此，本项目提出了使用动态</w:t>
      </w:r>
      <w:r w:rsidRPr="00D135DD">
        <w:rPr>
          <w:rFonts w:ascii="Times New Roman" w:hAnsi="Times New Roman" w:hint="eastAsia"/>
        </w:rPr>
        <w:t>ID</w:t>
      </w:r>
      <w:r w:rsidRPr="00D135DD">
        <w:rPr>
          <w:rFonts w:ascii="Times New Roman" w:hAnsi="Times New Roman" w:hint="eastAsia"/>
        </w:rPr>
        <w:t>匹配算法来判断请求网站的操作是否是“人”的操作。</w:t>
      </w:r>
    </w:p>
    <w:p w14:paraId="3E7ED505"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当用户请求访问时，进行动态</w:t>
      </w:r>
      <w:r w:rsidRPr="00D135DD">
        <w:rPr>
          <w:rFonts w:ascii="Times New Roman" w:hAnsi="Times New Roman" w:hint="eastAsia"/>
        </w:rPr>
        <w:t>ID</w:t>
      </w:r>
      <w:r w:rsidRPr="00D135DD">
        <w:rPr>
          <w:rFonts w:ascii="Times New Roman" w:hAnsi="Times New Roman" w:hint="eastAsia"/>
        </w:rPr>
        <w:t>匹配流程，若匹配成功，则反向代理服务器向目标服务器发出请求并接收网站文件，随后将随机化混淆的网站文件和扩展到客户端进行动态</w:t>
      </w:r>
      <w:r w:rsidRPr="00D135DD">
        <w:rPr>
          <w:rFonts w:ascii="Times New Roman" w:hAnsi="Times New Roman" w:hint="eastAsia"/>
        </w:rPr>
        <w:t>ID</w:t>
      </w:r>
      <w:r w:rsidRPr="00D135DD">
        <w:rPr>
          <w:rFonts w:ascii="Times New Roman" w:hAnsi="Times New Roman" w:hint="eastAsia"/>
        </w:rPr>
        <w:t>验证的相关文件进行封装后发送给用户；若匹配失败，则反向代理服务器将对请求发出者以自动化工具对待。</w:t>
      </w:r>
    </w:p>
    <w:p w14:paraId="22BEEE98"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3.</w:t>
      </w:r>
      <w:r w:rsidRPr="00D135DD">
        <w:rPr>
          <w:rFonts w:ascii="Times New Roman" w:hAnsi="Times New Roman" w:hint="eastAsia"/>
        </w:rPr>
        <w:t>通过随机化代码混淆技术混淆关键代码使攻击者即便拿到源代码也无法破解动态防御算法和网站关键信息</w:t>
      </w:r>
    </w:p>
    <w:p w14:paraId="11D40587"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代码混淆</w:t>
      </w:r>
      <w:r w:rsidRPr="00D135DD">
        <w:rPr>
          <w:rFonts w:ascii="Times New Roman" w:hAnsi="Times New Roman" w:hint="eastAsia"/>
        </w:rPr>
        <w:t>(Obfuscated code)</w:t>
      </w:r>
      <w:r w:rsidRPr="00D135DD">
        <w:rPr>
          <w:rFonts w:ascii="Times New Roman" w:hAnsi="Times New Roman" w:hint="eastAsia"/>
        </w:rPr>
        <w:t>是将计算机程序的代码，转换成一种功能上等价，但是难于阅读和理解的形式的行为。混淆后的代码很难被反编译，即使反编译成功也很难得出程序的真正语义。</w:t>
      </w:r>
    </w:p>
    <w:p w14:paraId="0DE4CA63"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随机化的混淆使用多种方法，减少可重复性，增加源码的分析难度。</w:t>
      </w:r>
    </w:p>
    <w:p w14:paraId="1D34F03D"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反向代理服务器向目标服务器发出请求并接收网站文件，随后将随机化混淆后的网站文件发送给用户。混淆后的文件不需要还原即可在客户端运行，这样可以让攻击者很难得出网页文件的关键信息。同样，在浏览器上辅助运行的动态</w:t>
      </w:r>
      <w:r w:rsidRPr="00D135DD">
        <w:rPr>
          <w:rFonts w:ascii="Times New Roman" w:hAnsi="Times New Roman" w:hint="eastAsia"/>
        </w:rPr>
        <w:t>ID</w:t>
      </w:r>
      <w:r w:rsidRPr="00D135DD">
        <w:rPr>
          <w:rFonts w:ascii="Times New Roman" w:hAnsi="Times New Roman" w:hint="eastAsia"/>
        </w:rPr>
        <w:t>匹配算法也经过随机化混淆，使攻击者即便拿到源代码也无法破解动态防御算法。</w:t>
      </w:r>
    </w:p>
    <w:p w14:paraId="12F11773"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对于用户端，每次拿到的东西不尽相同</w:t>
      </w:r>
      <w:r w:rsidRPr="00D135DD">
        <w:rPr>
          <w:rFonts w:ascii="Times New Roman" w:hAnsi="Times New Roman" w:hint="eastAsia"/>
        </w:rPr>
        <w:t xml:space="preserve"> </w:t>
      </w:r>
      <w:r w:rsidRPr="00D135DD">
        <w:rPr>
          <w:rFonts w:ascii="Times New Roman" w:hAnsi="Times New Roman" w:hint="eastAsia"/>
        </w:rPr>
        <w:t>，每次请求的</w:t>
      </w:r>
      <w:commentRangeStart w:id="226"/>
      <w:r w:rsidRPr="00D135DD">
        <w:rPr>
          <w:rFonts w:ascii="Times New Roman" w:hAnsi="Times New Roman" w:hint="eastAsia"/>
        </w:rPr>
        <w:t>URL</w:t>
      </w:r>
      <w:commentRangeEnd w:id="226"/>
      <w:r w:rsidR="00FE63EA" w:rsidRPr="00E72285">
        <w:commentReference w:id="226"/>
      </w:r>
      <w:r w:rsidRPr="00D135DD">
        <w:rPr>
          <w:rFonts w:ascii="Times New Roman" w:hAnsi="Times New Roman" w:hint="eastAsia"/>
        </w:rPr>
        <w:t>串有变化，</w:t>
      </w:r>
      <w:proofErr w:type="gramStart"/>
      <w:r w:rsidRPr="00D135DD">
        <w:rPr>
          <w:rFonts w:ascii="Times New Roman" w:hAnsi="Times New Roman" w:hint="eastAsia"/>
        </w:rPr>
        <w:t>用户端可窥探</w:t>
      </w:r>
      <w:proofErr w:type="gramEnd"/>
      <w:r w:rsidRPr="00D135DD">
        <w:rPr>
          <w:rFonts w:ascii="Times New Roman" w:hAnsi="Times New Roman" w:hint="eastAsia"/>
        </w:rPr>
        <w:t>的服务器相关呈现动态性，从而实现对网站的动态防御。</w:t>
      </w:r>
    </w:p>
    <w:p w14:paraId="461D4E99" w14:textId="77777777" w:rsidR="00C67A94" w:rsidRPr="00D135DD" w:rsidRDefault="00C67A94" w:rsidP="00E72285">
      <w:pPr>
        <w:pStyle w:val="ab"/>
        <w:ind w:firstLine="420"/>
        <w:rPr>
          <w:rFonts w:ascii="Times New Roman" w:eastAsia="黑体" w:hAnsi="Times New Roman"/>
        </w:rPr>
      </w:pPr>
      <w:r w:rsidRPr="00D135DD">
        <w:rPr>
          <w:rFonts w:ascii="Times New Roman" w:eastAsia="黑体" w:hAnsi="Times New Roman"/>
        </w:rPr>
        <w:t>2.</w:t>
      </w:r>
      <w:r w:rsidRPr="00D135DD">
        <w:rPr>
          <w:rFonts w:ascii="Times New Roman" w:eastAsia="黑体" w:hAnsi="Times New Roman" w:hint="eastAsia"/>
        </w:rPr>
        <w:t>2</w:t>
      </w:r>
      <w:r w:rsidRPr="00D135DD">
        <w:rPr>
          <w:rFonts w:ascii="Times New Roman" w:eastAsia="黑体" w:hAnsi="Times New Roman" w:hint="eastAsia"/>
        </w:rPr>
        <w:t>用户的特点</w:t>
      </w:r>
    </w:p>
    <w:p w14:paraId="6D5D29C8"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本系统的最终用户是</w:t>
      </w:r>
      <w:r w:rsidRPr="00D135DD">
        <w:rPr>
          <w:rFonts w:ascii="Times New Roman" w:hAnsi="Times New Roman" w:hint="eastAsia"/>
        </w:rPr>
        <w:t>WEB</w:t>
      </w:r>
      <w:r w:rsidRPr="00D135DD">
        <w:rPr>
          <w:rFonts w:ascii="Times New Roman" w:hAnsi="Times New Roman" w:hint="eastAsia"/>
        </w:rPr>
        <w:t>站点的持有者、管理者。</w:t>
      </w:r>
    </w:p>
    <w:p w14:paraId="2A18D492"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操作人员、维护人员皆有一定水平的计算机基础技能，这些人员也多出自计算机相关专业，技术性水平较高。</w:t>
      </w:r>
    </w:p>
    <w:p w14:paraId="159FA2B5"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本系统的一经投入使用，将持续运行，直到下一次系统更新或系统重启等。</w:t>
      </w:r>
    </w:p>
    <w:p w14:paraId="2831C00A" w14:textId="77777777" w:rsidR="00C67A94" w:rsidRPr="00D135DD" w:rsidRDefault="00C67A94" w:rsidP="00E72285">
      <w:pPr>
        <w:pStyle w:val="ab"/>
        <w:ind w:firstLine="420"/>
        <w:rPr>
          <w:rFonts w:ascii="Times New Roman" w:eastAsia="黑体" w:hAnsi="Times New Roman"/>
        </w:rPr>
      </w:pPr>
      <w:r w:rsidRPr="00D135DD">
        <w:rPr>
          <w:rFonts w:ascii="Times New Roman" w:eastAsia="黑体" w:hAnsi="Times New Roman"/>
        </w:rPr>
        <w:t>2.</w:t>
      </w:r>
      <w:r w:rsidRPr="00D135DD">
        <w:rPr>
          <w:rFonts w:ascii="Times New Roman" w:eastAsia="黑体" w:hAnsi="Times New Roman" w:hint="eastAsia"/>
        </w:rPr>
        <w:t>3</w:t>
      </w:r>
      <w:r w:rsidRPr="00D135DD">
        <w:rPr>
          <w:rFonts w:ascii="Times New Roman" w:eastAsia="黑体" w:hAnsi="Times New Roman" w:hint="eastAsia"/>
        </w:rPr>
        <w:t>假定和</w:t>
      </w:r>
      <w:r w:rsidRPr="00E72285">
        <w:rPr>
          <w:rFonts w:ascii="Times New Roman" w:hAnsi="Times New Roman" w:hint="eastAsia"/>
        </w:rPr>
        <w:t>约束</w:t>
      </w:r>
    </w:p>
    <w:p w14:paraId="17A101A6"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1.</w:t>
      </w:r>
      <w:r w:rsidRPr="00D135DD">
        <w:rPr>
          <w:rFonts w:ascii="Times New Roman" w:hAnsi="Times New Roman" w:hint="eastAsia"/>
        </w:rPr>
        <w:t>假定</w:t>
      </w:r>
    </w:p>
    <w:p w14:paraId="16C8F1C2"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本系统假定</w:t>
      </w:r>
      <w:r w:rsidRPr="00D135DD">
        <w:rPr>
          <w:rFonts w:ascii="Times New Roman" w:hAnsi="Times New Roman" w:hint="eastAsia"/>
        </w:rPr>
        <w:t>Web</w:t>
      </w:r>
      <w:r w:rsidRPr="00D135DD">
        <w:rPr>
          <w:rFonts w:ascii="Times New Roman" w:hAnsi="Times New Roman" w:hint="eastAsia"/>
        </w:rPr>
        <w:t>网站持有者与管理者想要防护自身网站安全。</w:t>
      </w:r>
    </w:p>
    <w:p w14:paraId="35EF58A6"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本系统假定用户对要访问的网站不介意多一个下载插件的步骤。</w:t>
      </w:r>
    </w:p>
    <w:p w14:paraId="3A28A27C"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2.</w:t>
      </w:r>
      <w:r w:rsidRPr="00D135DD">
        <w:rPr>
          <w:rFonts w:ascii="Times New Roman" w:hAnsi="Times New Roman" w:hint="eastAsia"/>
        </w:rPr>
        <w:t>约束</w:t>
      </w:r>
    </w:p>
    <w:p w14:paraId="43EE4224"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本系统约束开发语言为</w:t>
      </w:r>
      <w:r w:rsidRPr="00D135DD">
        <w:rPr>
          <w:rFonts w:ascii="Times New Roman" w:hAnsi="Times New Roman" w:hint="eastAsia"/>
        </w:rPr>
        <w:t>C</w:t>
      </w:r>
      <w:r w:rsidRPr="00D135DD">
        <w:rPr>
          <w:rFonts w:ascii="Times New Roman" w:hAnsi="Times New Roman" w:hint="eastAsia"/>
        </w:rPr>
        <w:t>与</w:t>
      </w:r>
      <w:r w:rsidRPr="00D135DD">
        <w:rPr>
          <w:rFonts w:ascii="Times New Roman" w:hAnsi="Times New Roman" w:hint="eastAsia"/>
        </w:rPr>
        <w:t>JavaScript</w:t>
      </w:r>
      <w:r w:rsidRPr="00D135DD">
        <w:rPr>
          <w:rFonts w:ascii="Times New Roman" w:hAnsi="Times New Roman" w:hint="eastAsia"/>
        </w:rPr>
        <w:t>。</w:t>
      </w:r>
    </w:p>
    <w:p w14:paraId="266C49C7" w14:textId="77777777" w:rsidR="00C67A94" w:rsidRPr="00D135DD" w:rsidRDefault="00C67A94" w:rsidP="00FC232D">
      <w:pPr>
        <w:pStyle w:val="3"/>
        <w:ind w:firstLine="643"/>
        <w:rPr>
          <w:rFonts w:eastAsia="楷体_GB2312"/>
        </w:rPr>
      </w:pPr>
      <w:r w:rsidRPr="00D135DD">
        <w:rPr>
          <w:rFonts w:eastAsia="楷体_GB2312" w:hint="eastAsia"/>
        </w:rPr>
        <w:t>3</w:t>
      </w:r>
      <w:r w:rsidRPr="00D135DD">
        <w:rPr>
          <w:rFonts w:eastAsia="楷体_GB2312" w:hint="eastAsia"/>
        </w:rPr>
        <w:t>．需求规定</w:t>
      </w:r>
      <w:r w:rsidRPr="00D135DD">
        <w:rPr>
          <w:rFonts w:eastAsia="楷体_GB2312" w:hint="eastAsia"/>
        </w:rPr>
        <w:t xml:space="preserve"> </w:t>
      </w:r>
    </w:p>
    <w:p w14:paraId="235723F2" w14:textId="77777777" w:rsidR="00C67A94" w:rsidRPr="00E72285" w:rsidRDefault="00C67A94" w:rsidP="00E72285">
      <w:pPr>
        <w:pStyle w:val="ab"/>
        <w:ind w:firstLine="420"/>
        <w:rPr>
          <w:rFonts w:ascii="Times New Roman" w:hAnsi="Times New Roman"/>
        </w:rPr>
      </w:pPr>
      <w:r w:rsidRPr="00E72285">
        <w:rPr>
          <w:rFonts w:ascii="Times New Roman" w:hAnsi="Times New Roman"/>
        </w:rPr>
        <w:t>3.1</w:t>
      </w:r>
      <w:r w:rsidRPr="00E72285">
        <w:rPr>
          <w:rFonts w:ascii="Times New Roman" w:hAnsi="Times New Roman" w:hint="eastAsia"/>
        </w:rPr>
        <w:t>对功能的规定</w:t>
      </w:r>
    </w:p>
    <w:tbl>
      <w:tblPr>
        <w:tblStyle w:val="ae"/>
        <w:tblW w:w="0" w:type="auto"/>
        <w:tblLayout w:type="fixed"/>
        <w:tblLook w:val="0000" w:firstRow="0" w:lastRow="0" w:firstColumn="0" w:lastColumn="0" w:noHBand="0" w:noVBand="0"/>
      </w:tblPr>
      <w:tblGrid>
        <w:gridCol w:w="2719"/>
        <w:gridCol w:w="1917"/>
        <w:gridCol w:w="1966"/>
        <w:gridCol w:w="1920"/>
      </w:tblGrid>
      <w:tr w:rsidR="00C67A94" w:rsidRPr="00C37E70" w14:paraId="5DF76A05" w14:textId="77777777" w:rsidTr="00B76258">
        <w:tc>
          <w:tcPr>
            <w:tcW w:w="2719" w:type="dxa"/>
            <w:vAlign w:val="center"/>
          </w:tcPr>
          <w:p w14:paraId="610ACDC8" w14:textId="77777777" w:rsidR="00C67A94" w:rsidRPr="00D135DD" w:rsidRDefault="00C67A94" w:rsidP="00E72285">
            <w:pPr>
              <w:pStyle w:val="ab"/>
              <w:widowControl/>
              <w:ind w:firstLine="420"/>
              <w:rPr>
                <w:rFonts w:ascii="Times New Roman" w:hAnsi="Times New Roman"/>
              </w:rPr>
            </w:pPr>
            <w:r w:rsidRPr="00D135DD">
              <w:rPr>
                <w:rFonts w:ascii="Times New Roman" w:hAnsi="Times New Roman" w:hint="eastAsia"/>
              </w:rPr>
              <w:t>功能</w:t>
            </w:r>
          </w:p>
        </w:tc>
        <w:tc>
          <w:tcPr>
            <w:tcW w:w="1917" w:type="dxa"/>
            <w:vAlign w:val="center"/>
          </w:tcPr>
          <w:p w14:paraId="76856DCF" w14:textId="77777777" w:rsidR="00C67A94" w:rsidRPr="00D135DD" w:rsidRDefault="00C67A94" w:rsidP="00E72285">
            <w:pPr>
              <w:pStyle w:val="ab"/>
              <w:widowControl/>
              <w:ind w:firstLine="420"/>
              <w:rPr>
                <w:rFonts w:ascii="Times New Roman" w:hAnsi="Times New Roman"/>
              </w:rPr>
            </w:pPr>
            <w:r w:rsidRPr="00D135DD">
              <w:rPr>
                <w:rFonts w:ascii="Times New Roman" w:hAnsi="Times New Roman" w:hint="eastAsia"/>
              </w:rPr>
              <w:t>输入</w:t>
            </w:r>
          </w:p>
        </w:tc>
        <w:tc>
          <w:tcPr>
            <w:tcW w:w="1966" w:type="dxa"/>
            <w:vAlign w:val="center"/>
          </w:tcPr>
          <w:p w14:paraId="77D29D93" w14:textId="77777777" w:rsidR="00C67A94" w:rsidRPr="00D135DD" w:rsidRDefault="00C67A94" w:rsidP="00E72285">
            <w:pPr>
              <w:pStyle w:val="ab"/>
              <w:widowControl/>
              <w:ind w:firstLine="420"/>
              <w:rPr>
                <w:rFonts w:ascii="Times New Roman" w:hAnsi="Times New Roman"/>
              </w:rPr>
            </w:pPr>
            <w:r w:rsidRPr="00D135DD">
              <w:rPr>
                <w:rFonts w:ascii="Times New Roman" w:hAnsi="Times New Roman" w:hint="eastAsia"/>
              </w:rPr>
              <w:t>处理</w:t>
            </w:r>
          </w:p>
        </w:tc>
        <w:tc>
          <w:tcPr>
            <w:tcW w:w="1920" w:type="dxa"/>
            <w:vAlign w:val="center"/>
          </w:tcPr>
          <w:p w14:paraId="65F40883" w14:textId="77777777" w:rsidR="00C67A94" w:rsidRPr="00D135DD" w:rsidRDefault="00C67A94" w:rsidP="00E72285">
            <w:pPr>
              <w:pStyle w:val="ab"/>
              <w:widowControl/>
              <w:ind w:firstLine="420"/>
              <w:rPr>
                <w:rFonts w:ascii="Times New Roman" w:hAnsi="Times New Roman"/>
              </w:rPr>
            </w:pPr>
            <w:r w:rsidRPr="00D135DD">
              <w:rPr>
                <w:rFonts w:ascii="Times New Roman" w:hAnsi="Times New Roman" w:hint="eastAsia"/>
              </w:rPr>
              <w:t>输出</w:t>
            </w:r>
          </w:p>
        </w:tc>
      </w:tr>
      <w:tr w:rsidR="00C67A94" w:rsidRPr="00C37E70" w14:paraId="5C9C135E" w14:textId="77777777" w:rsidTr="00B76258">
        <w:tc>
          <w:tcPr>
            <w:tcW w:w="2719" w:type="dxa"/>
            <w:vAlign w:val="center"/>
          </w:tcPr>
          <w:p w14:paraId="77AB3940" w14:textId="77777777" w:rsidR="00C67A94" w:rsidRPr="00D135DD" w:rsidRDefault="00C67A94" w:rsidP="00E72285">
            <w:pPr>
              <w:pStyle w:val="ab"/>
              <w:widowControl/>
              <w:ind w:firstLine="420"/>
              <w:rPr>
                <w:rFonts w:ascii="Times New Roman" w:hAnsi="Times New Roman"/>
              </w:rPr>
            </w:pPr>
            <w:r w:rsidRPr="00D135DD">
              <w:rPr>
                <w:rFonts w:ascii="Times New Roman" w:hAnsi="Times New Roman" w:hint="eastAsia"/>
              </w:rPr>
              <w:t>客户端动态</w:t>
            </w:r>
            <w:r w:rsidRPr="00D135DD">
              <w:rPr>
                <w:rFonts w:ascii="Times New Roman" w:hAnsi="Times New Roman" w:hint="eastAsia"/>
              </w:rPr>
              <w:t>ID</w:t>
            </w:r>
            <w:r w:rsidRPr="00D135DD">
              <w:rPr>
                <w:rFonts w:ascii="Times New Roman" w:hAnsi="Times New Roman" w:hint="eastAsia"/>
              </w:rPr>
              <w:t>生成算法</w:t>
            </w:r>
          </w:p>
        </w:tc>
        <w:tc>
          <w:tcPr>
            <w:tcW w:w="1917" w:type="dxa"/>
            <w:vAlign w:val="center"/>
          </w:tcPr>
          <w:p w14:paraId="7EC03A9E" w14:textId="77777777" w:rsidR="00C67A94" w:rsidRPr="00D135DD" w:rsidRDefault="00C67A94" w:rsidP="00E72285">
            <w:pPr>
              <w:pStyle w:val="ab"/>
              <w:widowControl/>
              <w:ind w:firstLine="420"/>
              <w:rPr>
                <w:rFonts w:ascii="Times New Roman" w:hAnsi="Times New Roman"/>
              </w:rPr>
            </w:pPr>
            <w:r w:rsidRPr="00D135DD">
              <w:rPr>
                <w:rFonts w:ascii="Times New Roman" w:hAnsi="Times New Roman" w:hint="eastAsia"/>
              </w:rPr>
              <w:t>用户请求链接</w:t>
            </w:r>
          </w:p>
        </w:tc>
        <w:tc>
          <w:tcPr>
            <w:tcW w:w="1966" w:type="dxa"/>
            <w:vAlign w:val="center"/>
          </w:tcPr>
          <w:p w14:paraId="2F95AEAB" w14:textId="77777777" w:rsidR="00C67A94" w:rsidRPr="00D135DD" w:rsidRDefault="00C67A94" w:rsidP="00E72285">
            <w:pPr>
              <w:pStyle w:val="ab"/>
              <w:widowControl/>
              <w:ind w:firstLine="420"/>
              <w:rPr>
                <w:rFonts w:ascii="Times New Roman" w:hAnsi="Times New Roman"/>
              </w:rPr>
            </w:pPr>
            <w:r w:rsidRPr="00D135DD">
              <w:rPr>
                <w:rFonts w:ascii="Times New Roman" w:hAnsi="Times New Roman" w:hint="eastAsia"/>
              </w:rPr>
              <w:t>对链接加上</w:t>
            </w:r>
            <w:r w:rsidRPr="00D135DD">
              <w:rPr>
                <w:rFonts w:ascii="Times New Roman" w:hAnsi="Times New Roman" w:hint="eastAsia"/>
              </w:rPr>
              <w:t>ID</w:t>
            </w:r>
            <w:r w:rsidRPr="00D135DD">
              <w:rPr>
                <w:rFonts w:ascii="Times New Roman" w:hAnsi="Times New Roman" w:hint="eastAsia"/>
              </w:rPr>
              <w:t>处理</w:t>
            </w:r>
          </w:p>
        </w:tc>
        <w:tc>
          <w:tcPr>
            <w:tcW w:w="1920" w:type="dxa"/>
            <w:vAlign w:val="center"/>
          </w:tcPr>
          <w:p w14:paraId="1C5AA5EC" w14:textId="77777777" w:rsidR="00C67A94" w:rsidRPr="00D135DD" w:rsidRDefault="00C67A94" w:rsidP="00E72285">
            <w:pPr>
              <w:pStyle w:val="ab"/>
              <w:widowControl/>
              <w:ind w:firstLine="420"/>
              <w:rPr>
                <w:rFonts w:ascii="Times New Roman" w:hAnsi="Times New Roman"/>
              </w:rPr>
            </w:pPr>
            <w:r w:rsidRPr="00D135DD">
              <w:rPr>
                <w:rFonts w:ascii="Times New Roman" w:hAnsi="Times New Roman" w:hint="eastAsia"/>
              </w:rPr>
              <w:t>改装后的请求链接</w:t>
            </w:r>
          </w:p>
        </w:tc>
      </w:tr>
      <w:tr w:rsidR="00C67A94" w:rsidRPr="00C37E70" w14:paraId="25978293" w14:textId="77777777" w:rsidTr="00B76258">
        <w:tc>
          <w:tcPr>
            <w:tcW w:w="2719" w:type="dxa"/>
            <w:vAlign w:val="center"/>
          </w:tcPr>
          <w:p w14:paraId="6A9FE5AC" w14:textId="77777777" w:rsidR="00C67A94" w:rsidRPr="00D135DD" w:rsidRDefault="00C67A94" w:rsidP="00E72285">
            <w:pPr>
              <w:pStyle w:val="ab"/>
              <w:widowControl/>
              <w:ind w:firstLine="420"/>
              <w:rPr>
                <w:rFonts w:ascii="Times New Roman" w:hAnsi="Times New Roman"/>
              </w:rPr>
            </w:pPr>
            <w:r w:rsidRPr="00D135DD">
              <w:rPr>
                <w:rFonts w:ascii="Times New Roman" w:hAnsi="Times New Roman" w:hint="eastAsia"/>
              </w:rPr>
              <w:t>服务器端动态</w:t>
            </w:r>
            <w:r w:rsidRPr="00D135DD">
              <w:rPr>
                <w:rFonts w:ascii="Times New Roman" w:hAnsi="Times New Roman" w:hint="eastAsia"/>
              </w:rPr>
              <w:t>ID</w:t>
            </w:r>
            <w:r w:rsidRPr="00D135DD">
              <w:rPr>
                <w:rFonts w:ascii="Times New Roman" w:hAnsi="Times New Roman" w:hint="eastAsia"/>
              </w:rPr>
              <w:t>匹配算法</w:t>
            </w:r>
          </w:p>
        </w:tc>
        <w:tc>
          <w:tcPr>
            <w:tcW w:w="1917" w:type="dxa"/>
            <w:vAlign w:val="center"/>
          </w:tcPr>
          <w:p w14:paraId="133AE03D" w14:textId="77777777" w:rsidR="00C67A94" w:rsidRPr="00D135DD" w:rsidRDefault="00C67A94" w:rsidP="00E72285">
            <w:pPr>
              <w:pStyle w:val="ab"/>
              <w:widowControl/>
              <w:ind w:firstLine="420"/>
              <w:rPr>
                <w:rFonts w:ascii="Times New Roman" w:hAnsi="Times New Roman"/>
              </w:rPr>
            </w:pPr>
            <w:r w:rsidRPr="00D135DD">
              <w:rPr>
                <w:rFonts w:ascii="Times New Roman" w:hAnsi="Times New Roman" w:hint="eastAsia"/>
              </w:rPr>
              <w:t>改装后的请求链接</w:t>
            </w:r>
          </w:p>
        </w:tc>
        <w:tc>
          <w:tcPr>
            <w:tcW w:w="1966" w:type="dxa"/>
            <w:vAlign w:val="center"/>
          </w:tcPr>
          <w:p w14:paraId="54B93516" w14:textId="77777777" w:rsidR="00C67A94" w:rsidRPr="00D135DD" w:rsidRDefault="00C67A94" w:rsidP="00E72285">
            <w:pPr>
              <w:pStyle w:val="ab"/>
              <w:widowControl/>
              <w:ind w:firstLine="420"/>
              <w:rPr>
                <w:rFonts w:ascii="Times New Roman" w:hAnsi="Times New Roman"/>
              </w:rPr>
            </w:pPr>
            <w:r w:rsidRPr="00D135DD">
              <w:rPr>
                <w:rFonts w:ascii="Times New Roman" w:hAnsi="Times New Roman" w:hint="eastAsia"/>
              </w:rPr>
              <w:t>提取</w:t>
            </w:r>
            <w:r w:rsidRPr="00D135DD">
              <w:rPr>
                <w:rFonts w:ascii="Times New Roman" w:hAnsi="Times New Roman" w:hint="eastAsia"/>
              </w:rPr>
              <w:t>ID</w:t>
            </w:r>
            <w:r w:rsidRPr="00D135DD">
              <w:rPr>
                <w:rFonts w:ascii="Times New Roman" w:hAnsi="Times New Roman" w:hint="eastAsia"/>
              </w:rPr>
              <w:t>进行匹配</w:t>
            </w:r>
          </w:p>
        </w:tc>
        <w:tc>
          <w:tcPr>
            <w:tcW w:w="1920" w:type="dxa"/>
            <w:vAlign w:val="center"/>
          </w:tcPr>
          <w:p w14:paraId="60367E48" w14:textId="77777777" w:rsidR="00C67A94" w:rsidRPr="00D135DD" w:rsidRDefault="00C67A94" w:rsidP="00E72285">
            <w:pPr>
              <w:pStyle w:val="ab"/>
              <w:widowControl/>
              <w:ind w:firstLine="420"/>
              <w:rPr>
                <w:rFonts w:ascii="Times New Roman" w:hAnsi="Times New Roman"/>
              </w:rPr>
            </w:pPr>
            <w:r w:rsidRPr="00D135DD">
              <w:rPr>
                <w:rFonts w:ascii="Times New Roman" w:hAnsi="Times New Roman" w:hint="eastAsia"/>
              </w:rPr>
              <w:t>匹配结果</w:t>
            </w:r>
          </w:p>
        </w:tc>
      </w:tr>
      <w:tr w:rsidR="00C67A94" w:rsidRPr="00C37E70" w14:paraId="69B81364" w14:textId="77777777" w:rsidTr="00B76258">
        <w:tc>
          <w:tcPr>
            <w:tcW w:w="2719" w:type="dxa"/>
            <w:vAlign w:val="center"/>
          </w:tcPr>
          <w:p w14:paraId="407902E4" w14:textId="77777777" w:rsidR="00C67A94" w:rsidRPr="00D135DD" w:rsidRDefault="00C67A94" w:rsidP="00E72285">
            <w:pPr>
              <w:pStyle w:val="ab"/>
              <w:widowControl/>
              <w:ind w:firstLine="420"/>
              <w:rPr>
                <w:rFonts w:ascii="Times New Roman" w:hAnsi="Times New Roman"/>
              </w:rPr>
            </w:pPr>
            <w:r w:rsidRPr="00D135DD">
              <w:rPr>
                <w:rFonts w:ascii="Times New Roman" w:hAnsi="Times New Roman" w:hint="eastAsia"/>
              </w:rPr>
              <w:t>JavaScript</w:t>
            </w:r>
            <w:r w:rsidRPr="00D135DD">
              <w:rPr>
                <w:rFonts w:ascii="Times New Roman" w:hAnsi="Times New Roman" w:hint="eastAsia"/>
              </w:rPr>
              <w:t>代码混淆</w:t>
            </w:r>
          </w:p>
        </w:tc>
        <w:tc>
          <w:tcPr>
            <w:tcW w:w="1917" w:type="dxa"/>
            <w:vAlign w:val="center"/>
          </w:tcPr>
          <w:p w14:paraId="7D70B539" w14:textId="77777777" w:rsidR="00C67A94" w:rsidRPr="00D135DD" w:rsidRDefault="00C67A94" w:rsidP="00E72285">
            <w:pPr>
              <w:pStyle w:val="ab"/>
              <w:widowControl/>
              <w:ind w:firstLine="420"/>
              <w:rPr>
                <w:rFonts w:ascii="Times New Roman" w:hAnsi="Times New Roman"/>
              </w:rPr>
            </w:pPr>
            <w:r w:rsidRPr="00D135DD">
              <w:rPr>
                <w:rFonts w:ascii="Times New Roman" w:hAnsi="Times New Roman" w:hint="eastAsia"/>
              </w:rPr>
              <w:t>用户请求页面中携带的</w:t>
            </w:r>
            <w:r w:rsidRPr="00D135DD">
              <w:rPr>
                <w:rFonts w:ascii="Times New Roman" w:hAnsi="Times New Roman" w:hint="eastAsia"/>
              </w:rPr>
              <w:t>JavaScript</w:t>
            </w:r>
            <w:r w:rsidRPr="00D135DD">
              <w:rPr>
                <w:rFonts w:ascii="Times New Roman" w:hAnsi="Times New Roman" w:hint="eastAsia"/>
              </w:rPr>
              <w:t>文件</w:t>
            </w:r>
          </w:p>
        </w:tc>
        <w:tc>
          <w:tcPr>
            <w:tcW w:w="1966" w:type="dxa"/>
            <w:vAlign w:val="center"/>
          </w:tcPr>
          <w:p w14:paraId="67E54816" w14:textId="77777777" w:rsidR="00C67A94" w:rsidRPr="00D135DD" w:rsidRDefault="00C67A94" w:rsidP="00E72285">
            <w:pPr>
              <w:pStyle w:val="ab"/>
              <w:widowControl/>
              <w:ind w:firstLine="420"/>
              <w:rPr>
                <w:rFonts w:ascii="Times New Roman" w:hAnsi="Times New Roman"/>
              </w:rPr>
            </w:pPr>
            <w:r w:rsidRPr="00D135DD">
              <w:rPr>
                <w:rFonts w:ascii="Times New Roman" w:hAnsi="Times New Roman" w:hint="eastAsia"/>
              </w:rPr>
              <w:t>对</w:t>
            </w:r>
            <w:r w:rsidRPr="00D135DD">
              <w:rPr>
                <w:rFonts w:ascii="Times New Roman" w:hAnsi="Times New Roman" w:hint="eastAsia"/>
              </w:rPr>
              <w:t>JavaScript</w:t>
            </w:r>
            <w:r w:rsidRPr="00D135DD">
              <w:rPr>
                <w:rFonts w:ascii="Times New Roman" w:hAnsi="Times New Roman" w:hint="eastAsia"/>
              </w:rPr>
              <w:t>文件进行混淆</w:t>
            </w:r>
          </w:p>
        </w:tc>
        <w:tc>
          <w:tcPr>
            <w:tcW w:w="1920" w:type="dxa"/>
            <w:vAlign w:val="center"/>
          </w:tcPr>
          <w:p w14:paraId="620B61E9" w14:textId="77777777" w:rsidR="00C67A94" w:rsidRPr="00D135DD" w:rsidRDefault="00C67A94" w:rsidP="00E72285">
            <w:pPr>
              <w:pStyle w:val="ab"/>
              <w:widowControl/>
              <w:ind w:firstLine="420"/>
              <w:rPr>
                <w:rFonts w:ascii="Times New Roman" w:hAnsi="Times New Roman"/>
              </w:rPr>
            </w:pPr>
            <w:r w:rsidRPr="00D135DD">
              <w:rPr>
                <w:rFonts w:ascii="Times New Roman" w:hAnsi="Times New Roman" w:hint="eastAsia"/>
              </w:rPr>
              <w:t>混淆后的</w:t>
            </w:r>
            <w:r w:rsidRPr="00D135DD">
              <w:rPr>
                <w:rFonts w:ascii="Times New Roman" w:hAnsi="Times New Roman" w:hint="eastAsia"/>
              </w:rPr>
              <w:t>JavaScript</w:t>
            </w:r>
            <w:r w:rsidRPr="00D135DD">
              <w:rPr>
                <w:rFonts w:ascii="Times New Roman" w:hAnsi="Times New Roman" w:hint="eastAsia"/>
              </w:rPr>
              <w:t>文件</w:t>
            </w:r>
          </w:p>
        </w:tc>
      </w:tr>
    </w:tbl>
    <w:p w14:paraId="55CCC4CF" w14:textId="77777777" w:rsidR="00C67A94" w:rsidRPr="00D135DD" w:rsidRDefault="00C67A94" w:rsidP="00E72285">
      <w:pPr>
        <w:pStyle w:val="ab"/>
        <w:ind w:firstLine="420"/>
        <w:rPr>
          <w:rFonts w:ascii="Times New Roman" w:hAnsi="Times New Roman"/>
        </w:rPr>
      </w:pPr>
    </w:p>
    <w:p w14:paraId="2BA71F1A" w14:textId="77777777" w:rsidR="00C67A94" w:rsidRPr="00E72285" w:rsidRDefault="00C67A94" w:rsidP="00E72285">
      <w:pPr>
        <w:pStyle w:val="ab"/>
        <w:ind w:firstLine="420"/>
        <w:rPr>
          <w:rFonts w:ascii="Times New Roman" w:hAnsi="Times New Roman"/>
        </w:rPr>
      </w:pPr>
      <w:r w:rsidRPr="00E72285">
        <w:rPr>
          <w:rFonts w:ascii="Times New Roman" w:hAnsi="Times New Roman"/>
        </w:rPr>
        <w:t xml:space="preserve">3.2 </w:t>
      </w:r>
      <w:r w:rsidRPr="00E72285">
        <w:rPr>
          <w:rFonts w:ascii="Times New Roman" w:hAnsi="Times New Roman" w:hint="eastAsia"/>
        </w:rPr>
        <w:t>对性能的规定</w:t>
      </w:r>
    </w:p>
    <w:p w14:paraId="4561037C"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3.2.1</w:t>
      </w:r>
      <w:r w:rsidRPr="00D135DD">
        <w:rPr>
          <w:rFonts w:ascii="Times New Roman" w:hAnsi="Times New Roman" w:hint="eastAsia"/>
        </w:rPr>
        <w:t>精度</w:t>
      </w:r>
    </w:p>
    <w:tbl>
      <w:tblPr>
        <w:tblStyle w:val="ae"/>
        <w:tblW w:w="0" w:type="auto"/>
        <w:tblLayout w:type="fixed"/>
        <w:tblLook w:val="0000" w:firstRow="0" w:lastRow="0" w:firstColumn="0" w:lastColumn="0" w:noHBand="0" w:noVBand="0"/>
      </w:tblPr>
      <w:tblGrid>
        <w:gridCol w:w="2719"/>
        <w:gridCol w:w="3350"/>
        <w:gridCol w:w="2450"/>
      </w:tblGrid>
      <w:tr w:rsidR="00C67A94" w:rsidRPr="00C37E70" w14:paraId="7C200132" w14:textId="77777777" w:rsidTr="00B76258">
        <w:tc>
          <w:tcPr>
            <w:tcW w:w="2719" w:type="dxa"/>
            <w:vAlign w:val="center"/>
          </w:tcPr>
          <w:p w14:paraId="35CF7A20" w14:textId="77777777" w:rsidR="00C67A94" w:rsidRPr="00D135DD" w:rsidRDefault="00C67A94" w:rsidP="00E72285">
            <w:pPr>
              <w:pStyle w:val="ab"/>
              <w:widowControl/>
              <w:ind w:firstLine="420"/>
              <w:rPr>
                <w:rFonts w:ascii="Times New Roman" w:hAnsi="Times New Roman"/>
              </w:rPr>
            </w:pPr>
            <w:r w:rsidRPr="00D135DD">
              <w:rPr>
                <w:rFonts w:ascii="Times New Roman" w:hAnsi="Times New Roman" w:hint="eastAsia"/>
              </w:rPr>
              <w:t>功能</w:t>
            </w:r>
          </w:p>
        </w:tc>
        <w:tc>
          <w:tcPr>
            <w:tcW w:w="3350" w:type="dxa"/>
            <w:vAlign w:val="center"/>
          </w:tcPr>
          <w:p w14:paraId="738CDB70" w14:textId="77777777" w:rsidR="00C67A94" w:rsidRPr="00D135DD" w:rsidRDefault="00C67A94" w:rsidP="00E72285">
            <w:pPr>
              <w:pStyle w:val="ab"/>
              <w:widowControl/>
              <w:ind w:firstLine="420"/>
              <w:rPr>
                <w:rFonts w:ascii="Times New Roman" w:hAnsi="Times New Roman"/>
              </w:rPr>
            </w:pPr>
            <w:r w:rsidRPr="00D135DD">
              <w:rPr>
                <w:rFonts w:ascii="Times New Roman" w:hAnsi="Times New Roman" w:hint="eastAsia"/>
              </w:rPr>
              <w:t>输入</w:t>
            </w:r>
          </w:p>
        </w:tc>
        <w:tc>
          <w:tcPr>
            <w:tcW w:w="2450" w:type="dxa"/>
            <w:vAlign w:val="center"/>
          </w:tcPr>
          <w:p w14:paraId="7DCB5244" w14:textId="77777777" w:rsidR="00C67A94" w:rsidRPr="00D135DD" w:rsidRDefault="00C67A94" w:rsidP="00E72285">
            <w:pPr>
              <w:pStyle w:val="ab"/>
              <w:widowControl/>
              <w:ind w:firstLine="420"/>
              <w:rPr>
                <w:rFonts w:ascii="Times New Roman" w:hAnsi="Times New Roman"/>
              </w:rPr>
            </w:pPr>
            <w:r w:rsidRPr="00D135DD">
              <w:rPr>
                <w:rFonts w:ascii="Times New Roman" w:hAnsi="Times New Roman" w:hint="eastAsia"/>
              </w:rPr>
              <w:t>输出</w:t>
            </w:r>
          </w:p>
        </w:tc>
      </w:tr>
      <w:tr w:rsidR="00C67A94" w:rsidRPr="00C37E70" w14:paraId="03BFC311" w14:textId="77777777" w:rsidTr="00B76258">
        <w:tc>
          <w:tcPr>
            <w:tcW w:w="2719" w:type="dxa"/>
            <w:vAlign w:val="center"/>
          </w:tcPr>
          <w:p w14:paraId="72DADD29" w14:textId="77777777" w:rsidR="00C67A94" w:rsidRPr="00D135DD" w:rsidRDefault="00C67A94" w:rsidP="00E72285">
            <w:pPr>
              <w:pStyle w:val="ab"/>
              <w:widowControl/>
              <w:ind w:firstLine="420"/>
              <w:rPr>
                <w:rFonts w:ascii="Times New Roman" w:hAnsi="Times New Roman"/>
              </w:rPr>
            </w:pPr>
            <w:r w:rsidRPr="00D135DD">
              <w:rPr>
                <w:rFonts w:ascii="Times New Roman" w:hAnsi="Times New Roman" w:hint="eastAsia"/>
              </w:rPr>
              <w:t>客户端动态</w:t>
            </w:r>
            <w:r w:rsidRPr="00D135DD">
              <w:rPr>
                <w:rFonts w:ascii="Times New Roman" w:hAnsi="Times New Roman" w:hint="eastAsia"/>
              </w:rPr>
              <w:t>ID</w:t>
            </w:r>
            <w:r w:rsidRPr="00D135DD">
              <w:rPr>
                <w:rFonts w:ascii="Times New Roman" w:hAnsi="Times New Roman" w:hint="eastAsia"/>
              </w:rPr>
              <w:t>生成算法</w:t>
            </w:r>
          </w:p>
        </w:tc>
        <w:tc>
          <w:tcPr>
            <w:tcW w:w="3350" w:type="dxa"/>
            <w:vAlign w:val="center"/>
          </w:tcPr>
          <w:p w14:paraId="516373CA" w14:textId="77777777" w:rsidR="00C67A94" w:rsidRPr="00D135DD" w:rsidRDefault="00C67A94" w:rsidP="00E72285">
            <w:pPr>
              <w:pStyle w:val="ab"/>
              <w:widowControl/>
              <w:ind w:firstLine="420"/>
              <w:rPr>
                <w:rFonts w:ascii="Times New Roman" w:hAnsi="Times New Roman"/>
              </w:rPr>
            </w:pPr>
            <w:r w:rsidRPr="00D135DD">
              <w:rPr>
                <w:rFonts w:ascii="Times New Roman" w:hAnsi="Times New Roman" w:hint="eastAsia"/>
              </w:rPr>
              <w:t>完整、正确的用户请求链接</w:t>
            </w:r>
          </w:p>
        </w:tc>
        <w:tc>
          <w:tcPr>
            <w:tcW w:w="2450" w:type="dxa"/>
            <w:vAlign w:val="center"/>
          </w:tcPr>
          <w:p w14:paraId="6F5DFCFF" w14:textId="77777777" w:rsidR="00C67A94" w:rsidRPr="00D135DD" w:rsidRDefault="00C67A94" w:rsidP="00E72285">
            <w:pPr>
              <w:pStyle w:val="ab"/>
              <w:widowControl/>
              <w:ind w:firstLine="420"/>
              <w:rPr>
                <w:rFonts w:ascii="Times New Roman" w:hAnsi="Times New Roman"/>
              </w:rPr>
            </w:pPr>
            <w:r w:rsidRPr="00D135DD">
              <w:rPr>
                <w:rFonts w:ascii="Times New Roman" w:hAnsi="Times New Roman" w:hint="eastAsia"/>
              </w:rPr>
              <w:t>完整、正确的改装后的请求链接</w:t>
            </w:r>
          </w:p>
        </w:tc>
      </w:tr>
      <w:tr w:rsidR="00C67A94" w:rsidRPr="00C37E70" w14:paraId="6027C77A" w14:textId="77777777" w:rsidTr="00B76258">
        <w:tc>
          <w:tcPr>
            <w:tcW w:w="2719" w:type="dxa"/>
            <w:vAlign w:val="center"/>
          </w:tcPr>
          <w:p w14:paraId="6EAB2389" w14:textId="77777777" w:rsidR="00C67A94" w:rsidRPr="00D135DD" w:rsidRDefault="00C67A94" w:rsidP="00E72285">
            <w:pPr>
              <w:pStyle w:val="ab"/>
              <w:widowControl/>
              <w:ind w:firstLine="420"/>
              <w:rPr>
                <w:rFonts w:ascii="Times New Roman" w:hAnsi="Times New Roman"/>
              </w:rPr>
            </w:pPr>
            <w:r w:rsidRPr="00D135DD">
              <w:rPr>
                <w:rFonts w:ascii="Times New Roman" w:hAnsi="Times New Roman" w:hint="eastAsia"/>
              </w:rPr>
              <w:t>服务器端动态</w:t>
            </w:r>
            <w:r w:rsidRPr="00D135DD">
              <w:rPr>
                <w:rFonts w:ascii="Times New Roman" w:hAnsi="Times New Roman" w:hint="eastAsia"/>
              </w:rPr>
              <w:t>ID</w:t>
            </w:r>
            <w:r w:rsidRPr="00D135DD">
              <w:rPr>
                <w:rFonts w:ascii="Times New Roman" w:hAnsi="Times New Roman" w:hint="eastAsia"/>
              </w:rPr>
              <w:t>匹配算法</w:t>
            </w:r>
          </w:p>
        </w:tc>
        <w:tc>
          <w:tcPr>
            <w:tcW w:w="3350" w:type="dxa"/>
            <w:vAlign w:val="center"/>
          </w:tcPr>
          <w:p w14:paraId="367F4019" w14:textId="77777777" w:rsidR="00C67A94" w:rsidRPr="00D135DD" w:rsidRDefault="00C67A94" w:rsidP="00E72285">
            <w:pPr>
              <w:pStyle w:val="ab"/>
              <w:widowControl/>
              <w:ind w:firstLine="420"/>
              <w:rPr>
                <w:rFonts w:ascii="Times New Roman" w:hAnsi="Times New Roman"/>
              </w:rPr>
            </w:pPr>
            <w:r w:rsidRPr="00D135DD">
              <w:rPr>
                <w:rFonts w:ascii="Times New Roman" w:hAnsi="Times New Roman" w:hint="eastAsia"/>
              </w:rPr>
              <w:t>完整、正确的改装后的请求链接</w:t>
            </w:r>
          </w:p>
        </w:tc>
        <w:tc>
          <w:tcPr>
            <w:tcW w:w="2450" w:type="dxa"/>
            <w:vAlign w:val="center"/>
          </w:tcPr>
          <w:p w14:paraId="4ACAC657" w14:textId="77777777" w:rsidR="00C67A94" w:rsidRPr="00D135DD" w:rsidRDefault="00C67A94" w:rsidP="00E72285">
            <w:pPr>
              <w:pStyle w:val="ab"/>
              <w:widowControl/>
              <w:ind w:firstLine="420"/>
              <w:rPr>
                <w:rFonts w:ascii="Times New Roman" w:hAnsi="Times New Roman"/>
              </w:rPr>
            </w:pPr>
            <w:r w:rsidRPr="00D135DD">
              <w:rPr>
                <w:rFonts w:ascii="Times New Roman" w:hAnsi="Times New Roman" w:hint="eastAsia"/>
              </w:rPr>
              <w:t>匹配结果</w:t>
            </w:r>
          </w:p>
        </w:tc>
      </w:tr>
      <w:tr w:rsidR="00C67A94" w:rsidRPr="00C37E70" w14:paraId="4BCB46C4" w14:textId="77777777" w:rsidTr="00B76258">
        <w:tc>
          <w:tcPr>
            <w:tcW w:w="2719" w:type="dxa"/>
            <w:vAlign w:val="center"/>
          </w:tcPr>
          <w:p w14:paraId="711C8549" w14:textId="77777777" w:rsidR="00C67A94" w:rsidRPr="00D135DD" w:rsidRDefault="00C67A94" w:rsidP="00E72285">
            <w:pPr>
              <w:pStyle w:val="ab"/>
              <w:widowControl/>
              <w:ind w:firstLine="420"/>
              <w:rPr>
                <w:rFonts w:ascii="Times New Roman" w:hAnsi="Times New Roman"/>
              </w:rPr>
            </w:pPr>
            <w:r w:rsidRPr="00D135DD">
              <w:rPr>
                <w:rFonts w:ascii="Times New Roman" w:hAnsi="Times New Roman" w:hint="eastAsia"/>
              </w:rPr>
              <w:t>JavaScript</w:t>
            </w:r>
            <w:r w:rsidRPr="00D135DD">
              <w:rPr>
                <w:rFonts w:ascii="Times New Roman" w:hAnsi="Times New Roman" w:hint="eastAsia"/>
              </w:rPr>
              <w:t>代码混淆</w:t>
            </w:r>
          </w:p>
        </w:tc>
        <w:tc>
          <w:tcPr>
            <w:tcW w:w="3350" w:type="dxa"/>
            <w:vAlign w:val="center"/>
          </w:tcPr>
          <w:p w14:paraId="6E3225EC" w14:textId="77777777" w:rsidR="00C67A94" w:rsidRPr="00D135DD" w:rsidRDefault="00C67A94" w:rsidP="00E72285">
            <w:pPr>
              <w:pStyle w:val="ab"/>
              <w:widowControl/>
              <w:ind w:firstLine="420"/>
              <w:rPr>
                <w:rFonts w:ascii="Times New Roman" w:hAnsi="Times New Roman"/>
              </w:rPr>
            </w:pPr>
            <w:r w:rsidRPr="00D135DD">
              <w:rPr>
                <w:rFonts w:ascii="Times New Roman" w:hAnsi="Times New Roman" w:hint="eastAsia"/>
              </w:rPr>
              <w:t>用户请求页面中携带的</w:t>
            </w:r>
            <w:r w:rsidRPr="00D135DD">
              <w:rPr>
                <w:rFonts w:ascii="Times New Roman" w:hAnsi="Times New Roman" w:hint="eastAsia"/>
              </w:rPr>
              <w:t>JavaScript</w:t>
            </w:r>
            <w:r w:rsidRPr="00D135DD">
              <w:rPr>
                <w:rFonts w:ascii="Times New Roman" w:hAnsi="Times New Roman" w:hint="eastAsia"/>
              </w:rPr>
              <w:t>文件字符串流</w:t>
            </w:r>
          </w:p>
        </w:tc>
        <w:tc>
          <w:tcPr>
            <w:tcW w:w="2450" w:type="dxa"/>
            <w:vAlign w:val="center"/>
          </w:tcPr>
          <w:p w14:paraId="14E5B7DD" w14:textId="77777777" w:rsidR="00C67A94" w:rsidRPr="00D135DD" w:rsidRDefault="00C67A94" w:rsidP="00E72285">
            <w:pPr>
              <w:pStyle w:val="ab"/>
              <w:widowControl/>
              <w:ind w:firstLine="420"/>
              <w:rPr>
                <w:rFonts w:ascii="Times New Roman" w:hAnsi="Times New Roman"/>
              </w:rPr>
            </w:pPr>
            <w:r w:rsidRPr="00D135DD">
              <w:rPr>
                <w:rFonts w:ascii="Times New Roman" w:hAnsi="Times New Roman" w:hint="eastAsia"/>
              </w:rPr>
              <w:t>混淆后的</w:t>
            </w:r>
            <w:r w:rsidRPr="00D135DD">
              <w:rPr>
                <w:rFonts w:ascii="Times New Roman" w:hAnsi="Times New Roman" w:hint="eastAsia"/>
              </w:rPr>
              <w:t>JavaScript</w:t>
            </w:r>
            <w:r w:rsidRPr="00D135DD">
              <w:rPr>
                <w:rFonts w:ascii="Times New Roman" w:hAnsi="Times New Roman" w:hint="eastAsia"/>
              </w:rPr>
              <w:t>文件字符串流</w:t>
            </w:r>
          </w:p>
        </w:tc>
      </w:tr>
    </w:tbl>
    <w:p w14:paraId="5066B0DB" w14:textId="77777777" w:rsidR="00C67A94" w:rsidRPr="00D135DD" w:rsidRDefault="00C67A94" w:rsidP="00C67A94">
      <w:pPr>
        <w:pStyle w:val="ab"/>
        <w:ind w:firstLine="420"/>
        <w:rPr>
          <w:rFonts w:ascii="Times New Roman" w:hAnsi="Times New Roman"/>
        </w:rPr>
      </w:pPr>
    </w:p>
    <w:p w14:paraId="0E9BB1BB" w14:textId="77777777" w:rsidR="00C67A94" w:rsidRPr="00D135DD" w:rsidRDefault="00C67A94" w:rsidP="00C67A94">
      <w:pPr>
        <w:pStyle w:val="ab"/>
        <w:ind w:firstLine="420"/>
        <w:rPr>
          <w:rFonts w:ascii="Times New Roman" w:hAnsi="Times New Roman"/>
        </w:rPr>
      </w:pPr>
      <w:r w:rsidRPr="00D135DD">
        <w:rPr>
          <w:rFonts w:ascii="Times New Roman" w:hAnsi="Times New Roman" w:hint="eastAsia"/>
        </w:rPr>
        <w:t>3</w:t>
      </w:r>
      <w:r w:rsidRPr="00D135DD">
        <w:rPr>
          <w:rFonts w:ascii="Times New Roman" w:hAnsi="Times New Roman"/>
        </w:rPr>
        <w:t>.</w:t>
      </w:r>
      <w:r w:rsidRPr="00D135DD">
        <w:rPr>
          <w:rFonts w:ascii="Times New Roman" w:hAnsi="Times New Roman" w:hint="eastAsia"/>
        </w:rPr>
        <w:t>2</w:t>
      </w:r>
      <w:r w:rsidRPr="00D135DD">
        <w:rPr>
          <w:rFonts w:ascii="Times New Roman" w:hAnsi="Times New Roman"/>
        </w:rPr>
        <w:t>.</w:t>
      </w:r>
      <w:r w:rsidRPr="00D135DD">
        <w:rPr>
          <w:rFonts w:ascii="Times New Roman" w:hAnsi="Times New Roman" w:hint="eastAsia"/>
        </w:rPr>
        <w:t>2</w:t>
      </w:r>
      <w:r w:rsidRPr="00D135DD">
        <w:rPr>
          <w:rFonts w:ascii="Times New Roman" w:hAnsi="Times New Roman" w:hint="eastAsia"/>
        </w:rPr>
        <w:t>时间特性要求</w:t>
      </w:r>
    </w:p>
    <w:p w14:paraId="05FE0331" w14:textId="77777777" w:rsidR="00C67A94" w:rsidRPr="00D135DD" w:rsidRDefault="00C67A94" w:rsidP="00E72285">
      <w:pPr>
        <w:pStyle w:val="ab"/>
        <w:ind w:firstLine="420"/>
        <w:rPr>
          <w:rFonts w:ascii="Times New Roman" w:hAnsi="Times New Roman"/>
        </w:rPr>
      </w:pPr>
      <w:r w:rsidRPr="00D135DD">
        <w:rPr>
          <w:rFonts w:ascii="Times New Roman" w:hAnsi="Times New Roman"/>
        </w:rPr>
        <w:t xml:space="preserve">    </w:t>
      </w:r>
      <w:r w:rsidRPr="00D135DD">
        <w:rPr>
          <w:rFonts w:ascii="Times New Roman" w:hAnsi="Times New Roman" w:hint="eastAsia"/>
        </w:rPr>
        <w:t>要求最小化对用户的体验感的影响。其他可由</w:t>
      </w:r>
      <w:r w:rsidRPr="00D135DD">
        <w:rPr>
          <w:rFonts w:ascii="Times New Roman" w:hAnsi="Times New Roman" w:hint="eastAsia"/>
        </w:rPr>
        <w:t>Nginx</w:t>
      </w:r>
      <w:r w:rsidRPr="00D135DD">
        <w:rPr>
          <w:rFonts w:ascii="Times New Roman" w:hAnsi="Times New Roman" w:hint="eastAsia"/>
        </w:rPr>
        <w:t>的高性能特性补充。</w:t>
      </w:r>
    </w:p>
    <w:p w14:paraId="7CCD2160"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3</w:t>
      </w:r>
      <w:r w:rsidRPr="00D135DD">
        <w:rPr>
          <w:rFonts w:ascii="Times New Roman" w:hAnsi="Times New Roman"/>
        </w:rPr>
        <w:t>.</w:t>
      </w:r>
      <w:r w:rsidRPr="00D135DD">
        <w:rPr>
          <w:rFonts w:ascii="Times New Roman" w:hAnsi="Times New Roman" w:hint="eastAsia"/>
        </w:rPr>
        <w:t>2</w:t>
      </w:r>
      <w:r w:rsidRPr="00D135DD">
        <w:rPr>
          <w:rFonts w:ascii="Times New Roman" w:hAnsi="Times New Roman"/>
        </w:rPr>
        <w:t>.</w:t>
      </w:r>
      <w:r w:rsidRPr="00D135DD">
        <w:rPr>
          <w:rFonts w:ascii="Times New Roman" w:hAnsi="Times New Roman" w:hint="eastAsia"/>
        </w:rPr>
        <w:t>3</w:t>
      </w:r>
      <w:r w:rsidRPr="00D135DD">
        <w:rPr>
          <w:rFonts w:ascii="Times New Roman" w:hAnsi="Times New Roman" w:hint="eastAsia"/>
        </w:rPr>
        <w:t>灵活性</w:t>
      </w:r>
    </w:p>
    <w:p w14:paraId="64865104"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当需求需要增添新的功能模块时，该系统可在第三方模块中继续加入新的功能模块。</w:t>
      </w:r>
    </w:p>
    <w:p w14:paraId="0FDEEB16" w14:textId="77777777" w:rsidR="00C67A94" w:rsidRPr="00D135DD" w:rsidRDefault="00C67A94" w:rsidP="00E72285">
      <w:pPr>
        <w:pStyle w:val="ab"/>
        <w:ind w:firstLine="420"/>
        <w:rPr>
          <w:rFonts w:ascii="Times New Roman" w:hAnsi="Times New Roman"/>
        </w:rPr>
      </w:pPr>
    </w:p>
    <w:p w14:paraId="75ED5C4B" w14:textId="77777777" w:rsidR="00C67A94" w:rsidRPr="00E72285" w:rsidRDefault="00C67A94" w:rsidP="00C67A94">
      <w:pPr>
        <w:pStyle w:val="ab"/>
        <w:ind w:firstLine="420"/>
        <w:rPr>
          <w:rFonts w:ascii="Times New Roman" w:hAnsi="Times New Roman"/>
        </w:rPr>
      </w:pPr>
      <w:r w:rsidRPr="00E72285">
        <w:rPr>
          <w:rFonts w:ascii="Times New Roman" w:hAnsi="Times New Roman"/>
        </w:rPr>
        <w:t>3.3</w:t>
      </w:r>
      <w:r w:rsidRPr="00E72285">
        <w:rPr>
          <w:rFonts w:ascii="Times New Roman" w:hAnsi="Times New Roman" w:hint="eastAsia"/>
        </w:rPr>
        <w:t>输入输出要求</w:t>
      </w:r>
    </w:p>
    <w:p w14:paraId="2DFA9704" w14:textId="77777777" w:rsidR="00C67A94" w:rsidRPr="00D135DD" w:rsidRDefault="00C67A94" w:rsidP="00C67A94">
      <w:pPr>
        <w:pStyle w:val="ab"/>
        <w:ind w:firstLine="420"/>
        <w:rPr>
          <w:rFonts w:ascii="Times New Roman" w:hAnsi="Times New Roman"/>
        </w:rPr>
      </w:pPr>
    </w:p>
    <w:tbl>
      <w:tblPr>
        <w:tblStyle w:val="ae"/>
        <w:tblW w:w="0" w:type="auto"/>
        <w:tblLayout w:type="fixed"/>
        <w:tblLook w:val="0000" w:firstRow="0" w:lastRow="0" w:firstColumn="0" w:lastColumn="0" w:noHBand="0" w:noVBand="0"/>
      </w:tblPr>
      <w:tblGrid>
        <w:gridCol w:w="2719"/>
        <w:gridCol w:w="3350"/>
        <w:gridCol w:w="2450"/>
      </w:tblGrid>
      <w:tr w:rsidR="00C67A94" w:rsidRPr="00C37E70" w14:paraId="58C35184" w14:textId="77777777" w:rsidTr="00B76258">
        <w:tc>
          <w:tcPr>
            <w:tcW w:w="2719" w:type="dxa"/>
            <w:vAlign w:val="center"/>
          </w:tcPr>
          <w:p w14:paraId="01805258" w14:textId="77777777" w:rsidR="00C67A94" w:rsidRPr="00D135DD" w:rsidRDefault="00C67A94" w:rsidP="00E72285">
            <w:pPr>
              <w:pStyle w:val="ab"/>
              <w:widowControl/>
              <w:ind w:firstLine="420"/>
              <w:rPr>
                <w:rFonts w:ascii="Times New Roman" w:hAnsi="Times New Roman"/>
              </w:rPr>
            </w:pPr>
            <w:r w:rsidRPr="00D135DD">
              <w:rPr>
                <w:rFonts w:ascii="Times New Roman" w:hAnsi="Times New Roman" w:hint="eastAsia"/>
              </w:rPr>
              <w:t>功能</w:t>
            </w:r>
          </w:p>
        </w:tc>
        <w:tc>
          <w:tcPr>
            <w:tcW w:w="3350" w:type="dxa"/>
            <w:vAlign w:val="center"/>
          </w:tcPr>
          <w:p w14:paraId="32E39DEF" w14:textId="77777777" w:rsidR="00C67A94" w:rsidRPr="00D135DD" w:rsidRDefault="00C67A94" w:rsidP="00E72285">
            <w:pPr>
              <w:pStyle w:val="ab"/>
              <w:widowControl/>
              <w:ind w:firstLine="420"/>
              <w:rPr>
                <w:rFonts w:ascii="Times New Roman" w:hAnsi="Times New Roman"/>
              </w:rPr>
            </w:pPr>
            <w:r w:rsidRPr="00D135DD">
              <w:rPr>
                <w:rFonts w:ascii="Times New Roman" w:hAnsi="Times New Roman" w:hint="eastAsia"/>
              </w:rPr>
              <w:t>输入</w:t>
            </w:r>
          </w:p>
        </w:tc>
        <w:tc>
          <w:tcPr>
            <w:tcW w:w="2450" w:type="dxa"/>
            <w:vAlign w:val="center"/>
          </w:tcPr>
          <w:p w14:paraId="612EBADB" w14:textId="77777777" w:rsidR="00C67A94" w:rsidRPr="00D135DD" w:rsidRDefault="00C67A94" w:rsidP="00E72285">
            <w:pPr>
              <w:pStyle w:val="ab"/>
              <w:widowControl/>
              <w:ind w:firstLine="420"/>
              <w:rPr>
                <w:rFonts w:ascii="Times New Roman" w:hAnsi="Times New Roman"/>
              </w:rPr>
            </w:pPr>
            <w:r w:rsidRPr="00D135DD">
              <w:rPr>
                <w:rFonts w:ascii="Times New Roman" w:hAnsi="Times New Roman" w:hint="eastAsia"/>
              </w:rPr>
              <w:t>输出</w:t>
            </w:r>
          </w:p>
        </w:tc>
      </w:tr>
      <w:tr w:rsidR="00C67A94" w:rsidRPr="00C37E70" w14:paraId="47393372" w14:textId="77777777" w:rsidTr="00B76258">
        <w:tc>
          <w:tcPr>
            <w:tcW w:w="2719" w:type="dxa"/>
            <w:vAlign w:val="center"/>
          </w:tcPr>
          <w:p w14:paraId="581B10F7" w14:textId="77777777" w:rsidR="00C67A94" w:rsidRPr="00D135DD" w:rsidRDefault="00C67A94" w:rsidP="00E72285">
            <w:pPr>
              <w:pStyle w:val="ab"/>
              <w:widowControl/>
              <w:ind w:firstLine="420"/>
              <w:rPr>
                <w:rFonts w:ascii="Times New Roman" w:hAnsi="Times New Roman"/>
              </w:rPr>
            </w:pPr>
            <w:r w:rsidRPr="00D135DD">
              <w:rPr>
                <w:rFonts w:ascii="Times New Roman" w:hAnsi="Times New Roman" w:hint="eastAsia"/>
              </w:rPr>
              <w:t>客户端动态</w:t>
            </w:r>
            <w:r w:rsidRPr="00D135DD">
              <w:rPr>
                <w:rFonts w:ascii="Times New Roman" w:hAnsi="Times New Roman" w:hint="eastAsia"/>
              </w:rPr>
              <w:t>ID</w:t>
            </w:r>
            <w:r w:rsidRPr="00D135DD">
              <w:rPr>
                <w:rFonts w:ascii="Times New Roman" w:hAnsi="Times New Roman" w:hint="eastAsia"/>
              </w:rPr>
              <w:t>生成算法</w:t>
            </w:r>
          </w:p>
        </w:tc>
        <w:tc>
          <w:tcPr>
            <w:tcW w:w="3350" w:type="dxa"/>
            <w:vAlign w:val="center"/>
          </w:tcPr>
          <w:p w14:paraId="2166AFAB" w14:textId="77777777" w:rsidR="00C67A94" w:rsidRPr="00D135DD" w:rsidRDefault="00C67A94" w:rsidP="00E72285">
            <w:pPr>
              <w:pStyle w:val="ab"/>
              <w:widowControl/>
              <w:ind w:firstLine="420"/>
              <w:rPr>
                <w:rFonts w:ascii="Times New Roman" w:hAnsi="Times New Roman"/>
              </w:rPr>
            </w:pPr>
            <w:r w:rsidRPr="00D135DD">
              <w:rPr>
                <w:rFonts w:ascii="Times New Roman" w:hAnsi="Times New Roman" w:hint="eastAsia"/>
              </w:rPr>
              <w:t>完整、正确的用户请求链接</w:t>
            </w:r>
          </w:p>
        </w:tc>
        <w:tc>
          <w:tcPr>
            <w:tcW w:w="2450" w:type="dxa"/>
            <w:vAlign w:val="center"/>
          </w:tcPr>
          <w:p w14:paraId="7B6E0816" w14:textId="77777777" w:rsidR="00C67A94" w:rsidRPr="00D135DD" w:rsidRDefault="00C67A94" w:rsidP="00E72285">
            <w:pPr>
              <w:pStyle w:val="ab"/>
              <w:widowControl/>
              <w:ind w:firstLine="420"/>
              <w:rPr>
                <w:rFonts w:ascii="Times New Roman" w:hAnsi="Times New Roman"/>
              </w:rPr>
            </w:pPr>
            <w:r w:rsidRPr="00D135DD">
              <w:rPr>
                <w:rFonts w:ascii="Times New Roman" w:hAnsi="Times New Roman" w:hint="eastAsia"/>
              </w:rPr>
              <w:t>完整、正确的改装后的请求链接</w:t>
            </w:r>
          </w:p>
        </w:tc>
      </w:tr>
      <w:tr w:rsidR="00C67A94" w:rsidRPr="00C37E70" w14:paraId="5A4BF008" w14:textId="77777777" w:rsidTr="00B76258">
        <w:tc>
          <w:tcPr>
            <w:tcW w:w="2719" w:type="dxa"/>
            <w:vAlign w:val="center"/>
          </w:tcPr>
          <w:p w14:paraId="78777533" w14:textId="77777777" w:rsidR="00C67A94" w:rsidRPr="00D135DD" w:rsidRDefault="00C67A94" w:rsidP="00E72285">
            <w:pPr>
              <w:pStyle w:val="ab"/>
              <w:widowControl/>
              <w:ind w:firstLine="420"/>
              <w:rPr>
                <w:rFonts w:ascii="Times New Roman" w:hAnsi="Times New Roman"/>
              </w:rPr>
            </w:pPr>
            <w:r w:rsidRPr="00D135DD">
              <w:rPr>
                <w:rFonts w:ascii="Times New Roman" w:hAnsi="Times New Roman" w:hint="eastAsia"/>
              </w:rPr>
              <w:t>服务器端动态</w:t>
            </w:r>
            <w:r w:rsidRPr="00D135DD">
              <w:rPr>
                <w:rFonts w:ascii="Times New Roman" w:hAnsi="Times New Roman" w:hint="eastAsia"/>
              </w:rPr>
              <w:t>ID</w:t>
            </w:r>
            <w:r w:rsidRPr="00D135DD">
              <w:rPr>
                <w:rFonts w:ascii="Times New Roman" w:hAnsi="Times New Roman" w:hint="eastAsia"/>
              </w:rPr>
              <w:t>匹配算法</w:t>
            </w:r>
          </w:p>
        </w:tc>
        <w:tc>
          <w:tcPr>
            <w:tcW w:w="3350" w:type="dxa"/>
            <w:vAlign w:val="center"/>
          </w:tcPr>
          <w:p w14:paraId="19D82F19" w14:textId="77777777" w:rsidR="00C67A94" w:rsidRPr="00D135DD" w:rsidRDefault="00C67A94" w:rsidP="00E72285">
            <w:pPr>
              <w:pStyle w:val="ab"/>
              <w:widowControl/>
              <w:ind w:firstLine="420"/>
              <w:rPr>
                <w:rFonts w:ascii="Times New Roman" w:hAnsi="Times New Roman"/>
              </w:rPr>
            </w:pPr>
            <w:r w:rsidRPr="00D135DD">
              <w:rPr>
                <w:rFonts w:ascii="Times New Roman" w:hAnsi="Times New Roman" w:hint="eastAsia"/>
              </w:rPr>
              <w:t>完整、正确的改装后的请求链接</w:t>
            </w:r>
          </w:p>
        </w:tc>
        <w:tc>
          <w:tcPr>
            <w:tcW w:w="2450" w:type="dxa"/>
            <w:vAlign w:val="center"/>
          </w:tcPr>
          <w:p w14:paraId="15939871" w14:textId="77777777" w:rsidR="00C67A94" w:rsidRPr="00D135DD" w:rsidRDefault="00C67A94" w:rsidP="00E72285">
            <w:pPr>
              <w:pStyle w:val="ab"/>
              <w:widowControl/>
              <w:ind w:firstLine="420"/>
              <w:rPr>
                <w:rFonts w:ascii="Times New Roman" w:hAnsi="Times New Roman"/>
              </w:rPr>
            </w:pPr>
            <w:r w:rsidRPr="00D135DD">
              <w:rPr>
                <w:rFonts w:ascii="Times New Roman" w:hAnsi="Times New Roman" w:hint="eastAsia"/>
              </w:rPr>
              <w:t>匹配结果</w:t>
            </w:r>
          </w:p>
        </w:tc>
      </w:tr>
      <w:tr w:rsidR="00C67A94" w:rsidRPr="00C37E70" w14:paraId="07DF7AD1" w14:textId="77777777" w:rsidTr="00B76258">
        <w:tc>
          <w:tcPr>
            <w:tcW w:w="2719" w:type="dxa"/>
            <w:vAlign w:val="center"/>
          </w:tcPr>
          <w:p w14:paraId="2E44399A" w14:textId="77777777" w:rsidR="00C67A94" w:rsidRPr="00D135DD" w:rsidRDefault="00C67A94" w:rsidP="00E72285">
            <w:pPr>
              <w:pStyle w:val="ab"/>
              <w:widowControl/>
              <w:ind w:firstLine="420"/>
              <w:rPr>
                <w:rFonts w:ascii="Times New Roman" w:hAnsi="Times New Roman"/>
              </w:rPr>
            </w:pPr>
            <w:r w:rsidRPr="00D135DD">
              <w:rPr>
                <w:rFonts w:ascii="Times New Roman" w:hAnsi="Times New Roman" w:hint="eastAsia"/>
              </w:rPr>
              <w:t>JavaScript</w:t>
            </w:r>
            <w:r w:rsidRPr="00D135DD">
              <w:rPr>
                <w:rFonts w:ascii="Times New Roman" w:hAnsi="Times New Roman" w:hint="eastAsia"/>
              </w:rPr>
              <w:t>代码混淆</w:t>
            </w:r>
          </w:p>
        </w:tc>
        <w:tc>
          <w:tcPr>
            <w:tcW w:w="3350" w:type="dxa"/>
            <w:vAlign w:val="center"/>
          </w:tcPr>
          <w:p w14:paraId="0A62827E" w14:textId="77777777" w:rsidR="00C67A94" w:rsidRPr="00D135DD" w:rsidRDefault="00C67A94" w:rsidP="00E72285">
            <w:pPr>
              <w:pStyle w:val="ab"/>
              <w:widowControl/>
              <w:ind w:firstLine="420"/>
              <w:rPr>
                <w:rFonts w:ascii="Times New Roman" w:hAnsi="Times New Roman"/>
              </w:rPr>
            </w:pPr>
            <w:r w:rsidRPr="00D135DD">
              <w:rPr>
                <w:rFonts w:ascii="Times New Roman" w:hAnsi="Times New Roman" w:hint="eastAsia"/>
              </w:rPr>
              <w:t>用户请求页面中携带的</w:t>
            </w:r>
            <w:r w:rsidRPr="00D135DD">
              <w:rPr>
                <w:rFonts w:ascii="Times New Roman" w:hAnsi="Times New Roman" w:hint="eastAsia"/>
              </w:rPr>
              <w:t>JavaScript</w:t>
            </w:r>
            <w:r w:rsidRPr="00D135DD">
              <w:rPr>
                <w:rFonts w:ascii="Times New Roman" w:hAnsi="Times New Roman" w:hint="eastAsia"/>
              </w:rPr>
              <w:t>文件字符串流</w:t>
            </w:r>
          </w:p>
        </w:tc>
        <w:tc>
          <w:tcPr>
            <w:tcW w:w="2450" w:type="dxa"/>
            <w:vAlign w:val="center"/>
          </w:tcPr>
          <w:p w14:paraId="0034E26F" w14:textId="77777777" w:rsidR="00C67A94" w:rsidRPr="00D135DD" w:rsidRDefault="00C67A94" w:rsidP="00E72285">
            <w:pPr>
              <w:pStyle w:val="ab"/>
              <w:widowControl/>
              <w:ind w:firstLine="420"/>
              <w:rPr>
                <w:rFonts w:ascii="Times New Roman" w:hAnsi="Times New Roman"/>
              </w:rPr>
            </w:pPr>
            <w:r w:rsidRPr="00D135DD">
              <w:rPr>
                <w:rFonts w:ascii="Times New Roman" w:hAnsi="Times New Roman" w:hint="eastAsia"/>
              </w:rPr>
              <w:t>混淆后的</w:t>
            </w:r>
            <w:r w:rsidRPr="00D135DD">
              <w:rPr>
                <w:rFonts w:ascii="Times New Roman" w:hAnsi="Times New Roman" w:hint="eastAsia"/>
              </w:rPr>
              <w:t>JavaScript</w:t>
            </w:r>
            <w:r w:rsidRPr="00D135DD">
              <w:rPr>
                <w:rFonts w:ascii="Times New Roman" w:hAnsi="Times New Roman" w:hint="eastAsia"/>
              </w:rPr>
              <w:t>文件字符串流</w:t>
            </w:r>
          </w:p>
        </w:tc>
      </w:tr>
    </w:tbl>
    <w:p w14:paraId="23776A23" w14:textId="77777777" w:rsidR="00C67A94" w:rsidRPr="00D135DD" w:rsidRDefault="00C67A94" w:rsidP="00C67A94">
      <w:pPr>
        <w:pStyle w:val="ab"/>
        <w:ind w:firstLine="420"/>
        <w:rPr>
          <w:rFonts w:ascii="Times New Roman" w:hAnsi="Times New Roman"/>
        </w:rPr>
      </w:pPr>
    </w:p>
    <w:p w14:paraId="372F8A23" w14:textId="77777777" w:rsidR="00C67A94" w:rsidRPr="00E72285" w:rsidRDefault="00C67A94" w:rsidP="00E72285">
      <w:pPr>
        <w:pStyle w:val="ab"/>
        <w:ind w:firstLine="420"/>
        <w:rPr>
          <w:rFonts w:ascii="Times New Roman" w:hAnsi="Times New Roman"/>
        </w:rPr>
      </w:pPr>
      <w:r w:rsidRPr="00E72285">
        <w:rPr>
          <w:rFonts w:ascii="Times New Roman" w:hAnsi="Times New Roman" w:hint="eastAsia"/>
        </w:rPr>
        <w:t>范例</w:t>
      </w:r>
      <w:r w:rsidRPr="00E72285">
        <w:rPr>
          <w:rFonts w:ascii="Times New Roman" w:hAnsi="Times New Roman"/>
        </w:rPr>
        <w:t>1</w:t>
      </w:r>
      <w:r w:rsidRPr="00E72285">
        <w:rPr>
          <w:rFonts w:ascii="Times New Roman" w:hAnsi="Times New Roman" w:hint="eastAsia"/>
        </w:rPr>
        <w:t>：客户端动态</w:t>
      </w:r>
      <w:r w:rsidRPr="00E72285">
        <w:rPr>
          <w:rFonts w:ascii="Times New Roman" w:hAnsi="Times New Roman"/>
        </w:rPr>
        <w:t>ID</w:t>
      </w:r>
      <w:r w:rsidRPr="00E72285">
        <w:rPr>
          <w:rFonts w:ascii="Times New Roman" w:hAnsi="Times New Roman" w:hint="eastAsia"/>
        </w:rPr>
        <w:t>生成算法</w:t>
      </w:r>
    </w:p>
    <w:p w14:paraId="35D32B9B"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输入：</w:t>
      </w:r>
      <w:r w:rsidRPr="00D135DD">
        <w:rPr>
          <w:rFonts w:ascii="Times New Roman" w:hAnsi="Times New Roman" w:hint="eastAsia"/>
        </w:rPr>
        <w:t>http://fdinfo.scu.edu.cn/WFManager/login.jsp</w:t>
      </w:r>
    </w:p>
    <w:p w14:paraId="013CB506"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输出：</w:t>
      </w:r>
      <w:r w:rsidRPr="00D135DD">
        <w:rPr>
          <w:rFonts w:ascii="Times New Roman" w:hAnsi="Times New Roman" w:hint="eastAsia"/>
        </w:rPr>
        <w:t>http://fdinfo.scu.edu.cn/WFManager/login.jsp***ID</w:t>
      </w:r>
    </w:p>
    <w:p w14:paraId="10F9673F"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说明：</w:t>
      </w:r>
      <w:r w:rsidRPr="00D135DD">
        <w:rPr>
          <w:rFonts w:ascii="Times New Roman" w:hAnsi="Times New Roman" w:hint="eastAsia"/>
        </w:rPr>
        <w:t>***ID</w:t>
      </w:r>
      <w:r w:rsidRPr="00D135DD">
        <w:rPr>
          <w:rFonts w:ascii="Times New Roman" w:hAnsi="Times New Roman" w:hint="eastAsia"/>
        </w:rPr>
        <w:t>表示添加的</w:t>
      </w:r>
      <w:r w:rsidRPr="00D135DD">
        <w:rPr>
          <w:rFonts w:ascii="Times New Roman" w:hAnsi="Times New Roman" w:hint="eastAsia"/>
        </w:rPr>
        <w:t>ID</w:t>
      </w:r>
      <w:r w:rsidRPr="00D135DD">
        <w:rPr>
          <w:rFonts w:ascii="Times New Roman" w:hAnsi="Times New Roman" w:hint="eastAsia"/>
        </w:rPr>
        <w:t>元素</w:t>
      </w:r>
    </w:p>
    <w:p w14:paraId="4AFA9AFA" w14:textId="77777777" w:rsidR="00C67A94" w:rsidRPr="00E72285" w:rsidRDefault="00C67A94" w:rsidP="00E72285">
      <w:pPr>
        <w:pStyle w:val="ab"/>
        <w:ind w:firstLine="420"/>
        <w:rPr>
          <w:rFonts w:ascii="Times New Roman" w:hAnsi="Times New Roman"/>
        </w:rPr>
      </w:pPr>
      <w:r w:rsidRPr="00E72285">
        <w:rPr>
          <w:rFonts w:ascii="Times New Roman" w:hAnsi="Times New Roman" w:hint="eastAsia"/>
        </w:rPr>
        <w:t>范例</w:t>
      </w:r>
      <w:r w:rsidRPr="00E72285">
        <w:rPr>
          <w:rFonts w:ascii="Times New Roman" w:hAnsi="Times New Roman"/>
        </w:rPr>
        <w:t>2</w:t>
      </w:r>
      <w:r w:rsidRPr="00E72285">
        <w:rPr>
          <w:rFonts w:ascii="Times New Roman" w:hAnsi="Times New Roman" w:hint="eastAsia"/>
        </w:rPr>
        <w:t>：服务器端动态</w:t>
      </w:r>
      <w:r w:rsidRPr="00E72285">
        <w:rPr>
          <w:rFonts w:ascii="Times New Roman" w:hAnsi="Times New Roman"/>
        </w:rPr>
        <w:t>ID</w:t>
      </w:r>
      <w:r w:rsidRPr="00E72285">
        <w:rPr>
          <w:rFonts w:ascii="Times New Roman" w:hAnsi="Times New Roman" w:hint="eastAsia"/>
        </w:rPr>
        <w:t>匹配算法</w:t>
      </w:r>
    </w:p>
    <w:p w14:paraId="0B184BEB"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输入：</w:t>
      </w:r>
      <w:r w:rsidRPr="00D135DD">
        <w:rPr>
          <w:rFonts w:ascii="Times New Roman" w:hAnsi="Times New Roman" w:hint="eastAsia"/>
        </w:rPr>
        <w:t>http://fdinfo.scu.edu.cn/WFManager/login.jsp***ID</w:t>
      </w:r>
    </w:p>
    <w:p w14:paraId="3E251F22"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输出：人机验证页面或客户端所请求的经过混淆后完整的文件，包括</w:t>
      </w:r>
      <w:r w:rsidRPr="00D135DD">
        <w:rPr>
          <w:rFonts w:ascii="Times New Roman" w:hAnsi="Times New Roman" w:hint="eastAsia"/>
        </w:rPr>
        <w:t>html/css/javascript</w:t>
      </w:r>
      <w:r w:rsidRPr="00D135DD">
        <w:rPr>
          <w:rFonts w:ascii="Times New Roman" w:hAnsi="Times New Roman" w:hint="eastAsia"/>
        </w:rPr>
        <w:t>。</w:t>
      </w:r>
    </w:p>
    <w:p w14:paraId="31282E00" w14:textId="77777777" w:rsidR="00C67A94" w:rsidRPr="00E72285" w:rsidRDefault="00C67A94" w:rsidP="00E72285">
      <w:pPr>
        <w:pStyle w:val="ab"/>
        <w:ind w:firstLine="420"/>
        <w:rPr>
          <w:rFonts w:ascii="Times New Roman" w:hAnsi="Times New Roman"/>
        </w:rPr>
      </w:pPr>
      <w:r w:rsidRPr="00E72285">
        <w:rPr>
          <w:rFonts w:ascii="Times New Roman" w:hAnsi="Times New Roman" w:hint="eastAsia"/>
        </w:rPr>
        <w:t>范例</w:t>
      </w:r>
      <w:r w:rsidRPr="00E72285">
        <w:rPr>
          <w:rFonts w:ascii="Times New Roman" w:hAnsi="Times New Roman"/>
        </w:rPr>
        <w:t>3</w:t>
      </w:r>
      <w:r w:rsidRPr="00E72285">
        <w:rPr>
          <w:rFonts w:ascii="Times New Roman" w:hAnsi="Times New Roman" w:hint="eastAsia"/>
        </w:rPr>
        <w:t>：</w:t>
      </w:r>
      <w:r w:rsidRPr="00E72285">
        <w:rPr>
          <w:rFonts w:ascii="Times New Roman" w:hAnsi="Times New Roman"/>
        </w:rPr>
        <w:t>JavaScript</w:t>
      </w:r>
      <w:r w:rsidRPr="00E72285">
        <w:rPr>
          <w:rFonts w:ascii="Times New Roman" w:hAnsi="Times New Roman" w:hint="eastAsia"/>
        </w:rPr>
        <w:t>代码混淆</w:t>
      </w:r>
    </w:p>
    <w:p w14:paraId="6D7976E3"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输入：用户请求页面中携带的</w:t>
      </w:r>
      <w:r w:rsidRPr="00D135DD">
        <w:rPr>
          <w:rFonts w:ascii="Times New Roman" w:hAnsi="Times New Roman" w:hint="eastAsia"/>
        </w:rPr>
        <w:t>JavaScript</w:t>
      </w:r>
      <w:r w:rsidRPr="00D135DD">
        <w:rPr>
          <w:rFonts w:ascii="Times New Roman" w:hAnsi="Times New Roman" w:hint="eastAsia"/>
        </w:rPr>
        <w:t>文件字符串流</w:t>
      </w:r>
    </w:p>
    <w:p w14:paraId="67D2C7D7"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输出：混淆后的</w:t>
      </w:r>
      <w:r w:rsidRPr="00D135DD">
        <w:rPr>
          <w:rFonts w:ascii="Times New Roman" w:hAnsi="Times New Roman" w:hint="eastAsia"/>
        </w:rPr>
        <w:t>JavaScript</w:t>
      </w:r>
      <w:r w:rsidRPr="00D135DD">
        <w:rPr>
          <w:rFonts w:ascii="Times New Roman" w:hAnsi="Times New Roman" w:hint="eastAsia"/>
        </w:rPr>
        <w:t>文件字符串流</w:t>
      </w:r>
    </w:p>
    <w:p w14:paraId="1C497A2B" w14:textId="77777777" w:rsidR="00C67A94" w:rsidRPr="00D135DD" w:rsidRDefault="00C67A94" w:rsidP="00C67A94">
      <w:pPr>
        <w:pStyle w:val="ab"/>
        <w:ind w:firstLine="420"/>
        <w:rPr>
          <w:rFonts w:ascii="Times New Roman" w:hAnsi="Times New Roman"/>
        </w:rPr>
      </w:pPr>
    </w:p>
    <w:p w14:paraId="49E08F26" w14:textId="77777777" w:rsidR="00C67A94" w:rsidRPr="00E72285" w:rsidRDefault="00C67A94" w:rsidP="00E72285">
      <w:pPr>
        <w:pStyle w:val="ab"/>
        <w:ind w:firstLine="420"/>
        <w:rPr>
          <w:rFonts w:ascii="Times New Roman" w:hAnsi="Times New Roman"/>
        </w:rPr>
      </w:pPr>
      <w:r w:rsidRPr="00E72285">
        <w:rPr>
          <w:rFonts w:ascii="Times New Roman" w:hAnsi="Times New Roman"/>
        </w:rPr>
        <w:t>3.4</w:t>
      </w:r>
      <w:r w:rsidRPr="00E72285">
        <w:rPr>
          <w:rFonts w:ascii="Times New Roman" w:hAnsi="Times New Roman" w:hint="eastAsia"/>
        </w:rPr>
        <w:t>数据管理能力要求（针对软件系统）</w:t>
      </w:r>
    </w:p>
    <w:p w14:paraId="46E0823D"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能把下发给客户端的</w:t>
      </w:r>
      <w:r w:rsidRPr="00D135DD">
        <w:rPr>
          <w:rFonts w:ascii="Times New Roman" w:hAnsi="Times New Roman" w:hint="eastAsia"/>
        </w:rPr>
        <w:t>ID</w:t>
      </w:r>
      <w:r w:rsidRPr="00D135DD">
        <w:rPr>
          <w:rFonts w:ascii="Times New Roman" w:hAnsi="Times New Roman" w:hint="eastAsia"/>
        </w:rPr>
        <w:t>和客户端本身的</w:t>
      </w:r>
      <w:r w:rsidRPr="00D135DD">
        <w:rPr>
          <w:rFonts w:ascii="Times New Roman" w:hAnsi="Times New Roman" w:hint="eastAsia"/>
        </w:rPr>
        <w:t>IP</w:t>
      </w:r>
      <w:r w:rsidRPr="00D135DD">
        <w:rPr>
          <w:rFonts w:ascii="Times New Roman" w:hAnsi="Times New Roman" w:hint="eastAsia"/>
        </w:rPr>
        <w:t>对进行存储、查询、修改。</w:t>
      </w:r>
    </w:p>
    <w:p w14:paraId="2DF14B68"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数据规模的大小依网站访问的规模而定。</w:t>
      </w:r>
    </w:p>
    <w:p w14:paraId="1CE6A82E" w14:textId="77777777" w:rsidR="00C67A94" w:rsidRPr="00D135DD" w:rsidRDefault="00C67A94" w:rsidP="00C67A94">
      <w:pPr>
        <w:pStyle w:val="ab"/>
        <w:ind w:firstLine="420"/>
        <w:rPr>
          <w:rFonts w:ascii="Times New Roman" w:hAnsi="Times New Roman"/>
        </w:rPr>
      </w:pPr>
    </w:p>
    <w:p w14:paraId="57CEA68E" w14:textId="77777777" w:rsidR="00C67A94" w:rsidRPr="00E72285" w:rsidRDefault="00C67A94" w:rsidP="00E72285">
      <w:pPr>
        <w:pStyle w:val="ab"/>
        <w:ind w:firstLine="420"/>
        <w:rPr>
          <w:rFonts w:ascii="Times New Roman" w:hAnsi="Times New Roman"/>
        </w:rPr>
      </w:pPr>
      <w:r w:rsidRPr="00E72285">
        <w:rPr>
          <w:rFonts w:ascii="Times New Roman" w:hAnsi="Times New Roman"/>
        </w:rPr>
        <w:t>3.5</w:t>
      </w:r>
      <w:r w:rsidRPr="00E72285">
        <w:rPr>
          <w:rFonts w:ascii="Times New Roman" w:hAnsi="Times New Roman" w:hint="eastAsia"/>
        </w:rPr>
        <w:t>故障处理要求</w:t>
      </w:r>
    </w:p>
    <w:p w14:paraId="2DD8781E"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系统运行时间长需要重启：</w:t>
      </w:r>
      <w:r w:rsidRPr="00D135DD">
        <w:rPr>
          <w:rFonts w:ascii="Times New Roman" w:hAnsi="Times New Roman" w:hint="eastAsia"/>
        </w:rPr>
        <w:t>Nginx</w:t>
      </w:r>
      <w:r w:rsidRPr="00D135DD">
        <w:rPr>
          <w:rFonts w:ascii="Times New Roman" w:hAnsi="Times New Roman" w:hint="eastAsia"/>
        </w:rPr>
        <w:t>提供了一整套系统重启的解决方案，对使用影响很小。</w:t>
      </w:r>
    </w:p>
    <w:p w14:paraId="6484EB44"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系统</w:t>
      </w:r>
      <w:r w:rsidRPr="00D135DD">
        <w:rPr>
          <w:rFonts w:ascii="Times New Roman" w:hAnsi="Times New Roman" w:hint="eastAsia"/>
        </w:rPr>
        <w:t>ID</w:t>
      </w:r>
      <w:r w:rsidRPr="00D135DD">
        <w:rPr>
          <w:rFonts w:ascii="Times New Roman" w:hAnsi="Times New Roman" w:hint="eastAsia"/>
        </w:rPr>
        <w:t>有可能被截取，通过隐藏</w:t>
      </w:r>
      <w:r w:rsidRPr="00D135DD">
        <w:rPr>
          <w:rFonts w:ascii="Times New Roman" w:hAnsi="Times New Roman" w:hint="eastAsia"/>
        </w:rPr>
        <w:t>ID</w:t>
      </w:r>
      <w:r w:rsidRPr="00D135DD">
        <w:rPr>
          <w:rFonts w:ascii="Times New Roman" w:hAnsi="Times New Roman" w:hint="eastAsia"/>
        </w:rPr>
        <w:t>的真实功能，或定期更新</w:t>
      </w:r>
      <w:r w:rsidRPr="00D135DD">
        <w:rPr>
          <w:rFonts w:ascii="Times New Roman" w:hAnsi="Times New Roman" w:hint="eastAsia"/>
        </w:rPr>
        <w:t>ID</w:t>
      </w:r>
      <w:r w:rsidRPr="00D135DD">
        <w:rPr>
          <w:rFonts w:ascii="Times New Roman" w:hAnsi="Times New Roman" w:hint="eastAsia"/>
        </w:rPr>
        <w:t>生成算法实现。</w:t>
      </w:r>
    </w:p>
    <w:p w14:paraId="5A427DC6" w14:textId="77777777" w:rsidR="00C67A94" w:rsidRPr="00D135DD" w:rsidRDefault="00C67A94" w:rsidP="00C67A94">
      <w:pPr>
        <w:pStyle w:val="ab"/>
        <w:ind w:firstLine="420"/>
        <w:rPr>
          <w:rFonts w:ascii="Times New Roman" w:hAnsi="Times New Roman"/>
        </w:rPr>
      </w:pPr>
    </w:p>
    <w:p w14:paraId="43DFE840" w14:textId="77777777" w:rsidR="00C67A94" w:rsidRPr="00E72285" w:rsidRDefault="00C67A94" w:rsidP="00E72285">
      <w:pPr>
        <w:pStyle w:val="ab"/>
        <w:ind w:firstLine="420"/>
        <w:rPr>
          <w:rFonts w:ascii="Times New Roman" w:hAnsi="Times New Roman"/>
        </w:rPr>
      </w:pPr>
      <w:r w:rsidRPr="00E72285">
        <w:rPr>
          <w:rFonts w:ascii="Times New Roman" w:hAnsi="Times New Roman"/>
        </w:rPr>
        <w:t>3.6</w:t>
      </w:r>
      <w:r w:rsidRPr="00E72285">
        <w:rPr>
          <w:rFonts w:ascii="Times New Roman" w:hAnsi="Times New Roman" w:hint="eastAsia"/>
        </w:rPr>
        <w:t>其他专门要求</w:t>
      </w:r>
    </w:p>
    <w:p w14:paraId="7FDDB87C"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Nginx</w:t>
      </w:r>
      <w:r w:rsidRPr="00D135DD">
        <w:rPr>
          <w:rFonts w:ascii="Times New Roman" w:hAnsi="Times New Roman" w:hint="eastAsia"/>
        </w:rPr>
        <w:t>的并发能力在同类型的网页服务器中表现较好，因此，其多用来搭建反向代理服务器。中国大陆使用</w:t>
      </w:r>
      <w:r w:rsidRPr="00D135DD">
        <w:rPr>
          <w:rFonts w:ascii="Times New Roman" w:hAnsi="Times New Roman" w:hint="eastAsia"/>
        </w:rPr>
        <w:t>Nginx</w:t>
      </w:r>
      <w:r w:rsidRPr="00D135DD">
        <w:rPr>
          <w:rFonts w:ascii="Times New Roman" w:hAnsi="Times New Roman" w:hint="eastAsia"/>
        </w:rPr>
        <w:t>网站有：百度、新浪、网易、腾讯、</w:t>
      </w:r>
      <w:proofErr w:type="gramStart"/>
      <w:r w:rsidRPr="00D135DD">
        <w:rPr>
          <w:rFonts w:ascii="Times New Roman" w:hAnsi="Times New Roman" w:hint="eastAsia"/>
        </w:rPr>
        <w:t>淘宝等</w:t>
      </w:r>
      <w:proofErr w:type="gramEnd"/>
      <w:r w:rsidRPr="00D135DD">
        <w:rPr>
          <w:rFonts w:ascii="Times New Roman" w:hAnsi="Times New Roman" w:hint="eastAsia"/>
        </w:rPr>
        <w:t>。目前新兴的网站也多用</w:t>
      </w:r>
      <w:r w:rsidRPr="00D135DD">
        <w:rPr>
          <w:rFonts w:ascii="Times New Roman" w:hAnsi="Times New Roman" w:hint="eastAsia"/>
        </w:rPr>
        <w:t>Nginx</w:t>
      </w:r>
      <w:r w:rsidRPr="00D135DD">
        <w:rPr>
          <w:rFonts w:ascii="Times New Roman" w:hAnsi="Times New Roman" w:hint="eastAsia"/>
        </w:rPr>
        <w:t>进行部署。</w:t>
      </w:r>
    </w:p>
    <w:p w14:paraId="77FB7A0F"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因此，若使用单位有其他的功能需求，可以非常方便地向其中添加具有新的功能的第三方模块。可补充性强。</w:t>
      </w:r>
    </w:p>
    <w:p w14:paraId="05868BF6"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同时，在成熟的</w:t>
      </w:r>
      <w:r w:rsidRPr="00D135DD">
        <w:rPr>
          <w:rFonts w:ascii="Times New Roman" w:hAnsi="Times New Roman" w:hint="eastAsia"/>
        </w:rPr>
        <w:t>Nginx</w:t>
      </w:r>
      <w:r w:rsidRPr="00D135DD">
        <w:rPr>
          <w:rFonts w:ascii="Times New Roman" w:hAnsi="Times New Roman" w:hint="eastAsia"/>
        </w:rPr>
        <w:t>上的开发可靠性高。</w:t>
      </w:r>
    </w:p>
    <w:p w14:paraId="15B40F3F"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此外，该系统两个模块之间耦合性非常小，可维护性高。</w:t>
      </w:r>
    </w:p>
    <w:p w14:paraId="37B9A42D" w14:textId="77777777" w:rsidR="00C67A94" w:rsidRPr="00D135DD" w:rsidRDefault="00C67A94" w:rsidP="00C67A94">
      <w:pPr>
        <w:pStyle w:val="ab"/>
        <w:ind w:firstLine="420"/>
        <w:rPr>
          <w:rFonts w:ascii="Times New Roman" w:hAnsi="Times New Roman"/>
        </w:rPr>
      </w:pPr>
    </w:p>
    <w:p w14:paraId="67DC2657" w14:textId="77777777" w:rsidR="00C67A94" w:rsidRPr="00D135DD" w:rsidRDefault="00C67A94" w:rsidP="00C67A94">
      <w:pPr>
        <w:pStyle w:val="ab"/>
        <w:ind w:firstLine="420"/>
        <w:rPr>
          <w:rFonts w:ascii="Times New Roman" w:hAnsi="Times New Roman"/>
        </w:rPr>
      </w:pPr>
    </w:p>
    <w:p w14:paraId="03B7C933" w14:textId="77777777" w:rsidR="00C67A94" w:rsidRPr="00E72285" w:rsidRDefault="00C67A94" w:rsidP="00E72285">
      <w:pPr>
        <w:pStyle w:val="ab"/>
        <w:ind w:firstLine="420"/>
      </w:pPr>
      <w:r w:rsidRPr="00E72285">
        <w:rPr>
          <w:rFonts w:ascii="Times New Roman" w:hAnsi="Times New Roman"/>
        </w:rPr>
        <w:t>4</w:t>
      </w:r>
      <w:r w:rsidRPr="00E72285">
        <w:rPr>
          <w:rFonts w:ascii="Times New Roman" w:hAnsi="Times New Roman" w:hint="eastAsia"/>
        </w:rPr>
        <w:t>．运行环境规定</w:t>
      </w:r>
    </w:p>
    <w:p w14:paraId="3CAE6B17" w14:textId="77777777" w:rsidR="00C67A94" w:rsidRPr="00E72285" w:rsidRDefault="00C67A94" w:rsidP="00C67A94">
      <w:pPr>
        <w:pStyle w:val="ab"/>
        <w:ind w:firstLine="420"/>
        <w:rPr>
          <w:rFonts w:ascii="Times New Roman" w:hAnsi="Times New Roman"/>
        </w:rPr>
      </w:pPr>
      <w:r w:rsidRPr="00E72285">
        <w:rPr>
          <w:rFonts w:ascii="Times New Roman" w:hAnsi="Times New Roman"/>
        </w:rPr>
        <w:t>4.1</w:t>
      </w:r>
      <w:r w:rsidRPr="00E72285">
        <w:rPr>
          <w:rFonts w:ascii="Times New Roman" w:hAnsi="Times New Roman" w:hint="eastAsia"/>
        </w:rPr>
        <w:t>设备</w:t>
      </w:r>
    </w:p>
    <w:p w14:paraId="0A4F28BA" w14:textId="77777777" w:rsidR="00C67A94" w:rsidRPr="00D135DD" w:rsidRDefault="00C67A94" w:rsidP="00E72285">
      <w:pPr>
        <w:pStyle w:val="ab"/>
        <w:ind w:firstLine="420"/>
        <w:rPr>
          <w:rFonts w:ascii="Times New Roman" w:hAnsi="Times New Roman"/>
        </w:rPr>
      </w:pPr>
      <w:r w:rsidRPr="00D135DD">
        <w:rPr>
          <w:rFonts w:ascii="Times New Roman" w:hAnsi="Times New Roman"/>
        </w:rPr>
        <w:t xml:space="preserve">    </w:t>
      </w:r>
      <w:r w:rsidRPr="00D135DD">
        <w:rPr>
          <w:rFonts w:ascii="Times New Roman" w:hAnsi="Times New Roman" w:hint="eastAsia"/>
        </w:rPr>
        <w:t>运行该软件所需要的硬设备、新型设备及其专门功能，包括：</w:t>
      </w:r>
    </w:p>
    <w:p w14:paraId="19DA131B"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处理器型号及内存容量</w:t>
      </w:r>
    </w:p>
    <w:p w14:paraId="5E1BBABD"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处理器型号：</w:t>
      </w:r>
      <w:r w:rsidRPr="00D135DD">
        <w:rPr>
          <w:rFonts w:ascii="Times New Roman" w:hAnsi="Times New Roman" w:hint="eastAsia"/>
        </w:rPr>
        <w:t>Core i5</w:t>
      </w:r>
      <w:r w:rsidRPr="00D135DD">
        <w:rPr>
          <w:rFonts w:ascii="Times New Roman" w:hAnsi="Times New Roman" w:hint="eastAsia"/>
        </w:rPr>
        <w:t>以上</w:t>
      </w:r>
    </w:p>
    <w:p w14:paraId="68D7CCE2"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内存容量：</w:t>
      </w:r>
      <w:r w:rsidRPr="00D135DD">
        <w:rPr>
          <w:rFonts w:ascii="Times New Roman" w:hAnsi="Times New Roman" w:hint="eastAsia"/>
        </w:rPr>
        <w:t>8G</w:t>
      </w:r>
      <w:r w:rsidRPr="00D135DD">
        <w:rPr>
          <w:rFonts w:ascii="Times New Roman" w:hAnsi="Times New Roman" w:hint="eastAsia"/>
        </w:rPr>
        <w:t>以上</w:t>
      </w:r>
    </w:p>
    <w:p w14:paraId="39DBED58"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外存容量、联机或脱机、媒体及其存储格式，设备的型号及数量</w:t>
      </w:r>
    </w:p>
    <w:p w14:paraId="452D0A62"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外存容量：</w:t>
      </w:r>
      <w:r w:rsidRPr="00D135DD">
        <w:rPr>
          <w:rFonts w:ascii="Times New Roman" w:hAnsi="Times New Roman" w:hint="eastAsia"/>
        </w:rPr>
        <w:t>5G</w:t>
      </w:r>
      <w:r w:rsidRPr="00D135DD">
        <w:rPr>
          <w:rFonts w:ascii="Times New Roman" w:hAnsi="Times New Roman" w:hint="eastAsia"/>
        </w:rPr>
        <w:t>以上</w:t>
      </w:r>
    </w:p>
    <w:p w14:paraId="6BF41B07"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联机或脱机：联机</w:t>
      </w:r>
    </w:p>
    <w:p w14:paraId="0EBDDC0C"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输入及输出设备的型号和数量，联机或脱机；</w:t>
      </w:r>
    </w:p>
    <w:p w14:paraId="24AF7F9E"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输入设备为任意一台可以访问网站的终端设备，联机。</w:t>
      </w:r>
    </w:p>
    <w:p w14:paraId="7BBFA045"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高性能服务器，数量依据访问的流量进行变动，联机。</w:t>
      </w:r>
    </w:p>
    <w:p w14:paraId="01746909"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数据通信设备的型号和数量</w:t>
      </w:r>
    </w:p>
    <w:p w14:paraId="69EE3C62"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正常的数据通信设备即可，数量依据访问的流量进行变动，联机。</w:t>
      </w:r>
    </w:p>
    <w:p w14:paraId="738F6BB1"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功能键及其他专用硬件</w:t>
      </w:r>
    </w:p>
    <w:p w14:paraId="602366C6"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暂无。</w:t>
      </w:r>
    </w:p>
    <w:p w14:paraId="492AB556" w14:textId="77777777" w:rsidR="00C67A94" w:rsidRPr="00D135DD" w:rsidRDefault="00C67A94" w:rsidP="00E72285">
      <w:pPr>
        <w:pStyle w:val="ab"/>
        <w:ind w:firstLine="420"/>
        <w:rPr>
          <w:rFonts w:ascii="Times New Roman" w:hAnsi="Times New Roman"/>
        </w:rPr>
      </w:pPr>
    </w:p>
    <w:p w14:paraId="067B844E" w14:textId="77777777" w:rsidR="00C67A94" w:rsidRPr="00E72285" w:rsidRDefault="00C67A94" w:rsidP="00C67A94">
      <w:pPr>
        <w:pStyle w:val="ab"/>
        <w:ind w:firstLine="420"/>
        <w:rPr>
          <w:rFonts w:ascii="Times New Roman" w:hAnsi="Times New Roman"/>
        </w:rPr>
      </w:pPr>
      <w:r w:rsidRPr="00E72285">
        <w:rPr>
          <w:rFonts w:ascii="Times New Roman" w:hAnsi="Times New Roman"/>
        </w:rPr>
        <w:t>4.2</w:t>
      </w:r>
      <w:r w:rsidRPr="00E72285">
        <w:rPr>
          <w:rFonts w:ascii="Times New Roman" w:hAnsi="Times New Roman" w:hint="eastAsia"/>
        </w:rPr>
        <w:t>支持软件</w:t>
      </w:r>
    </w:p>
    <w:p w14:paraId="4B8F5291"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系统架构：</w:t>
      </w:r>
      <w:r w:rsidRPr="00D135DD">
        <w:rPr>
          <w:rFonts w:ascii="Times New Roman" w:hAnsi="Times New Roman" w:hint="eastAsia"/>
        </w:rPr>
        <w:t>Nginx</w:t>
      </w:r>
      <w:r w:rsidRPr="00D135DD">
        <w:rPr>
          <w:rFonts w:ascii="Times New Roman" w:hAnsi="Times New Roman" w:hint="eastAsia"/>
        </w:rPr>
        <w:t>第三方模块开发</w:t>
      </w:r>
    </w:p>
    <w:p w14:paraId="545F6149"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开发环境：</w:t>
      </w:r>
      <w:r w:rsidRPr="00D135DD">
        <w:rPr>
          <w:rFonts w:ascii="Times New Roman" w:hAnsi="Times New Roman"/>
        </w:rPr>
        <w:t>Cygwin</w:t>
      </w:r>
      <w:r w:rsidRPr="00D135DD">
        <w:rPr>
          <w:rFonts w:ascii="Times New Roman" w:hAnsi="Times New Roman" w:hint="eastAsia"/>
        </w:rPr>
        <w:t>、</w:t>
      </w:r>
      <w:r w:rsidRPr="00D135DD">
        <w:rPr>
          <w:rFonts w:ascii="Times New Roman" w:hAnsi="Times New Roman" w:hint="eastAsia"/>
        </w:rPr>
        <w:t>Windows</w:t>
      </w:r>
      <w:r w:rsidRPr="00D135DD">
        <w:rPr>
          <w:rFonts w:ascii="Times New Roman" w:hAnsi="Times New Roman" w:hint="eastAsia"/>
        </w:rPr>
        <w:t>系统、</w:t>
      </w:r>
      <w:r w:rsidRPr="00D135DD">
        <w:rPr>
          <w:rFonts w:ascii="Times New Roman" w:hAnsi="Times New Roman" w:hint="eastAsia"/>
        </w:rPr>
        <w:t>Eclipse</w:t>
      </w:r>
      <w:r w:rsidRPr="00D135DD">
        <w:rPr>
          <w:rFonts w:ascii="Times New Roman" w:hAnsi="Times New Roman"/>
        </w:rPr>
        <w:t>-cdt</w:t>
      </w:r>
    </w:p>
    <w:p w14:paraId="6A241AD6"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编程语言：</w:t>
      </w:r>
      <w:r w:rsidRPr="00D135DD">
        <w:rPr>
          <w:rFonts w:ascii="Times New Roman" w:hAnsi="Times New Roman" w:hint="eastAsia"/>
        </w:rPr>
        <w:t>C</w:t>
      </w:r>
      <w:r w:rsidRPr="00D135DD">
        <w:rPr>
          <w:rFonts w:ascii="Times New Roman" w:hAnsi="Times New Roman" w:hint="eastAsia"/>
        </w:rPr>
        <w:t>语言、</w:t>
      </w:r>
      <w:r w:rsidRPr="00D135DD">
        <w:rPr>
          <w:rFonts w:ascii="Times New Roman" w:hAnsi="Times New Roman" w:hint="eastAsia"/>
        </w:rPr>
        <w:t>JavaScript</w:t>
      </w:r>
      <w:r w:rsidRPr="00D135DD">
        <w:rPr>
          <w:rFonts w:ascii="Times New Roman" w:hAnsi="Times New Roman" w:hint="eastAsia"/>
        </w:rPr>
        <w:t>、</w:t>
      </w:r>
      <w:r w:rsidRPr="00D135DD">
        <w:rPr>
          <w:rFonts w:ascii="Times New Roman" w:hAnsi="Times New Roman" w:hint="eastAsia"/>
        </w:rPr>
        <w:t>html</w:t>
      </w:r>
      <w:r w:rsidRPr="00D135DD">
        <w:rPr>
          <w:rFonts w:ascii="Times New Roman" w:hAnsi="Times New Roman" w:hint="eastAsia"/>
        </w:rPr>
        <w:t>、</w:t>
      </w:r>
      <w:r w:rsidRPr="00D135DD">
        <w:rPr>
          <w:rFonts w:ascii="Times New Roman" w:hAnsi="Times New Roman" w:hint="eastAsia"/>
        </w:rPr>
        <w:t>css</w:t>
      </w:r>
    </w:p>
    <w:p w14:paraId="06268479" w14:textId="77777777" w:rsidR="00C67A94" w:rsidRPr="00D135DD" w:rsidRDefault="00C67A94" w:rsidP="00E72285">
      <w:pPr>
        <w:pStyle w:val="ab"/>
        <w:ind w:firstLine="420"/>
        <w:rPr>
          <w:rFonts w:ascii="Times New Roman" w:hAnsi="Times New Roman"/>
        </w:rPr>
      </w:pPr>
    </w:p>
    <w:p w14:paraId="0EB4CBAF" w14:textId="77777777" w:rsidR="00C67A94" w:rsidRPr="00E72285" w:rsidRDefault="00C67A94" w:rsidP="00E72285">
      <w:pPr>
        <w:pStyle w:val="ab"/>
        <w:ind w:firstLine="420"/>
        <w:rPr>
          <w:rFonts w:ascii="Times New Roman" w:hAnsi="Times New Roman"/>
        </w:rPr>
      </w:pPr>
      <w:r w:rsidRPr="00E72285">
        <w:rPr>
          <w:rFonts w:ascii="Times New Roman" w:hAnsi="Times New Roman"/>
        </w:rPr>
        <w:t>4.3</w:t>
      </w:r>
      <w:r w:rsidRPr="00E72285">
        <w:rPr>
          <w:rFonts w:ascii="Times New Roman" w:hAnsi="Times New Roman" w:hint="eastAsia"/>
        </w:rPr>
        <w:t>接口</w:t>
      </w:r>
    </w:p>
    <w:p w14:paraId="48F6B51E"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接口：动态</w:t>
      </w:r>
      <w:r w:rsidRPr="00D135DD">
        <w:rPr>
          <w:rFonts w:ascii="Times New Roman" w:hAnsi="Times New Roman" w:hint="eastAsia"/>
        </w:rPr>
        <w:t>ID</w:t>
      </w:r>
      <w:r w:rsidRPr="00D135DD">
        <w:rPr>
          <w:rFonts w:ascii="Times New Roman" w:hAnsi="Times New Roman" w:hint="eastAsia"/>
        </w:rPr>
        <w:t>生成算法插件、</w:t>
      </w:r>
      <w:r w:rsidRPr="00D135DD">
        <w:rPr>
          <w:rFonts w:ascii="Times New Roman" w:hAnsi="Times New Roman" w:hint="eastAsia"/>
        </w:rPr>
        <w:t>Nginx</w:t>
      </w:r>
      <w:r w:rsidRPr="00D135DD">
        <w:rPr>
          <w:rFonts w:ascii="Times New Roman" w:hAnsi="Times New Roman" w:hint="eastAsia"/>
        </w:rPr>
        <w:t>反向代理服务</w:t>
      </w:r>
    </w:p>
    <w:p w14:paraId="3B8F10BF"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数据通信协议：</w:t>
      </w:r>
      <w:r w:rsidRPr="00D135DD">
        <w:rPr>
          <w:rFonts w:ascii="Times New Roman" w:hAnsi="Times New Roman" w:hint="eastAsia"/>
        </w:rPr>
        <w:t>TCP</w:t>
      </w:r>
      <w:r w:rsidRPr="00D135DD">
        <w:rPr>
          <w:rFonts w:ascii="Times New Roman" w:hAnsi="Times New Roman" w:hint="eastAsia"/>
        </w:rPr>
        <w:t>协议、</w:t>
      </w:r>
      <w:r w:rsidRPr="00D135DD">
        <w:rPr>
          <w:rFonts w:ascii="Times New Roman" w:hAnsi="Times New Roman" w:hint="eastAsia"/>
        </w:rPr>
        <w:t>HTTP</w:t>
      </w:r>
      <w:r w:rsidRPr="00D135DD">
        <w:rPr>
          <w:rFonts w:ascii="Times New Roman" w:hAnsi="Times New Roman" w:hint="eastAsia"/>
        </w:rPr>
        <w:t>协议</w:t>
      </w:r>
    </w:p>
    <w:p w14:paraId="7A8248D9" w14:textId="77777777" w:rsidR="00C67A94" w:rsidRPr="00D135DD" w:rsidRDefault="00C67A94" w:rsidP="00E72285">
      <w:pPr>
        <w:pStyle w:val="ab"/>
        <w:ind w:firstLine="420"/>
        <w:rPr>
          <w:rFonts w:ascii="Times New Roman" w:hAnsi="Times New Roman"/>
        </w:rPr>
      </w:pPr>
    </w:p>
    <w:p w14:paraId="7331A863" w14:textId="77777777" w:rsidR="00C67A94" w:rsidRPr="00E72285" w:rsidRDefault="00C67A94" w:rsidP="00E72285">
      <w:pPr>
        <w:pStyle w:val="ab"/>
        <w:ind w:firstLine="420"/>
        <w:rPr>
          <w:rFonts w:ascii="Times New Roman" w:hAnsi="Times New Roman"/>
        </w:rPr>
      </w:pPr>
      <w:r w:rsidRPr="00E72285">
        <w:rPr>
          <w:rFonts w:ascii="Times New Roman" w:hAnsi="Times New Roman"/>
        </w:rPr>
        <w:t>4.4</w:t>
      </w:r>
      <w:r w:rsidRPr="00E72285">
        <w:rPr>
          <w:rFonts w:ascii="Times New Roman" w:hAnsi="Times New Roman" w:hint="eastAsia"/>
        </w:rPr>
        <w:t>控制</w:t>
      </w:r>
    </w:p>
    <w:p w14:paraId="5315CC09" w14:textId="77777777" w:rsidR="00C67A94" w:rsidRPr="00D135DD" w:rsidRDefault="00C67A94" w:rsidP="00E72285">
      <w:pPr>
        <w:pStyle w:val="ab"/>
        <w:ind w:firstLine="420"/>
        <w:rPr>
          <w:rFonts w:ascii="Times New Roman" w:hAnsi="Times New Roman"/>
        </w:rPr>
      </w:pPr>
      <w:r w:rsidRPr="00D135DD">
        <w:rPr>
          <w:rFonts w:ascii="Times New Roman" w:hAnsi="Times New Roman" w:hint="eastAsia"/>
        </w:rPr>
        <w:t xml:space="preserve">    </w:t>
      </w:r>
      <w:r w:rsidRPr="00D135DD">
        <w:rPr>
          <w:rFonts w:ascii="Times New Roman" w:hAnsi="Times New Roman" w:hint="eastAsia"/>
        </w:rPr>
        <w:t>只需要正常的部署前将本项目开发的第三方模块一同编译进去即可。</w:t>
      </w:r>
    </w:p>
    <w:p w14:paraId="13E350E0" w14:textId="77777777" w:rsidR="002A2192" w:rsidRPr="000F42E2" w:rsidRDefault="002A2192" w:rsidP="00E72285">
      <w:pPr>
        <w:pStyle w:val="ab"/>
        <w:ind w:firstLine="420"/>
      </w:pPr>
    </w:p>
    <w:p w14:paraId="12A25D65" w14:textId="77777777" w:rsidR="002A2192" w:rsidRPr="00766D56" w:rsidRDefault="002A2192" w:rsidP="00E72285">
      <w:pPr>
        <w:pStyle w:val="ab"/>
        <w:ind w:firstLine="420"/>
      </w:pPr>
    </w:p>
    <w:p w14:paraId="7BEF4592" w14:textId="5FB00D0A" w:rsidR="002A2192" w:rsidRPr="00D135DD" w:rsidRDefault="00C67A94" w:rsidP="00C67A94">
      <w:pPr>
        <w:ind w:firstLine="480"/>
        <w:rPr>
          <w:rFonts w:eastAsia="宋体" w:cs="Times New Roman"/>
          <w:sz w:val="21"/>
        </w:rPr>
      </w:pPr>
      <w:r w:rsidRPr="00D135DD">
        <w:br w:type="page"/>
      </w:r>
    </w:p>
    <w:p w14:paraId="228AAED9" w14:textId="13911313" w:rsidR="00C67A94" w:rsidRPr="00D135DD" w:rsidRDefault="00C67A94" w:rsidP="00C67A94">
      <w:pPr>
        <w:pStyle w:val="-10"/>
        <w:ind w:firstLine="600"/>
        <w:jc w:val="both"/>
      </w:pPr>
      <w:bookmarkStart w:id="227" w:name="_Toc7728462"/>
      <w:r w:rsidRPr="00D135DD">
        <w:rPr>
          <w:rFonts w:hint="eastAsia"/>
        </w:rPr>
        <w:t>附录</w:t>
      </w:r>
      <w:r w:rsidRPr="00D135DD">
        <w:rPr>
          <w:rFonts w:hint="eastAsia"/>
        </w:rPr>
        <w:t>6</w:t>
      </w:r>
      <w:r w:rsidRPr="00D135DD">
        <w:t xml:space="preserve"> </w:t>
      </w:r>
      <w:r w:rsidRPr="00D135DD">
        <w:rPr>
          <w:rFonts w:hint="eastAsia"/>
        </w:rPr>
        <w:t>用户指导手册</w:t>
      </w:r>
      <w:bookmarkEnd w:id="227"/>
    </w:p>
    <w:p w14:paraId="78171EB2" w14:textId="4D1CA9EF" w:rsidR="00C67A94" w:rsidRPr="00D135DD" w:rsidRDefault="00C67A94" w:rsidP="00C67A94">
      <w:pPr>
        <w:ind w:firstLine="880"/>
        <w:jc w:val="center"/>
        <w:rPr>
          <w:rFonts w:eastAsia="黑体"/>
          <w:sz w:val="44"/>
        </w:rPr>
      </w:pPr>
      <w:r w:rsidRPr="00D135DD">
        <w:rPr>
          <w:rFonts w:eastAsia="黑体"/>
          <w:noProof/>
          <w:sz w:val="44"/>
        </w:rPr>
        <mc:AlternateContent>
          <mc:Choice Requires="wps">
            <w:drawing>
              <wp:anchor distT="0" distB="0" distL="114300" distR="114300" simplePos="0" relativeHeight="251669504" behindDoc="0" locked="0" layoutInCell="0" allowOverlap="1" wp14:anchorId="010EAD36" wp14:editId="66FE840C">
                <wp:simplePos x="0" y="0"/>
                <wp:positionH relativeFrom="column">
                  <wp:posOffset>0</wp:posOffset>
                </wp:positionH>
                <wp:positionV relativeFrom="paragraph">
                  <wp:posOffset>495300</wp:posOffset>
                </wp:positionV>
                <wp:extent cx="5143500" cy="0"/>
                <wp:effectExtent l="0" t="0" r="0" b="0"/>
                <wp:wrapTopAndBottom/>
                <wp:docPr id="41" name="直接连接符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183DE6" id="直接连接符 41" o:spid="_x0000_s1026" style="position:absolute;left:0;text-align:lef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pt" to="40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" o:allowincell="f" stroked="f">
                <w10:wrap type="topAndBottom"/>
              </v:line>
            </w:pict>
          </mc:Fallback>
        </mc:AlternateContent>
      </w:r>
      <w:r w:rsidRPr="00D135DD">
        <w:rPr>
          <w:rFonts w:eastAsia="黑体" w:hint="eastAsia"/>
          <w:sz w:val="44"/>
        </w:rPr>
        <w:t>基于代码混淆的</w:t>
      </w:r>
      <w:r w:rsidRPr="00D135DD">
        <w:rPr>
          <w:rFonts w:eastAsia="黑体"/>
          <w:sz w:val="44"/>
        </w:rPr>
        <w:t>W</w:t>
      </w:r>
      <w:r w:rsidRPr="00D135DD">
        <w:rPr>
          <w:rFonts w:eastAsia="黑体" w:hint="eastAsia"/>
          <w:sz w:val="44"/>
        </w:rPr>
        <w:t>eb</w:t>
      </w:r>
      <w:r w:rsidRPr="00D135DD">
        <w:rPr>
          <w:rFonts w:eastAsia="黑体" w:hint="eastAsia"/>
          <w:sz w:val="44"/>
        </w:rPr>
        <w:t>站点动态防御系统</w:t>
      </w:r>
    </w:p>
    <w:p w14:paraId="2A0184DB" w14:textId="77777777" w:rsidR="00C67A94" w:rsidRPr="00D135DD" w:rsidRDefault="00C67A94" w:rsidP="00C67A94">
      <w:pPr>
        <w:ind w:firstLine="880"/>
        <w:jc w:val="center"/>
        <w:rPr>
          <w:rFonts w:eastAsia="黑体"/>
          <w:sz w:val="44"/>
        </w:rPr>
      </w:pPr>
    </w:p>
    <w:p w14:paraId="17529882" w14:textId="77777777" w:rsidR="00C67A94" w:rsidRPr="00D135DD" w:rsidRDefault="00C67A94" w:rsidP="00C67A94">
      <w:pPr>
        <w:ind w:firstLine="880"/>
        <w:jc w:val="center"/>
        <w:rPr>
          <w:rFonts w:eastAsia="黑体"/>
          <w:sz w:val="44"/>
        </w:rPr>
      </w:pPr>
      <w:r w:rsidRPr="00D135DD">
        <w:rPr>
          <w:rFonts w:eastAsia="黑体" w:hint="eastAsia"/>
          <w:sz w:val="44"/>
        </w:rPr>
        <w:t>用户手册概要</w:t>
      </w:r>
    </w:p>
    <w:p w14:paraId="56B169A0" w14:textId="77777777" w:rsidR="00C67A94" w:rsidRPr="00D135DD" w:rsidRDefault="00C67A94" w:rsidP="00C67A94">
      <w:pPr>
        <w:ind w:firstLine="560"/>
        <w:jc w:val="center"/>
        <w:rPr>
          <w:sz w:val="28"/>
        </w:rPr>
      </w:pPr>
    </w:p>
    <w:p w14:paraId="6F2DF404" w14:textId="2AA532B1" w:rsidR="00C67A94" w:rsidRPr="00D135DD" w:rsidRDefault="00C67A94" w:rsidP="00C67A94">
      <w:pPr>
        <w:ind w:firstLine="560"/>
        <w:jc w:val="center"/>
        <w:rPr>
          <w:sz w:val="28"/>
        </w:rPr>
      </w:pPr>
      <w:r w:rsidRPr="00D135DD">
        <w:rPr>
          <w:rFonts w:hint="eastAsia"/>
          <w:sz w:val="28"/>
        </w:rPr>
        <w:t>[V</w:t>
      </w:r>
      <w:r w:rsidRPr="00D135DD">
        <w:rPr>
          <w:sz w:val="28"/>
        </w:rPr>
        <w:t>1.0</w:t>
      </w:r>
      <w:r w:rsidRPr="00D135DD">
        <w:rPr>
          <w:rFonts w:hint="eastAsia"/>
          <w:sz w:val="28"/>
        </w:rPr>
        <w:t>]</w:t>
      </w:r>
    </w:p>
    <w:p w14:paraId="50F735F0" w14:textId="77777777" w:rsidR="00C67A94" w:rsidRPr="00D135DD" w:rsidRDefault="00C67A94" w:rsidP="00C67A94">
      <w:pPr>
        <w:ind w:firstLine="560"/>
        <w:jc w:val="center"/>
        <w:rPr>
          <w:sz w:val="28"/>
        </w:rPr>
      </w:pPr>
    </w:p>
    <w:p w14:paraId="36DD1506" w14:textId="77777777" w:rsidR="00C67A94" w:rsidRPr="00D135DD" w:rsidRDefault="00C67A94" w:rsidP="00C67A94">
      <w:pPr>
        <w:ind w:firstLine="560"/>
        <w:jc w:val="center"/>
        <w:rPr>
          <w:sz w:val="28"/>
        </w:rPr>
      </w:pPr>
    </w:p>
    <w:p w14:paraId="5A7C630A" w14:textId="77777777" w:rsidR="00C67A94" w:rsidRPr="00D135DD" w:rsidRDefault="00C67A94" w:rsidP="00C67A94">
      <w:pPr>
        <w:ind w:firstLine="560"/>
        <w:jc w:val="center"/>
        <w:rPr>
          <w:sz w:val="28"/>
        </w:rPr>
      </w:pPr>
    </w:p>
    <w:p w14:paraId="70F06AFE" w14:textId="77777777" w:rsidR="00C67A94" w:rsidRPr="00D135DD" w:rsidRDefault="00C67A94" w:rsidP="00C67A94">
      <w:pPr>
        <w:ind w:firstLine="480"/>
      </w:pPr>
    </w:p>
    <w:p w14:paraId="524595D9" w14:textId="77777777" w:rsidR="00C67A94" w:rsidRPr="00D135DD" w:rsidRDefault="00C67A94" w:rsidP="00C67A94">
      <w:pPr>
        <w:spacing w:line="720" w:lineRule="auto"/>
        <w:ind w:firstLine="560"/>
        <w:jc w:val="center"/>
        <w:rPr>
          <w:sz w:val="28"/>
        </w:rPr>
      </w:pPr>
      <w:r w:rsidRPr="00D135DD">
        <w:rPr>
          <w:rFonts w:hint="eastAsia"/>
          <w:sz w:val="28"/>
        </w:rPr>
        <w:t>拟</w:t>
      </w:r>
      <w:r w:rsidRPr="00D135DD">
        <w:rPr>
          <w:sz w:val="28"/>
        </w:rPr>
        <w:t xml:space="preserve"> </w:t>
      </w:r>
      <w:r w:rsidRPr="00D135DD">
        <w:rPr>
          <w:rFonts w:hint="eastAsia"/>
          <w:sz w:val="28"/>
        </w:rPr>
        <w:t>制</w:t>
      </w:r>
      <w:r w:rsidRPr="00D135DD">
        <w:rPr>
          <w:sz w:val="28"/>
        </w:rPr>
        <w:t xml:space="preserve"> </w:t>
      </w:r>
      <w:r w:rsidRPr="00D135DD">
        <w:rPr>
          <w:rFonts w:hint="eastAsia"/>
          <w:sz w:val="28"/>
        </w:rPr>
        <w:t>人</w:t>
      </w:r>
      <w:r w:rsidRPr="00D135DD">
        <w:rPr>
          <w:sz w:val="28"/>
        </w:rPr>
        <w:t>_________</w:t>
      </w:r>
      <w:proofErr w:type="gramStart"/>
      <w:r w:rsidRPr="00D135DD">
        <w:rPr>
          <w:rFonts w:hint="eastAsia"/>
          <w:sz w:val="28"/>
        </w:rPr>
        <w:t>邵</w:t>
      </w:r>
      <w:proofErr w:type="gramEnd"/>
      <w:r w:rsidRPr="00D135DD">
        <w:rPr>
          <w:rFonts w:hint="eastAsia"/>
          <w:sz w:val="28"/>
        </w:rPr>
        <w:t>欣欣</w:t>
      </w:r>
      <w:r w:rsidRPr="00D135DD">
        <w:rPr>
          <w:sz w:val="28"/>
        </w:rPr>
        <w:t>_____________</w:t>
      </w:r>
    </w:p>
    <w:p w14:paraId="52927E2C" w14:textId="77777777" w:rsidR="00C67A94" w:rsidRPr="00D135DD" w:rsidRDefault="00C67A94" w:rsidP="00C67A94">
      <w:pPr>
        <w:spacing w:line="720" w:lineRule="auto"/>
        <w:ind w:firstLine="560"/>
        <w:jc w:val="center"/>
        <w:rPr>
          <w:sz w:val="28"/>
        </w:rPr>
      </w:pPr>
      <w:r w:rsidRPr="00D135DD">
        <w:rPr>
          <w:rFonts w:hint="eastAsia"/>
          <w:sz w:val="28"/>
        </w:rPr>
        <w:t>审</w:t>
      </w:r>
      <w:r w:rsidRPr="00D135DD">
        <w:rPr>
          <w:sz w:val="28"/>
        </w:rPr>
        <w:t xml:space="preserve"> </w:t>
      </w:r>
      <w:r w:rsidRPr="00D135DD">
        <w:rPr>
          <w:rFonts w:hint="eastAsia"/>
          <w:sz w:val="28"/>
        </w:rPr>
        <w:t>核</w:t>
      </w:r>
      <w:r w:rsidRPr="00D135DD">
        <w:rPr>
          <w:sz w:val="28"/>
        </w:rPr>
        <w:t xml:space="preserve"> </w:t>
      </w:r>
      <w:r w:rsidRPr="00D135DD">
        <w:rPr>
          <w:rFonts w:hint="eastAsia"/>
          <w:sz w:val="28"/>
        </w:rPr>
        <w:t>人</w:t>
      </w:r>
      <w:r w:rsidRPr="00D135DD">
        <w:rPr>
          <w:sz w:val="28"/>
        </w:rPr>
        <w:t>__________</w:t>
      </w:r>
      <w:r w:rsidRPr="00D135DD">
        <w:rPr>
          <w:rFonts w:hint="eastAsia"/>
          <w:sz w:val="28"/>
        </w:rPr>
        <w:t>王海舟</w:t>
      </w:r>
      <w:r w:rsidRPr="00D135DD">
        <w:rPr>
          <w:sz w:val="28"/>
        </w:rPr>
        <w:t>____________</w:t>
      </w:r>
    </w:p>
    <w:p w14:paraId="58FF3DBE" w14:textId="77777777" w:rsidR="00C67A94" w:rsidRPr="00D135DD" w:rsidRDefault="00C67A94" w:rsidP="00C67A94">
      <w:pPr>
        <w:spacing w:line="720" w:lineRule="auto"/>
        <w:ind w:firstLine="560"/>
        <w:jc w:val="center"/>
        <w:rPr>
          <w:sz w:val="28"/>
        </w:rPr>
      </w:pPr>
      <w:r w:rsidRPr="00D135DD">
        <w:rPr>
          <w:rFonts w:hint="eastAsia"/>
          <w:sz w:val="28"/>
        </w:rPr>
        <w:t>批</w:t>
      </w:r>
      <w:r w:rsidRPr="00D135DD">
        <w:rPr>
          <w:sz w:val="28"/>
        </w:rPr>
        <w:t xml:space="preserve"> </w:t>
      </w:r>
      <w:r w:rsidRPr="00D135DD">
        <w:rPr>
          <w:rFonts w:hint="eastAsia"/>
          <w:sz w:val="28"/>
        </w:rPr>
        <w:t>准</w:t>
      </w:r>
      <w:r w:rsidRPr="00D135DD">
        <w:rPr>
          <w:sz w:val="28"/>
        </w:rPr>
        <w:t xml:space="preserve"> </w:t>
      </w:r>
      <w:r w:rsidRPr="00D135DD">
        <w:rPr>
          <w:rFonts w:hint="eastAsia"/>
          <w:sz w:val="28"/>
        </w:rPr>
        <w:t>人</w:t>
      </w:r>
      <w:r w:rsidRPr="00D135DD">
        <w:rPr>
          <w:sz w:val="28"/>
        </w:rPr>
        <w:t>___________</w:t>
      </w:r>
      <w:r w:rsidRPr="00D135DD">
        <w:rPr>
          <w:rFonts w:hint="eastAsia"/>
          <w:sz w:val="28"/>
        </w:rPr>
        <w:t>王海舟</w:t>
      </w:r>
      <w:r w:rsidRPr="00D135DD">
        <w:rPr>
          <w:sz w:val="28"/>
        </w:rPr>
        <w:t>___________</w:t>
      </w:r>
    </w:p>
    <w:p w14:paraId="52F0811B" w14:textId="77777777" w:rsidR="00C67A94" w:rsidRPr="00D135DD" w:rsidRDefault="00C67A94" w:rsidP="00C67A94">
      <w:pPr>
        <w:ind w:firstLine="560"/>
        <w:jc w:val="center"/>
        <w:rPr>
          <w:sz w:val="28"/>
        </w:rPr>
      </w:pPr>
    </w:p>
    <w:p w14:paraId="6F95D5E7" w14:textId="77777777" w:rsidR="00C67A94" w:rsidRPr="00D135DD" w:rsidRDefault="00C67A94" w:rsidP="00C67A94">
      <w:pPr>
        <w:ind w:firstLine="560"/>
        <w:jc w:val="center"/>
        <w:rPr>
          <w:sz w:val="28"/>
        </w:rPr>
      </w:pPr>
    </w:p>
    <w:p w14:paraId="623BEABD" w14:textId="77777777" w:rsidR="00C67A94" w:rsidRPr="00D135DD" w:rsidRDefault="00C67A94" w:rsidP="00C67A94">
      <w:pPr>
        <w:ind w:firstLine="560"/>
        <w:jc w:val="center"/>
        <w:rPr>
          <w:sz w:val="28"/>
        </w:rPr>
      </w:pPr>
    </w:p>
    <w:p w14:paraId="2FA93D30" w14:textId="77777777" w:rsidR="00C67A94" w:rsidRPr="00D135DD" w:rsidRDefault="00C67A94" w:rsidP="00C67A94">
      <w:pPr>
        <w:ind w:firstLine="560"/>
        <w:jc w:val="center"/>
        <w:rPr>
          <w:sz w:val="28"/>
        </w:rPr>
      </w:pPr>
    </w:p>
    <w:p w14:paraId="0A9D1CD4" w14:textId="77777777" w:rsidR="00C67A94" w:rsidRPr="00D135DD" w:rsidRDefault="00C67A94" w:rsidP="00C67A94">
      <w:pPr>
        <w:ind w:firstLine="560"/>
        <w:jc w:val="center"/>
        <w:rPr>
          <w:sz w:val="28"/>
        </w:rPr>
      </w:pPr>
      <w:r w:rsidRPr="00D135DD">
        <w:rPr>
          <w:rFonts w:hint="eastAsia"/>
          <w:sz w:val="28"/>
        </w:rPr>
        <w:t>[</w:t>
      </w:r>
      <w:r w:rsidRPr="00D135DD">
        <w:rPr>
          <w:rFonts w:hint="eastAsia"/>
          <w:sz w:val="28"/>
        </w:rPr>
        <w:t>二零一九年三月六日</w:t>
      </w:r>
      <w:r w:rsidRPr="00D135DD">
        <w:rPr>
          <w:rFonts w:hint="eastAsia"/>
          <w:sz w:val="28"/>
        </w:rPr>
        <w:t>]</w:t>
      </w:r>
    </w:p>
    <w:p w14:paraId="4867A1F2" w14:textId="04F8FB73" w:rsidR="00C67A94" w:rsidRPr="00D135DD" w:rsidRDefault="00C67A94" w:rsidP="00C67A94">
      <w:pPr>
        <w:pStyle w:val="a8"/>
        <w:ind w:firstLineChars="0" w:firstLine="0"/>
      </w:pPr>
      <w:r w:rsidRPr="00D135DD">
        <w:rPr>
          <w:rFonts w:hint="eastAsia"/>
        </w:rPr>
        <w:t xml:space="preserve"> </w:t>
      </w:r>
    </w:p>
    <w:p w14:paraId="4ABC8BD8" w14:textId="77777777" w:rsidR="00C67A94" w:rsidRPr="00D135DD" w:rsidRDefault="00C67A94" w:rsidP="00FC232D">
      <w:pPr>
        <w:pStyle w:val="3"/>
        <w:ind w:firstLine="562"/>
        <w:rPr>
          <w:rFonts w:eastAsia="楷体_GB2312"/>
          <w:sz w:val="28"/>
        </w:rPr>
      </w:pPr>
      <w:r w:rsidRPr="00D135DD">
        <w:rPr>
          <w:rFonts w:hint="eastAsia"/>
          <w:sz w:val="28"/>
        </w:rPr>
        <w:t>1</w:t>
      </w:r>
      <w:r w:rsidRPr="00D135DD">
        <w:rPr>
          <w:rFonts w:hint="eastAsia"/>
          <w:sz w:val="28"/>
        </w:rPr>
        <w:t>．</w:t>
      </w:r>
      <w:r w:rsidRPr="00D135DD">
        <w:rPr>
          <w:rFonts w:eastAsia="楷体_GB2312" w:hint="eastAsia"/>
          <w:sz w:val="28"/>
        </w:rPr>
        <w:t>引言</w:t>
      </w:r>
    </w:p>
    <w:p w14:paraId="3E4DA985" w14:textId="77777777" w:rsidR="00C67A94" w:rsidRPr="00D135DD" w:rsidRDefault="00C67A94" w:rsidP="00C67A94">
      <w:pPr>
        <w:pStyle w:val="ab"/>
        <w:ind w:firstLine="420"/>
        <w:rPr>
          <w:rFonts w:ascii="Times New Roman" w:eastAsia="黑体" w:hAnsi="Times New Roman"/>
        </w:rPr>
      </w:pPr>
      <w:r w:rsidRPr="00D135DD">
        <w:rPr>
          <w:rFonts w:ascii="Times New Roman" w:eastAsia="黑体" w:hAnsi="Times New Roman"/>
        </w:rPr>
        <w:t>1.</w:t>
      </w:r>
      <w:r w:rsidRPr="00D135DD">
        <w:rPr>
          <w:rFonts w:ascii="Times New Roman" w:eastAsia="黑体" w:hAnsi="Times New Roman" w:hint="eastAsia"/>
        </w:rPr>
        <w:t>1</w:t>
      </w:r>
      <w:r w:rsidRPr="00D135DD">
        <w:rPr>
          <w:rFonts w:ascii="Times New Roman" w:eastAsia="黑体" w:hAnsi="Times New Roman" w:hint="eastAsia"/>
        </w:rPr>
        <w:t>编写目的</w:t>
      </w:r>
    </w:p>
    <w:p w14:paraId="446D3B2B" w14:textId="77777777" w:rsidR="00C67A94" w:rsidRPr="00D135DD" w:rsidRDefault="00C67A94" w:rsidP="00C67A94">
      <w:pPr>
        <w:pStyle w:val="ab"/>
        <w:ind w:firstLine="420"/>
        <w:rPr>
          <w:rFonts w:ascii="Times New Roman" w:hAnsi="Times New Roman"/>
        </w:rPr>
      </w:pPr>
      <w:r w:rsidRPr="00D135DD">
        <w:rPr>
          <w:rFonts w:ascii="Times New Roman" w:hAnsi="Times New Roman" w:hint="eastAsia"/>
        </w:rPr>
        <w:t>本文档</w:t>
      </w:r>
      <w:r w:rsidRPr="00D135DD">
        <w:rPr>
          <w:rFonts w:ascii="Times New Roman" w:hAnsi="Times New Roman"/>
        </w:rPr>
        <w:t>为</w:t>
      </w:r>
      <w:r w:rsidRPr="00D135DD">
        <w:rPr>
          <w:rFonts w:ascii="Times New Roman" w:hAnsi="Times New Roman"/>
        </w:rPr>
        <w:t>“</w:t>
      </w:r>
      <w:r w:rsidRPr="00D135DD">
        <w:rPr>
          <w:rFonts w:ascii="Times New Roman" w:hAnsi="Times New Roman" w:hint="eastAsia"/>
        </w:rPr>
        <w:t>基于代码混淆的</w:t>
      </w:r>
      <w:r w:rsidRPr="00D135DD">
        <w:rPr>
          <w:rFonts w:ascii="Times New Roman" w:hAnsi="Times New Roman"/>
        </w:rPr>
        <w:t>W</w:t>
      </w:r>
      <w:r w:rsidRPr="00D135DD">
        <w:rPr>
          <w:rFonts w:ascii="Times New Roman" w:hAnsi="Times New Roman" w:hint="eastAsia"/>
        </w:rPr>
        <w:t>eb</w:t>
      </w:r>
      <w:r w:rsidRPr="00D135DD">
        <w:rPr>
          <w:rFonts w:ascii="Times New Roman" w:hAnsi="Times New Roman" w:hint="eastAsia"/>
        </w:rPr>
        <w:t>站点动态防御系统</w:t>
      </w:r>
      <w:r w:rsidRPr="00D135DD">
        <w:rPr>
          <w:rFonts w:ascii="Times New Roman" w:hAnsi="Times New Roman"/>
        </w:rPr>
        <w:t>”</w:t>
      </w:r>
      <w:r w:rsidRPr="00D135DD">
        <w:rPr>
          <w:rFonts w:ascii="Times New Roman" w:hAnsi="Times New Roman" w:hint="eastAsia"/>
        </w:rPr>
        <w:t>的</w:t>
      </w:r>
      <w:r w:rsidRPr="00D135DD">
        <w:rPr>
          <w:rFonts w:ascii="Times New Roman" w:hAnsi="Times New Roman"/>
        </w:rPr>
        <w:t>使用</w:t>
      </w:r>
      <w:r w:rsidRPr="00D135DD">
        <w:rPr>
          <w:rFonts w:ascii="Times New Roman" w:hAnsi="Times New Roman" w:hint="eastAsia"/>
        </w:rPr>
        <w:t>人员</w:t>
      </w:r>
      <w:r w:rsidRPr="00D135DD">
        <w:rPr>
          <w:rFonts w:ascii="Times New Roman" w:hAnsi="Times New Roman"/>
        </w:rPr>
        <w:t>提供指导。</w:t>
      </w:r>
    </w:p>
    <w:p w14:paraId="2D83B105" w14:textId="77777777" w:rsidR="00C67A94" w:rsidRPr="00D135DD" w:rsidRDefault="00C67A94" w:rsidP="00C67A94">
      <w:pPr>
        <w:pStyle w:val="ab"/>
        <w:ind w:firstLine="420"/>
        <w:rPr>
          <w:rFonts w:ascii="Times New Roman" w:hAnsi="Times New Roman"/>
        </w:rPr>
      </w:pPr>
    </w:p>
    <w:p w14:paraId="302AE2D6" w14:textId="77777777" w:rsidR="00C67A94" w:rsidRPr="00D135DD" w:rsidRDefault="00C67A94" w:rsidP="00C67A94">
      <w:pPr>
        <w:pStyle w:val="ab"/>
        <w:ind w:firstLine="420"/>
        <w:rPr>
          <w:rFonts w:ascii="Times New Roman" w:eastAsia="黑体" w:hAnsi="Times New Roman"/>
        </w:rPr>
      </w:pPr>
      <w:r w:rsidRPr="00D135DD">
        <w:rPr>
          <w:rFonts w:ascii="Times New Roman" w:eastAsia="黑体" w:hAnsi="Times New Roman"/>
        </w:rPr>
        <w:t>1.</w:t>
      </w:r>
      <w:r w:rsidRPr="00D135DD">
        <w:rPr>
          <w:rFonts w:ascii="Times New Roman" w:eastAsia="黑体" w:hAnsi="Times New Roman" w:hint="eastAsia"/>
        </w:rPr>
        <w:t>2</w:t>
      </w:r>
      <w:r w:rsidRPr="00D135DD">
        <w:rPr>
          <w:rFonts w:ascii="Times New Roman" w:eastAsia="黑体" w:hAnsi="Times New Roman" w:hint="eastAsia"/>
        </w:rPr>
        <w:t>背景</w:t>
      </w:r>
    </w:p>
    <w:p w14:paraId="784CF34C" w14:textId="77777777" w:rsidR="00C67A94" w:rsidRPr="00D135DD" w:rsidRDefault="00C67A94" w:rsidP="00C67A94">
      <w:pPr>
        <w:pStyle w:val="ab"/>
        <w:ind w:firstLine="420"/>
        <w:rPr>
          <w:rFonts w:ascii="Times New Roman" w:hAnsi="Times New Roman"/>
        </w:rPr>
      </w:pPr>
      <w:r w:rsidRPr="00D135DD">
        <w:rPr>
          <w:rFonts w:ascii="Times New Roman" w:hAnsi="Times New Roman" w:hint="eastAsia"/>
        </w:rPr>
        <w:t>本系统</w:t>
      </w:r>
      <w:r w:rsidRPr="00D135DD">
        <w:rPr>
          <w:rFonts w:ascii="Times New Roman" w:hAnsi="Times New Roman"/>
        </w:rPr>
        <w:t>名称：基于代码混淆的</w:t>
      </w:r>
      <w:r w:rsidRPr="00D135DD">
        <w:rPr>
          <w:rFonts w:ascii="Times New Roman" w:hAnsi="Times New Roman"/>
        </w:rPr>
        <w:t>Web</w:t>
      </w:r>
      <w:r w:rsidRPr="00D135DD">
        <w:rPr>
          <w:rFonts w:ascii="Times New Roman" w:hAnsi="Times New Roman"/>
        </w:rPr>
        <w:t>站点动态防御系统</w:t>
      </w:r>
    </w:p>
    <w:p w14:paraId="3B1E965B" w14:textId="77777777" w:rsidR="00C67A94" w:rsidRPr="00D135DD" w:rsidRDefault="00C67A94" w:rsidP="00C67A94">
      <w:pPr>
        <w:pStyle w:val="ab"/>
        <w:ind w:firstLine="420"/>
        <w:rPr>
          <w:rFonts w:ascii="Times New Roman" w:hAnsi="Times New Roman"/>
        </w:rPr>
      </w:pPr>
      <w:r w:rsidRPr="00D135DD">
        <w:rPr>
          <w:rFonts w:ascii="Times New Roman" w:hAnsi="Times New Roman" w:hint="eastAsia"/>
        </w:rPr>
        <w:t>本系统</w:t>
      </w:r>
      <w:r w:rsidRPr="00D135DD">
        <w:rPr>
          <w:rFonts w:ascii="Times New Roman" w:hAnsi="Times New Roman"/>
        </w:rPr>
        <w:t>基于</w:t>
      </w:r>
      <w:r w:rsidRPr="00D135DD">
        <w:rPr>
          <w:rFonts w:ascii="Times New Roman" w:hAnsi="Times New Roman"/>
        </w:rPr>
        <w:t>Nginx</w:t>
      </w:r>
      <w:r w:rsidRPr="00D135DD">
        <w:rPr>
          <w:rFonts w:ascii="Times New Roman" w:hAnsi="Times New Roman"/>
        </w:rPr>
        <w:t>开发，它的使用</w:t>
      </w:r>
      <w:r w:rsidRPr="00D135DD">
        <w:rPr>
          <w:rFonts w:ascii="Times New Roman" w:hAnsi="Times New Roman" w:hint="eastAsia"/>
        </w:rPr>
        <w:t>遵循</w:t>
      </w:r>
      <w:r w:rsidRPr="00D135DD">
        <w:rPr>
          <w:rFonts w:ascii="Times New Roman" w:hAnsi="Times New Roman" w:hint="eastAsia"/>
        </w:rPr>
        <w:t>Nginx</w:t>
      </w:r>
      <w:r w:rsidRPr="00D135DD">
        <w:rPr>
          <w:rFonts w:ascii="Times New Roman" w:hAnsi="Times New Roman"/>
        </w:rPr>
        <w:t>模块的编译，部署，启动。</w:t>
      </w:r>
    </w:p>
    <w:p w14:paraId="1F7B02B1" w14:textId="77777777" w:rsidR="00C67A94" w:rsidRPr="00D135DD" w:rsidRDefault="00C67A94" w:rsidP="00C67A94">
      <w:pPr>
        <w:pStyle w:val="ab"/>
        <w:ind w:firstLine="420"/>
        <w:rPr>
          <w:rFonts w:ascii="Times New Roman" w:hAnsi="Times New Roman"/>
        </w:rPr>
      </w:pPr>
    </w:p>
    <w:p w14:paraId="4D230DC7" w14:textId="77777777" w:rsidR="00C67A94" w:rsidRPr="00D135DD" w:rsidRDefault="00C67A94" w:rsidP="00C67A94">
      <w:pPr>
        <w:pStyle w:val="ab"/>
        <w:ind w:firstLine="420"/>
        <w:rPr>
          <w:rFonts w:ascii="Times New Roman" w:eastAsia="黑体" w:hAnsi="Times New Roman"/>
        </w:rPr>
      </w:pPr>
      <w:r w:rsidRPr="00D135DD">
        <w:rPr>
          <w:rFonts w:ascii="Times New Roman" w:eastAsia="黑体" w:hAnsi="Times New Roman"/>
        </w:rPr>
        <w:t>1.</w:t>
      </w:r>
      <w:r w:rsidRPr="00D135DD">
        <w:rPr>
          <w:rFonts w:ascii="Times New Roman" w:eastAsia="黑体" w:hAnsi="Times New Roman" w:hint="eastAsia"/>
        </w:rPr>
        <w:t>3</w:t>
      </w:r>
      <w:r w:rsidRPr="00D135DD">
        <w:rPr>
          <w:rFonts w:ascii="Times New Roman" w:eastAsia="黑体" w:hAnsi="Times New Roman" w:hint="eastAsia"/>
        </w:rPr>
        <w:t>定义</w:t>
      </w:r>
    </w:p>
    <w:p w14:paraId="54D45E16" w14:textId="77777777" w:rsidR="00C67A94" w:rsidRPr="00D135DD" w:rsidRDefault="00C67A94" w:rsidP="00C67A94">
      <w:pPr>
        <w:pStyle w:val="ab"/>
        <w:ind w:firstLine="420"/>
        <w:rPr>
          <w:rFonts w:ascii="Times New Roman" w:hAnsi="Times New Roman"/>
        </w:rPr>
      </w:pPr>
      <w:r w:rsidRPr="00D135DD">
        <w:rPr>
          <w:rFonts w:ascii="Times New Roman" w:hAnsi="Times New Roman" w:hint="eastAsia"/>
        </w:rPr>
        <w:t>本系统物理表现</w:t>
      </w:r>
      <w:r w:rsidRPr="00D135DD">
        <w:rPr>
          <w:rFonts w:ascii="Times New Roman" w:hAnsi="Times New Roman"/>
        </w:rPr>
        <w:t>为两个部分，</w:t>
      </w:r>
      <w:r w:rsidRPr="00D135DD">
        <w:rPr>
          <w:rFonts w:ascii="Times New Roman" w:hAnsi="Times New Roman" w:hint="eastAsia"/>
        </w:rPr>
        <w:t>即两个</w:t>
      </w:r>
      <w:r w:rsidRPr="00D135DD">
        <w:rPr>
          <w:rFonts w:ascii="Times New Roman" w:hAnsi="Times New Roman"/>
        </w:rPr>
        <w:t>单独文件</w:t>
      </w:r>
      <w:r w:rsidRPr="00D135DD">
        <w:rPr>
          <w:rFonts w:ascii="Times New Roman" w:hAnsi="Times New Roman" w:hint="eastAsia"/>
        </w:rPr>
        <w:t>。</w:t>
      </w:r>
      <w:r w:rsidRPr="00D135DD">
        <w:rPr>
          <w:rFonts w:ascii="Times New Roman" w:hAnsi="Times New Roman"/>
        </w:rPr>
        <w:t>其一，</w:t>
      </w:r>
      <w:r w:rsidRPr="00D135DD">
        <w:rPr>
          <w:rFonts w:ascii="Times New Roman" w:hAnsi="Times New Roman" w:hint="eastAsia"/>
        </w:rPr>
        <w:t>浏览器插件确定为</w:t>
      </w:r>
      <w:r w:rsidRPr="00D135DD">
        <w:rPr>
          <w:rFonts w:ascii="Times New Roman" w:hAnsi="Times New Roman"/>
        </w:rPr>
        <w:t>Chrome Extension</w:t>
      </w:r>
      <w:r w:rsidRPr="00D135DD">
        <w:rPr>
          <w:rFonts w:ascii="Times New Roman" w:hAnsi="Times New Roman"/>
        </w:rPr>
        <w:t>，</w:t>
      </w:r>
      <w:r w:rsidRPr="00D135DD">
        <w:rPr>
          <w:rFonts w:ascii="Times New Roman" w:hAnsi="Times New Roman" w:hint="eastAsia"/>
        </w:rPr>
        <w:t>名称</w:t>
      </w:r>
      <w:r w:rsidRPr="00D135DD">
        <w:rPr>
          <w:rFonts w:ascii="Times New Roman" w:hAnsi="Times New Roman"/>
        </w:rPr>
        <w:t>：</w:t>
      </w:r>
      <w:r w:rsidRPr="00D135DD">
        <w:rPr>
          <w:rFonts w:ascii="Times New Roman" w:hAnsi="Times New Roman"/>
        </w:rPr>
        <w:t>protect</w:t>
      </w:r>
      <w:r w:rsidRPr="00D135DD">
        <w:rPr>
          <w:rFonts w:ascii="Times New Roman" w:hAnsi="Times New Roman"/>
        </w:rPr>
        <w:t>；</w:t>
      </w:r>
      <w:r w:rsidRPr="00D135DD">
        <w:rPr>
          <w:rFonts w:ascii="Times New Roman" w:hAnsi="Times New Roman" w:hint="eastAsia"/>
        </w:rPr>
        <w:t>其二</w:t>
      </w:r>
      <w:r w:rsidRPr="00D135DD">
        <w:rPr>
          <w:rFonts w:ascii="Times New Roman" w:hAnsi="Times New Roman"/>
        </w:rPr>
        <w:t>，</w:t>
      </w:r>
      <w:r w:rsidRPr="00D135DD">
        <w:rPr>
          <w:rFonts w:ascii="Times New Roman" w:hAnsi="Times New Roman"/>
        </w:rPr>
        <w:t xml:space="preserve">Nginx </w:t>
      </w:r>
      <w:r w:rsidRPr="00D135DD">
        <w:rPr>
          <w:rFonts w:ascii="Times New Roman" w:hAnsi="Times New Roman" w:hint="eastAsia"/>
        </w:rPr>
        <w:t>的</w:t>
      </w:r>
      <w:r w:rsidRPr="00D135DD">
        <w:rPr>
          <w:rFonts w:ascii="Times New Roman" w:hAnsi="Times New Roman"/>
        </w:rPr>
        <w:t>一个是第三方模块，名称为</w:t>
      </w:r>
      <w:r w:rsidRPr="00D135DD">
        <w:rPr>
          <w:rFonts w:ascii="Times New Roman" w:hAnsi="Times New Roman"/>
        </w:rPr>
        <w:t>ngx_http_ipslab_module</w:t>
      </w:r>
      <w:r w:rsidRPr="00D135DD">
        <w:rPr>
          <w:rFonts w:ascii="Times New Roman" w:hAnsi="Times New Roman" w:hint="eastAsia"/>
        </w:rPr>
        <w:t>。</w:t>
      </w:r>
    </w:p>
    <w:p w14:paraId="722A672D" w14:textId="77777777" w:rsidR="00C67A94" w:rsidRPr="00D135DD" w:rsidRDefault="00C67A94" w:rsidP="00C67A94">
      <w:pPr>
        <w:pStyle w:val="ab"/>
        <w:ind w:firstLine="420"/>
        <w:rPr>
          <w:rFonts w:ascii="Times New Roman" w:hAnsi="Times New Roman"/>
        </w:rPr>
      </w:pPr>
      <w:r w:rsidRPr="00D135DD">
        <w:rPr>
          <w:rFonts w:ascii="Times New Roman" w:hAnsi="Times New Roman" w:hint="eastAsia"/>
        </w:rPr>
        <w:t>本</w:t>
      </w:r>
      <w:r w:rsidRPr="00D135DD">
        <w:rPr>
          <w:rFonts w:ascii="Times New Roman" w:hAnsi="Times New Roman"/>
        </w:rPr>
        <w:t>文档</w:t>
      </w:r>
      <w:r w:rsidRPr="00D135DD">
        <w:rPr>
          <w:rFonts w:ascii="Times New Roman" w:hAnsi="Times New Roman" w:hint="eastAsia"/>
        </w:rPr>
        <w:t>目标人群有</w:t>
      </w:r>
      <w:r w:rsidRPr="00D135DD">
        <w:rPr>
          <w:rFonts w:ascii="Times New Roman" w:hAnsi="Times New Roman"/>
        </w:rPr>
        <w:t>访问网站的用户和部署</w:t>
      </w:r>
      <w:r w:rsidRPr="00D135DD">
        <w:rPr>
          <w:rFonts w:ascii="Times New Roman" w:hAnsi="Times New Roman" w:hint="eastAsia"/>
        </w:rPr>
        <w:t>网站</w:t>
      </w:r>
      <w:r w:rsidRPr="00D135DD">
        <w:rPr>
          <w:rFonts w:ascii="Times New Roman" w:hAnsi="Times New Roman"/>
        </w:rPr>
        <w:t>的网站</w:t>
      </w:r>
      <w:r w:rsidRPr="00D135DD">
        <w:rPr>
          <w:rFonts w:ascii="Times New Roman" w:hAnsi="Times New Roman" w:hint="eastAsia"/>
        </w:rPr>
        <w:t>开发人员</w:t>
      </w:r>
      <w:r w:rsidRPr="00D135DD">
        <w:rPr>
          <w:rFonts w:ascii="Times New Roman" w:hAnsi="Times New Roman"/>
        </w:rPr>
        <w:t>。</w:t>
      </w:r>
      <w:r w:rsidRPr="00D135DD">
        <w:rPr>
          <w:rFonts w:ascii="Times New Roman" w:hAnsi="Times New Roman" w:hint="eastAsia"/>
        </w:rPr>
        <w:t>对</w:t>
      </w:r>
      <w:r w:rsidRPr="00D135DD">
        <w:rPr>
          <w:rFonts w:ascii="Times New Roman" w:hAnsi="Times New Roman"/>
        </w:rPr>
        <w:t>于网站开发人员，本文档介绍</w:t>
      </w:r>
      <w:r w:rsidRPr="00D135DD">
        <w:rPr>
          <w:rFonts w:ascii="Times New Roman" w:hAnsi="Times New Roman" w:hint="eastAsia"/>
        </w:rPr>
        <w:t>如何</w:t>
      </w:r>
      <w:r w:rsidRPr="00D135DD">
        <w:rPr>
          <w:rFonts w:ascii="Times New Roman" w:hAnsi="Times New Roman"/>
        </w:rPr>
        <w:t>使用本系统提供的功能，如何部署，启动，配置本系统到您的网站。</w:t>
      </w:r>
      <w:r w:rsidRPr="00D135DD">
        <w:rPr>
          <w:rFonts w:ascii="Times New Roman" w:hAnsi="Times New Roman" w:hint="eastAsia"/>
        </w:rPr>
        <w:t>对于访问</w:t>
      </w:r>
      <w:r w:rsidRPr="00D135DD">
        <w:rPr>
          <w:rFonts w:ascii="Times New Roman" w:hAnsi="Times New Roman"/>
        </w:rPr>
        <w:t>网站的用户，本文档介绍当你访问一个使用了本系统进行反</w:t>
      </w:r>
      <w:r w:rsidRPr="00D135DD">
        <w:rPr>
          <w:rFonts w:ascii="Times New Roman" w:hAnsi="Times New Roman" w:hint="eastAsia"/>
        </w:rPr>
        <w:t>向</w:t>
      </w:r>
      <w:r w:rsidRPr="00D135DD">
        <w:rPr>
          <w:rFonts w:ascii="Times New Roman" w:hAnsi="Times New Roman"/>
        </w:rPr>
        <w:t>代理的网站</w:t>
      </w:r>
      <w:r w:rsidRPr="00D135DD">
        <w:rPr>
          <w:rFonts w:ascii="Times New Roman" w:hAnsi="Times New Roman" w:hint="eastAsia"/>
        </w:rPr>
        <w:t>时</w:t>
      </w:r>
      <w:r w:rsidRPr="00D135DD">
        <w:rPr>
          <w:rFonts w:ascii="Times New Roman" w:hAnsi="Times New Roman"/>
        </w:rPr>
        <w:t>，需要您配合的操作</w:t>
      </w:r>
      <w:r w:rsidRPr="00D135DD">
        <w:rPr>
          <w:rFonts w:ascii="Times New Roman" w:hAnsi="Times New Roman" w:hint="eastAsia"/>
        </w:rPr>
        <w:t>。</w:t>
      </w:r>
    </w:p>
    <w:p w14:paraId="5FC52CD8" w14:textId="77777777" w:rsidR="00C67A94" w:rsidRPr="00D135DD" w:rsidRDefault="00C67A94" w:rsidP="00C67A94">
      <w:pPr>
        <w:pStyle w:val="ab"/>
        <w:ind w:firstLine="420"/>
        <w:rPr>
          <w:rFonts w:ascii="Times New Roman" w:hAnsi="Times New Roman"/>
        </w:rPr>
      </w:pPr>
    </w:p>
    <w:p w14:paraId="2A565248" w14:textId="77777777" w:rsidR="00C67A94" w:rsidRPr="00D135DD" w:rsidRDefault="00C67A94" w:rsidP="00C67A94">
      <w:pPr>
        <w:pStyle w:val="ab"/>
        <w:ind w:firstLine="420"/>
        <w:rPr>
          <w:rFonts w:ascii="Times New Roman" w:eastAsia="黑体" w:hAnsi="Times New Roman"/>
        </w:rPr>
      </w:pPr>
      <w:r w:rsidRPr="00D135DD">
        <w:rPr>
          <w:rFonts w:ascii="Times New Roman" w:eastAsia="黑体" w:hAnsi="Times New Roman"/>
        </w:rPr>
        <w:t>1.</w:t>
      </w:r>
      <w:r w:rsidRPr="00D135DD">
        <w:rPr>
          <w:rFonts w:ascii="Times New Roman" w:eastAsia="黑体" w:hAnsi="Times New Roman" w:hint="eastAsia"/>
        </w:rPr>
        <w:t>4</w:t>
      </w:r>
      <w:r w:rsidRPr="00D135DD">
        <w:rPr>
          <w:rFonts w:ascii="Times New Roman" w:eastAsia="黑体" w:hAnsi="Times New Roman" w:hint="eastAsia"/>
        </w:rPr>
        <w:t>参考资料</w:t>
      </w:r>
    </w:p>
    <w:p w14:paraId="4C9F58A4" w14:textId="77777777" w:rsidR="00C67A94" w:rsidRPr="00D135DD" w:rsidRDefault="00C67A94" w:rsidP="00C67A94">
      <w:pPr>
        <w:pStyle w:val="ab"/>
        <w:ind w:firstLine="420"/>
        <w:rPr>
          <w:rFonts w:ascii="Times New Roman" w:hAnsi="Times New Roman"/>
        </w:rPr>
      </w:pPr>
      <w:r w:rsidRPr="00D135DD">
        <w:rPr>
          <w:rFonts w:ascii="Times New Roman" w:hAnsi="Times New Roman"/>
        </w:rPr>
        <w:t>[1]</w:t>
      </w:r>
      <w:r w:rsidRPr="00D135DD">
        <w:rPr>
          <w:rFonts w:ascii="Times New Roman" w:hAnsi="Times New Roman"/>
        </w:rPr>
        <w:tab/>
        <w:t>Netcraft.January 2019 Web Server Survey [EB/OL</w:t>
      </w:r>
      <w:proofErr w:type="gramStart"/>
      <w:r w:rsidRPr="00D135DD">
        <w:rPr>
          <w:rFonts w:ascii="Times New Roman" w:hAnsi="Times New Roman"/>
        </w:rPr>
        <w:t>] .</w:t>
      </w:r>
      <w:proofErr w:type="gramEnd"/>
      <w:r w:rsidRPr="00D135DD">
        <w:rPr>
          <w:rFonts w:ascii="Times New Roman" w:hAnsi="Times New Roman"/>
        </w:rPr>
        <w:t xml:space="preserve"> (2019-01-24) [2019-04-25] .https://news.netcraft.com/archives/2019/01/24/january-2019-web-server-survey.html</w:t>
      </w:r>
    </w:p>
    <w:p w14:paraId="1818662B" w14:textId="77777777" w:rsidR="00C67A94" w:rsidRPr="00D135DD" w:rsidRDefault="00C67A94" w:rsidP="00FC232D">
      <w:pPr>
        <w:pStyle w:val="3"/>
        <w:ind w:firstLine="643"/>
        <w:rPr>
          <w:rFonts w:eastAsia="楷体_GB2312"/>
        </w:rPr>
      </w:pPr>
      <w:r w:rsidRPr="00D135DD">
        <w:rPr>
          <w:rFonts w:hint="eastAsia"/>
        </w:rPr>
        <w:t>2</w:t>
      </w:r>
      <w:r w:rsidRPr="00D135DD">
        <w:rPr>
          <w:rFonts w:hint="eastAsia"/>
        </w:rPr>
        <w:t>．</w:t>
      </w:r>
      <w:r w:rsidRPr="00D135DD">
        <w:rPr>
          <w:rFonts w:eastAsia="楷体_GB2312" w:hint="eastAsia"/>
        </w:rPr>
        <w:t>用途</w:t>
      </w:r>
    </w:p>
    <w:p w14:paraId="7B144A3F" w14:textId="77777777" w:rsidR="00C67A94" w:rsidRPr="00D135DD" w:rsidRDefault="00C67A94" w:rsidP="00C67A94">
      <w:pPr>
        <w:pStyle w:val="ab"/>
        <w:ind w:firstLine="420"/>
        <w:rPr>
          <w:rFonts w:ascii="Times New Roman" w:eastAsia="黑体" w:hAnsi="Times New Roman"/>
        </w:rPr>
      </w:pPr>
      <w:r w:rsidRPr="00D135DD">
        <w:rPr>
          <w:rFonts w:ascii="Times New Roman" w:eastAsia="黑体" w:hAnsi="Times New Roman"/>
        </w:rPr>
        <w:t>2.</w:t>
      </w:r>
      <w:r w:rsidRPr="00D135DD">
        <w:rPr>
          <w:rFonts w:ascii="Times New Roman" w:eastAsia="黑体" w:hAnsi="Times New Roman" w:hint="eastAsia"/>
        </w:rPr>
        <w:t>1</w:t>
      </w:r>
      <w:r w:rsidRPr="00D135DD">
        <w:rPr>
          <w:rFonts w:ascii="Times New Roman" w:eastAsia="黑体" w:hAnsi="Times New Roman" w:hint="eastAsia"/>
        </w:rPr>
        <w:t>功能</w:t>
      </w:r>
    </w:p>
    <w:p w14:paraId="54714FCB" w14:textId="77777777" w:rsidR="00C67A94" w:rsidRPr="00D135DD" w:rsidRDefault="00C67A94" w:rsidP="00C67A94">
      <w:pPr>
        <w:pStyle w:val="ab"/>
        <w:ind w:firstLine="420"/>
        <w:rPr>
          <w:rFonts w:ascii="Times New Roman" w:hAnsi="Times New Roman"/>
        </w:rPr>
      </w:pPr>
      <w:r w:rsidRPr="00D135DD">
        <w:rPr>
          <w:rFonts w:ascii="Times New Roman" w:hAnsi="Times New Roman"/>
        </w:rPr>
        <w:t xml:space="preserve">    </w:t>
      </w:r>
      <w:r w:rsidRPr="00D135DD">
        <w:rPr>
          <w:rFonts w:ascii="Times New Roman" w:hAnsi="Times New Roman" w:hint="eastAsia"/>
        </w:rPr>
        <w:t>过滤掉</w:t>
      </w:r>
      <w:r w:rsidRPr="00D135DD">
        <w:rPr>
          <w:rFonts w:ascii="Times New Roman" w:hAnsi="Times New Roman"/>
        </w:rPr>
        <w:t>一些自动化攻击。包括</w:t>
      </w:r>
      <w:r w:rsidRPr="00D135DD">
        <w:rPr>
          <w:rFonts w:ascii="Times New Roman" w:hAnsi="Times New Roman" w:hint="eastAsia"/>
        </w:rPr>
        <w:t>恶意爬虫</w:t>
      </w:r>
      <w:r w:rsidRPr="00D135DD">
        <w:rPr>
          <w:rFonts w:ascii="Times New Roman" w:hAnsi="Times New Roman"/>
        </w:rPr>
        <w:t>，薅羊毛等自动化请求。</w:t>
      </w:r>
    </w:p>
    <w:p w14:paraId="1A0EF0CC" w14:textId="77777777" w:rsidR="00C67A94" w:rsidRPr="00D135DD" w:rsidRDefault="00C67A94" w:rsidP="00C67A94">
      <w:pPr>
        <w:pStyle w:val="ab"/>
        <w:ind w:firstLine="420"/>
        <w:rPr>
          <w:rFonts w:ascii="Times New Roman" w:eastAsia="黑体" w:hAnsi="Times New Roman"/>
        </w:rPr>
      </w:pPr>
      <w:r w:rsidRPr="00D135DD">
        <w:rPr>
          <w:rFonts w:ascii="Times New Roman" w:eastAsia="黑体" w:hAnsi="Times New Roman" w:hint="eastAsia"/>
        </w:rPr>
        <w:t>2.2</w:t>
      </w:r>
      <w:r w:rsidRPr="00D135DD">
        <w:rPr>
          <w:rFonts w:ascii="Times New Roman" w:eastAsia="黑体" w:hAnsi="Times New Roman" w:hint="eastAsia"/>
        </w:rPr>
        <w:t>性能</w:t>
      </w:r>
    </w:p>
    <w:p w14:paraId="4A38719D" w14:textId="77777777" w:rsidR="00C67A94" w:rsidRPr="00D135DD" w:rsidRDefault="00C67A94" w:rsidP="00C67A94">
      <w:pPr>
        <w:pStyle w:val="ab"/>
        <w:ind w:firstLine="420"/>
        <w:rPr>
          <w:rFonts w:ascii="Times New Roman" w:hAnsi="Times New Roman"/>
        </w:rPr>
      </w:pPr>
      <w:r w:rsidRPr="00D135DD">
        <w:rPr>
          <w:rFonts w:ascii="Times New Roman" w:hAnsi="Times New Roman" w:hint="eastAsia"/>
        </w:rPr>
        <w:t>2.2.1</w:t>
      </w:r>
      <w:r w:rsidRPr="00D135DD">
        <w:rPr>
          <w:rFonts w:ascii="Times New Roman" w:hAnsi="Times New Roman" w:hint="eastAsia"/>
        </w:rPr>
        <w:t>精度</w:t>
      </w:r>
    </w:p>
    <w:p w14:paraId="726B7404" w14:textId="77777777" w:rsidR="00C67A94" w:rsidRPr="00D135DD" w:rsidRDefault="00C67A94" w:rsidP="00C67A94">
      <w:pPr>
        <w:pStyle w:val="ab"/>
        <w:ind w:firstLine="420"/>
        <w:rPr>
          <w:rFonts w:ascii="Times New Roman" w:hAnsi="Times New Roman"/>
        </w:rPr>
      </w:pPr>
      <w:r w:rsidRPr="00D135DD">
        <w:rPr>
          <w:rFonts w:ascii="Times New Roman" w:hAnsi="Times New Roman"/>
        </w:rPr>
        <w:t xml:space="preserve">    </w:t>
      </w:r>
      <w:r w:rsidRPr="00D135DD">
        <w:rPr>
          <w:rFonts w:ascii="Times New Roman" w:hAnsi="Times New Roman" w:hint="eastAsia"/>
        </w:rPr>
        <w:t>系统中</w:t>
      </w:r>
      <w:r w:rsidRPr="00D135DD">
        <w:rPr>
          <w:rFonts w:ascii="Times New Roman" w:hAnsi="Times New Roman"/>
        </w:rPr>
        <w:t>使用的</w:t>
      </w:r>
      <w:r w:rsidRPr="00D135DD">
        <w:rPr>
          <w:rFonts w:ascii="Times New Roman" w:hAnsi="Times New Roman"/>
        </w:rPr>
        <w:t>ID</w:t>
      </w:r>
      <w:r w:rsidRPr="00D135DD">
        <w:rPr>
          <w:rFonts w:ascii="Times New Roman" w:hAnsi="Times New Roman" w:hint="eastAsia"/>
        </w:rPr>
        <w:t>的</w:t>
      </w:r>
      <w:r w:rsidRPr="00D135DD">
        <w:rPr>
          <w:rFonts w:ascii="Times New Roman" w:hAnsi="Times New Roman"/>
        </w:rPr>
        <w:t>长度设置为</w:t>
      </w:r>
      <w:r w:rsidRPr="00D135DD">
        <w:rPr>
          <w:rFonts w:ascii="Times New Roman" w:hAnsi="Times New Roman" w:hint="eastAsia"/>
        </w:rPr>
        <w:t>32</w:t>
      </w:r>
      <w:r w:rsidRPr="00D135DD">
        <w:rPr>
          <w:rFonts w:ascii="Times New Roman" w:hAnsi="Times New Roman" w:hint="eastAsia"/>
        </w:rPr>
        <w:t>位。</w:t>
      </w:r>
    </w:p>
    <w:p w14:paraId="1F4EB172" w14:textId="77777777" w:rsidR="00C67A94" w:rsidRPr="00D135DD" w:rsidRDefault="00C67A94" w:rsidP="00C67A94">
      <w:pPr>
        <w:pStyle w:val="ab"/>
        <w:ind w:firstLine="420"/>
        <w:rPr>
          <w:rFonts w:ascii="Times New Roman" w:hAnsi="Times New Roman"/>
        </w:rPr>
      </w:pPr>
      <w:r w:rsidRPr="00D135DD">
        <w:rPr>
          <w:rFonts w:ascii="Times New Roman" w:hAnsi="Times New Roman" w:hint="eastAsia"/>
        </w:rPr>
        <w:t>2.2.2</w:t>
      </w:r>
      <w:r w:rsidRPr="00D135DD">
        <w:rPr>
          <w:rFonts w:ascii="Times New Roman" w:hAnsi="Times New Roman" w:hint="eastAsia"/>
        </w:rPr>
        <w:t>时间特性</w:t>
      </w:r>
    </w:p>
    <w:p w14:paraId="28FA1CC9" w14:textId="77777777" w:rsidR="00C67A94" w:rsidRPr="00D135DD" w:rsidRDefault="00C67A94" w:rsidP="00C67A94">
      <w:pPr>
        <w:pStyle w:val="ab"/>
        <w:ind w:firstLine="420"/>
        <w:rPr>
          <w:rFonts w:ascii="Times New Roman" w:hAnsi="Times New Roman"/>
        </w:rPr>
      </w:pPr>
      <w:r w:rsidRPr="00D135DD">
        <w:rPr>
          <w:rFonts w:ascii="Times New Roman" w:hAnsi="Times New Roman"/>
        </w:rPr>
        <w:t xml:space="preserve">    </w:t>
      </w:r>
      <w:r w:rsidRPr="00D135DD">
        <w:rPr>
          <w:rFonts w:ascii="Times New Roman" w:hAnsi="Times New Roman" w:hint="eastAsia"/>
        </w:rPr>
        <w:t>本系统</w:t>
      </w:r>
      <w:r w:rsidRPr="00D135DD">
        <w:rPr>
          <w:rFonts w:ascii="Times New Roman" w:hAnsi="Times New Roman"/>
        </w:rPr>
        <w:t>部署在</w:t>
      </w:r>
      <w:r w:rsidRPr="00D135DD">
        <w:rPr>
          <w:rFonts w:ascii="Times New Roman" w:hAnsi="Times New Roman"/>
        </w:rPr>
        <w:t>Nginx</w:t>
      </w:r>
      <w:r w:rsidRPr="00D135DD">
        <w:rPr>
          <w:rFonts w:ascii="Times New Roman" w:hAnsi="Times New Roman"/>
        </w:rPr>
        <w:t>反向代理的环境下，对于需要处理的</w:t>
      </w:r>
      <w:r w:rsidRPr="00D135DD">
        <w:rPr>
          <w:rFonts w:ascii="Times New Roman" w:hAnsi="Times New Roman"/>
        </w:rPr>
        <w:t>HTML,JS</w:t>
      </w:r>
      <w:r w:rsidRPr="00D135DD">
        <w:rPr>
          <w:rFonts w:ascii="Times New Roman" w:hAnsi="Times New Roman" w:hint="eastAsia"/>
        </w:rPr>
        <w:t>文件</w:t>
      </w:r>
      <w:r w:rsidRPr="00D135DD">
        <w:rPr>
          <w:rFonts w:ascii="Times New Roman" w:hAnsi="Times New Roman"/>
        </w:rPr>
        <w:t>，</w:t>
      </w:r>
      <w:r w:rsidRPr="00D135DD">
        <w:rPr>
          <w:rFonts w:ascii="Times New Roman" w:hAnsi="Times New Roman" w:hint="eastAsia"/>
        </w:rPr>
        <w:t>需要存储，</w:t>
      </w:r>
      <w:r w:rsidRPr="00D135DD">
        <w:rPr>
          <w:rFonts w:ascii="Times New Roman" w:hAnsi="Times New Roman"/>
        </w:rPr>
        <w:t>处理，再转发</w:t>
      </w:r>
      <w:r w:rsidRPr="00D135DD">
        <w:rPr>
          <w:rFonts w:ascii="Times New Roman" w:hAnsi="Times New Roman" w:hint="eastAsia"/>
        </w:rPr>
        <w:t>，其响应时间</w:t>
      </w:r>
      <w:r w:rsidRPr="00D135DD">
        <w:rPr>
          <w:rFonts w:ascii="Times New Roman" w:hAnsi="Times New Roman"/>
        </w:rPr>
        <w:t>至少是直接访问目标网站的</w:t>
      </w:r>
      <w:r w:rsidRPr="00D135DD">
        <w:rPr>
          <w:rFonts w:ascii="Times New Roman" w:hAnsi="Times New Roman" w:hint="eastAsia"/>
        </w:rPr>
        <w:t>2</w:t>
      </w:r>
      <w:r w:rsidRPr="00D135DD">
        <w:rPr>
          <w:rFonts w:ascii="Times New Roman" w:hAnsi="Times New Roman" w:hint="eastAsia"/>
        </w:rPr>
        <w:t>倍</w:t>
      </w:r>
      <w:r w:rsidRPr="00D135DD">
        <w:rPr>
          <w:rFonts w:ascii="Times New Roman" w:hAnsi="Times New Roman"/>
        </w:rPr>
        <w:t>，</w:t>
      </w:r>
      <w:r w:rsidRPr="00D135DD">
        <w:rPr>
          <w:rFonts w:ascii="Times New Roman" w:hAnsi="Times New Roman" w:hint="eastAsia"/>
        </w:rPr>
        <w:t>但依托</w:t>
      </w:r>
      <w:r w:rsidRPr="00D135DD">
        <w:rPr>
          <w:rFonts w:ascii="Times New Roman" w:hAnsi="Times New Roman"/>
        </w:rPr>
        <w:t>于</w:t>
      </w:r>
      <w:r w:rsidRPr="00D135DD">
        <w:rPr>
          <w:rFonts w:ascii="Times New Roman" w:hAnsi="Times New Roman"/>
        </w:rPr>
        <w:t>Nginx</w:t>
      </w:r>
      <w:r w:rsidRPr="00D135DD">
        <w:rPr>
          <w:rFonts w:ascii="Times New Roman" w:hAnsi="Times New Roman"/>
        </w:rPr>
        <w:t>本身的高性能</w:t>
      </w:r>
      <w:r w:rsidRPr="00D135DD">
        <w:rPr>
          <w:rFonts w:ascii="Times New Roman" w:hAnsi="Times New Roman" w:hint="eastAsia"/>
        </w:rPr>
        <w:t>在</w:t>
      </w:r>
      <w:r w:rsidRPr="00D135DD">
        <w:rPr>
          <w:rFonts w:ascii="Times New Roman" w:hAnsi="Times New Roman"/>
        </w:rPr>
        <w:t>文本型的使用过程中不会产生</w:t>
      </w:r>
      <w:r w:rsidRPr="00D135DD">
        <w:rPr>
          <w:rFonts w:ascii="Times New Roman" w:hAnsi="Times New Roman" w:hint="eastAsia"/>
        </w:rPr>
        <w:t>较长延迟</w:t>
      </w:r>
      <w:r w:rsidRPr="00D135DD">
        <w:rPr>
          <w:rFonts w:ascii="Times New Roman" w:hAnsi="Times New Roman"/>
        </w:rPr>
        <w:t>。</w:t>
      </w:r>
      <w:r w:rsidRPr="00D135DD">
        <w:rPr>
          <w:rFonts w:ascii="Times New Roman" w:hAnsi="Times New Roman" w:hint="eastAsia"/>
        </w:rPr>
        <w:t>对于</w:t>
      </w:r>
      <w:r w:rsidRPr="00D135DD">
        <w:rPr>
          <w:rFonts w:ascii="Times New Roman" w:hAnsi="Times New Roman"/>
        </w:rPr>
        <w:t>图片</w:t>
      </w:r>
      <w:r w:rsidRPr="00D135DD">
        <w:rPr>
          <w:rFonts w:ascii="Times New Roman" w:hAnsi="Times New Roman" w:hint="eastAsia"/>
        </w:rPr>
        <w:t>等</w:t>
      </w:r>
      <w:r w:rsidRPr="00D135DD">
        <w:rPr>
          <w:rFonts w:ascii="Times New Roman" w:hAnsi="Times New Roman"/>
        </w:rPr>
        <w:t>不需要处理的响应文件，</w:t>
      </w:r>
      <w:r w:rsidRPr="00D135DD">
        <w:rPr>
          <w:rFonts w:ascii="Times New Roman" w:hAnsi="Times New Roman" w:hint="eastAsia"/>
        </w:rPr>
        <w:t>直接转发，</w:t>
      </w:r>
      <w:r w:rsidRPr="00D135DD">
        <w:rPr>
          <w:rFonts w:ascii="Times New Roman" w:hAnsi="Times New Roman"/>
        </w:rPr>
        <w:t>也不会产生</w:t>
      </w:r>
      <w:r w:rsidRPr="00D135DD">
        <w:rPr>
          <w:rFonts w:ascii="Times New Roman" w:hAnsi="Times New Roman" w:hint="eastAsia"/>
        </w:rPr>
        <w:t>长延迟的</w:t>
      </w:r>
      <w:r w:rsidRPr="00D135DD">
        <w:rPr>
          <w:rFonts w:ascii="Times New Roman" w:hAnsi="Times New Roman"/>
        </w:rPr>
        <w:t>问题。</w:t>
      </w:r>
    </w:p>
    <w:p w14:paraId="1E2F119B" w14:textId="77777777" w:rsidR="00C67A94" w:rsidRPr="00D135DD" w:rsidRDefault="00C67A94" w:rsidP="00C67A94">
      <w:pPr>
        <w:pStyle w:val="ab"/>
        <w:ind w:firstLine="420"/>
        <w:rPr>
          <w:rFonts w:ascii="Times New Roman" w:hAnsi="Times New Roman"/>
        </w:rPr>
      </w:pPr>
      <w:r w:rsidRPr="00D135DD">
        <w:rPr>
          <w:rFonts w:ascii="Times New Roman" w:hAnsi="Times New Roman" w:hint="eastAsia"/>
        </w:rPr>
        <w:t>2.2.3</w:t>
      </w:r>
      <w:r w:rsidRPr="00D135DD">
        <w:rPr>
          <w:rFonts w:ascii="Times New Roman" w:hAnsi="Times New Roman" w:hint="eastAsia"/>
        </w:rPr>
        <w:t>灵活性</w:t>
      </w:r>
    </w:p>
    <w:p w14:paraId="0EC31ED5" w14:textId="77777777" w:rsidR="00C67A94" w:rsidRPr="00D135DD" w:rsidRDefault="00C67A94" w:rsidP="00C67A94">
      <w:pPr>
        <w:pStyle w:val="ab"/>
        <w:ind w:firstLine="420"/>
        <w:rPr>
          <w:rFonts w:ascii="Times New Roman" w:hAnsi="Times New Roman"/>
        </w:rPr>
      </w:pPr>
      <w:r w:rsidRPr="00D135DD">
        <w:rPr>
          <w:rFonts w:ascii="Times New Roman" w:hAnsi="Times New Roman" w:hint="eastAsia"/>
        </w:rPr>
        <w:t>Nginx</w:t>
      </w:r>
      <w:r w:rsidRPr="00D135DD">
        <w:rPr>
          <w:rFonts w:ascii="Times New Roman" w:hAnsi="Times New Roman"/>
        </w:rPr>
        <w:t>整体设计架构是</w:t>
      </w:r>
      <w:r w:rsidRPr="00D135DD">
        <w:rPr>
          <w:rFonts w:ascii="Times New Roman" w:hAnsi="Times New Roman" w:hint="eastAsia"/>
        </w:rPr>
        <w:t>模块化</w:t>
      </w:r>
      <w:r w:rsidRPr="00D135DD">
        <w:rPr>
          <w:rFonts w:ascii="Times New Roman" w:hAnsi="Times New Roman"/>
        </w:rPr>
        <w:t>的，</w:t>
      </w:r>
      <w:r w:rsidRPr="00D135DD">
        <w:rPr>
          <w:rFonts w:ascii="Times New Roman" w:hAnsi="Times New Roman" w:hint="eastAsia"/>
        </w:rPr>
        <w:t>分为核心</w:t>
      </w:r>
      <w:r w:rsidRPr="00D135DD">
        <w:rPr>
          <w:rFonts w:ascii="Times New Roman" w:hAnsi="Times New Roman"/>
        </w:rPr>
        <w:t>模块，标准</w:t>
      </w:r>
      <w:r w:rsidRPr="00D135DD">
        <w:rPr>
          <w:rFonts w:ascii="Times New Roman" w:hAnsi="Times New Roman"/>
        </w:rPr>
        <w:t>HTTP</w:t>
      </w:r>
      <w:r w:rsidRPr="00D135DD">
        <w:rPr>
          <w:rFonts w:ascii="Times New Roman" w:hAnsi="Times New Roman"/>
        </w:rPr>
        <w:t>模块和第三方模块等，本系统</w:t>
      </w:r>
      <w:r w:rsidRPr="00D135DD">
        <w:rPr>
          <w:rFonts w:ascii="Times New Roman" w:hAnsi="Times New Roman" w:hint="eastAsia"/>
        </w:rPr>
        <w:t>开发结果中</w:t>
      </w:r>
      <w:r w:rsidRPr="00D135DD">
        <w:rPr>
          <w:rFonts w:ascii="Times New Roman" w:hAnsi="Times New Roman"/>
        </w:rPr>
        <w:t>的</w:t>
      </w:r>
      <w:r w:rsidRPr="00D135DD">
        <w:rPr>
          <w:rFonts w:ascii="Times New Roman" w:hAnsi="Times New Roman" w:hint="eastAsia"/>
        </w:rPr>
        <w:t>是</w:t>
      </w:r>
      <w:r w:rsidRPr="00D135DD">
        <w:rPr>
          <w:rFonts w:ascii="Times New Roman" w:hAnsi="Times New Roman"/>
        </w:rPr>
        <w:t>第三方模块，在使用时，可以通过指令添加到</w:t>
      </w:r>
      <w:r w:rsidRPr="00D135DD">
        <w:rPr>
          <w:rFonts w:ascii="Times New Roman" w:hAnsi="Times New Roman"/>
        </w:rPr>
        <w:t>Nginx</w:t>
      </w:r>
      <w:r w:rsidRPr="00D135DD">
        <w:rPr>
          <w:rFonts w:ascii="Times New Roman" w:hAnsi="Times New Roman"/>
        </w:rPr>
        <w:t>中</w:t>
      </w:r>
      <w:r w:rsidRPr="00D135DD">
        <w:rPr>
          <w:rFonts w:ascii="Times New Roman" w:hAnsi="Times New Roman" w:hint="eastAsia"/>
        </w:rPr>
        <w:t>去</w:t>
      </w:r>
      <w:r w:rsidRPr="00D135DD">
        <w:rPr>
          <w:rFonts w:ascii="Times New Roman" w:hAnsi="Times New Roman"/>
        </w:rPr>
        <w:t>，在不需要使用时</w:t>
      </w:r>
      <w:r w:rsidRPr="00D135DD">
        <w:rPr>
          <w:rFonts w:ascii="Times New Roman" w:hAnsi="Times New Roman" w:hint="eastAsia"/>
        </w:rPr>
        <w:t>，</w:t>
      </w:r>
      <w:r w:rsidRPr="00D135DD">
        <w:rPr>
          <w:rFonts w:ascii="Times New Roman" w:hAnsi="Times New Roman"/>
        </w:rPr>
        <w:t>完全不影响</w:t>
      </w:r>
      <w:r w:rsidRPr="00D135DD">
        <w:rPr>
          <w:rFonts w:ascii="Times New Roman" w:hAnsi="Times New Roman"/>
        </w:rPr>
        <w:t>Nginx</w:t>
      </w:r>
      <w:r w:rsidRPr="00D135DD">
        <w:rPr>
          <w:rFonts w:ascii="Times New Roman" w:hAnsi="Times New Roman" w:hint="eastAsia"/>
        </w:rPr>
        <w:t>其他</w:t>
      </w:r>
      <w:r w:rsidRPr="00D135DD">
        <w:rPr>
          <w:rFonts w:ascii="Times New Roman" w:hAnsi="Times New Roman"/>
        </w:rPr>
        <w:t>的使用</w:t>
      </w:r>
      <w:r w:rsidRPr="00D135DD">
        <w:rPr>
          <w:rFonts w:ascii="Times New Roman" w:hAnsi="Times New Roman" w:hint="eastAsia"/>
        </w:rPr>
        <w:t>。</w:t>
      </w:r>
    </w:p>
    <w:p w14:paraId="6E829BB5" w14:textId="77777777" w:rsidR="00C67A94" w:rsidRPr="00D135DD" w:rsidRDefault="00C67A94" w:rsidP="00C67A94">
      <w:pPr>
        <w:pStyle w:val="ab"/>
        <w:ind w:firstLine="420"/>
        <w:rPr>
          <w:rFonts w:ascii="Times New Roman" w:hAnsi="Times New Roman"/>
        </w:rPr>
      </w:pPr>
      <w:r w:rsidRPr="00D135DD">
        <w:rPr>
          <w:rFonts w:ascii="Times New Roman" w:hAnsi="Times New Roman" w:hint="eastAsia"/>
        </w:rPr>
        <w:t>本系统</w:t>
      </w:r>
      <w:r w:rsidRPr="00D135DD">
        <w:rPr>
          <w:rFonts w:ascii="Times New Roman" w:hAnsi="Times New Roman"/>
        </w:rPr>
        <w:t>的依赖除了</w:t>
      </w:r>
      <w:r w:rsidRPr="00D135DD">
        <w:rPr>
          <w:rFonts w:ascii="Times New Roman" w:hAnsi="Times New Roman"/>
        </w:rPr>
        <w:t>Nginx</w:t>
      </w:r>
      <w:r w:rsidRPr="00D135DD">
        <w:rPr>
          <w:rFonts w:ascii="Times New Roman" w:hAnsi="Times New Roman"/>
        </w:rPr>
        <w:t>的核心模块，所涉及到的</w:t>
      </w:r>
      <w:r w:rsidRPr="00D135DD">
        <w:rPr>
          <w:rFonts w:ascii="Times New Roman" w:hAnsi="Times New Roman"/>
        </w:rPr>
        <w:t>Gumbo</w:t>
      </w:r>
      <w:r w:rsidRPr="00D135DD">
        <w:rPr>
          <w:rFonts w:ascii="Times New Roman" w:hAnsi="Times New Roman"/>
        </w:rPr>
        <w:t>，</w:t>
      </w:r>
      <w:r w:rsidRPr="00D135DD">
        <w:rPr>
          <w:rFonts w:ascii="Times New Roman" w:hAnsi="Times New Roman"/>
        </w:rPr>
        <w:t>Duktape</w:t>
      </w:r>
      <w:r w:rsidRPr="00D135DD">
        <w:rPr>
          <w:rFonts w:ascii="Times New Roman" w:hAnsi="Times New Roman"/>
        </w:rPr>
        <w:t>都包含在自己模块中，</w:t>
      </w:r>
      <w:r w:rsidRPr="00D135DD">
        <w:rPr>
          <w:rFonts w:ascii="Times New Roman" w:hAnsi="Times New Roman" w:hint="eastAsia"/>
        </w:rPr>
        <w:t>集成度</w:t>
      </w:r>
      <w:r w:rsidRPr="00D135DD">
        <w:rPr>
          <w:rFonts w:ascii="Times New Roman" w:hAnsi="Times New Roman"/>
        </w:rPr>
        <w:t>好</w:t>
      </w:r>
      <w:r w:rsidRPr="00D135DD">
        <w:rPr>
          <w:rFonts w:ascii="Times New Roman" w:hAnsi="Times New Roman" w:hint="eastAsia"/>
        </w:rPr>
        <w:t>。</w:t>
      </w:r>
    </w:p>
    <w:p w14:paraId="239C4FCA" w14:textId="77777777" w:rsidR="00C67A94" w:rsidRPr="00D135DD" w:rsidRDefault="00C67A94" w:rsidP="00C67A94">
      <w:pPr>
        <w:pStyle w:val="ab"/>
        <w:ind w:firstLine="420"/>
        <w:rPr>
          <w:rFonts w:ascii="Times New Roman" w:hAnsi="Times New Roman"/>
        </w:rPr>
      </w:pPr>
      <w:r w:rsidRPr="00D135DD">
        <w:rPr>
          <w:rFonts w:ascii="Times New Roman" w:hAnsi="Times New Roman" w:hint="eastAsia"/>
        </w:rPr>
        <w:t>本系统</w:t>
      </w:r>
      <w:r w:rsidRPr="00D135DD">
        <w:rPr>
          <w:rFonts w:ascii="Times New Roman" w:hAnsi="Times New Roman"/>
        </w:rPr>
        <w:t>的客户端依赖用户市场占比</w:t>
      </w:r>
      <w:r w:rsidRPr="00D135DD">
        <w:rPr>
          <w:rFonts w:ascii="Times New Roman" w:hAnsi="Times New Roman" w:hint="eastAsia"/>
        </w:rPr>
        <w:t>高达六成</w:t>
      </w:r>
      <w:r w:rsidRPr="00D135DD">
        <w:rPr>
          <w:rFonts w:ascii="Times New Roman" w:hAnsi="Times New Roman"/>
        </w:rPr>
        <w:t>的</w:t>
      </w:r>
      <w:r w:rsidRPr="00D135DD">
        <w:rPr>
          <w:rFonts w:ascii="Times New Roman" w:hAnsi="Times New Roman" w:hint="eastAsia"/>
        </w:rPr>
        <w:t>Chrome</w:t>
      </w:r>
      <w:r w:rsidRPr="00D135DD">
        <w:rPr>
          <w:rFonts w:ascii="Times New Roman" w:hAnsi="Times New Roman"/>
        </w:rPr>
        <w:t>浏览器</w:t>
      </w:r>
      <w:r w:rsidRPr="00D135DD">
        <w:rPr>
          <w:rFonts w:ascii="Times New Roman" w:hAnsi="Times New Roman" w:hint="eastAsia"/>
        </w:rPr>
        <w:t>，</w:t>
      </w:r>
      <w:r w:rsidRPr="00D135DD">
        <w:rPr>
          <w:rFonts w:ascii="Times New Roman" w:hAnsi="Times New Roman"/>
        </w:rPr>
        <w:t>覆盖面广</w:t>
      </w:r>
      <w:r w:rsidRPr="00D135DD">
        <w:rPr>
          <w:rFonts w:ascii="Times New Roman" w:hAnsi="Times New Roman" w:hint="eastAsia"/>
        </w:rPr>
        <w:t>；</w:t>
      </w:r>
      <w:r w:rsidRPr="00D135DD">
        <w:rPr>
          <w:rFonts w:ascii="Times New Roman" w:hAnsi="Times New Roman"/>
        </w:rPr>
        <w:t>本系统在目前阶段的开发成果来看，</w:t>
      </w:r>
      <w:r w:rsidRPr="00D135DD">
        <w:rPr>
          <w:rFonts w:ascii="Times New Roman" w:hAnsi="Times New Roman" w:hint="eastAsia"/>
        </w:rPr>
        <w:t>实践上</w:t>
      </w:r>
      <w:r w:rsidRPr="00D135DD">
        <w:rPr>
          <w:rFonts w:ascii="Times New Roman" w:hAnsi="Times New Roman"/>
        </w:rPr>
        <w:t>可能存在一</w:t>
      </w:r>
      <w:r w:rsidRPr="00D135DD">
        <w:rPr>
          <w:rFonts w:ascii="Times New Roman" w:hAnsi="Times New Roman" w:hint="eastAsia"/>
        </w:rPr>
        <w:t>些</w:t>
      </w:r>
      <w:r w:rsidRPr="00D135DD">
        <w:rPr>
          <w:rFonts w:ascii="Times New Roman" w:hAnsi="Times New Roman"/>
        </w:rPr>
        <w:t>没有考虑的</w:t>
      </w:r>
      <w:r w:rsidRPr="00D135DD">
        <w:rPr>
          <w:rFonts w:ascii="Times New Roman" w:hAnsi="Times New Roman" w:hint="eastAsia"/>
        </w:rPr>
        <w:t>情况需要继续完善</w:t>
      </w:r>
      <w:r w:rsidRPr="00D135DD">
        <w:rPr>
          <w:rFonts w:ascii="Times New Roman" w:hAnsi="Times New Roman"/>
        </w:rPr>
        <w:t>。</w:t>
      </w:r>
      <w:r w:rsidRPr="00D135DD">
        <w:rPr>
          <w:rFonts w:ascii="Times New Roman" w:hAnsi="Times New Roman" w:hint="eastAsia"/>
        </w:rPr>
        <w:t>但</w:t>
      </w:r>
      <w:r w:rsidRPr="00D135DD">
        <w:rPr>
          <w:rFonts w:ascii="Times New Roman" w:hAnsi="Times New Roman"/>
        </w:rPr>
        <w:t>它的</w:t>
      </w:r>
      <w:r w:rsidRPr="00D135DD">
        <w:rPr>
          <w:rFonts w:ascii="Times New Roman" w:hAnsi="Times New Roman" w:hint="eastAsia"/>
        </w:rPr>
        <w:t>设计目标</w:t>
      </w:r>
      <w:r w:rsidRPr="00D135DD">
        <w:rPr>
          <w:rFonts w:ascii="Times New Roman" w:hAnsi="Times New Roman"/>
        </w:rPr>
        <w:t>，理想状态</w:t>
      </w:r>
      <w:r w:rsidRPr="00D135DD">
        <w:rPr>
          <w:rFonts w:ascii="Times New Roman" w:hAnsi="Times New Roman" w:hint="eastAsia"/>
        </w:rPr>
        <w:t>，</w:t>
      </w:r>
      <w:r w:rsidRPr="00D135DD">
        <w:rPr>
          <w:rFonts w:ascii="Times New Roman" w:hAnsi="Times New Roman"/>
        </w:rPr>
        <w:t>理论上对</w:t>
      </w:r>
      <w:r w:rsidRPr="00D135DD">
        <w:rPr>
          <w:rFonts w:ascii="Times New Roman" w:hAnsi="Times New Roman" w:hint="eastAsia"/>
        </w:rPr>
        <w:t>目标网站</w:t>
      </w:r>
      <w:r w:rsidRPr="00D135DD">
        <w:rPr>
          <w:rFonts w:ascii="Times New Roman" w:hAnsi="Times New Roman"/>
        </w:rPr>
        <w:t>没有要求</w:t>
      </w:r>
      <w:r w:rsidRPr="00D135DD">
        <w:rPr>
          <w:rFonts w:ascii="Times New Roman" w:hAnsi="Times New Roman" w:hint="eastAsia"/>
        </w:rPr>
        <w:t>在</w:t>
      </w:r>
      <w:r w:rsidRPr="00D135DD">
        <w:rPr>
          <w:rFonts w:ascii="Times New Roman" w:hAnsi="Times New Roman"/>
        </w:rPr>
        <w:t>实现</w:t>
      </w:r>
      <w:r w:rsidRPr="00D135DD">
        <w:rPr>
          <w:rFonts w:ascii="Times New Roman" w:hAnsi="Times New Roman"/>
        </w:rPr>
        <w:t>ID</w:t>
      </w:r>
      <w:r w:rsidRPr="00D135DD">
        <w:rPr>
          <w:rFonts w:ascii="Times New Roman" w:hAnsi="Times New Roman"/>
        </w:rPr>
        <w:t>验证之外</w:t>
      </w:r>
      <w:r w:rsidRPr="00D135DD">
        <w:rPr>
          <w:rFonts w:ascii="Times New Roman" w:hAnsi="Times New Roman" w:hint="eastAsia"/>
        </w:rPr>
        <w:t>要求</w:t>
      </w:r>
      <w:r w:rsidRPr="00D135DD">
        <w:rPr>
          <w:rFonts w:ascii="Times New Roman" w:hAnsi="Times New Roman"/>
        </w:rPr>
        <w:t>对响应进行透传。</w:t>
      </w:r>
      <w:r w:rsidRPr="00D135DD">
        <w:rPr>
          <w:rFonts w:ascii="Times New Roman" w:hAnsi="Times New Roman" w:hint="eastAsia"/>
        </w:rPr>
        <w:t>在</w:t>
      </w:r>
      <w:r w:rsidRPr="00D135DD">
        <w:rPr>
          <w:rFonts w:ascii="Times New Roman" w:hAnsi="Times New Roman"/>
        </w:rPr>
        <w:t>继续升级系统，更</w:t>
      </w:r>
      <w:r w:rsidRPr="00D135DD">
        <w:rPr>
          <w:rFonts w:ascii="Times New Roman" w:hAnsi="Times New Roman" w:hint="eastAsia"/>
        </w:rPr>
        <w:t>趋于</w:t>
      </w:r>
      <w:r w:rsidRPr="00D135DD">
        <w:rPr>
          <w:rFonts w:ascii="Times New Roman" w:hAnsi="Times New Roman"/>
        </w:rPr>
        <w:t>成熟是，</w:t>
      </w:r>
      <w:r w:rsidRPr="00D135DD">
        <w:rPr>
          <w:rFonts w:ascii="Times New Roman" w:hAnsi="Times New Roman" w:hint="eastAsia"/>
        </w:rPr>
        <w:t>灵活易用</w:t>
      </w:r>
      <w:r w:rsidRPr="00D135DD">
        <w:rPr>
          <w:rFonts w:ascii="Times New Roman" w:hAnsi="Times New Roman"/>
        </w:rPr>
        <w:t>。</w:t>
      </w:r>
    </w:p>
    <w:p w14:paraId="3EADB48D" w14:textId="77777777" w:rsidR="00C67A94" w:rsidRPr="00D135DD" w:rsidRDefault="00C67A94" w:rsidP="00C67A94">
      <w:pPr>
        <w:pStyle w:val="ab"/>
        <w:ind w:firstLine="420"/>
        <w:rPr>
          <w:rFonts w:ascii="Times New Roman" w:eastAsia="黑体" w:hAnsi="Times New Roman"/>
        </w:rPr>
      </w:pPr>
      <w:r w:rsidRPr="00D135DD">
        <w:rPr>
          <w:rFonts w:ascii="Times New Roman" w:eastAsia="黑体" w:hAnsi="Times New Roman" w:hint="eastAsia"/>
        </w:rPr>
        <w:t>2.3</w:t>
      </w:r>
      <w:r w:rsidRPr="00D135DD">
        <w:rPr>
          <w:rFonts w:ascii="Times New Roman" w:eastAsia="黑体" w:hAnsi="Times New Roman" w:hint="eastAsia"/>
        </w:rPr>
        <w:t>安全保密</w:t>
      </w:r>
    </w:p>
    <w:p w14:paraId="28F45998" w14:textId="77777777" w:rsidR="00C67A94" w:rsidRPr="00D135DD" w:rsidRDefault="00C67A94" w:rsidP="00C67A94">
      <w:pPr>
        <w:pStyle w:val="ab"/>
        <w:ind w:firstLine="420"/>
        <w:rPr>
          <w:rFonts w:ascii="Times New Roman" w:hAnsi="Times New Roman"/>
        </w:rPr>
      </w:pPr>
      <w:r w:rsidRPr="00D135DD">
        <w:rPr>
          <w:rFonts w:ascii="Times New Roman" w:hAnsi="Times New Roman"/>
        </w:rPr>
        <w:t xml:space="preserve">    </w:t>
      </w:r>
      <w:r w:rsidRPr="00D135DD">
        <w:rPr>
          <w:rFonts w:ascii="Times New Roman" w:hAnsi="Times New Roman"/>
        </w:rPr>
        <w:tab/>
      </w:r>
      <w:r w:rsidRPr="00D135DD">
        <w:rPr>
          <w:rFonts w:ascii="Times New Roman" w:hAnsi="Times New Roman" w:hint="eastAsia"/>
        </w:rPr>
        <w:t>系统开源，无安全保密需要</w:t>
      </w:r>
    </w:p>
    <w:p w14:paraId="411DE3ED" w14:textId="77777777" w:rsidR="00C67A94" w:rsidRPr="00D135DD" w:rsidRDefault="00C67A94" w:rsidP="00C67A94">
      <w:pPr>
        <w:pStyle w:val="ab"/>
        <w:ind w:firstLine="420"/>
        <w:rPr>
          <w:rFonts w:ascii="Times New Roman" w:hAnsi="Times New Roman"/>
        </w:rPr>
      </w:pPr>
      <w:r w:rsidRPr="00D135DD">
        <w:rPr>
          <w:rFonts w:ascii="Times New Roman" w:hAnsi="Times New Roman" w:hint="eastAsia"/>
        </w:rPr>
        <w:t>本系统作为</w:t>
      </w:r>
      <w:r w:rsidRPr="00D135DD">
        <w:rPr>
          <w:rFonts w:ascii="Times New Roman" w:hAnsi="Times New Roman"/>
        </w:rPr>
        <w:t>反向代理处的处理，</w:t>
      </w:r>
      <w:r w:rsidRPr="00D135DD">
        <w:rPr>
          <w:rFonts w:ascii="Times New Roman" w:hAnsi="Times New Roman" w:hint="eastAsia"/>
        </w:rPr>
        <w:t>起</w:t>
      </w:r>
      <w:r w:rsidRPr="00D135DD">
        <w:rPr>
          <w:rFonts w:ascii="Times New Roman" w:hAnsi="Times New Roman"/>
        </w:rPr>
        <w:t>过滤作用</w:t>
      </w:r>
      <w:r w:rsidRPr="00D135DD">
        <w:rPr>
          <w:rFonts w:ascii="Times New Roman" w:hAnsi="Times New Roman" w:hint="eastAsia"/>
        </w:rPr>
        <w:t>，</w:t>
      </w:r>
      <w:r w:rsidRPr="00D135DD">
        <w:rPr>
          <w:rFonts w:ascii="Times New Roman" w:hAnsi="Times New Roman"/>
        </w:rPr>
        <w:t>不涉及用户，网站相关</w:t>
      </w:r>
      <w:r w:rsidRPr="00D135DD">
        <w:rPr>
          <w:rFonts w:ascii="Times New Roman" w:hAnsi="Times New Roman" w:hint="eastAsia"/>
        </w:rPr>
        <w:t>业务</w:t>
      </w:r>
      <w:r w:rsidRPr="00D135DD">
        <w:rPr>
          <w:rFonts w:ascii="Times New Roman" w:hAnsi="Times New Roman"/>
        </w:rPr>
        <w:t>信息。</w:t>
      </w:r>
    </w:p>
    <w:p w14:paraId="32BDCE6B" w14:textId="77777777" w:rsidR="00C67A94" w:rsidRPr="00D135DD" w:rsidRDefault="00C67A94" w:rsidP="00FC232D">
      <w:pPr>
        <w:pStyle w:val="3"/>
        <w:ind w:firstLine="643"/>
        <w:rPr>
          <w:rFonts w:eastAsia="楷体_GB2312"/>
        </w:rPr>
      </w:pPr>
      <w:r w:rsidRPr="00D135DD">
        <w:rPr>
          <w:rFonts w:hint="eastAsia"/>
        </w:rPr>
        <w:t>3</w:t>
      </w:r>
      <w:r w:rsidRPr="00D135DD">
        <w:rPr>
          <w:rFonts w:hint="eastAsia"/>
        </w:rPr>
        <w:t>．</w:t>
      </w:r>
      <w:r w:rsidRPr="00D135DD">
        <w:rPr>
          <w:rFonts w:eastAsia="楷体_GB2312" w:hint="eastAsia"/>
        </w:rPr>
        <w:t>运行环境</w:t>
      </w:r>
    </w:p>
    <w:p w14:paraId="36A4B81D" w14:textId="77777777" w:rsidR="00C67A94" w:rsidRPr="00D135DD" w:rsidRDefault="00C67A94" w:rsidP="00C67A94">
      <w:pPr>
        <w:pStyle w:val="ab"/>
        <w:ind w:firstLine="420"/>
        <w:rPr>
          <w:rFonts w:ascii="Times New Roman" w:eastAsia="黑体" w:hAnsi="Times New Roman"/>
        </w:rPr>
      </w:pPr>
      <w:r w:rsidRPr="00D135DD">
        <w:rPr>
          <w:rFonts w:ascii="Times New Roman" w:eastAsia="黑体" w:hAnsi="Times New Roman" w:hint="eastAsia"/>
        </w:rPr>
        <w:t>3.1</w:t>
      </w:r>
      <w:r w:rsidRPr="00D135DD">
        <w:rPr>
          <w:rFonts w:ascii="Times New Roman" w:eastAsia="黑体" w:hAnsi="Times New Roman" w:hint="eastAsia"/>
        </w:rPr>
        <w:t>硬设备</w:t>
      </w:r>
    </w:p>
    <w:p w14:paraId="6837F0D2" w14:textId="77777777" w:rsidR="00C67A94" w:rsidRPr="00D135DD" w:rsidRDefault="00C67A94" w:rsidP="00C67A94">
      <w:pPr>
        <w:pStyle w:val="ab"/>
        <w:ind w:firstLine="420"/>
        <w:rPr>
          <w:rFonts w:ascii="Times New Roman" w:hAnsi="Times New Roman"/>
        </w:rPr>
      </w:pPr>
      <w:r w:rsidRPr="00D135DD">
        <w:rPr>
          <w:rFonts w:ascii="Times New Roman" w:hAnsi="Times New Roman"/>
        </w:rPr>
        <w:t xml:space="preserve">    Linux</w:t>
      </w:r>
      <w:r w:rsidRPr="00D135DD">
        <w:rPr>
          <w:rFonts w:ascii="Times New Roman" w:hAnsi="Times New Roman"/>
        </w:rPr>
        <w:t>操作系统，或</w:t>
      </w:r>
      <w:r w:rsidRPr="00D135DD">
        <w:rPr>
          <w:rFonts w:ascii="Times New Roman" w:hAnsi="Times New Roman"/>
        </w:rPr>
        <w:t>Windows</w:t>
      </w:r>
      <w:r w:rsidRPr="00D135DD">
        <w:rPr>
          <w:rFonts w:ascii="Times New Roman" w:hAnsi="Times New Roman"/>
        </w:rPr>
        <w:t>系统</w:t>
      </w:r>
      <w:r w:rsidRPr="00D135DD">
        <w:rPr>
          <w:rFonts w:ascii="Times New Roman" w:hAnsi="Times New Roman" w:hint="eastAsia"/>
        </w:rPr>
        <w:t>+Cygwin</w:t>
      </w:r>
      <w:r w:rsidRPr="00D135DD">
        <w:rPr>
          <w:rFonts w:ascii="Times New Roman" w:hAnsi="Times New Roman" w:hint="eastAsia"/>
        </w:rPr>
        <w:t>环境</w:t>
      </w:r>
    </w:p>
    <w:p w14:paraId="451EA2A6" w14:textId="77777777" w:rsidR="00C67A94" w:rsidRPr="00D135DD" w:rsidRDefault="00C67A94" w:rsidP="00C67A94">
      <w:pPr>
        <w:pStyle w:val="ab"/>
        <w:ind w:left="840" w:firstLine="420"/>
        <w:rPr>
          <w:rFonts w:ascii="Times New Roman" w:eastAsia="黑体" w:hAnsi="Times New Roman"/>
        </w:rPr>
      </w:pPr>
      <w:r w:rsidRPr="00D135DD">
        <w:rPr>
          <w:rFonts w:ascii="Times New Roman" w:eastAsia="黑体" w:hAnsi="Times New Roman" w:hint="eastAsia"/>
        </w:rPr>
        <w:t>3.2</w:t>
      </w:r>
      <w:r w:rsidRPr="00D135DD">
        <w:rPr>
          <w:rFonts w:ascii="Times New Roman" w:eastAsia="黑体" w:hAnsi="Times New Roman" w:hint="eastAsia"/>
        </w:rPr>
        <w:t>支持软件</w:t>
      </w:r>
    </w:p>
    <w:p w14:paraId="43528588" w14:textId="77777777" w:rsidR="00C67A94" w:rsidRPr="00D135DD" w:rsidRDefault="00C67A94" w:rsidP="00C67A94">
      <w:pPr>
        <w:pStyle w:val="ab"/>
        <w:ind w:firstLine="420"/>
        <w:rPr>
          <w:rFonts w:ascii="Times New Roman" w:hAnsi="Times New Roman"/>
        </w:rPr>
      </w:pPr>
      <w:r w:rsidRPr="00D135DD">
        <w:rPr>
          <w:rFonts w:ascii="Times New Roman" w:hAnsi="Times New Roman"/>
        </w:rPr>
        <w:t>Nginx</w:t>
      </w:r>
      <w:r w:rsidRPr="00D135DD">
        <w:rPr>
          <w:rFonts w:ascii="Times New Roman" w:hAnsi="Times New Roman" w:hint="eastAsia"/>
        </w:rPr>
        <w:t>，</w:t>
      </w:r>
      <w:r w:rsidRPr="00D135DD">
        <w:rPr>
          <w:rFonts w:ascii="Times New Roman" w:hAnsi="Times New Roman"/>
        </w:rPr>
        <w:t>Chrome</w:t>
      </w:r>
    </w:p>
    <w:p w14:paraId="4FD99A55" w14:textId="77777777" w:rsidR="00C67A94" w:rsidRPr="00D135DD" w:rsidRDefault="00C67A94" w:rsidP="00C67A94">
      <w:pPr>
        <w:pStyle w:val="ab"/>
        <w:ind w:firstLine="420"/>
        <w:rPr>
          <w:rFonts w:ascii="Times New Roman" w:hAnsi="Times New Roman"/>
        </w:rPr>
      </w:pPr>
      <w:r w:rsidRPr="00D135DD">
        <w:rPr>
          <w:rFonts w:ascii="Times New Roman" w:hAnsi="Times New Roman" w:hint="eastAsia"/>
        </w:rPr>
        <w:t>语言</w:t>
      </w:r>
      <w:r w:rsidRPr="00D135DD">
        <w:rPr>
          <w:rFonts w:ascii="Times New Roman" w:hAnsi="Times New Roman"/>
        </w:rPr>
        <w:t>：</w:t>
      </w:r>
      <w:r w:rsidRPr="00D135DD">
        <w:rPr>
          <w:rFonts w:ascii="Times New Roman" w:hAnsi="Times New Roman"/>
        </w:rPr>
        <w:t>C</w:t>
      </w:r>
    </w:p>
    <w:p w14:paraId="6A02863E" w14:textId="77777777" w:rsidR="00C67A94" w:rsidRPr="00D135DD" w:rsidRDefault="00C67A94" w:rsidP="00C67A94">
      <w:pPr>
        <w:pStyle w:val="ab"/>
        <w:ind w:firstLine="420"/>
        <w:rPr>
          <w:rFonts w:ascii="Times New Roman" w:hAnsi="Times New Roman"/>
        </w:rPr>
      </w:pPr>
    </w:p>
    <w:p w14:paraId="7DE4F0C8" w14:textId="77777777" w:rsidR="00C67A94" w:rsidRPr="00D135DD" w:rsidRDefault="00C67A94" w:rsidP="00C67A94">
      <w:pPr>
        <w:pStyle w:val="ab"/>
        <w:ind w:left="840" w:firstLine="420"/>
        <w:rPr>
          <w:rFonts w:ascii="Times New Roman" w:eastAsia="黑体" w:hAnsi="Times New Roman"/>
        </w:rPr>
      </w:pPr>
      <w:r w:rsidRPr="00D135DD">
        <w:rPr>
          <w:rFonts w:ascii="Times New Roman" w:eastAsia="黑体" w:hAnsi="Times New Roman" w:hint="eastAsia"/>
        </w:rPr>
        <w:t>3.3</w:t>
      </w:r>
      <w:r w:rsidRPr="00D135DD">
        <w:rPr>
          <w:rFonts w:ascii="Times New Roman" w:eastAsia="黑体" w:hAnsi="Times New Roman" w:hint="eastAsia"/>
        </w:rPr>
        <w:t>数据结构</w:t>
      </w:r>
    </w:p>
    <w:p w14:paraId="52F616F3" w14:textId="77777777" w:rsidR="00C67A94" w:rsidRPr="00D135DD" w:rsidRDefault="00C67A94" w:rsidP="00C67A94">
      <w:pPr>
        <w:pStyle w:val="ab"/>
        <w:ind w:firstLine="420"/>
        <w:rPr>
          <w:rFonts w:ascii="Times New Roman" w:hAnsi="Times New Roman"/>
        </w:rPr>
      </w:pPr>
      <w:r w:rsidRPr="00D135DD">
        <w:rPr>
          <w:rFonts w:ascii="Times New Roman" w:hAnsi="Times New Roman" w:hint="eastAsia"/>
        </w:rPr>
        <w:t>支持</w:t>
      </w:r>
      <w:r w:rsidRPr="00D135DD">
        <w:rPr>
          <w:rFonts w:ascii="Times New Roman" w:hAnsi="Times New Roman"/>
        </w:rPr>
        <w:t>C</w:t>
      </w:r>
      <w:r w:rsidRPr="00D135DD">
        <w:rPr>
          <w:rFonts w:ascii="Times New Roman" w:hAnsi="Times New Roman"/>
        </w:rPr>
        <w:t>语言开发中的数据结构</w:t>
      </w:r>
    </w:p>
    <w:p w14:paraId="45DB5081" w14:textId="77777777" w:rsidR="00C67A94" w:rsidRPr="00D135DD" w:rsidRDefault="00C67A94" w:rsidP="00C67A94">
      <w:pPr>
        <w:pStyle w:val="ab"/>
        <w:ind w:firstLine="420"/>
        <w:rPr>
          <w:rFonts w:ascii="Times New Roman" w:hAnsi="Times New Roman"/>
        </w:rPr>
      </w:pPr>
      <w:r w:rsidRPr="00D135DD">
        <w:rPr>
          <w:rFonts w:ascii="Times New Roman" w:hAnsi="Times New Roman" w:hint="eastAsia"/>
        </w:rPr>
        <w:t>涉及</w:t>
      </w:r>
      <w:r w:rsidRPr="00D135DD">
        <w:rPr>
          <w:rFonts w:ascii="Times New Roman" w:hAnsi="Times New Roman"/>
        </w:rPr>
        <w:t>Gumbo</w:t>
      </w:r>
      <w:r w:rsidRPr="00D135DD">
        <w:rPr>
          <w:rFonts w:ascii="Times New Roman" w:hAnsi="Times New Roman" w:hint="eastAsia"/>
        </w:rPr>
        <w:t>，</w:t>
      </w:r>
      <w:r w:rsidRPr="00D135DD">
        <w:rPr>
          <w:rFonts w:ascii="Times New Roman" w:hAnsi="Times New Roman"/>
        </w:rPr>
        <w:t>Duktape</w:t>
      </w:r>
      <w:r w:rsidRPr="00D135DD">
        <w:rPr>
          <w:rFonts w:ascii="Times New Roman" w:hAnsi="Times New Roman"/>
        </w:rPr>
        <w:t>中的数据结构</w:t>
      </w:r>
    </w:p>
    <w:p w14:paraId="09AC31BE" w14:textId="77777777" w:rsidR="00C67A94" w:rsidRPr="00D135DD" w:rsidRDefault="00C67A94" w:rsidP="00FC232D">
      <w:pPr>
        <w:pStyle w:val="3"/>
        <w:ind w:firstLine="643"/>
        <w:rPr>
          <w:rFonts w:eastAsia="楷体_GB2312"/>
        </w:rPr>
      </w:pPr>
      <w:r w:rsidRPr="00D135DD">
        <w:rPr>
          <w:rFonts w:hint="eastAsia"/>
        </w:rPr>
        <w:t>4</w:t>
      </w:r>
      <w:r w:rsidRPr="00D135DD">
        <w:rPr>
          <w:rFonts w:hint="eastAsia"/>
        </w:rPr>
        <w:t>．</w:t>
      </w:r>
      <w:r w:rsidRPr="00D135DD">
        <w:rPr>
          <w:rFonts w:eastAsia="楷体_GB2312" w:hint="eastAsia"/>
        </w:rPr>
        <w:t>使用过程</w:t>
      </w:r>
    </w:p>
    <w:p w14:paraId="2DFD0770" w14:textId="77777777" w:rsidR="00C67A94" w:rsidRPr="00D135DD" w:rsidRDefault="00C67A94" w:rsidP="00C67A94">
      <w:pPr>
        <w:pStyle w:val="ab"/>
        <w:ind w:left="840" w:firstLine="420"/>
        <w:rPr>
          <w:rFonts w:ascii="Times New Roman" w:eastAsia="黑体" w:hAnsi="Times New Roman"/>
        </w:rPr>
      </w:pPr>
      <w:r w:rsidRPr="00D135DD">
        <w:rPr>
          <w:rFonts w:ascii="Times New Roman" w:eastAsia="黑体" w:hAnsi="Times New Roman" w:hint="eastAsia"/>
        </w:rPr>
        <w:t>4.1</w:t>
      </w:r>
      <w:r w:rsidRPr="00D135DD">
        <w:rPr>
          <w:rFonts w:ascii="Times New Roman" w:eastAsia="黑体" w:hAnsi="Times New Roman" w:hint="eastAsia"/>
        </w:rPr>
        <w:t>安装与初始化</w:t>
      </w:r>
    </w:p>
    <w:p w14:paraId="5F131D1E" w14:textId="77777777" w:rsidR="00C67A94" w:rsidRPr="00D135DD" w:rsidRDefault="00C67A94" w:rsidP="00C67A94">
      <w:pPr>
        <w:pStyle w:val="ab"/>
        <w:ind w:firstLine="420"/>
        <w:rPr>
          <w:rFonts w:ascii="Times New Roman" w:hAnsi="Times New Roman"/>
        </w:rPr>
      </w:pPr>
      <w:r w:rsidRPr="00D135DD">
        <w:rPr>
          <w:rFonts w:ascii="Times New Roman" w:hAnsi="Times New Roman" w:hint="eastAsia"/>
        </w:rPr>
        <w:t>对于访问网站</w:t>
      </w:r>
      <w:r w:rsidRPr="00D135DD">
        <w:rPr>
          <w:rFonts w:ascii="Times New Roman" w:hAnsi="Times New Roman"/>
        </w:rPr>
        <w:t>的浏览器用户：</w:t>
      </w:r>
    </w:p>
    <w:p w14:paraId="7B50E209" w14:textId="77777777" w:rsidR="00C67A94" w:rsidRPr="00D135DD" w:rsidRDefault="00C67A94" w:rsidP="00C67A94">
      <w:pPr>
        <w:pStyle w:val="ab"/>
        <w:ind w:firstLine="420"/>
        <w:rPr>
          <w:rFonts w:ascii="Times New Roman" w:hAnsi="Times New Roman"/>
        </w:rPr>
      </w:pPr>
      <w:r w:rsidRPr="00D135DD">
        <w:rPr>
          <w:rFonts w:ascii="Times New Roman" w:hAnsi="Times New Roman" w:hint="eastAsia"/>
        </w:rPr>
        <w:t>安装</w:t>
      </w:r>
      <w:r w:rsidRPr="00D135DD">
        <w:rPr>
          <w:rFonts w:ascii="Times New Roman" w:hAnsi="Times New Roman"/>
        </w:rPr>
        <w:t>Chrome Extension “protect”</w:t>
      </w:r>
      <w:r w:rsidRPr="00D135DD">
        <w:rPr>
          <w:rFonts w:ascii="Times New Roman" w:hAnsi="Times New Roman"/>
        </w:rPr>
        <w:t>：</w:t>
      </w:r>
    </w:p>
    <w:p w14:paraId="68FC60D0" w14:textId="77777777" w:rsidR="00C67A94" w:rsidRPr="00D135DD" w:rsidRDefault="00C67A94" w:rsidP="00C67A94">
      <w:pPr>
        <w:pStyle w:val="ab"/>
        <w:numPr>
          <w:ilvl w:val="0"/>
          <w:numId w:val="25"/>
        </w:numPr>
        <w:ind w:firstLine="420"/>
        <w:rPr>
          <w:rFonts w:ascii="Times New Roman" w:hAnsi="Times New Roman"/>
        </w:rPr>
      </w:pPr>
      <w:r w:rsidRPr="00D135DD">
        <w:rPr>
          <w:rFonts w:ascii="Times New Roman" w:hAnsi="Times New Roman" w:hint="eastAsia"/>
        </w:rPr>
        <w:t>第一步</w:t>
      </w:r>
      <w:r w:rsidRPr="00D135DD">
        <w:rPr>
          <w:rFonts w:ascii="Times New Roman" w:hAnsi="Times New Roman"/>
        </w:rPr>
        <w:t>，解压</w:t>
      </w:r>
      <w:r w:rsidRPr="00D135DD">
        <w:rPr>
          <w:rFonts w:ascii="Times New Roman" w:hAnsi="Times New Roman"/>
        </w:rPr>
        <w:t>Chrome Extension “protect”</w:t>
      </w:r>
    </w:p>
    <w:p w14:paraId="52111551" w14:textId="77777777" w:rsidR="00DD089B" w:rsidRPr="00D135DD" w:rsidRDefault="00C67A94" w:rsidP="00DD089B">
      <w:pPr>
        <w:keepNext/>
        <w:ind w:firstLine="480"/>
        <w:jc w:val="center"/>
      </w:pPr>
      <w:r w:rsidRPr="00D135DD">
        <w:rPr>
          <w:noProof/>
        </w:rPr>
        <w:drawing>
          <wp:inline distT="0" distB="0" distL="0" distR="0" wp14:anchorId="2B179D0E" wp14:editId="7482461B">
            <wp:extent cx="3789680" cy="873125"/>
            <wp:effectExtent l="0" t="0" r="1270" b="3175"/>
            <wp:docPr id="40" name="图片 40" descr="解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解压"/>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89680" cy="873125"/>
                    </a:xfrm>
                    <a:prstGeom prst="rect">
                      <a:avLst/>
                    </a:prstGeom>
                    <a:noFill/>
                    <a:ln>
                      <a:noFill/>
                    </a:ln>
                  </pic:spPr>
                </pic:pic>
              </a:graphicData>
            </a:graphic>
          </wp:inline>
        </w:drawing>
      </w:r>
    </w:p>
    <w:p w14:paraId="351AFAFB" w14:textId="495532C1" w:rsidR="00C67A94" w:rsidRPr="00D135DD" w:rsidRDefault="00DD089B" w:rsidP="00DD089B">
      <w:pPr>
        <w:pStyle w:val="af0"/>
        <w:ind w:firstLine="400"/>
        <w:jc w:val="center"/>
        <w:rPr>
          <w:rFonts w:ascii="Times New Roman" w:hAnsi="Times New Roman"/>
        </w:rPr>
      </w:pPr>
      <w:r w:rsidRPr="00D135DD">
        <w:rPr>
          <w:rFonts w:ascii="Times New Roman" w:hAnsi="Times New Roman" w:hint="eastAsia"/>
        </w:rPr>
        <w:t>图</w:t>
      </w:r>
      <w:r w:rsidRPr="00D135DD">
        <w:rPr>
          <w:rFonts w:ascii="Times New Roman" w:hAnsi="Times New Roman" w:hint="eastAsia"/>
        </w:rPr>
        <w:t xml:space="preserve">6- </w:t>
      </w:r>
      <w:r w:rsidRPr="00D135DD">
        <w:rPr>
          <w:rFonts w:ascii="Times New Roman" w:hAnsi="Times New Roman"/>
        </w:rPr>
        <w:fldChar w:fldCharType="begin"/>
      </w:r>
      <w:r w:rsidRPr="00D135DD">
        <w:rPr>
          <w:rFonts w:ascii="Times New Roman" w:hAnsi="Times New Roman"/>
        </w:rPr>
        <w:instrText xml:space="preserve"> </w:instrText>
      </w:r>
      <w:r w:rsidRPr="00D135DD">
        <w:rPr>
          <w:rFonts w:ascii="Times New Roman" w:hAnsi="Times New Roman" w:hint="eastAsia"/>
        </w:rPr>
        <w:instrText xml:space="preserve">SEQ </w:instrText>
      </w:r>
      <w:r w:rsidRPr="00D135DD">
        <w:rPr>
          <w:rFonts w:ascii="Times New Roman" w:hAnsi="Times New Roman" w:hint="eastAsia"/>
        </w:rPr>
        <w:instrText>图</w:instrText>
      </w:r>
      <w:r w:rsidRPr="00D135DD">
        <w:rPr>
          <w:rFonts w:ascii="Times New Roman" w:hAnsi="Times New Roman" w:hint="eastAsia"/>
        </w:rPr>
        <w:instrText>6- \* ARABIC</w:instrText>
      </w:r>
      <w:r w:rsidRPr="00D135DD">
        <w:rPr>
          <w:rFonts w:ascii="Times New Roman" w:hAnsi="Times New Roman"/>
        </w:rPr>
        <w:instrText xml:space="preserve"> </w:instrText>
      </w:r>
      <w:r w:rsidRPr="00D135DD">
        <w:rPr>
          <w:rFonts w:ascii="Times New Roman" w:hAnsi="Times New Roman"/>
        </w:rPr>
        <w:fldChar w:fldCharType="separate"/>
      </w:r>
      <w:r w:rsidR="008B0B6F" w:rsidRPr="00D135DD">
        <w:rPr>
          <w:rFonts w:ascii="Times New Roman" w:hAnsi="Times New Roman"/>
          <w:noProof/>
        </w:rPr>
        <w:t>1</w:t>
      </w:r>
      <w:r w:rsidRPr="00D135DD">
        <w:rPr>
          <w:rFonts w:ascii="Times New Roman" w:hAnsi="Times New Roman"/>
        </w:rPr>
        <w:fldChar w:fldCharType="end"/>
      </w:r>
      <w:r w:rsidRPr="00D135DD">
        <w:rPr>
          <w:rFonts w:ascii="Times New Roman" w:hAnsi="Times New Roman"/>
        </w:rPr>
        <w:t xml:space="preserve"> </w:t>
      </w:r>
      <w:r w:rsidRPr="00D135DD">
        <w:rPr>
          <w:rFonts w:ascii="Times New Roman" w:hAnsi="Times New Roman" w:hint="eastAsia"/>
        </w:rPr>
        <w:t>解压</w:t>
      </w:r>
    </w:p>
    <w:p w14:paraId="671B4CD8" w14:textId="68DD40E0" w:rsidR="00C67A94" w:rsidRPr="00D135DD" w:rsidRDefault="00C67A94" w:rsidP="00C67A94">
      <w:pPr>
        <w:pStyle w:val="ab"/>
        <w:numPr>
          <w:ilvl w:val="0"/>
          <w:numId w:val="25"/>
        </w:numPr>
        <w:ind w:firstLine="420"/>
        <w:rPr>
          <w:rFonts w:ascii="Times New Roman" w:hAnsi="Times New Roman"/>
        </w:rPr>
      </w:pPr>
      <w:r w:rsidRPr="00D135DD">
        <w:rPr>
          <w:rFonts w:ascii="Times New Roman" w:hAnsi="Times New Roman" w:hint="eastAsia"/>
        </w:rPr>
        <w:t>第二步，</w:t>
      </w:r>
      <w:r w:rsidRPr="00D135DD">
        <w:rPr>
          <w:rFonts w:ascii="Times New Roman" w:hAnsi="Times New Roman"/>
        </w:rPr>
        <w:t>鼠标</w:t>
      </w:r>
      <w:r w:rsidRPr="00D135DD">
        <w:rPr>
          <w:rFonts w:ascii="Times New Roman" w:hAnsi="Times New Roman" w:hint="eastAsia"/>
        </w:rPr>
        <w:t>点击</w:t>
      </w:r>
      <w:r w:rsidRPr="00D135DD">
        <w:rPr>
          <w:rFonts w:ascii="Times New Roman" w:hAnsi="Times New Roman" w:hint="eastAsia"/>
        </w:rPr>
        <w:t>Chrome</w:t>
      </w:r>
      <w:r w:rsidRPr="00D135DD">
        <w:rPr>
          <w:rFonts w:ascii="Times New Roman" w:hAnsi="Times New Roman" w:hint="eastAsia"/>
        </w:rPr>
        <w:t>浏览器右上角</w:t>
      </w:r>
      <w:proofErr w:type="gramStart"/>
      <w:r w:rsidRPr="00D135DD">
        <w:rPr>
          <w:rFonts w:ascii="Times New Roman" w:hAnsi="Times New Roman" w:hint="eastAsia"/>
        </w:rPr>
        <w:t>竖</w:t>
      </w:r>
      <w:proofErr w:type="gramEnd"/>
      <w:r w:rsidRPr="00D135DD">
        <w:rPr>
          <w:rFonts w:ascii="Times New Roman" w:hAnsi="Times New Roman" w:hint="eastAsia"/>
        </w:rPr>
        <w:t>三点</w:t>
      </w:r>
      <w:r w:rsidRPr="00D135DD">
        <w:rPr>
          <w:rFonts w:ascii="Times New Roman" w:hAnsi="Times New Roman"/>
        </w:rPr>
        <w:t>的按钮</w:t>
      </w:r>
      <w:r w:rsidRPr="00D135DD">
        <w:rPr>
          <w:rFonts w:ascii="Times New Roman" w:hAnsi="Times New Roman"/>
          <w:noProof/>
        </w:rPr>
        <w:drawing>
          <wp:inline distT="0" distB="0" distL="0" distR="0" wp14:anchorId="43F0E18B" wp14:editId="173BB6B7">
            <wp:extent cx="132080" cy="205740"/>
            <wp:effectExtent l="0" t="0" r="1270" b="3810"/>
            <wp:docPr id="39" name="图片 39" descr="浏览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浏览器"/>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2080" cy="205740"/>
                    </a:xfrm>
                    <a:prstGeom prst="rect">
                      <a:avLst/>
                    </a:prstGeom>
                    <a:noFill/>
                    <a:ln>
                      <a:noFill/>
                    </a:ln>
                  </pic:spPr>
                </pic:pic>
              </a:graphicData>
            </a:graphic>
          </wp:inline>
        </w:drawing>
      </w:r>
      <w:r w:rsidRPr="00D135DD">
        <w:rPr>
          <w:rFonts w:ascii="Times New Roman" w:hAnsi="Times New Roman" w:hint="eastAsia"/>
        </w:rPr>
        <w:t>，点开后选择更多工具选项，然后，点击扩展程序来启动</w:t>
      </w:r>
      <w:r w:rsidRPr="00D135DD">
        <w:rPr>
          <w:rFonts w:ascii="Times New Roman" w:hAnsi="Times New Roman" w:hint="eastAsia"/>
        </w:rPr>
        <w:t>Chrome</w:t>
      </w:r>
      <w:r w:rsidRPr="00D135DD">
        <w:rPr>
          <w:rFonts w:ascii="Times New Roman" w:hAnsi="Times New Roman" w:hint="eastAsia"/>
        </w:rPr>
        <w:t>浏览器的扩展管理器页面。</w:t>
      </w:r>
    </w:p>
    <w:p w14:paraId="06459BAA" w14:textId="77777777" w:rsidR="00DD089B" w:rsidRPr="00D135DD" w:rsidRDefault="00C67A94" w:rsidP="00DD089B">
      <w:pPr>
        <w:keepNext/>
        <w:ind w:firstLine="480"/>
        <w:jc w:val="center"/>
      </w:pPr>
      <w:r w:rsidRPr="00D135DD">
        <w:rPr>
          <w:rFonts w:hint="eastAsia"/>
          <w:noProof/>
        </w:rPr>
        <w:drawing>
          <wp:inline distT="0" distB="0" distL="0" distR="0" wp14:anchorId="0B0978CA" wp14:editId="0811A3A9">
            <wp:extent cx="3888105" cy="3599815"/>
            <wp:effectExtent l="0" t="0" r="0" b="635"/>
            <wp:docPr id="38" name="图片 38" descr="安装插件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安装插件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88105" cy="3599815"/>
                    </a:xfrm>
                    <a:prstGeom prst="rect">
                      <a:avLst/>
                    </a:prstGeom>
                    <a:noFill/>
                    <a:ln>
                      <a:noFill/>
                    </a:ln>
                  </pic:spPr>
                </pic:pic>
              </a:graphicData>
            </a:graphic>
          </wp:inline>
        </w:drawing>
      </w:r>
    </w:p>
    <w:p w14:paraId="1D5FD642" w14:textId="60EA5C5A" w:rsidR="00C67A94" w:rsidRPr="00D135DD" w:rsidRDefault="00DD089B" w:rsidP="00DD089B">
      <w:pPr>
        <w:pStyle w:val="af0"/>
        <w:ind w:firstLine="400"/>
        <w:jc w:val="center"/>
        <w:rPr>
          <w:rFonts w:ascii="Times New Roman" w:hAnsi="Times New Roman"/>
        </w:rPr>
      </w:pPr>
      <w:r w:rsidRPr="00D135DD">
        <w:rPr>
          <w:rFonts w:ascii="Times New Roman" w:hAnsi="Times New Roman" w:hint="eastAsia"/>
        </w:rPr>
        <w:t>图</w:t>
      </w:r>
      <w:r w:rsidRPr="00D135DD">
        <w:rPr>
          <w:rFonts w:ascii="Times New Roman" w:hAnsi="Times New Roman" w:hint="eastAsia"/>
        </w:rPr>
        <w:t xml:space="preserve">6- </w:t>
      </w:r>
      <w:r w:rsidRPr="00D135DD">
        <w:rPr>
          <w:rFonts w:ascii="Times New Roman" w:hAnsi="Times New Roman"/>
        </w:rPr>
        <w:fldChar w:fldCharType="begin"/>
      </w:r>
      <w:r w:rsidRPr="00D135DD">
        <w:rPr>
          <w:rFonts w:ascii="Times New Roman" w:hAnsi="Times New Roman"/>
        </w:rPr>
        <w:instrText xml:space="preserve"> </w:instrText>
      </w:r>
      <w:r w:rsidRPr="00D135DD">
        <w:rPr>
          <w:rFonts w:ascii="Times New Roman" w:hAnsi="Times New Roman" w:hint="eastAsia"/>
        </w:rPr>
        <w:instrText xml:space="preserve">SEQ </w:instrText>
      </w:r>
      <w:r w:rsidRPr="00D135DD">
        <w:rPr>
          <w:rFonts w:ascii="Times New Roman" w:hAnsi="Times New Roman" w:hint="eastAsia"/>
        </w:rPr>
        <w:instrText>图</w:instrText>
      </w:r>
      <w:r w:rsidRPr="00D135DD">
        <w:rPr>
          <w:rFonts w:ascii="Times New Roman" w:hAnsi="Times New Roman" w:hint="eastAsia"/>
        </w:rPr>
        <w:instrText>6- \* ARABIC</w:instrText>
      </w:r>
      <w:r w:rsidRPr="00D135DD">
        <w:rPr>
          <w:rFonts w:ascii="Times New Roman" w:hAnsi="Times New Roman"/>
        </w:rPr>
        <w:instrText xml:space="preserve"> </w:instrText>
      </w:r>
      <w:r w:rsidRPr="00D135DD">
        <w:rPr>
          <w:rFonts w:ascii="Times New Roman" w:hAnsi="Times New Roman"/>
        </w:rPr>
        <w:fldChar w:fldCharType="separate"/>
      </w:r>
      <w:r w:rsidR="008B0B6F" w:rsidRPr="00D135DD">
        <w:rPr>
          <w:rFonts w:ascii="Times New Roman" w:hAnsi="Times New Roman"/>
          <w:noProof/>
        </w:rPr>
        <w:t>2</w:t>
      </w:r>
      <w:r w:rsidRPr="00D135DD">
        <w:rPr>
          <w:rFonts w:ascii="Times New Roman" w:hAnsi="Times New Roman"/>
        </w:rPr>
        <w:fldChar w:fldCharType="end"/>
      </w:r>
      <w:r w:rsidRPr="00D135DD">
        <w:rPr>
          <w:rFonts w:ascii="Times New Roman" w:hAnsi="Times New Roman"/>
        </w:rPr>
        <w:t xml:space="preserve"> </w:t>
      </w:r>
      <w:r w:rsidRPr="00D135DD">
        <w:rPr>
          <w:rFonts w:ascii="Times New Roman" w:hAnsi="Times New Roman" w:hint="eastAsia"/>
        </w:rPr>
        <w:t>打开</w:t>
      </w:r>
      <w:r w:rsidRPr="00D135DD">
        <w:rPr>
          <w:rFonts w:ascii="Times New Roman" w:hAnsi="Times New Roman"/>
        </w:rPr>
        <w:t>扩展程序管理</w:t>
      </w:r>
    </w:p>
    <w:p w14:paraId="00AB6903" w14:textId="77777777" w:rsidR="00C67A94" w:rsidRPr="00D135DD" w:rsidRDefault="00C67A94" w:rsidP="00C67A94">
      <w:pPr>
        <w:ind w:firstLine="480"/>
        <w:jc w:val="center"/>
      </w:pPr>
    </w:p>
    <w:p w14:paraId="4AE8530F" w14:textId="77777777" w:rsidR="00C67A94" w:rsidRPr="00D135DD" w:rsidRDefault="00C67A94" w:rsidP="00C67A94">
      <w:pPr>
        <w:ind w:firstLine="480"/>
        <w:jc w:val="center"/>
      </w:pPr>
    </w:p>
    <w:p w14:paraId="4DC73E6A" w14:textId="77777777" w:rsidR="00C67A94" w:rsidRPr="00D135DD" w:rsidRDefault="00C67A94" w:rsidP="00C67A94">
      <w:pPr>
        <w:pStyle w:val="ab"/>
        <w:numPr>
          <w:ilvl w:val="0"/>
          <w:numId w:val="25"/>
        </w:numPr>
        <w:ind w:firstLine="420"/>
        <w:rPr>
          <w:rFonts w:ascii="Times New Roman" w:hAnsi="Times New Roman"/>
        </w:rPr>
      </w:pPr>
      <w:r w:rsidRPr="00D135DD">
        <w:rPr>
          <w:rFonts w:ascii="Times New Roman" w:hAnsi="Times New Roman" w:hint="eastAsia"/>
        </w:rPr>
        <w:t>第三步</w:t>
      </w:r>
      <w:r w:rsidRPr="00D135DD">
        <w:rPr>
          <w:rFonts w:ascii="Times New Roman" w:hAnsi="Times New Roman"/>
        </w:rPr>
        <w:t>，</w:t>
      </w:r>
      <w:r w:rsidRPr="00D135DD">
        <w:rPr>
          <w:rFonts w:ascii="Times New Roman" w:hAnsi="Times New Roman" w:hint="eastAsia"/>
        </w:rPr>
        <w:t>在打开的</w:t>
      </w:r>
      <w:r w:rsidRPr="00D135DD">
        <w:rPr>
          <w:rFonts w:ascii="Times New Roman" w:hAnsi="Times New Roman" w:hint="eastAsia"/>
        </w:rPr>
        <w:t>Chrome</w:t>
      </w:r>
      <w:r w:rsidRPr="00D135DD">
        <w:rPr>
          <w:rFonts w:ascii="Times New Roman" w:hAnsi="Times New Roman" w:hint="eastAsia"/>
        </w:rPr>
        <w:t>浏览器的扩展管理器中我们就看到了一些已经安装的程序</w:t>
      </w:r>
      <w:r w:rsidRPr="00D135DD">
        <w:rPr>
          <w:rFonts w:ascii="Times New Roman" w:hAnsi="Times New Roman" w:hint="eastAsia"/>
        </w:rPr>
        <w:t>Chrome</w:t>
      </w:r>
      <w:r w:rsidRPr="00D135DD">
        <w:rPr>
          <w:rFonts w:ascii="Times New Roman" w:hAnsi="Times New Roman" w:hint="eastAsia"/>
        </w:rPr>
        <w:t>扩展</w:t>
      </w:r>
      <w:r w:rsidRPr="00D135DD">
        <w:rPr>
          <w:rFonts w:ascii="Times New Roman" w:hAnsi="Times New Roman"/>
        </w:rPr>
        <w:t>程序</w:t>
      </w:r>
      <w:r w:rsidRPr="00D135DD">
        <w:rPr>
          <w:rFonts w:ascii="Times New Roman" w:hAnsi="Times New Roman" w:hint="eastAsia"/>
        </w:rPr>
        <w:t>，或者一个</w:t>
      </w:r>
      <w:r w:rsidRPr="00D135DD">
        <w:rPr>
          <w:rFonts w:ascii="Times New Roman" w:hAnsi="Times New Roman" w:hint="eastAsia"/>
        </w:rPr>
        <w:t>Chrome</w:t>
      </w:r>
      <w:r w:rsidRPr="00D135DD">
        <w:rPr>
          <w:rFonts w:ascii="Times New Roman" w:hAnsi="Times New Roman" w:hint="eastAsia"/>
        </w:rPr>
        <w:t>插件也没有。然后，</w:t>
      </w:r>
      <w:r w:rsidRPr="00D135DD">
        <w:rPr>
          <w:rFonts w:ascii="Times New Roman" w:hAnsi="Times New Roman"/>
        </w:rPr>
        <w:t>我们要保证</w:t>
      </w:r>
      <w:proofErr w:type="gramStart"/>
      <w:r w:rsidRPr="00D135DD">
        <w:rPr>
          <w:rFonts w:ascii="Times New Roman" w:hAnsi="Times New Roman"/>
        </w:rPr>
        <w:t>已经</w:t>
      </w:r>
      <w:r w:rsidRPr="00D135DD">
        <w:rPr>
          <w:rFonts w:ascii="Times New Roman" w:hAnsi="Times New Roman" w:hint="eastAsia"/>
        </w:rPr>
        <w:t>勾选了</w:t>
      </w:r>
      <w:proofErr w:type="gramEnd"/>
      <w:r w:rsidRPr="00D135DD">
        <w:rPr>
          <w:rFonts w:ascii="Times New Roman" w:hAnsi="Times New Roman" w:hint="eastAsia"/>
        </w:rPr>
        <w:t>开发者模式。在</w:t>
      </w:r>
      <w:r w:rsidRPr="00D135DD">
        <w:rPr>
          <w:rFonts w:ascii="Times New Roman" w:hAnsi="Times New Roman"/>
        </w:rPr>
        <w:t>左边选择</w:t>
      </w:r>
      <w:r w:rsidRPr="00D135DD">
        <w:rPr>
          <w:rFonts w:ascii="Times New Roman" w:hAnsi="Times New Roman" w:hint="eastAsia"/>
        </w:rPr>
        <w:t xml:space="preserve"> </w:t>
      </w:r>
      <w:r w:rsidRPr="00D135DD">
        <w:rPr>
          <w:rFonts w:ascii="Times New Roman" w:hAnsi="Times New Roman" w:hint="eastAsia"/>
        </w:rPr>
        <w:t>“加载</w:t>
      </w:r>
      <w:r w:rsidRPr="00D135DD">
        <w:rPr>
          <w:rFonts w:ascii="Times New Roman" w:hAnsi="Times New Roman"/>
        </w:rPr>
        <w:t>已解压的扩展程序</w:t>
      </w:r>
      <w:r w:rsidRPr="00D135DD">
        <w:rPr>
          <w:rFonts w:ascii="Times New Roman" w:hAnsi="Times New Roman" w:hint="eastAsia"/>
        </w:rPr>
        <w:t>”。选中</w:t>
      </w:r>
      <w:r w:rsidRPr="00D135DD">
        <w:rPr>
          <w:rFonts w:ascii="Times New Roman" w:hAnsi="Times New Roman"/>
        </w:rPr>
        <w:t>解压好的</w:t>
      </w:r>
      <w:r w:rsidRPr="00D135DD">
        <w:rPr>
          <w:rFonts w:ascii="Times New Roman" w:hAnsi="Times New Roman" w:hint="eastAsia"/>
        </w:rPr>
        <w:t>文件夹</w:t>
      </w:r>
      <w:r w:rsidRPr="00D135DD">
        <w:rPr>
          <w:rFonts w:ascii="Times New Roman" w:hAnsi="Times New Roman"/>
        </w:rPr>
        <w:t>。选中打开。</w:t>
      </w:r>
    </w:p>
    <w:p w14:paraId="6253842A" w14:textId="77777777" w:rsidR="00DD089B" w:rsidRPr="00D135DD" w:rsidRDefault="00C67A94" w:rsidP="00DD089B">
      <w:pPr>
        <w:keepNext/>
        <w:ind w:firstLine="480"/>
        <w:jc w:val="center"/>
      </w:pPr>
      <w:r w:rsidRPr="00D135DD">
        <w:rPr>
          <w:rFonts w:hint="eastAsia"/>
          <w:noProof/>
        </w:rPr>
        <w:drawing>
          <wp:inline distT="0" distB="0" distL="0" distR="0" wp14:anchorId="056B8CBE" wp14:editId="7AB77AB5">
            <wp:extent cx="3583305" cy="2224405"/>
            <wp:effectExtent l="0" t="0" r="0" b="4445"/>
            <wp:docPr id="37" name="图片 37" descr="浏览器-开发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浏览器-开发者"/>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83305" cy="2224405"/>
                    </a:xfrm>
                    <a:prstGeom prst="rect">
                      <a:avLst/>
                    </a:prstGeom>
                    <a:noFill/>
                    <a:ln>
                      <a:noFill/>
                    </a:ln>
                  </pic:spPr>
                </pic:pic>
              </a:graphicData>
            </a:graphic>
          </wp:inline>
        </w:drawing>
      </w:r>
    </w:p>
    <w:p w14:paraId="6FB25740" w14:textId="685DC2BC" w:rsidR="00C67A94" w:rsidRPr="00D135DD" w:rsidRDefault="00DD089B" w:rsidP="00DD089B">
      <w:pPr>
        <w:pStyle w:val="af0"/>
        <w:ind w:firstLine="400"/>
        <w:jc w:val="center"/>
        <w:rPr>
          <w:rFonts w:ascii="Times New Roman" w:hAnsi="Times New Roman"/>
        </w:rPr>
      </w:pPr>
      <w:r w:rsidRPr="00D135DD">
        <w:rPr>
          <w:rFonts w:ascii="Times New Roman" w:hAnsi="Times New Roman" w:hint="eastAsia"/>
        </w:rPr>
        <w:t>图</w:t>
      </w:r>
      <w:r w:rsidRPr="00D135DD">
        <w:rPr>
          <w:rFonts w:ascii="Times New Roman" w:hAnsi="Times New Roman" w:hint="eastAsia"/>
        </w:rPr>
        <w:t xml:space="preserve">6- </w:t>
      </w:r>
      <w:r w:rsidRPr="00D135DD">
        <w:rPr>
          <w:rFonts w:ascii="Times New Roman" w:hAnsi="Times New Roman"/>
        </w:rPr>
        <w:fldChar w:fldCharType="begin"/>
      </w:r>
      <w:r w:rsidRPr="00D135DD">
        <w:rPr>
          <w:rFonts w:ascii="Times New Roman" w:hAnsi="Times New Roman"/>
        </w:rPr>
        <w:instrText xml:space="preserve"> </w:instrText>
      </w:r>
      <w:r w:rsidRPr="00D135DD">
        <w:rPr>
          <w:rFonts w:ascii="Times New Roman" w:hAnsi="Times New Roman" w:hint="eastAsia"/>
        </w:rPr>
        <w:instrText xml:space="preserve">SEQ </w:instrText>
      </w:r>
      <w:r w:rsidRPr="00D135DD">
        <w:rPr>
          <w:rFonts w:ascii="Times New Roman" w:hAnsi="Times New Roman" w:hint="eastAsia"/>
        </w:rPr>
        <w:instrText>图</w:instrText>
      </w:r>
      <w:r w:rsidRPr="00D135DD">
        <w:rPr>
          <w:rFonts w:ascii="Times New Roman" w:hAnsi="Times New Roman" w:hint="eastAsia"/>
        </w:rPr>
        <w:instrText>6- \* ARABIC</w:instrText>
      </w:r>
      <w:r w:rsidRPr="00D135DD">
        <w:rPr>
          <w:rFonts w:ascii="Times New Roman" w:hAnsi="Times New Roman"/>
        </w:rPr>
        <w:instrText xml:space="preserve"> </w:instrText>
      </w:r>
      <w:r w:rsidRPr="00D135DD">
        <w:rPr>
          <w:rFonts w:ascii="Times New Roman" w:hAnsi="Times New Roman"/>
        </w:rPr>
        <w:fldChar w:fldCharType="separate"/>
      </w:r>
      <w:r w:rsidR="008B0B6F" w:rsidRPr="00D135DD">
        <w:rPr>
          <w:rFonts w:ascii="Times New Roman" w:hAnsi="Times New Roman"/>
          <w:noProof/>
        </w:rPr>
        <w:t>3</w:t>
      </w:r>
      <w:r w:rsidRPr="00D135DD">
        <w:rPr>
          <w:rFonts w:ascii="Times New Roman" w:hAnsi="Times New Roman"/>
        </w:rPr>
        <w:fldChar w:fldCharType="end"/>
      </w:r>
      <w:r w:rsidRPr="00D135DD">
        <w:rPr>
          <w:rFonts w:ascii="Times New Roman" w:hAnsi="Times New Roman"/>
        </w:rPr>
        <w:t xml:space="preserve"> </w:t>
      </w:r>
      <w:r w:rsidRPr="00D135DD">
        <w:rPr>
          <w:rFonts w:ascii="Times New Roman" w:hAnsi="Times New Roman" w:hint="eastAsia"/>
        </w:rPr>
        <w:t>开启</w:t>
      </w:r>
      <w:r w:rsidRPr="00D135DD">
        <w:rPr>
          <w:rFonts w:ascii="Times New Roman" w:hAnsi="Times New Roman"/>
        </w:rPr>
        <w:t>开发者模式</w:t>
      </w:r>
    </w:p>
    <w:p w14:paraId="27CA1DEC" w14:textId="77777777" w:rsidR="00C67A94" w:rsidRPr="00D135DD" w:rsidRDefault="00C67A94" w:rsidP="00C67A94">
      <w:pPr>
        <w:ind w:firstLine="480"/>
        <w:jc w:val="center"/>
      </w:pPr>
    </w:p>
    <w:p w14:paraId="3CA0EACF" w14:textId="77777777" w:rsidR="00DD089B" w:rsidRPr="00D135DD" w:rsidRDefault="00C67A94" w:rsidP="00DD089B">
      <w:pPr>
        <w:keepNext/>
        <w:ind w:firstLine="480"/>
        <w:jc w:val="center"/>
      </w:pPr>
      <w:r w:rsidRPr="00D135DD">
        <w:rPr>
          <w:noProof/>
        </w:rPr>
        <w:drawing>
          <wp:inline distT="0" distB="0" distL="0" distR="0" wp14:anchorId="0A0300B6" wp14:editId="05E13C99">
            <wp:extent cx="4069715" cy="2051050"/>
            <wp:effectExtent l="0" t="0" r="6985" b="6350"/>
            <wp:docPr id="36" name="图片 36" descr="浏览器——加载解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浏览器——加载解压"/>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69715" cy="2051050"/>
                    </a:xfrm>
                    <a:prstGeom prst="rect">
                      <a:avLst/>
                    </a:prstGeom>
                    <a:noFill/>
                    <a:ln>
                      <a:noFill/>
                    </a:ln>
                  </pic:spPr>
                </pic:pic>
              </a:graphicData>
            </a:graphic>
          </wp:inline>
        </w:drawing>
      </w:r>
    </w:p>
    <w:p w14:paraId="0FEAC153" w14:textId="18DCA2DF" w:rsidR="00C67A94" w:rsidRPr="00D135DD" w:rsidRDefault="00DD089B" w:rsidP="00DD089B">
      <w:pPr>
        <w:pStyle w:val="af0"/>
        <w:ind w:firstLine="400"/>
        <w:jc w:val="center"/>
        <w:rPr>
          <w:rFonts w:ascii="Times New Roman" w:hAnsi="Times New Roman"/>
        </w:rPr>
      </w:pPr>
      <w:r w:rsidRPr="00D135DD">
        <w:rPr>
          <w:rFonts w:ascii="Times New Roman" w:hAnsi="Times New Roman" w:hint="eastAsia"/>
        </w:rPr>
        <w:t>图</w:t>
      </w:r>
      <w:r w:rsidRPr="00D135DD">
        <w:rPr>
          <w:rFonts w:ascii="Times New Roman" w:hAnsi="Times New Roman" w:hint="eastAsia"/>
        </w:rPr>
        <w:t xml:space="preserve">6- </w:t>
      </w:r>
      <w:r w:rsidRPr="00D135DD">
        <w:rPr>
          <w:rFonts w:ascii="Times New Roman" w:hAnsi="Times New Roman"/>
        </w:rPr>
        <w:fldChar w:fldCharType="begin"/>
      </w:r>
      <w:r w:rsidRPr="00D135DD">
        <w:rPr>
          <w:rFonts w:ascii="Times New Roman" w:hAnsi="Times New Roman"/>
        </w:rPr>
        <w:instrText xml:space="preserve"> </w:instrText>
      </w:r>
      <w:r w:rsidRPr="00D135DD">
        <w:rPr>
          <w:rFonts w:ascii="Times New Roman" w:hAnsi="Times New Roman" w:hint="eastAsia"/>
        </w:rPr>
        <w:instrText xml:space="preserve">SEQ </w:instrText>
      </w:r>
      <w:r w:rsidRPr="00D135DD">
        <w:rPr>
          <w:rFonts w:ascii="Times New Roman" w:hAnsi="Times New Roman" w:hint="eastAsia"/>
        </w:rPr>
        <w:instrText>图</w:instrText>
      </w:r>
      <w:r w:rsidRPr="00D135DD">
        <w:rPr>
          <w:rFonts w:ascii="Times New Roman" w:hAnsi="Times New Roman" w:hint="eastAsia"/>
        </w:rPr>
        <w:instrText>6- \* ARABIC</w:instrText>
      </w:r>
      <w:r w:rsidRPr="00D135DD">
        <w:rPr>
          <w:rFonts w:ascii="Times New Roman" w:hAnsi="Times New Roman"/>
        </w:rPr>
        <w:instrText xml:space="preserve"> </w:instrText>
      </w:r>
      <w:r w:rsidRPr="00D135DD">
        <w:rPr>
          <w:rFonts w:ascii="Times New Roman" w:hAnsi="Times New Roman"/>
        </w:rPr>
        <w:fldChar w:fldCharType="separate"/>
      </w:r>
      <w:r w:rsidR="008B0B6F" w:rsidRPr="00D135DD">
        <w:rPr>
          <w:rFonts w:ascii="Times New Roman" w:hAnsi="Times New Roman"/>
          <w:noProof/>
        </w:rPr>
        <w:t>4</w:t>
      </w:r>
      <w:r w:rsidRPr="00D135DD">
        <w:rPr>
          <w:rFonts w:ascii="Times New Roman" w:hAnsi="Times New Roman"/>
        </w:rPr>
        <w:fldChar w:fldCharType="end"/>
      </w:r>
      <w:r w:rsidRPr="00D135DD">
        <w:rPr>
          <w:rFonts w:ascii="Times New Roman" w:hAnsi="Times New Roman"/>
        </w:rPr>
        <w:t xml:space="preserve"> </w:t>
      </w:r>
      <w:r w:rsidRPr="00D135DD">
        <w:rPr>
          <w:rFonts w:ascii="Times New Roman" w:hAnsi="Times New Roman" w:hint="eastAsia"/>
        </w:rPr>
        <w:t>安装</w:t>
      </w:r>
      <w:r w:rsidRPr="00D135DD">
        <w:rPr>
          <w:rFonts w:ascii="Times New Roman" w:hAnsi="Times New Roman"/>
        </w:rPr>
        <w:t>扩展程序</w:t>
      </w:r>
    </w:p>
    <w:p w14:paraId="3C0757C8" w14:textId="77777777" w:rsidR="00C67A94" w:rsidRPr="00D135DD" w:rsidRDefault="00C67A94" w:rsidP="00C67A94">
      <w:pPr>
        <w:ind w:firstLine="480"/>
        <w:jc w:val="center"/>
      </w:pPr>
    </w:p>
    <w:p w14:paraId="00BF6A34" w14:textId="77777777" w:rsidR="00C67A94" w:rsidRPr="00D135DD" w:rsidRDefault="00C67A94" w:rsidP="00C67A94">
      <w:pPr>
        <w:pStyle w:val="ab"/>
        <w:numPr>
          <w:ilvl w:val="0"/>
          <w:numId w:val="25"/>
        </w:numPr>
        <w:ind w:firstLine="420"/>
        <w:rPr>
          <w:rFonts w:ascii="Times New Roman" w:hAnsi="Times New Roman"/>
        </w:rPr>
      </w:pPr>
      <w:r w:rsidRPr="00D135DD">
        <w:rPr>
          <w:rFonts w:ascii="Times New Roman" w:hAnsi="Times New Roman" w:hint="eastAsia"/>
        </w:rPr>
        <w:t>安装成功。</w:t>
      </w:r>
    </w:p>
    <w:p w14:paraId="4A59F880" w14:textId="77777777" w:rsidR="00C67A94" w:rsidRPr="00D135DD" w:rsidRDefault="00C67A94" w:rsidP="00C67A94">
      <w:pPr>
        <w:pStyle w:val="ab"/>
        <w:ind w:firstLine="420"/>
        <w:rPr>
          <w:rFonts w:ascii="Times New Roman" w:hAnsi="Times New Roman"/>
        </w:rPr>
      </w:pPr>
      <w:r w:rsidRPr="00D135DD">
        <w:rPr>
          <w:rFonts w:ascii="Times New Roman" w:hAnsi="Times New Roman" w:hint="eastAsia"/>
        </w:rPr>
        <w:t>对于部署</w:t>
      </w:r>
      <w:r w:rsidRPr="00D135DD">
        <w:rPr>
          <w:rFonts w:ascii="Times New Roman" w:hAnsi="Times New Roman"/>
        </w:rPr>
        <w:t>目标网站的网站开发人员：</w:t>
      </w:r>
    </w:p>
    <w:p w14:paraId="789F1566" w14:textId="77777777" w:rsidR="00C67A94" w:rsidRPr="00D135DD" w:rsidRDefault="00C67A94" w:rsidP="00C67A94">
      <w:pPr>
        <w:pStyle w:val="ab"/>
        <w:ind w:firstLine="420"/>
        <w:rPr>
          <w:rFonts w:ascii="Times New Roman" w:hAnsi="Times New Roman"/>
        </w:rPr>
      </w:pPr>
      <w:r w:rsidRPr="00D135DD">
        <w:rPr>
          <w:rFonts w:ascii="Times New Roman" w:hAnsi="Times New Roman" w:hint="eastAsia"/>
        </w:rPr>
        <w:t>首先介绍</w:t>
      </w:r>
      <w:r w:rsidRPr="00D135DD">
        <w:rPr>
          <w:rFonts w:ascii="Times New Roman" w:hAnsi="Times New Roman"/>
        </w:rPr>
        <w:t>常规</w:t>
      </w:r>
      <w:r w:rsidRPr="00D135DD">
        <w:rPr>
          <w:rFonts w:ascii="Times New Roman" w:hAnsi="Times New Roman"/>
        </w:rPr>
        <w:t>Nginx</w:t>
      </w:r>
      <w:r w:rsidRPr="00D135DD">
        <w:rPr>
          <w:rFonts w:ascii="Times New Roman" w:hAnsi="Times New Roman"/>
        </w:rPr>
        <w:t>第三方模块使用相关操作</w:t>
      </w:r>
    </w:p>
    <w:p w14:paraId="0A04D9A0" w14:textId="77777777" w:rsidR="00C67A94" w:rsidRPr="00D135DD" w:rsidRDefault="00C67A94" w:rsidP="00C67A94">
      <w:pPr>
        <w:pStyle w:val="ab"/>
        <w:numPr>
          <w:ilvl w:val="0"/>
          <w:numId w:val="26"/>
        </w:numPr>
        <w:ind w:firstLine="420"/>
        <w:rPr>
          <w:rFonts w:ascii="Times New Roman" w:hAnsi="Times New Roman"/>
        </w:rPr>
      </w:pPr>
      <w:r w:rsidRPr="00D135DD">
        <w:rPr>
          <w:rFonts w:ascii="Times New Roman" w:hAnsi="Times New Roman" w:hint="eastAsia"/>
        </w:rPr>
        <w:t>下载</w:t>
      </w:r>
      <w:r w:rsidRPr="00D135DD">
        <w:rPr>
          <w:rFonts w:ascii="Times New Roman" w:hAnsi="Times New Roman"/>
        </w:rPr>
        <w:t>Nginx</w:t>
      </w:r>
      <w:r w:rsidRPr="00D135DD">
        <w:rPr>
          <w:rFonts w:ascii="Times New Roman" w:hAnsi="Times New Roman" w:hint="eastAsia"/>
        </w:rPr>
        <w:t>源码</w:t>
      </w:r>
    </w:p>
    <w:p w14:paraId="771D946E" w14:textId="77777777" w:rsidR="00C67A94" w:rsidRPr="00D135DD" w:rsidRDefault="00C67A94" w:rsidP="00C67A94">
      <w:pPr>
        <w:pStyle w:val="ab"/>
        <w:ind w:left="1215" w:firstLine="420"/>
        <w:rPr>
          <w:rFonts w:ascii="Times New Roman" w:hAnsi="Times New Roman"/>
        </w:rPr>
      </w:pPr>
      <w:r w:rsidRPr="00D135DD">
        <w:rPr>
          <w:rFonts w:ascii="Times New Roman" w:hAnsi="Times New Roman" w:hint="eastAsia"/>
        </w:rPr>
        <w:t>在</w:t>
      </w:r>
      <w:r w:rsidRPr="00D135DD">
        <w:rPr>
          <w:rFonts w:ascii="Times New Roman" w:hAnsi="Times New Roman"/>
        </w:rPr>
        <w:t>Nginx</w:t>
      </w:r>
      <w:r w:rsidRPr="00D135DD">
        <w:rPr>
          <w:rFonts w:ascii="Times New Roman" w:hAnsi="Times New Roman"/>
        </w:rPr>
        <w:t>官网上面下载源码包。将下载</w:t>
      </w:r>
      <w:r w:rsidRPr="00D135DD">
        <w:rPr>
          <w:rFonts w:ascii="Times New Roman" w:hAnsi="Times New Roman" w:hint="eastAsia"/>
        </w:rPr>
        <w:t>的</w:t>
      </w:r>
      <w:r w:rsidRPr="00D135DD">
        <w:rPr>
          <w:rFonts w:ascii="Times New Roman" w:hAnsi="Times New Roman"/>
        </w:rPr>
        <w:t>nginx-1.x.xx.tar.gz</w:t>
      </w:r>
      <w:r w:rsidRPr="00D135DD">
        <w:rPr>
          <w:rFonts w:ascii="Times New Roman" w:hAnsi="Times New Roman" w:hint="eastAsia"/>
        </w:rPr>
        <w:t>源代码压缩包</w:t>
      </w:r>
      <w:r w:rsidRPr="00D135DD">
        <w:rPr>
          <w:rFonts w:ascii="Times New Roman" w:hAnsi="Times New Roman"/>
        </w:rPr>
        <w:t>放到准备好的</w:t>
      </w:r>
      <w:r w:rsidRPr="00D135DD">
        <w:rPr>
          <w:rFonts w:ascii="Times New Roman" w:hAnsi="Times New Roman"/>
        </w:rPr>
        <w:t>Nginx</w:t>
      </w:r>
      <w:r w:rsidRPr="00D135DD">
        <w:rPr>
          <w:rFonts w:ascii="Times New Roman" w:hAnsi="Times New Roman"/>
        </w:rPr>
        <w:t>源代码目录中，解压。解压</w:t>
      </w:r>
      <w:r w:rsidRPr="00D135DD">
        <w:rPr>
          <w:rFonts w:ascii="Times New Roman" w:hAnsi="Times New Roman" w:hint="eastAsia"/>
        </w:rPr>
        <w:t>指令如下</w:t>
      </w:r>
      <w:r w:rsidRPr="00D135DD">
        <w:rPr>
          <w:rFonts w:ascii="Times New Roman" w:hAnsi="Times New Roman"/>
        </w:rPr>
        <w:t>：</w:t>
      </w:r>
      <w:r w:rsidRPr="00D135DD">
        <w:rPr>
          <w:rFonts w:ascii="Times New Roman" w:hAnsi="Times New Roman"/>
        </w:rPr>
        <w:t>tar –zxvf nginx-1.x.xx.tar.gz</w:t>
      </w:r>
      <w:r w:rsidRPr="00D135DD">
        <w:rPr>
          <w:rFonts w:ascii="Times New Roman" w:hAnsi="Times New Roman" w:hint="eastAsia"/>
        </w:rPr>
        <w:t>。</w:t>
      </w:r>
      <w:r w:rsidRPr="00D135DD">
        <w:rPr>
          <w:rFonts w:ascii="Times New Roman" w:hAnsi="Times New Roman"/>
        </w:rPr>
        <w:t>在本项目的开发中使用了当前</w:t>
      </w:r>
      <w:r w:rsidRPr="00D135DD">
        <w:rPr>
          <w:rFonts w:ascii="Times New Roman" w:hAnsi="Times New Roman" w:hint="eastAsia"/>
        </w:rPr>
        <w:t>较稳定版本</w:t>
      </w:r>
      <w:r w:rsidRPr="00D135DD">
        <w:rPr>
          <w:rFonts w:ascii="Times New Roman" w:hAnsi="Times New Roman" w:hint="eastAsia"/>
        </w:rPr>
        <w:t>1.12</w:t>
      </w:r>
      <w:r w:rsidRPr="00D135DD">
        <w:rPr>
          <w:rFonts w:ascii="Times New Roman" w:hAnsi="Times New Roman"/>
        </w:rPr>
        <w:t>.2</w:t>
      </w:r>
      <w:r w:rsidRPr="00D135DD">
        <w:rPr>
          <w:rFonts w:ascii="Times New Roman" w:hAnsi="Times New Roman" w:hint="eastAsia"/>
        </w:rPr>
        <w:t>。</w:t>
      </w:r>
      <w:r w:rsidRPr="00D135DD">
        <w:rPr>
          <w:rFonts w:ascii="Times New Roman" w:hAnsi="Times New Roman"/>
        </w:rPr>
        <w:t>本项目</w:t>
      </w:r>
      <w:r w:rsidRPr="00D135DD">
        <w:rPr>
          <w:rFonts w:ascii="Times New Roman" w:hAnsi="Times New Roman" w:hint="eastAsia"/>
        </w:rPr>
        <w:t>涉及</w:t>
      </w:r>
      <w:r w:rsidRPr="00D135DD">
        <w:rPr>
          <w:rFonts w:ascii="Times New Roman" w:hAnsi="Times New Roman"/>
        </w:rPr>
        <w:t>所有都以此为基准。</w:t>
      </w:r>
    </w:p>
    <w:p w14:paraId="44D440D6" w14:textId="77777777" w:rsidR="00C67A94" w:rsidRPr="00D135DD" w:rsidRDefault="00C67A94" w:rsidP="00C67A94">
      <w:pPr>
        <w:pStyle w:val="ab"/>
        <w:numPr>
          <w:ilvl w:val="0"/>
          <w:numId w:val="26"/>
        </w:numPr>
        <w:ind w:firstLine="420"/>
        <w:rPr>
          <w:rFonts w:ascii="Times New Roman" w:hAnsi="Times New Roman"/>
        </w:rPr>
      </w:pPr>
      <w:r w:rsidRPr="00D135DD">
        <w:rPr>
          <w:rFonts w:ascii="Times New Roman" w:hAnsi="Times New Roman" w:hint="eastAsia"/>
        </w:rPr>
        <w:t>编译</w:t>
      </w:r>
    </w:p>
    <w:p w14:paraId="1DC83BC5" w14:textId="77777777" w:rsidR="00C67A94" w:rsidRPr="00D135DD" w:rsidRDefault="00C67A94" w:rsidP="00C67A94">
      <w:pPr>
        <w:pStyle w:val="ab"/>
        <w:ind w:left="1215" w:firstLine="420"/>
        <w:rPr>
          <w:rFonts w:ascii="Times New Roman" w:hAnsi="Times New Roman"/>
        </w:rPr>
      </w:pPr>
      <w:r w:rsidRPr="00D135DD">
        <w:rPr>
          <w:rFonts w:ascii="Times New Roman" w:hAnsi="Times New Roman" w:hint="eastAsia"/>
        </w:rPr>
        <w:t>本项目的使用基础</w:t>
      </w:r>
      <w:r w:rsidRPr="00D135DD">
        <w:rPr>
          <w:rFonts w:ascii="Times New Roman" w:hAnsi="Times New Roman"/>
        </w:rPr>
        <w:t>是</w:t>
      </w:r>
      <w:r w:rsidRPr="00D135DD">
        <w:rPr>
          <w:rFonts w:ascii="Times New Roman" w:hAnsi="Times New Roman" w:hint="eastAsia"/>
        </w:rPr>
        <w:t>“编译安装</w:t>
      </w:r>
      <w:r w:rsidRPr="00D135DD">
        <w:rPr>
          <w:rFonts w:ascii="Times New Roman" w:hAnsi="Times New Roman"/>
        </w:rPr>
        <w:t>Nginx</w:t>
      </w:r>
      <w:r w:rsidRPr="00D135DD">
        <w:rPr>
          <w:rFonts w:ascii="Times New Roman" w:hAnsi="Times New Roman" w:hint="eastAsia"/>
        </w:rPr>
        <w:t>”，如果</w:t>
      </w:r>
      <w:r w:rsidRPr="00D135DD">
        <w:rPr>
          <w:rFonts w:ascii="Times New Roman" w:hAnsi="Times New Roman"/>
        </w:rPr>
        <w:t>你掌握这部分内容，按照</w:t>
      </w:r>
      <w:r w:rsidRPr="00D135DD">
        <w:rPr>
          <w:rFonts w:ascii="Times New Roman" w:hAnsi="Times New Roman"/>
        </w:rPr>
        <w:t>Nginx</w:t>
      </w:r>
      <w:r w:rsidRPr="00D135DD">
        <w:rPr>
          <w:rFonts w:ascii="Times New Roman" w:hAnsi="Times New Roman"/>
        </w:rPr>
        <w:t>规范</w:t>
      </w:r>
      <w:r w:rsidRPr="00D135DD">
        <w:rPr>
          <w:rFonts w:ascii="Times New Roman" w:hAnsi="Times New Roman" w:hint="eastAsia"/>
        </w:rPr>
        <w:t>即</w:t>
      </w:r>
      <w:r w:rsidRPr="00D135DD">
        <w:rPr>
          <w:rFonts w:ascii="Times New Roman" w:hAnsi="Times New Roman"/>
        </w:rPr>
        <w:t>可以</w:t>
      </w:r>
      <w:r w:rsidRPr="00D135DD">
        <w:rPr>
          <w:rFonts w:ascii="Times New Roman" w:hAnsi="Times New Roman" w:hint="eastAsia"/>
        </w:rPr>
        <w:t>将</w:t>
      </w:r>
      <w:r w:rsidRPr="00D135DD">
        <w:rPr>
          <w:rFonts w:ascii="Times New Roman" w:hAnsi="Times New Roman"/>
        </w:rPr>
        <w:t>本模块安装好。对于</w:t>
      </w:r>
      <w:r w:rsidRPr="00D135DD">
        <w:rPr>
          <w:rFonts w:ascii="Times New Roman" w:hAnsi="Times New Roman" w:hint="eastAsia"/>
        </w:rPr>
        <w:t>不熟悉</w:t>
      </w:r>
      <w:r w:rsidRPr="00D135DD">
        <w:rPr>
          <w:rFonts w:ascii="Times New Roman" w:hAnsi="Times New Roman"/>
        </w:rPr>
        <w:t>的网站开发人员，这里简单介绍安装步骤</w:t>
      </w:r>
      <w:r w:rsidRPr="00D135DD">
        <w:rPr>
          <w:rFonts w:ascii="Times New Roman" w:hAnsi="Times New Roman" w:hint="eastAsia"/>
        </w:rPr>
        <w:t>：</w:t>
      </w:r>
    </w:p>
    <w:p w14:paraId="25A9A8DE" w14:textId="77777777" w:rsidR="00C67A94" w:rsidRPr="00D135DD" w:rsidRDefault="00C67A94" w:rsidP="00C67A94">
      <w:pPr>
        <w:pStyle w:val="ab"/>
        <w:numPr>
          <w:ilvl w:val="0"/>
          <w:numId w:val="27"/>
        </w:numPr>
        <w:ind w:firstLine="420"/>
        <w:rPr>
          <w:rFonts w:ascii="Times New Roman" w:hAnsi="Times New Roman"/>
        </w:rPr>
      </w:pPr>
      <w:r w:rsidRPr="00D135DD">
        <w:rPr>
          <w:rFonts w:ascii="Times New Roman" w:hAnsi="Times New Roman" w:hint="eastAsia"/>
        </w:rPr>
        <w:t>执行</w:t>
      </w:r>
      <w:r w:rsidRPr="00D135DD">
        <w:rPr>
          <w:rFonts w:ascii="Times New Roman" w:hAnsi="Times New Roman"/>
        </w:rPr>
        <w:t>指令</w:t>
      </w:r>
    </w:p>
    <w:p w14:paraId="78C01E3E" w14:textId="77777777" w:rsidR="00C67A94" w:rsidRPr="00D135DD" w:rsidRDefault="00C67A94" w:rsidP="00C67A94">
      <w:pPr>
        <w:pStyle w:val="ab"/>
        <w:ind w:left="1635" w:firstLine="420"/>
        <w:rPr>
          <w:rFonts w:ascii="Times New Roman" w:hAnsi="Times New Roman"/>
        </w:rPr>
      </w:pPr>
      <w:proofErr w:type="gramStart"/>
      <w:r w:rsidRPr="00D135DD">
        <w:rPr>
          <w:rFonts w:ascii="Times New Roman" w:hAnsi="Times New Roman"/>
        </w:rPr>
        <w:t>./</w:t>
      </w:r>
      <w:proofErr w:type="gramEnd"/>
      <w:r w:rsidRPr="00D135DD">
        <w:rPr>
          <w:rFonts w:ascii="Times New Roman" w:hAnsi="Times New Roman"/>
        </w:rPr>
        <w:t>configure --prefix=path --add-module=s_3rd_mdl/ngx_http_ipslab_module  --with-debug</w:t>
      </w:r>
    </w:p>
    <w:p w14:paraId="7D55294E" w14:textId="65D50169" w:rsidR="00C67A94" w:rsidRPr="00D135DD" w:rsidRDefault="00C67A94" w:rsidP="00C67A94">
      <w:pPr>
        <w:pStyle w:val="ab"/>
        <w:ind w:left="1635" w:firstLine="420"/>
        <w:rPr>
          <w:rFonts w:ascii="Times New Roman" w:hAnsi="Times New Roman"/>
        </w:rPr>
      </w:pPr>
      <w:r w:rsidRPr="00D135DD">
        <w:rPr>
          <w:rFonts w:ascii="Times New Roman" w:hAnsi="Times New Roman" w:hint="eastAsia"/>
        </w:rPr>
        <w:t>上述命令在一行，且将</w:t>
      </w:r>
      <w:r w:rsidRPr="00D135DD">
        <w:rPr>
          <w:rFonts w:ascii="Times New Roman" w:hAnsi="Times New Roman" w:hint="eastAsia"/>
        </w:rPr>
        <w:t>path</w:t>
      </w:r>
      <w:r w:rsidRPr="00D135DD">
        <w:rPr>
          <w:rFonts w:ascii="Times New Roman" w:hAnsi="Times New Roman" w:hint="eastAsia"/>
        </w:rPr>
        <w:t>换成你希望最后</w:t>
      </w:r>
      <w:r w:rsidRPr="00D135DD">
        <w:rPr>
          <w:rFonts w:ascii="Times New Roman" w:hAnsi="Times New Roman" w:hint="eastAsia"/>
        </w:rPr>
        <w:t>Nginx</w:t>
      </w:r>
      <w:r w:rsidRPr="00D135DD">
        <w:rPr>
          <w:rFonts w:ascii="Times New Roman" w:hAnsi="Times New Roman" w:hint="eastAsia"/>
        </w:rPr>
        <w:t>可运行文件套装的安装位置，它的形式可能会是这样</w:t>
      </w:r>
      <w:r w:rsidR="00C66000">
        <w:rPr>
          <w:rFonts w:ascii="Times New Roman" w:hAnsi="Times New Roman"/>
        </w:rPr>
        <w:t>“</w:t>
      </w:r>
      <w:r w:rsidR="00C66000" w:rsidRPr="00D135DD">
        <w:rPr>
          <w:rFonts w:ascii="Times New Roman" w:hAnsi="Times New Roman" w:hint="eastAsia"/>
        </w:rPr>
        <w:t>/mynginx/nginx-1.12.2</w:t>
      </w:r>
      <w:r w:rsidR="00C66000">
        <w:rPr>
          <w:rFonts w:ascii="Times New Roman" w:hAnsi="Times New Roman"/>
        </w:rPr>
        <w:t>”</w:t>
      </w:r>
      <w:r w:rsidR="00030A7C">
        <w:rPr>
          <w:rFonts w:ascii="Times New Roman" w:hAnsi="Times New Roman" w:hint="eastAsia"/>
        </w:rPr>
        <w:t>。</w:t>
      </w:r>
    </w:p>
    <w:p w14:paraId="471E8E0C" w14:textId="77777777" w:rsidR="00C67A94" w:rsidRPr="00D135DD" w:rsidRDefault="00C67A94" w:rsidP="00C67A94">
      <w:pPr>
        <w:pStyle w:val="ab"/>
        <w:numPr>
          <w:ilvl w:val="0"/>
          <w:numId w:val="27"/>
        </w:numPr>
        <w:ind w:firstLine="420"/>
        <w:rPr>
          <w:rFonts w:ascii="Times New Roman" w:hAnsi="Times New Roman"/>
        </w:rPr>
      </w:pPr>
      <w:r w:rsidRPr="00D135DD">
        <w:rPr>
          <w:rFonts w:ascii="Times New Roman" w:hAnsi="Times New Roman" w:hint="eastAsia"/>
        </w:rPr>
        <w:t>执行命令</w:t>
      </w:r>
      <w:r w:rsidRPr="00D135DD">
        <w:rPr>
          <w:rFonts w:ascii="Times New Roman" w:hAnsi="Times New Roman"/>
        </w:rPr>
        <w:t>make</w:t>
      </w:r>
      <w:r w:rsidRPr="00D135DD">
        <w:rPr>
          <w:rFonts w:ascii="Times New Roman" w:hAnsi="Times New Roman" w:hint="eastAsia"/>
        </w:rPr>
        <w:t>，</w:t>
      </w:r>
      <w:r w:rsidRPr="00D135DD">
        <w:rPr>
          <w:rFonts w:ascii="Times New Roman" w:hAnsi="Times New Roman"/>
        </w:rPr>
        <w:t>执行完后，执行</w:t>
      </w:r>
      <w:r w:rsidRPr="00D135DD">
        <w:rPr>
          <w:rFonts w:ascii="Times New Roman" w:hAnsi="Times New Roman"/>
        </w:rPr>
        <w:t>make install</w:t>
      </w:r>
      <w:r w:rsidRPr="00D135DD">
        <w:rPr>
          <w:rFonts w:ascii="Times New Roman" w:hAnsi="Times New Roman"/>
        </w:rPr>
        <w:t>。</w:t>
      </w:r>
      <w:proofErr w:type="gramStart"/>
      <w:r w:rsidRPr="00D135DD">
        <w:rPr>
          <w:rFonts w:ascii="Times New Roman" w:hAnsi="Times New Roman"/>
        </w:rPr>
        <w:t>然后再你所</w:t>
      </w:r>
      <w:proofErr w:type="gramEnd"/>
      <w:r w:rsidRPr="00D135DD">
        <w:rPr>
          <w:rFonts w:ascii="Times New Roman" w:hAnsi="Times New Roman"/>
        </w:rPr>
        <w:t>设置的</w:t>
      </w:r>
      <w:r w:rsidRPr="00D135DD">
        <w:rPr>
          <w:rFonts w:ascii="Times New Roman" w:hAnsi="Times New Roman"/>
        </w:rPr>
        <w:t>path</w:t>
      </w:r>
      <w:r w:rsidRPr="00D135DD">
        <w:rPr>
          <w:rFonts w:ascii="Times New Roman" w:hAnsi="Times New Roman"/>
        </w:rPr>
        <w:t>下就生成了</w:t>
      </w:r>
      <w:r w:rsidRPr="00D135DD">
        <w:rPr>
          <w:rFonts w:ascii="Times New Roman" w:hAnsi="Times New Roman"/>
        </w:rPr>
        <w:t>Nginx</w:t>
      </w:r>
      <w:r w:rsidRPr="00D135DD">
        <w:rPr>
          <w:rFonts w:ascii="Times New Roman" w:hAnsi="Times New Roman"/>
        </w:rPr>
        <w:t>可运行的服务器。</w:t>
      </w:r>
    </w:p>
    <w:p w14:paraId="7A3C2DCF" w14:textId="77777777" w:rsidR="00C67A94" w:rsidRPr="00D135DD" w:rsidRDefault="00C67A94" w:rsidP="00C67A94">
      <w:pPr>
        <w:pStyle w:val="ab"/>
        <w:ind w:left="1635" w:firstLine="420"/>
        <w:rPr>
          <w:rFonts w:ascii="Times New Roman" w:hAnsi="Times New Roman"/>
        </w:rPr>
      </w:pPr>
    </w:p>
    <w:p w14:paraId="71B65B07" w14:textId="77777777" w:rsidR="00C67A94" w:rsidRPr="00D135DD" w:rsidRDefault="00C67A94" w:rsidP="00C67A94">
      <w:pPr>
        <w:pStyle w:val="ab"/>
        <w:numPr>
          <w:ilvl w:val="0"/>
          <w:numId w:val="26"/>
        </w:numPr>
        <w:ind w:firstLine="420"/>
        <w:rPr>
          <w:rFonts w:ascii="Times New Roman" w:hAnsi="Times New Roman"/>
        </w:rPr>
      </w:pPr>
      <w:r w:rsidRPr="00D135DD">
        <w:rPr>
          <w:rFonts w:ascii="Times New Roman" w:hAnsi="Times New Roman" w:hint="eastAsia"/>
        </w:rPr>
        <w:t>配置</w:t>
      </w:r>
    </w:p>
    <w:p w14:paraId="7BCF0D0E" w14:textId="77777777" w:rsidR="00C67A94" w:rsidRPr="00D135DD" w:rsidRDefault="00C67A94" w:rsidP="00C67A94">
      <w:pPr>
        <w:pStyle w:val="ab"/>
        <w:ind w:left="1215" w:firstLine="420"/>
        <w:rPr>
          <w:rFonts w:ascii="Times New Roman" w:hAnsi="Times New Roman"/>
        </w:rPr>
      </w:pPr>
      <w:r w:rsidRPr="00D135DD">
        <w:rPr>
          <w:rFonts w:ascii="Times New Roman" w:hAnsi="Times New Roman" w:hint="eastAsia"/>
        </w:rPr>
        <w:t>在</w:t>
      </w:r>
      <w:r w:rsidRPr="00D135DD">
        <w:rPr>
          <w:rFonts w:ascii="Times New Roman" w:hAnsi="Times New Roman" w:hint="eastAsia"/>
        </w:rPr>
        <w:t>path(/mynginx/nginx-1.12.2</w:t>
      </w:r>
      <w:r w:rsidRPr="00D135DD">
        <w:rPr>
          <w:rFonts w:ascii="Times New Roman" w:hAnsi="Times New Roman"/>
        </w:rPr>
        <w:t>)</w:t>
      </w:r>
      <w:r w:rsidRPr="00D135DD">
        <w:rPr>
          <w:rFonts w:ascii="Times New Roman" w:hAnsi="Times New Roman" w:hint="eastAsia"/>
        </w:rPr>
        <w:t>下</w:t>
      </w:r>
      <w:r w:rsidRPr="00D135DD">
        <w:rPr>
          <w:rFonts w:ascii="Times New Roman" w:hAnsi="Times New Roman"/>
        </w:rPr>
        <w:t>找到</w:t>
      </w:r>
      <w:r w:rsidRPr="00D135DD">
        <w:rPr>
          <w:rFonts w:ascii="Times New Roman" w:hAnsi="Times New Roman"/>
        </w:rPr>
        <w:t>conf</w:t>
      </w:r>
      <w:r w:rsidRPr="00D135DD">
        <w:rPr>
          <w:rFonts w:ascii="Times New Roman" w:hAnsi="Times New Roman" w:hint="eastAsia"/>
        </w:rPr>
        <w:t>文件夹下</w:t>
      </w:r>
      <w:r w:rsidRPr="00D135DD">
        <w:rPr>
          <w:rFonts w:ascii="Times New Roman" w:hAnsi="Times New Roman"/>
        </w:rPr>
        <w:t>的</w:t>
      </w:r>
      <w:r w:rsidRPr="00D135DD">
        <w:rPr>
          <w:rFonts w:ascii="Times New Roman" w:hAnsi="Times New Roman"/>
        </w:rPr>
        <w:t>nginx.conf</w:t>
      </w:r>
      <w:r w:rsidRPr="00D135DD">
        <w:rPr>
          <w:rFonts w:ascii="Times New Roman" w:hAnsi="Times New Roman" w:hint="eastAsia"/>
        </w:rPr>
        <w:t>文件</w:t>
      </w:r>
      <w:r w:rsidRPr="00D135DD">
        <w:rPr>
          <w:rFonts w:ascii="Times New Roman" w:hAnsi="Times New Roman"/>
        </w:rPr>
        <w:t>进行配置</w:t>
      </w:r>
    </w:p>
    <w:p w14:paraId="5134D97B" w14:textId="77777777" w:rsidR="00C67A94" w:rsidRPr="00D135DD" w:rsidRDefault="00C67A94" w:rsidP="00C67A94">
      <w:pPr>
        <w:pStyle w:val="ab"/>
        <w:numPr>
          <w:ilvl w:val="0"/>
          <w:numId w:val="26"/>
        </w:numPr>
        <w:ind w:firstLine="420"/>
        <w:rPr>
          <w:rFonts w:ascii="Times New Roman" w:hAnsi="Times New Roman"/>
        </w:rPr>
      </w:pPr>
      <w:r w:rsidRPr="00D135DD">
        <w:rPr>
          <w:rFonts w:ascii="Times New Roman" w:hAnsi="Times New Roman" w:hint="eastAsia"/>
        </w:rPr>
        <w:t>注意事项</w:t>
      </w:r>
    </w:p>
    <w:p w14:paraId="73882636" w14:textId="77777777" w:rsidR="00C67A94" w:rsidRPr="00D135DD" w:rsidRDefault="00C67A94" w:rsidP="00C67A94">
      <w:pPr>
        <w:pStyle w:val="ab"/>
        <w:ind w:left="1215" w:firstLine="420"/>
        <w:rPr>
          <w:rFonts w:ascii="Times New Roman" w:hAnsi="Times New Roman"/>
        </w:rPr>
      </w:pPr>
      <w:r w:rsidRPr="00D135DD">
        <w:rPr>
          <w:rFonts w:ascii="Times New Roman" w:hAnsi="Times New Roman" w:hint="eastAsia"/>
        </w:rPr>
        <w:t>过程中</w:t>
      </w:r>
      <w:r w:rsidRPr="00D135DD">
        <w:rPr>
          <w:rFonts w:ascii="Times New Roman" w:hAnsi="Times New Roman"/>
        </w:rPr>
        <w:t>错误请在</w:t>
      </w:r>
      <w:r w:rsidRPr="00D135DD">
        <w:rPr>
          <w:rFonts w:ascii="Times New Roman" w:hAnsi="Times New Roman"/>
        </w:rPr>
        <w:t>Nginx</w:t>
      </w:r>
      <w:r w:rsidRPr="00D135DD">
        <w:rPr>
          <w:rFonts w:ascii="Times New Roman" w:hAnsi="Times New Roman"/>
        </w:rPr>
        <w:t>相关网站查询，您会获得丰富的信息。</w:t>
      </w:r>
    </w:p>
    <w:p w14:paraId="492EE059" w14:textId="77777777" w:rsidR="00C67A94" w:rsidRPr="00D135DD" w:rsidRDefault="00C67A94" w:rsidP="00C67A94">
      <w:pPr>
        <w:pStyle w:val="ab"/>
        <w:ind w:firstLine="420"/>
        <w:rPr>
          <w:rFonts w:ascii="Times New Roman" w:hAnsi="Times New Roman"/>
        </w:rPr>
      </w:pPr>
      <w:r w:rsidRPr="00D135DD">
        <w:rPr>
          <w:rFonts w:ascii="Times New Roman" w:hAnsi="Times New Roman" w:hint="eastAsia"/>
        </w:rPr>
        <w:t>接下来</w:t>
      </w:r>
      <w:r w:rsidRPr="00D135DD">
        <w:rPr>
          <w:rFonts w:ascii="Times New Roman" w:hAnsi="Times New Roman"/>
        </w:rPr>
        <w:t>介绍本模块相关指令</w:t>
      </w:r>
    </w:p>
    <w:p w14:paraId="2661A48E" w14:textId="77777777" w:rsidR="00C67A94" w:rsidRPr="00D135DD" w:rsidRDefault="00C67A94" w:rsidP="00C67A94">
      <w:pPr>
        <w:pStyle w:val="ab"/>
        <w:ind w:firstLine="420"/>
        <w:rPr>
          <w:rFonts w:ascii="Times New Roman" w:hAnsi="Times New Roman"/>
        </w:rPr>
      </w:pPr>
      <w:r w:rsidRPr="00D135DD">
        <w:rPr>
          <w:rFonts w:ascii="Times New Roman" w:hAnsi="Times New Roman" w:hint="eastAsia"/>
        </w:rPr>
        <w:tab/>
      </w:r>
      <w:r w:rsidRPr="00D135DD">
        <w:rPr>
          <w:rFonts w:ascii="Times New Roman" w:hAnsi="Times New Roman" w:hint="eastAsia"/>
        </w:rPr>
        <w:tab/>
      </w:r>
      <w:r w:rsidRPr="00D135DD">
        <w:rPr>
          <w:rFonts w:ascii="Times New Roman" w:hAnsi="Times New Roman" w:hint="eastAsia"/>
        </w:rPr>
        <w:t>使用本模块</w:t>
      </w:r>
      <w:r w:rsidRPr="00D135DD">
        <w:rPr>
          <w:rFonts w:ascii="Times New Roman" w:hAnsi="Times New Roman"/>
        </w:rPr>
        <w:t>的配置指令很简单</w:t>
      </w:r>
      <w:r w:rsidRPr="00D135DD">
        <w:rPr>
          <w:rFonts w:ascii="Times New Roman" w:hAnsi="Times New Roman" w:hint="eastAsia"/>
        </w:rPr>
        <w:t xml:space="preserve"> </w:t>
      </w:r>
      <w:r w:rsidRPr="00D135DD">
        <w:rPr>
          <w:rFonts w:ascii="Times New Roman" w:hAnsi="Times New Roman" w:hint="eastAsia"/>
        </w:rPr>
        <w:t>只有</w:t>
      </w:r>
    </w:p>
    <w:p w14:paraId="0AF2967C" w14:textId="77777777" w:rsidR="00C67A94" w:rsidRPr="00D135DD" w:rsidRDefault="00C67A94" w:rsidP="00C67A94">
      <w:pPr>
        <w:pStyle w:val="ab"/>
        <w:ind w:left="850" w:firstLine="420"/>
        <w:rPr>
          <w:rFonts w:ascii="Times New Roman" w:hAnsi="Times New Roman"/>
        </w:rPr>
      </w:pPr>
      <w:proofErr w:type="gramStart"/>
      <w:r w:rsidRPr="00D135DD">
        <w:rPr>
          <w:rFonts w:ascii="Times New Roman" w:hAnsi="Times New Roman"/>
        </w:rPr>
        <w:t>ipslab</w:t>
      </w:r>
      <w:proofErr w:type="gramEnd"/>
      <w:r w:rsidRPr="00D135DD">
        <w:rPr>
          <w:rFonts w:ascii="Times New Roman" w:hAnsi="Times New Roman"/>
        </w:rPr>
        <w:t xml:space="preserve"> arg1</w:t>
      </w:r>
    </w:p>
    <w:p w14:paraId="1783BDAF" w14:textId="77777777" w:rsidR="00C67A94" w:rsidRPr="00D135DD" w:rsidRDefault="00C67A94" w:rsidP="00C67A94">
      <w:pPr>
        <w:pStyle w:val="ab"/>
        <w:ind w:firstLine="420"/>
        <w:rPr>
          <w:rFonts w:ascii="Times New Roman" w:hAnsi="Times New Roman"/>
        </w:rPr>
      </w:pPr>
      <w:r w:rsidRPr="00D135DD">
        <w:rPr>
          <w:rFonts w:ascii="Times New Roman" w:hAnsi="Times New Roman"/>
        </w:rPr>
        <w:tab/>
      </w:r>
      <w:r w:rsidRPr="00D135DD">
        <w:rPr>
          <w:rFonts w:ascii="Times New Roman" w:hAnsi="Times New Roman" w:hint="eastAsia"/>
        </w:rPr>
        <w:t>其中</w:t>
      </w:r>
      <w:r w:rsidRPr="00D135DD">
        <w:rPr>
          <w:rFonts w:ascii="Times New Roman" w:hAnsi="Times New Roman"/>
        </w:rPr>
        <w:t>，</w:t>
      </w:r>
      <w:r w:rsidRPr="00D135DD">
        <w:rPr>
          <w:rFonts w:ascii="Times New Roman" w:hAnsi="Times New Roman"/>
        </w:rPr>
        <w:t>arg1</w:t>
      </w:r>
      <w:r w:rsidRPr="00D135DD">
        <w:rPr>
          <w:rFonts w:ascii="Times New Roman" w:hAnsi="Times New Roman" w:hint="eastAsia"/>
        </w:rPr>
        <w:t>表示</w:t>
      </w:r>
      <w:r w:rsidRPr="00D135DD">
        <w:rPr>
          <w:rFonts w:ascii="Times New Roman" w:hAnsi="Times New Roman"/>
        </w:rPr>
        <w:t>一个参数</w:t>
      </w:r>
      <w:r w:rsidRPr="00D135DD">
        <w:rPr>
          <w:rFonts w:ascii="Times New Roman" w:hAnsi="Times New Roman" w:hint="eastAsia"/>
        </w:rPr>
        <w:t>。</w:t>
      </w:r>
      <w:r w:rsidRPr="00D135DD">
        <w:rPr>
          <w:rFonts w:ascii="Times New Roman" w:hAnsi="Times New Roman"/>
        </w:rPr>
        <w:t>但在</w:t>
      </w:r>
      <w:r w:rsidRPr="00D135DD">
        <w:rPr>
          <w:rFonts w:ascii="Times New Roman" w:hAnsi="Times New Roman" w:hint="eastAsia"/>
        </w:rPr>
        <w:t>本模块配置指令外</w:t>
      </w:r>
      <w:r w:rsidRPr="00D135DD">
        <w:rPr>
          <w:rFonts w:ascii="Times New Roman" w:hAnsi="Times New Roman"/>
        </w:rPr>
        <w:t>，还需要其他</w:t>
      </w:r>
      <w:r w:rsidRPr="00D135DD">
        <w:rPr>
          <w:rFonts w:ascii="Times New Roman" w:hAnsi="Times New Roman" w:hint="eastAsia"/>
        </w:rPr>
        <w:t>模块</w:t>
      </w:r>
      <w:r w:rsidRPr="00D135DD">
        <w:rPr>
          <w:rFonts w:ascii="Times New Roman" w:hAnsi="Times New Roman"/>
        </w:rPr>
        <w:t>配合才能</w:t>
      </w:r>
      <w:r w:rsidRPr="00D135DD">
        <w:rPr>
          <w:rFonts w:ascii="Times New Roman" w:hAnsi="Times New Roman" w:hint="eastAsia"/>
        </w:rPr>
        <w:t>更好使用</w:t>
      </w:r>
      <w:r w:rsidRPr="00D135DD">
        <w:rPr>
          <w:rFonts w:ascii="Times New Roman" w:hAnsi="Times New Roman"/>
        </w:rPr>
        <w:t>。</w:t>
      </w:r>
    </w:p>
    <w:p w14:paraId="3410A39D" w14:textId="77777777" w:rsidR="00C67A94" w:rsidRPr="00D135DD" w:rsidRDefault="00C67A94" w:rsidP="00C67A94">
      <w:pPr>
        <w:pStyle w:val="ab"/>
        <w:ind w:firstLine="420"/>
        <w:rPr>
          <w:rFonts w:ascii="Times New Roman" w:hAnsi="Times New Roman"/>
        </w:rPr>
      </w:pPr>
      <w:r w:rsidRPr="00D135DD">
        <w:rPr>
          <w:rFonts w:ascii="Times New Roman" w:hAnsi="Times New Roman"/>
        </w:rPr>
        <w:tab/>
      </w:r>
      <w:r w:rsidRPr="00D135DD">
        <w:rPr>
          <w:rFonts w:ascii="Times New Roman" w:hAnsi="Times New Roman" w:hint="eastAsia"/>
        </w:rPr>
        <w:t>下面的例子</w:t>
      </w:r>
      <w:r w:rsidRPr="00D135DD">
        <w:rPr>
          <w:rFonts w:ascii="Times New Roman" w:hAnsi="Times New Roman"/>
        </w:rPr>
        <w:t>详细描述使用的配置。</w:t>
      </w:r>
    </w:p>
    <w:p w14:paraId="571757EB" w14:textId="43B85490" w:rsidR="00235F8C" w:rsidRDefault="00C67A94" w:rsidP="00C67A94">
      <w:pPr>
        <w:pStyle w:val="ab"/>
        <w:ind w:firstLine="420"/>
        <w:rPr>
          <w:rFonts w:ascii="Times New Roman" w:hAnsi="Times New Roman"/>
        </w:rPr>
      </w:pPr>
      <w:r w:rsidRPr="00D135DD">
        <w:rPr>
          <w:rFonts w:ascii="Times New Roman" w:hAnsi="Times New Roman"/>
        </w:rPr>
        <w:tab/>
      </w:r>
      <w:r w:rsidRPr="00D135DD">
        <w:rPr>
          <w:rFonts w:ascii="Times New Roman" w:hAnsi="Times New Roman"/>
        </w:rPr>
        <w:tab/>
      </w:r>
      <w:r w:rsidR="00DC1374">
        <w:rPr>
          <w:rFonts w:ascii="Times New Roman" w:hAnsi="Times New Roman" w:hint="eastAsia"/>
        </w:rPr>
        <w:t>结合</w:t>
      </w:r>
      <w:r w:rsidRPr="00D135DD">
        <w:rPr>
          <w:rFonts w:ascii="Times New Roman" w:hAnsi="Times New Roman" w:hint="eastAsia"/>
        </w:rPr>
        <w:t>ngx_http_ipslab_module</w:t>
      </w:r>
      <w:r w:rsidRPr="00D135DD">
        <w:rPr>
          <w:rFonts w:ascii="Times New Roman" w:hAnsi="Times New Roman" w:hint="eastAsia"/>
        </w:rPr>
        <w:t>模块指令</w:t>
      </w:r>
      <w:r w:rsidR="00DC1374">
        <w:rPr>
          <w:rFonts w:ascii="Times New Roman" w:hAnsi="Times New Roman" w:hint="eastAsia"/>
        </w:rPr>
        <w:t>和</w:t>
      </w:r>
      <w:r w:rsidR="00DC1374">
        <w:rPr>
          <w:rFonts w:ascii="Times New Roman" w:hAnsi="Times New Roman"/>
        </w:rPr>
        <w:t>Nginx</w:t>
      </w:r>
      <w:r w:rsidR="00DC1374">
        <w:rPr>
          <w:rFonts w:ascii="Times New Roman" w:hAnsi="Times New Roman"/>
        </w:rPr>
        <w:t>其他</w:t>
      </w:r>
      <w:r w:rsidR="00DC1374">
        <w:rPr>
          <w:rFonts w:ascii="Times New Roman" w:hAnsi="Times New Roman" w:hint="eastAsia"/>
        </w:rPr>
        <w:t>模块</w:t>
      </w:r>
      <w:r w:rsidR="00DC1374">
        <w:rPr>
          <w:rFonts w:ascii="Times New Roman" w:hAnsi="Times New Roman"/>
        </w:rPr>
        <w:t>的指令进行配置</w:t>
      </w:r>
      <w:r w:rsidR="00235F8C">
        <w:rPr>
          <w:rFonts w:ascii="Times New Roman" w:hAnsi="Times New Roman"/>
        </w:rPr>
        <w:tab/>
      </w:r>
    </w:p>
    <w:p w14:paraId="7D618AFC" w14:textId="2CFFC4F8" w:rsidR="00C67A94" w:rsidRPr="00D135DD" w:rsidRDefault="00C67A94" w:rsidP="004A7400">
      <w:pPr>
        <w:pStyle w:val="ab"/>
        <w:ind w:left="420" w:firstLine="420"/>
        <w:rPr>
          <w:rFonts w:ascii="Times New Roman" w:hAnsi="Times New Roman"/>
        </w:rPr>
      </w:pPr>
      <w:r w:rsidRPr="00D135DD">
        <w:rPr>
          <w:rFonts w:ascii="Times New Roman" w:hAnsi="Times New Roman" w:hint="eastAsia"/>
        </w:rPr>
        <w:t>配置</w:t>
      </w:r>
      <w:r w:rsidRPr="00D135DD">
        <w:rPr>
          <w:rFonts w:ascii="Times New Roman" w:hAnsi="Times New Roman" w:hint="eastAsia"/>
        </w:rPr>
        <w:t>slab</w:t>
      </w:r>
      <w:r w:rsidRPr="00D135DD">
        <w:rPr>
          <w:rFonts w:ascii="Times New Roman" w:hAnsi="Times New Roman" w:hint="eastAsia"/>
        </w:rPr>
        <w:t>共享内存</w:t>
      </w:r>
      <w:r w:rsidRPr="00D135DD">
        <w:rPr>
          <w:rFonts w:ascii="Times New Roman" w:hAnsi="Times New Roman" w:hint="eastAsia"/>
        </w:rPr>
        <w:t xml:space="preserve"> 8*pagesize(4096)</w:t>
      </w:r>
      <w:r w:rsidRPr="00D135DD">
        <w:rPr>
          <w:rFonts w:ascii="Times New Roman" w:hAnsi="Times New Roman" w:hint="eastAsia"/>
        </w:rPr>
        <w:t>；</w:t>
      </w:r>
    </w:p>
    <w:p w14:paraId="221DD44B" w14:textId="77777777" w:rsidR="00C67A94" w:rsidRPr="00D135DD" w:rsidRDefault="00C67A94" w:rsidP="00C67A94">
      <w:pPr>
        <w:pStyle w:val="ab"/>
        <w:ind w:leftChars="200" w:left="480" w:firstLine="420"/>
        <w:rPr>
          <w:rFonts w:ascii="Times New Roman" w:hAnsi="Times New Roman"/>
        </w:rPr>
      </w:pPr>
      <w:r w:rsidRPr="00D135DD">
        <w:rPr>
          <w:rFonts w:ascii="Times New Roman" w:hAnsi="Times New Roman" w:hint="eastAsia"/>
        </w:rPr>
        <w:t>配置</w:t>
      </w:r>
      <w:r w:rsidRPr="00D135DD">
        <w:rPr>
          <w:rFonts w:ascii="Times New Roman" w:hAnsi="Times New Roman" w:hint="eastAsia"/>
        </w:rPr>
        <w:t>proxy_buffer_size 125K</w:t>
      </w:r>
      <w:r w:rsidRPr="00D135DD">
        <w:rPr>
          <w:rFonts w:ascii="Times New Roman" w:hAnsi="Times New Roman" w:hint="eastAsia"/>
        </w:rPr>
        <w:t>；</w:t>
      </w:r>
    </w:p>
    <w:p w14:paraId="6D6606B4" w14:textId="77777777" w:rsidR="00C67A94" w:rsidRPr="00D135DD" w:rsidRDefault="00C67A94" w:rsidP="00C67A94">
      <w:pPr>
        <w:pStyle w:val="ab"/>
        <w:ind w:leftChars="200" w:left="480" w:firstLine="420"/>
        <w:rPr>
          <w:rFonts w:ascii="Times New Roman" w:hAnsi="Times New Roman"/>
        </w:rPr>
      </w:pPr>
      <w:r w:rsidRPr="00D135DD">
        <w:rPr>
          <w:rFonts w:ascii="Times New Roman" w:hAnsi="Times New Roman" w:hint="eastAsia"/>
        </w:rPr>
        <w:t>配置</w:t>
      </w:r>
      <w:r w:rsidRPr="00D135DD">
        <w:rPr>
          <w:rFonts w:ascii="Times New Roman" w:hAnsi="Times New Roman" w:hint="eastAsia"/>
        </w:rPr>
        <w:t>Keepalive_time 0</w:t>
      </w:r>
      <w:r w:rsidRPr="00D135DD">
        <w:rPr>
          <w:rFonts w:ascii="Times New Roman" w:hAnsi="Times New Roman" w:hint="eastAsia"/>
        </w:rPr>
        <w:t>；</w:t>
      </w:r>
    </w:p>
    <w:p w14:paraId="7E1C0FD6" w14:textId="77777777" w:rsidR="00C67A94" w:rsidRPr="00D135DD" w:rsidRDefault="00C67A94" w:rsidP="00C67A94">
      <w:pPr>
        <w:pStyle w:val="ab"/>
        <w:ind w:leftChars="200" w:left="480" w:firstLine="420"/>
        <w:rPr>
          <w:rFonts w:ascii="Times New Roman" w:hAnsi="Times New Roman"/>
        </w:rPr>
      </w:pPr>
      <w:r w:rsidRPr="00D135DD">
        <w:rPr>
          <w:rFonts w:ascii="Times New Roman" w:hAnsi="Times New Roman" w:hint="eastAsia"/>
        </w:rPr>
        <w:t>配置监听</w:t>
      </w:r>
      <w:r w:rsidRPr="00D135DD">
        <w:rPr>
          <w:rFonts w:ascii="Times New Roman" w:hAnsi="Times New Roman" w:hint="eastAsia"/>
        </w:rPr>
        <w:t>80</w:t>
      </w:r>
      <w:r w:rsidRPr="00D135DD">
        <w:rPr>
          <w:rFonts w:ascii="Times New Roman" w:hAnsi="Times New Roman" w:hint="eastAsia"/>
        </w:rPr>
        <w:t>端口；</w:t>
      </w:r>
    </w:p>
    <w:p w14:paraId="15988D0A" w14:textId="1C431B03" w:rsidR="00C67A94" w:rsidRPr="00D135DD" w:rsidRDefault="00C67A94" w:rsidP="00C67A94">
      <w:pPr>
        <w:pStyle w:val="ab"/>
        <w:ind w:leftChars="200" w:left="480" w:firstLine="420"/>
        <w:rPr>
          <w:rFonts w:ascii="Times New Roman" w:hAnsi="Times New Roman"/>
        </w:rPr>
      </w:pPr>
      <w:r w:rsidRPr="00D135DD">
        <w:rPr>
          <w:rFonts w:ascii="Times New Roman" w:hAnsi="Times New Roman" w:hint="eastAsia"/>
        </w:rPr>
        <w:t>配置</w:t>
      </w:r>
      <w:r w:rsidR="003912BA" w:rsidRPr="00D135DD">
        <w:rPr>
          <w:rFonts w:ascii="Times New Roman" w:hAnsi="Times New Roman" w:hint="eastAsia"/>
        </w:rPr>
        <w:t>location</w:t>
      </w:r>
      <w:proofErr w:type="gramStart"/>
      <w:r w:rsidR="003912BA" w:rsidRPr="00D135DD">
        <w:rPr>
          <w:rFonts w:ascii="Times New Roman" w:hAnsi="Times New Roman" w:hint="eastAsia"/>
        </w:rPr>
        <w:t>块</w:t>
      </w:r>
      <w:r w:rsidRPr="00D135DD">
        <w:rPr>
          <w:rFonts w:ascii="Times New Roman" w:hAnsi="Times New Roman" w:hint="eastAsia"/>
        </w:rPr>
        <w:t>符合</w:t>
      </w:r>
      <w:proofErr w:type="gramEnd"/>
      <w:r w:rsidR="0030165A">
        <w:rPr>
          <w:rFonts w:ascii="Times New Roman" w:hAnsi="Times New Roman" w:hint="eastAsia"/>
        </w:rPr>
        <w:t>“</w:t>
      </w:r>
      <w:r w:rsidRPr="00D135DD">
        <w:rPr>
          <w:rFonts w:ascii="Times New Roman" w:hAnsi="Times New Roman" w:hint="eastAsia"/>
        </w:rPr>
        <w:t>/tmpdir/</w:t>
      </w:r>
      <w:r w:rsidRPr="00D135DD">
        <w:rPr>
          <w:rFonts w:ascii="Times New Roman" w:hAnsi="Times New Roman" w:hint="eastAsia"/>
        </w:rPr>
        <w:t>”的</w:t>
      </w:r>
      <w:r w:rsidR="003912BA">
        <w:rPr>
          <w:rFonts w:ascii="Times New Roman" w:hAnsi="Times New Roman" w:hint="eastAsia"/>
        </w:rPr>
        <w:t>请求转到</w:t>
      </w:r>
      <w:r w:rsidR="00022F3C">
        <w:rPr>
          <w:rFonts w:ascii="Times New Roman" w:hAnsi="Times New Roman" w:hint="eastAsia"/>
        </w:rPr>
        <w:t>被保护</w:t>
      </w:r>
      <w:r w:rsidRPr="00D135DD">
        <w:rPr>
          <w:rFonts w:ascii="Times New Roman" w:hAnsi="Times New Roman" w:hint="eastAsia"/>
        </w:rPr>
        <w:t>服务器</w:t>
      </w:r>
      <w:r w:rsidRPr="00D135DD">
        <w:rPr>
          <w:rFonts w:ascii="Times New Roman" w:hAnsi="Times New Roman" w:hint="eastAsia"/>
        </w:rPr>
        <w:t>8080</w:t>
      </w:r>
      <w:r w:rsidRPr="00D135DD">
        <w:rPr>
          <w:rFonts w:ascii="Times New Roman" w:hAnsi="Times New Roman" w:hint="eastAsia"/>
        </w:rPr>
        <w:t>端口。</w:t>
      </w:r>
    </w:p>
    <w:p w14:paraId="18677BB2" w14:textId="3DB63C01" w:rsidR="00C67A94" w:rsidRPr="00D135DD" w:rsidRDefault="00170476" w:rsidP="00C67A94">
      <w:pPr>
        <w:pStyle w:val="ab"/>
        <w:ind w:leftChars="200" w:left="480" w:firstLine="420"/>
        <w:rPr>
          <w:rFonts w:ascii="Times New Roman" w:hAnsi="Times New Roman"/>
        </w:rPr>
      </w:pPr>
      <w:r>
        <w:rPr>
          <w:rFonts w:ascii="Times New Roman" w:hAnsi="Times New Roman" w:hint="eastAsia"/>
        </w:rPr>
        <w:t>根据</w:t>
      </w:r>
      <w:r>
        <w:rPr>
          <w:rFonts w:ascii="Times New Roman" w:hAnsi="Times New Roman"/>
        </w:rPr>
        <w:t>上述要求，</w:t>
      </w:r>
      <w:r w:rsidR="00C67A94" w:rsidRPr="00D135DD">
        <w:rPr>
          <w:rFonts w:ascii="Times New Roman" w:hAnsi="Times New Roman" w:hint="eastAsia"/>
        </w:rPr>
        <w:t>在</w:t>
      </w:r>
      <w:r w:rsidR="00C67A94" w:rsidRPr="00D135DD">
        <w:rPr>
          <w:rFonts w:ascii="Times New Roman" w:hAnsi="Times New Roman" w:hint="eastAsia"/>
        </w:rPr>
        <w:t>nginx.conf</w:t>
      </w:r>
      <w:r w:rsidR="00C67A94" w:rsidRPr="00D135DD">
        <w:rPr>
          <w:rFonts w:ascii="Times New Roman" w:hAnsi="Times New Roman" w:hint="eastAsia"/>
        </w:rPr>
        <w:t>文件的</w:t>
      </w:r>
      <w:r>
        <w:rPr>
          <w:rFonts w:ascii="Times New Roman" w:hAnsi="Times New Roman" w:hint="eastAsia"/>
        </w:rPr>
        <w:t>具体实现</w:t>
      </w:r>
      <w:r w:rsidR="00C67A94" w:rsidRPr="00D135DD">
        <w:rPr>
          <w:rFonts w:ascii="Times New Roman" w:hAnsi="Times New Roman" w:hint="eastAsia"/>
        </w:rPr>
        <w:t>如下：</w:t>
      </w:r>
    </w:p>
    <w:p w14:paraId="550124F1" w14:textId="77777777" w:rsidR="00C67A94" w:rsidRPr="00D135DD" w:rsidRDefault="00C67A94" w:rsidP="00C67A94">
      <w:pPr>
        <w:pStyle w:val="ab"/>
        <w:ind w:leftChars="200" w:left="480" w:firstLine="420"/>
        <w:rPr>
          <w:rFonts w:ascii="Times New Roman" w:hAnsi="Times New Roman"/>
        </w:rPr>
      </w:pPr>
      <w:r w:rsidRPr="00D135DD">
        <w:rPr>
          <w:rFonts w:ascii="Times New Roman" w:hAnsi="Times New Roman"/>
        </w:rPr>
        <w:t>ip_slab 8;</w:t>
      </w:r>
    </w:p>
    <w:p w14:paraId="27F3241E" w14:textId="77777777" w:rsidR="00C67A94" w:rsidRPr="00D135DD" w:rsidRDefault="00C67A94" w:rsidP="00C67A94">
      <w:pPr>
        <w:pStyle w:val="ab"/>
        <w:ind w:leftChars="200" w:left="480" w:firstLine="420"/>
        <w:rPr>
          <w:rFonts w:ascii="Times New Roman" w:hAnsi="Times New Roman"/>
        </w:rPr>
      </w:pPr>
      <w:proofErr w:type="gramStart"/>
      <w:r w:rsidRPr="00D135DD">
        <w:rPr>
          <w:rFonts w:ascii="Times New Roman" w:hAnsi="Times New Roman"/>
        </w:rPr>
        <w:t>proxy_buffer_size</w:t>
      </w:r>
      <w:proofErr w:type="gramEnd"/>
      <w:r w:rsidRPr="00D135DD">
        <w:rPr>
          <w:rFonts w:ascii="Times New Roman" w:hAnsi="Times New Roman"/>
        </w:rPr>
        <w:t xml:space="preserve"> 125k;</w:t>
      </w:r>
    </w:p>
    <w:p w14:paraId="35BD6253" w14:textId="77777777" w:rsidR="00C67A94" w:rsidRPr="00D135DD" w:rsidRDefault="00C67A94" w:rsidP="00C67A94">
      <w:pPr>
        <w:pStyle w:val="ab"/>
        <w:ind w:leftChars="200" w:left="480" w:firstLine="420"/>
        <w:rPr>
          <w:rFonts w:ascii="Times New Roman" w:hAnsi="Times New Roman"/>
        </w:rPr>
      </w:pPr>
      <w:r w:rsidRPr="00D135DD">
        <w:rPr>
          <w:rFonts w:ascii="Times New Roman" w:hAnsi="Times New Roman"/>
        </w:rPr>
        <w:t>keepalive_</w:t>
      </w:r>
      <w:proofErr w:type="gramStart"/>
      <w:r w:rsidRPr="00D135DD">
        <w:rPr>
          <w:rFonts w:ascii="Times New Roman" w:hAnsi="Times New Roman"/>
        </w:rPr>
        <w:t>timeout  0</w:t>
      </w:r>
      <w:proofErr w:type="gramEnd"/>
      <w:r w:rsidRPr="00D135DD">
        <w:rPr>
          <w:rFonts w:ascii="Times New Roman" w:hAnsi="Times New Roman"/>
        </w:rPr>
        <w:t>;</w:t>
      </w:r>
    </w:p>
    <w:p w14:paraId="3D71D24F" w14:textId="77777777" w:rsidR="00C67A94" w:rsidRPr="00D135DD" w:rsidRDefault="00C67A94" w:rsidP="00C67A94">
      <w:pPr>
        <w:pStyle w:val="ab"/>
        <w:ind w:leftChars="200" w:left="480" w:firstLine="420"/>
        <w:rPr>
          <w:rFonts w:ascii="Times New Roman" w:hAnsi="Times New Roman"/>
        </w:rPr>
      </w:pPr>
      <w:proofErr w:type="gramStart"/>
      <w:r w:rsidRPr="00D135DD">
        <w:rPr>
          <w:rFonts w:ascii="Times New Roman" w:hAnsi="Times New Roman"/>
        </w:rPr>
        <w:t>listen</w:t>
      </w:r>
      <w:proofErr w:type="gramEnd"/>
      <w:r w:rsidRPr="00D135DD">
        <w:rPr>
          <w:rFonts w:ascii="Times New Roman" w:hAnsi="Times New Roman"/>
        </w:rPr>
        <w:t xml:space="preserve"> 80;</w:t>
      </w:r>
    </w:p>
    <w:p w14:paraId="529DF777" w14:textId="0280791B" w:rsidR="00C67A94" w:rsidRPr="00D135DD" w:rsidRDefault="00C67A94" w:rsidP="00C67A94">
      <w:pPr>
        <w:pStyle w:val="ab"/>
        <w:ind w:leftChars="200" w:left="480" w:firstLine="420"/>
        <w:rPr>
          <w:rFonts w:ascii="Times New Roman" w:hAnsi="Times New Roman"/>
        </w:rPr>
      </w:pPr>
      <w:proofErr w:type="gramStart"/>
      <w:r w:rsidRPr="00D135DD">
        <w:rPr>
          <w:rFonts w:ascii="Times New Roman" w:hAnsi="Times New Roman"/>
        </w:rPr>
        <w:t>location</w:t>
      </w:r>
      <w:proofErr w:type="gramEnd"/>
      <w:r w:rsidRPr="00D135DD">
        <w:rPr>
          <w:rFonts w:ascii="Times New Roman" w:hAnsi="Times New Roman"/>
        </w:rPr>
        <w:t xml:space="preserve"> /tmpdir/{proxy_pass </w:t>
      </w:r>
      <w:r w:rsidR="007B7557">
        <w:rPr>
          <w:rFonts w:ascii="Times New Roman" w:hAnsi="Times New Roman"/>
        </w:rPr>
        <w:t>“</w:t>
      </w:r>
      <w:r w:rsidRPr="00D135DD">
        <w:rPr>
          <w:rFonts w:ascii="Times New Roman" w:hAnsi="Times New Roman"/>
        </w:rPr>
        <w:t>http://127.0.0.1:8080//</w:t>
      </w:r>
      <w:r w:rsidR="007B7557">
        <w:rPr>
          <w:rFonts w:ascii="Times New Roman" w:hAnsi="Times New Roman"/>
        </w:rPr>
        <w:t>”</w:t>
      </w:r>
      <w:r w:rsidRPr="00D135DD">
        <w:rPr>
          <w:rFonts w:ascii="Times New Roman" w:hAnsi="Times New Roman"/>
        </w:rPr>
        <w:t>;}</w:t>
      </w:r>
    </w:p>
    <w:p w14:paraId="112B771C" w14:textId="77777777" w:rsidR="00C67A94" w:rsidRPr="00D135DD" w:rsidRDefault="00C67A94" w:rsidP="00C67A94">
      <w:pPr>
        <w:pStyle w:val="ab"/>
        <w:ind w:leftChars="200" w:left="480" w:firstLine="420"/>
        <w:rPr>
          <w:rFonts w:ascii="Times New Roman" w:hAnsi="Times New Roman"/>
        </w:rPr>
      </w:pPr>
      <w:r w:rsidRPr="00D135DD">
        <w:rPr>
          <w:rFonts w:ascii="Times New Roman" w:hAnsi="Times New Roman" w:hint="eastAsia"/>
        </w:rPr>
        <w:t>注意</w:t>
      </w:r>
      <w:r w:rsidRPr="00D135DD">
        <w:rPr>
          <w:rFonts w:ascii="Times New Roman" w:hAnsi="Times New Roman"/>
        </w:rPr>
        <w:t>：</w:t>
      </w:r>
      <w:r w:rsidRPr="00D135DD">
        <w:rPr>
          <w:rFonts w:ascii="Times New Roman" w:hAnsi="Times New Roman"/>
        </w:rPr>
        <w:t>'http://127.0.0.1:8080//'</w:t>
      </w:r>
      <w:r w:rsidRPr="00D135DD">
        <w:rPr>
          <w:rFonts w:ascii="Times New Roman" w:hAnsi="Times New Roman" w:hint="eastAsia"/>
        </w:rPr>
        <w:t>替换成被代理</w:t>
      </w:r>
      <w:r w:rsidRPr="00D135DD">
        <w:rPr>
          <w:rFonts w:ascii="Times New Roman" w:hAnsi="Times New Roman"/>
        </w:rPr>
        <w:t>的真正目标服务器网址</w:t>
      </w:r>
      <w:r w:rsidRPr="00D135DD">
        <w:rPr>
          <w:rFonts w:ascii="Times New Roman" w:hAnsi="Times New Roman" w:hint="eastAsia"/>
        </w:rPr>
        <w:t>。</w:t>
      </w:r>
    </w:p>
    <w:p w14:paraId="4B852FB5" w14:textId="77777777" w:rsidR="00C67A94" w:rsidRPr="00D135DD" w:rsidRDefault="00C67A94" w:rsidP="00C67A94">
      <w:pPr>
        <w:pStyle w:val="ab"/>
        <w:ind w:firstLine="420"/>
        <w:rPr>
          <w:rFonts w:ascii="Times New Roman" w:hAnsi="Times New Roman"/>
        </w:rPr>
      </w:pPr>
      <w:r w:rsidRPr="00D135DD">
        <w:rPr>
          <w:rFonts w:ascii="Times New Roman" w:hAnsi="Times New Roman"/>
        </w:rPr>
        <w:tab/>
      </w:r>
    </w:p>
    <w:p w14:paraId="4F8417FB" w14:textId="77777777" w:rsidR="00C67A94" w:rsidRPr="00D135DD" w:rsidRDefault="00C67A94" w:rsidP="00C67A94">
      <w:pPr>
        <w:pStyle w:val="ab"/>
        <w:ind w:left="840" w:firstLine="420"/>
        <w:rPr>
          <w:rFonts w:ascii="Times New Roman" w:eastAsia="黑体" w:hAnsi="Times New Roman"/>
        </w:rPr>
      </w:pPr>
      <w:r w:rsidRPr="00D135DD">
        <w:rPr>
          <w:rFonts w:ascii="Times New Roman" w:eastAsia="黑体" w:hAnsi="Times New Roman" w:hint="eastAsia"/>
        </w:rPr>
        <w:t>4.2</w:t>
      </w:r>
      <w:r w:rsidRPr="00D135DD">
        <w:rPr>
          <w:rFonts w:ascii="Times New Roman" w:eastAsia="黑体" w:hAnsi="Times New Roman" w:hint="eastAsia"/>
        </w:rPr>
        <w:t>输入</w:t>
      </w:r>
    </w:p>
    <w:p w14:paraId="1998E13C" w14:textId="77777777" w:rsidR="00C67A94" w:rsidRPr="00D135DD" w:rsidRDefault="00C67A94" w:rsidP="00C67A94">
      <w:pPr>
        <w:pStyle w:val="ab"/>
        <w:ind w:left="840" w:firstLine="420"/>
        <w:rPr>
          <w:rFonts w:ascii="Times New Roman" w:hAnsi="Times New Roman"/>
        </w:rPr>
      </w:pPr>
      <w:r w:rsidRPr="00D135DD">
        <w:rPr>
          <w:rFonts w:ascii="Times New Roman" w:hAnsi="Times New Roman" w:hint="eastAsia"/>
        </w:rPr>
        <w:t>4.2.1</w:t>
      </w:r>
      <w:r w:rsidRPr="00D135DD">
        <w:rPr>
          <w:rFonts w:ascii="Times New Roman" w:hAnsi="Times New Roman" w:hint="eastAsia"/>
        </w:rPr>
        <w:t>输入数据的现实背景</w:t>
      </w:r>
    </w:p>
    <w:p w14:paraId="1905879A" w14:textId="0E1DE2F4" w:rsidR="00C67A94" w:rsidRPr="00D135DD" w:rsidRDefault="00C67A94" w:rsidP="00C67A94">
      <w:pPr>
        <w:pStyle w:val="ab"/>
        <w:ind w:firstLine="420"/>
        <w:rPr>
          <w:rFonts w:ascii="Times New Roman" w:hAnsi="Times New Roman"/>
        </w:rPr>
      </w:pPr>
      <w:r w:rsidRPr="00D135DD">
        <w:rPr>
          <w:rFonts w:ascii="Times New Roman" w:hAnsi="Times New Roman" w:hint="eastAsia"/>
        </w:rPr>
        <w:t>浏览器</w:t>
      </w:r>
      <w:r w:rsidRPr="00D135DD">
        <w:rPr>
          <w:rFonts w:ascii="Times New Roman" w:hAnsi="Times New Roman"/>
        </w:rPr>
        <w:t>用户在浏览器扩展中</w:t>
      </w:r>
      <w:r w:rsidRPr="00D135DD">
        <w:rPr>
          <w:rFonts w:ascii="Times New Roman" w:hAnsi="Times New Roman" w:hint="eastAsia"/>
        </w:rPr>
        <w:t>输入反向代理服务器</w:t>
      </w:r>
      <w:r w:rsidRPr="00D135DD">
        <w:rPr>
          <w:rFonts w:ascii="Times New Roman" w:hAnsi="Times New Roman"/>
        </w:rPr>
        <w:t>的</w:t>
      </w:r>
      <w:r w:rsidRPr="00D135DD">
        <w:rPr>
          <w:rFonts w:ascii="Times New Roman" w:hAnsi="Times New Roman" w:hint="eastAsia"/>
        </w:rPr>
        <w:t>域</w:t>
      </w:r>
      <w:r w:rsidRPr="00D135DD">
        <w:rPr>
          <w:rFonts w:ascii="Times New Roman" w:hAnsi="Times New Roman"/>
        </w:rPr>
        <w:t>，</w:t>
      </w:r>
      <w:proofErr w:type="gramStart"/>
      <w:r w:rsidRPr="00D135DD">
        <w:rPr>
          <w:rFonts w:ascii="Times New Roman" w:hAnsi="Times New Roman"/>
        </w:rPr>
        <w:t>即</w:t>
      </w:r>
      <w:r w:rsidRPr="00D135DD">
        <w:rPr>
          <w:rFonts w:ascii="Times New Roman" w:hAnsi="Times New Roman" w:hint="eastAsia"/>
        </w:rPr>
        <w:t>作用</w:t>
      </w:r>
      <w:proofErr w:type="gramEnd"/>
      <w:r w:rsidRPr="00D135DD">
        <w:rPr>
          <w:rFonts w:ascii="Times New Roman" w:hAnsi="Times New Roman"/>
        </w:rPr>
        <w:t>网站可能会用到的网址的正则表达式。例如</w:t>
      </w:r>
      <w:r w:rsidRPr="00D135DD">
        <w:rPr>
          <w:rFonts w:ascii="Times New Roman" w:hAnsi="Times New Roman" w:hint="eastAsia"/>
        </w:rPr>
        <w:t>要作用</w:t>
      </w:r>
      <w:r w:rsidRPr="00D135DD">
        <w:rPr>
          <w:rFonts w:ascii="Times New Roman" w:hAnsi="Times New Roman"/>
        </w:rPr>
        <w:t>在</w:t>
      </w:r>
      <w:r w:rsidR="00A36C6F" w:rsidRPr="00E72285">
        <w:rPr>
          <w:rFonts w:ascii="Times New Roman" w:hAnsi="Times New Roman"/>
          <w:color w:val="000000" w:themeColor="text1"/>
        </w:rPr>
        <w:t>“</w:t>
      </w:r>
      <w:hyperlink r:id="rId45" w:history="1">
        <w:r w:rsidRPr="00E72285">
          <w:rPr>
            <w:rStyle w:val="ac"/>
            <w:rFonts w:ascii="Times New Roman" w:hAnsi="Times New Roman" w:hint="eastAsia"/>
            <w:color w:val="000000" w:themeColor="text1"/>
            <w:u w:val="none"/>
          </w:rPr>
          <w:t>www</w:t>
        </w:r>
        <w:r w:rsidRPr="00E72285">
          <w:rPr>
            <w:rStyle w:val="ac"/>
            <w:rFonts w:ascii="Times New Roman" w:hAnsi="Times New Roman"/>
            <w:color w:val="000000" w:themeColor="text1"/>
            <w:u w:val="none"/>
          </w:rPr>
          <w:t>.baidu.com</w:t>
        </w:r>
      </w:hyperlink>
      <w:r w:rsidRPr="00D135DD">
        <w:rPr>
          <w:rFonts w:ascii="Times New Roman" w:hAnsi="Times New Roman"/>
        </w:rPr>
        <w:t>”</w:t>
      </w:r>
      <w:r w:rsidRPr="00D135DD">
        <w:rPr>
          <w:rFonts w:ascii="Times New Roman" w:hAnsi="Times New Roman" w:hint="eastAsia"/>
        </w:rPr>
        <w:t>的网站</w:t>
      </w:r>
      <w:r w:rsidRPr="00D135DD">
        <w:rPr>
          <w:rFonts w:ascii="Times New Roman" w:hAnsi="Times New Roman"/>
        </w:rPr>
        <w:t>上</w:t>
      </w:r>
      <w:r w:rsidRPr="00D135DD">
        <w:rPr>
          <w:rFonts w:ascii="Times New Roman" w:hAnsi="Times New Roman" w:hint="eastAsia"/>
        </w:rPr>
        <w:t>时</w:t>
      </w:r>
      <w:r w:rsidRPr="00D135DD">
        <w:rPr>
          <w:rFonts w:ascii="Times New Roman" w:hAnsi="Times New Roman"/>
        </w:rPr>
        <w:t>，可以输入</w:t>
      </w:r>
      <w:r w:rsidR="00CA21E3">
        <w:rPr>
          <w:rFonts w:ascii="Times New Roman" w:hAnsi="Times New Roman"/>
        </w:rPr>
        <w:t>“</w:t>
      </w:r>
      <w:r w:rsidRPr="00D135DD">
        <w:rPr>
          <w:rFonts w:ascii="Times New Roman" w:hAnsi="Times New Roman"/>
        </w:rPr>
        <w:t>*://www.baidu.com/*</w:t>
      </w:r>
      <w:r w:rsidR="00A36C6F">
        <w:rPr>
          <w:rFonts w:ascii="Times New Roman" w:hAnsi="Times New Roman"/>
        </w:rPr>
        <w:t>”</w:t>
      </w:r>
    </w:p>
    <w:p w14:paraId="042FD965" w14:textId="77777777" w:rsidR="00C67A94" w:rsidRPr="00D135DD" w:rsidRDefault="00C67A94" w:rsidP="00C67A94">
      <w:pPr>
        <w:pStyle w:val="ab"/>
        <w:ind w:firstLine="420"/>
        <w:rPr>
          <w:rFonts w:ascii="Times New Roman" w:hAnsi="Times New Roman"/>
        </w:rPr>
      </w:pPr>
      <w:r w:rsidRPr="00D135DD">
        <w:rPr>
          <w:rFonts w:ascii="Times New Roman" w:hAnsi="Times New Roman" w:hint="eastAsia"/>
        </w:rPr>
        <w:t>网站</w:t>
      </w:r>
      <w:r w:rsidRPr="00D135DD">
        <w:rPr>
          <w:rFonts w:ascii="Times New Roman" w:hAnsi="Times New Roman"/>
        </w:rPr>
        <w:t>部署人员在</w:t>
      </w:r>
      <w:r w:rsidRPr="00D135DD">
        <w:rPr>
          <w:rFonts w:ascii="Times New Roman" w:hAnsi="Times New Roman"/>
        </w:rPr>
        <w:t>Nginx</w:t>
      </w:r>
      <w:r w:rsidRPr="00D135DD">
        <w:rPr>
          <w:rFonts w:ascii="Times New Roman" w:hAnsi="Times New Roman" w:hint="eastAsia"/>
        </w:rPr>
        <w:t>配置中</w:t>
      </w:r>
    </w:p>
    <w:p w14:paraId="3AB39EE1" w14:textId="77777777" w:rsidR="00C67A94" w:rsidRPr="00D135DD" w:rsidRDefault="00C67A94" w:rsidP="00C67A94">
      <w:pPr>
        <w:pStyle w:val="ab"/>
        <w:ind w:left="415" w:firstLine="420"/>
        <w:rPr>
          <w:rFonts w:ascii="Times New Roman" w:hAnsi="Times New Roman"/>
        </w:rPr>
      </w:pPr>
      <w:r w:rsidRPr="00D135DD">
        <w:rPr>
          <w:rFonts w:ascii="Times New Roman" w:hAnsi="Times New Roman" w:hint="eastAsia"/>
        </w:rPr>
        <w:t>指明</w:t>
      </w:r>
      <w:r w:rsidRPr="00D135DD">
        <w:rPr>
          <w:rFonts w:ascii="Times New Roman" w:hAnsi="Times New Roman"/>
        </w:rPr>
        <w:t>要代理的服务器网址</w:t>
      </w:r>
      <w:r w:rsidRPr="00D135DD">
        <w:rPr>
          <w:rFonts w:ascii="Times New Roman" w:hAnsi="Times New Roman" w:hint="eastAsia"/>
        </w:rPr>
        <w:t>；</w:t>
      </w:r>
    </w:p>
    <w:p w14:paraId="17E2F781" w14:textId="77777777" w:rsidR="00C67A94" w:rsidRPr="00D135DD" w:rsidRDefault="00C67A94" w:rsidP="00C67A94">
      <w:pPr>
        <w:pStyle w:val="ab"/>
        <w:ind w:left="415" w:firstLine="420"/>
        <w:rPr>
          <w:rFonts w:ascii="Times New Roman" w:hAnsi="Times New Roman"/>
        </w:rPr>
      </w:pPr>
      <w:r w:rsidRPr="00D135DD">
        <w:rPr>
          <w:rFonts w:ascii="Times New Roman" w:hAnsi="Times New Roman" w:hint="eastAsia"/>
        </w:rPr>
        <w:t>需要</w:t>
      </w:r>
      <w:r w:rsidRPr="00D135DD">
        <w:rPr>
          <w:rFonts w:ascii="Times New Roman" w:hAnsi="Times New Roman"/>
        </w:rPr>
        <w:t>缓存</w:t>
      </w:r>
      <w:r w:rsidRPr="00D135DD">
        <w:rPr>
          <w:rFonts w:ascii="Times New Roman" w:hAnsi="Times New Roman" w:hint="eastAsia"/>
        </w:rPr>
        <w:t>时</w:t>
      </w:r>
      <w:r w:rsidRPr="00D135DD">
        <w:rPr>
          <w:rFonts w:ascii="Times New Roman" w:hAnsi="Times New Roman"/>
        </w:rPr>
        <w:t>，</w:t>
      </w:r>
      <w:r w:rsidRPr="00D135DD">
        <w:rPr>
          <w:rFonts w:ascii="Times New Roman" w:hAnsi="Times New Roman" w:hint="eastAsia"/>
        </w:rPr>
        <w:t>用于</w:t>
      </w:r>
      <w:r w:rsidRPr="00D135DD">
        <w:rPr>
          <w:rFonts w:ascii="Times New Roman" w:hAnsi="Times New Roman"/>
        </w:rPr>
        <w:t>缓存上游服务器响应内容的大小</w:t>
      </w:r>
      <w:r w:rsidRPr="00D135DD">
        <w:rPr>
          <w:rFonts w:ascii="Times New Roman" w:hAnsi="Times New Roman" w:hint="eastAsia"/>
        </w:rPr>
        <w:t>；</w:t>
      </w:r>
    </w:p>
    <w:p w14:paraId="793DDA90" w14:textId="77777777" w:rsidR="00C67A94" w:rsidRPr="00D135DD" w:rsidRDefault="00C67A94" w:rsidP="00C67A94">
      <w:pPr>
        <w:pStyle w:val="ab"/>
        <w:ind w:left="415" w:firstLine="420"/>
        <w:rPr>
          <w:rFonts w:ascii="Times New Roman" w:hAnsi="Times New Roman"/>
        </w:rPr>
      </w:pPr>
      <w:r w:rsidRPr="00D135DD">
        <w:rPr>
          <w:rFonts w:ascii="Times New Roman" w:hAnsi="Times New Roman" w:hint="eastAsia"/>
        </w:rPr>
        <w:t>用于</w:t>
      </w:r>
      <w:r w:rsidRPr="00D135DD">
        <w:rPr>
          <w:rFonts w:ascii="Times New Roman" w:hAnsi="Times New Roman"/>
        </w:rPr>
        <w:t>存放</w:t>
      </w:r>
      <w:r w:rsidRPr="00D135DD">
        <w:rPr>
          <w:rFonts w:ascii="Times New Roman" w:hAnsi="Times New Roman" w:hint="eastAsia"/>
        </w:rPr>
        <w:t>(</w:t>
      </w:r>
      <w:r w:rsidRPr="00D135DD">
        <w:rPr>
          <w:rFonts w:ascii="Times New Roman" w:hAnsi="Times New Roman"/>
        </w:rPr>
        <w:t>IP,ID</w:t>
      </w:r>
      <w:r w:rsidRPr="00D135DD">
        <w:rPr>
          <w:rFonts w:ascii="Times New Roman" w:hAnsi="Times New Roman" w:hint="eastAsia"/>
        </w:rPr>
        <w:t>)</w:t>
      </w:r>
      <w:r w:rsidRPr="00D135DD">
        <w:rPr>
          <w:rFonts w:ascii="Times New Roman" w:hAnsi="Times New Roman" w:hint="eastAsia"/>
        </w:rPr>
        <w:t>的</w:t>
      </w:r>
      <w:r w:rsidRPr="00D135DD">
        <w:rPr>
          <w:rFonts w:ascii="Times New Roman" w:hAnsi="Times New Roman"/>
        </w:rPr>
        <w:t>slab</w:t>
      </w:r>
      <w:r w:rsidRPr="00D135DD">
        <w:rPr>
          <w:rFonts w:ascii="Times New Roman" w:hAnsi="Times New Roman"/>
        </w:rPr>
        <w:t>大小；</w:t>
      </w:r>
    </w:p>
    <w:p w14:paraId="54F6CA2F" w14:textId="77777777" w:rsidR="00C67A94" w:rsidRPr="00D135DD" w:rsidRDefault="00C67A94" w:rsidP="00C67A94">
      <w:pPr>
        <w:pStyle w:val="ab"/>
        <w:ind w:left="415" w:firstLine="420"/>
        <w:rPr>
          <w:rFonts w:ascii="Times New Roman" w:hAnsi="Times New Roman"/>
        </w:rPr>
      </w:pPr>
      <w:r w:rsidRPr="00D135DD">
        <w:rPr>
          <w:rFonts w:ascii="Times New Roman" w:hAnsi="Times New Roman" w:hint="eastAsia"/>
        </w:rPr>
        <w:t>关闭</w:t>
      </w:r>
      <w:r w:rsidRPr="00D135DD">
        <w:rPr>
          <w:rFonts w:ascii="Times New Roman" w:hAnsi="Times New Roman"/>
        </w:rPr>
        <w:t>keep-alive</w:t>
      </w:r>
      <w:r w:rsidRPr="00D135DD">
        <w:rPr>
          <w:rFonts w:ascii="Times New Roman" w:hAnsi="Times New Roman" w:hint="eastAsia"/>
        </w:rPr>
        <w:t>。</w:t>
      </w:r>
    </w:p>
    <w:p w14:paraId="1AB7614A" w14:textId="77777777" w:rsidR="00C67A94" w:rsidRPr="00D135DD" w:rsidRDefault="00C67A94" w:rsidP="00C67A94">
      <w:pPr>
        <w:pStyle w:val="ab"/>
        <w:ind w:firstLine="420"/>
        <w:rPr>
          <w:rFonts w:ascii="Times New Roman" w:hAnsi="Times New Roman"/>
        </w:rPr>
      </w:pPr>
    </w:p>
    <w:p w14:paraId="081C2329" w14:textId="77777777" w:rsidR="00C67A94" w:rsidRPr="00D135DD" w:rsidRDefault="00C67A94" w:rsidP="00C67A94">
      <w:pPr>
        <w:pStyle w:val="ab"/>
        <w:ind w:left="840" w:firstLine="420"/>
        <w:rPr>
          <w:rFonts w:ascii="Times New Roman" w:hAnsi="Times New Roman"/>
        </w:rPr>
      </w:pPr>
      <w:r w:rsidRPr="00D135DD">
        <w:rPr>
          <w:rFonts w:ascii="Times New Roman" w:hAnsi="Times New Roman" w:hint="eastAsia"/>
        </w:rPr>
        <w:t>4.2.2</w:t>
      </w:r>
      <w:r w:rsidRPr="00D135DD">
        <w:rPr>
          <w:rFonts w:ascii="Times New Roman" w:hAnsi="Times New Roman" w:hint="eastAsia"/>
        </w:rPr>
        <w:t>输入格式</w:t>
      </w:r>
    </w:p>
    <w:p w14:paraId="3A7D961D" w14:textId="77777777" w:rsidR="00C67A94" w:rsidRPr="00D135DD" w:rsidRDefault="00C67A94" w:rsidP="00C67A94">
      <w:pPr>
        <w:pStyle w:val="ab"/>
        <w:ind w:firstLine="420"/>
        <w:rPr>
          <w:rFonts w:ascii="Times New Roman" w:hAnsi="Times New Roman"/>
        </w:rPr>
      </w:pPr>
      <w:r w:rsidRPr="00D135DD">
        <w:rPr>
          <w:rFonts w:ascii="Times New Roman" w:hAnsi="Times New Roman" w:hint="eastAsia"/>
        </w:rPr>
        <w:t>网址</w:t>
      </w:r>
      <w:r w:rsidRPr="00D135DD">
        <w:rPr>
          <w:rFonts w:ascii="Times New Roman" w:hAnsi="Times New Roman"/>
        </w:rPr>
        <w:t>域</w:t>
      </w:r>
      <w:r w:rsidRPr="00D135DD">
        <w:rPr>
          <w:rFonts w:ascii="Times New Roman" w:hAnsi="Times New Roman" w:hint="eastAsia"/>
        </w:rPr>
        <w:t>的正则表达式</w:t>
      </w:r>
    </w:p>
    <w:p w14:paraId="7EF4B58A" w14:textId="77777777" w:rsidR="00C67A94" w:rsidRPr="00D135DD" w:rsidRDefault="00C67A94" w:rsidP="00C67A94">
      <w:pPr>
        <w:pStyle w:val="ab"/>
        <w:ind w:firstLine="420"/>
        <w:rPr>
          <w:rFonts w:ascii="Times New Roman" w:hAnsi="Times New Roman"/>
        </w:rPr>
      </w:pPr>
    </w:p>
    <w:p w14:paraId="0CE57BA0" w14:textId="77777777" w:rsidR="00C67A94" w:rsidRPr="00D135DD" w:rsidRDefault="00C67A94" w:rsidP="00C67A94">
      <w:pPr>
        <w:pStyle w:val="ab"/>
        <w:ind w:left="840" w:firstLine="420"/>
        <w:rPr>
          <w:rFonts w:ascii="Times New Roman" w:hAnsi="Times New Roman"/>
        </w:rPr>
      </w:pPr>
      <w:r w:rsidRPr="00D135DD">
        <w:rPr>
          <w:rFonts w:ascii="Times New Roman" w:hAnsi="Times New Roman" w:hint="eastAsia"/>
        </w:rPr>
        <w:t>4.2.3</w:t>
      </w:r>
      <w:r w:rsidRPr="00D135DD">
        <w:rPr>
          <w:rFonts w:ascii="Times New Roman" w:hAnsi="Times New Roman" w:hint="eastAsia"/>
        </w:rPr>
        <w:t>输入举例</w:t>
      </w:r>
    </w:p>
    <w:p w14:paraId="5AC472C7" w14:textId="77777777" w:rsidR="00C67A94" w:rsidRPr="00D135DD" w:rsidRDefault="00C67A94" w:rsidP="00C67A94">
      <w:pPr>
        <w:pStyle w:val="ab"/>
        <w:ind w:firstLine="420"/>
        <w:rPr>
          <w:rFonts w:ascii="Times New Roman" w:hAnsi="Times New Roman"/>
        </w:rPr>
      </w:pPr>
      <w:r w:rsidRPr="00D135DD">
        <w:rPr>
          <w:rFonts w:ascii="Times New Roman" w:hAnsi="Times New Roman"/>
        </w:rPr>
        <w:t xml:space="preserve">    “*://127.0.0.1/*”</w:t>
      </w:r>
    </w:p>
    <w:p w14:paraId="3D742B56" w14:textId="77777777" w:rsidR="00C67A94" w:rsidRPr="00D135DD" w:rsidRDefault="00C67A94" w:rsidP="00C67A94">
      <w:pPr>
        <w:pStyle w:val="ab"/>
        <w:ind w:left="840" w:firstLine="420"/>
        <w:rPr>
          <w:rFonts w:ascii="Times New Roman" w:eastAsia="楷体_GB2312" w:hAnsi="Times New Roman"/>
        </w:rPr>
      </w:pPr>
    </w:p>
    <w:p w14:paraId="2CAF636D" w14:textId="77777777" w:rsidR="00C67A94" w:rsidRPr="00D135DD" w:rsidRDefault="00C67A94" w:rsidP="00C67A94">
      <w:pPr>
        <w:pStyle w:val="ab"/>
        <w:ind w:left="840" w:firstLine="420"/>
        <w:rPr>
          <w:rFonts w:ascii="Times New Roman" w:eastAsia="黑体" w:hAnsi="Times New Roman"/>
        </w:rPr>
      </w:pPr>
      <w:r w:rsidRPr="00D135DD">
        <w:rPr>
          <w:rFonts w:ascii="Times New Roman" w:eastAsia="黑体" w:hAnsi="Times New Roman" w:hint="eastAsia"/>
        </w:rPr>
        <w:t>4.3</w:t>
      </w:r>
      <w:r w:rsidRPr="00D135DD">
        <w:rPr>
          <w:rFonts w:ascii="Times New Roman" w:eastAsia="黑体" w:hAnsi="Times New Roman" w:hint="eastAsia"/>
        </w:rPr>
        <w:t>输出</w:t>
      </w:r>
    </w:p>
    <w:p w14:paraId="5F8616A0" w14:textId="77777777" w:rsidR="00C67A94" w:rsidRPr="00D135DD" w:rsidRDefault="00C67A94" w:rsidP="00C67A94">
      <w:pPr>
        <w:pStyle w:val="ab"/>
        <w:ind w:left="840" w:firstLine="420"/>
        <w:rPr>
          <w:rFonts w:ascii="Times New Roman" w:hAnsi="Times New Roman"/>
        </w:rPr>
      </w:pPr>
      <w:r w:rsidRPr="00D135DD">
        <w:rPr>
          <w:rFonts w:ascii="Times New Roman" w:hAnsi="Times New Roman" w:hint="eastAsia"/>
        </w:rPr>
        <w:t>4.3.1</w:t>
      </w:r>
      <w:r w:rsidRPr="00D135DD">
        <w:rPr>
          <w:rFonts w:ascii="Times New Roman" w:hAnsi="Times New Roman" w:hint="eastAsia"/>
        </w:rPr>
        <w:t>输出数据的现实背景</w:t>
      </w:r>
    </w:p>
    <w:p w14:paraId="361EE3A6" w14:textId="77777777" w:rsidR="00C67A94" w:rsidRPr="00D135DD" w:rsidRDefault="00C67A94" w:rsidP="00C67A94">
      <w:pPr>
        <w:pStyle w:val="ab"/>
        <w:ind w:firstLine="420"/>
        <w:rPr>
          <w:rFonts w:ascii="Times New Roman" w:hAnsi="Times New Roman"/>
        </w:rPr>
      </w:pPr>
      <w:r w:rsidRPr="00D135DD">
        <w:rPr>
          <w:rFonts w:ascii="Times New Roman" w:hAnsi="Times New Roman" w:hint="eastAsia"/>
        </w:rPr>
        <w:t>输出已注入</w:t>
      </w:r>
      <w:r w:rsidRPr="00D135DD">
        <w:rPr>
          <w:rFonts w:ascii="Times New Roman" w:hAnsi="Times New Roman"/>
        </w:rPr>
        <w:t>ID</w:t>
      </w:r>
      <w:r w:rsidRPr="00D135DD">
        <w:rPr>
          <w:rFonts w:ascii="Times New Roman" w:hAnsi="Times New Roman"/>
        </w:rPr>
        <w:t>的目标网站的响应页面；</w:t>
      </w:r>
    </w:p>
    <w:p w14:paraId="5A1023E1" w14:textId="77777777" w:rsidR="00C67A94" w:rsidRPr="00D135DD" w:rsidRDefault="00C67A94" w:rsidP="00C67A94">
      <w:pPr>
        <w:pStyle w:val="ab"/>
        <w:ind w:firstLine="420"/>
        <w:rPr>
          <w:rFonts w:ascii="Times New Roman" w:hAnsi="Times New Roman"/>
        </w:rPr>
      </w:pPr>
      <w:r w:rsidRPr="00D135DD">
        <w:rPr>
          <w:rFonts w:ascii="Times New Roman" w:hAnsi="Times New Roman" w:hint="eastAsia"/>
        </w:rPr>
        <w:t>输出已</w:t>
      </w:r>
      <w:r w:rsidRPr="00D135DD">
        <w:rPr>
          <w:rFonts w:ascii="Times New Roman" w:hAnsi="Times New Roman"/>
        </w:rPr>
        <w:t>经过混淆的</w:t>
      </w:r>
      <w:r w:rsidRPr="00D135DD">
        <w:rPr>
          <w:rFonts w:ascii="Times New Roman" w:hAnsi="Times New Roman"/>
        </w:rPr>
        <w:t>JavaScript</w:t>
      </w:r>
      <w:r w:rsidRPr="00D135DD">
        <w:rPr>
          <w:rFonts w:ascii="Times New Roman" w:hAnsi="Times New Roman" w:hint="eastAsia"/>
        </w:rPr>
        <w:t>的脚本文件</w:t>
      </w:r>
      <w:r w:rsidRPr="00D135DD">
        <w:rPr>
          <w:rFonts w:ascii="Times New Roman" w:hAnsi="Times New Roman"/>
        </w:rPr>
        <w:t>。</w:t>
      </w:r>
    </w:p>
    <w:p w14:paraId="383D6101" w14:textId="77777777" w:rsidR="00C67A94" w:rsidRPr="00D135DD" w:rsidRDefault="00C67A94" w:rsidP="00C67A94">
      <w:pPr>
        <w:pStyle w:val="ab"/>
        <w:ind w:left="840" w:firstLine="420"/>
        <w:rPr>
          <w:rFonts w:ascii="Times New Roman" w:hAnsi="Times New Roman"/>
        </w:rPr>
      </w:pPr>
      <w:r w:rsidRPr="00D135DD">
        <w:rPr>
          <w:rFonts w:ascii="Times New Roman" w:hAnsi="Times New Roman" w:hint="eastAsia"/>
        </w:rPr>
        <w:t>4.3.2</w:t>
      </w:r>
      <w:r w:rsidRPr="00D135DD">
        <w:rPr>
          <w:rFonts w:ascii="Times New Roman" w:hAnsi="Times New Roman" w:hint="eastAsia"/>
        </w:rPr>
        <w:t>输出格式</w:t>
      </w:r>
    </w:p>
    <w:p w14:paraId="25BF3D47" w14:textId="77777777" w:rsidR="00C67A94" w:rsidRPr="00D135DD" w:rsidRDefault="00C67A94" w:rsidP="00C67A94">
      <w:pPr>
        <w:pStyle w:val="ab"/>
        <w:ind w:firstLine="420"/>
        <w:rPr>
          <w:rFonts w:ascii="Times New Roman" w:hAnsi="Times New Roman"/>
        </w:rPr>
      </w:pPr>
      <w:r w:rsidRPr="00D135DD">
        <w:rPr>
          <w:rFonts w:ascii="Times New Roman" w:hAnsi="Times New Roman"/>
        </w:rPr>
        <w:t xml:space="preserve">    </w:t>
      </w:r>
      <w:r w:rsidRPr="00D135DD">
        <w:rPr>
          <w:rFonts w:ascii="Times New Roman" w:hAnsi="Times New Roman" w:hint="eastAsia"/>
        </w:rPr>
        <w:t>输出对用户</w:t>
      </w:r>
      <w:r w:rsidRPr="00D135DD">
        <w:rPr>
          <w:rFonts w:ascii="Times New Roman" w:hAnsi="Times New Roman"/>
        </w:rPr>
        <w:t>来说</w:t>
      </w:r>
      <w:r w:rsidRPr="00D135DD">
        <w:rPr>
          <w:rFonts w:ascii="Times New Roman" w:hAnsi="Times New Roman" w:hint="eastAsia"/>
        </w:rPr>
        <w:t>对</w:t>
      </w:r>
      <w:r w:rsidRPr="00D135DD">
        <w:rPr>
          <w:rFonts w:ascii="Times New Roman" w:hAnsi="Times New Roman"/>
        </w:rPr>
        <w:t>业务没有</w:t>
      </w:r>
      <w:r w:rsidRPr="00D135DD">
        <w:rPr>
          <w:rFonts w:ascii="Times New Roman" w:hAnsi="Times New Roman" w:hint="eastAsia"/>
        </w:rPr>
        <w:t>影响的</w:t>
      </w:r>
      <w:r w:rsidRPr="00D135DD">
        <w:rPr>
          <w:rFonts w:ascii="Times New Roman" w:hAnsi="Times New Roman"/>
        </w:rPr>
        <w:t>页面响应。</w:t>
      </w:r>
    </w:p>
    <w:p w14:paraId="349EA56F" w14:textId="77777777" w:rsidR="00C67A94" w:rsidRPr="00D135DD" w:rsidRDefault="00C67A94" w:rsidP="00C67A94">
      <w:pPr>
        <w:pStyle w:val="ab"/>
        <w:ind w:left="840" w:firstLine="420"/>
        <w:rPr>
          <w:rFonts w:ascii="Times New Roman" w:hAnsi="Times New Roman"/>
        </w:rPr>
      </w:pPr>
      <w:r w:rsidRPr="00D135DD">
        <w:rPr>
          <w:rFonts w:ascii="Times New Roman" w:hAnsi="Times New Roman" w:hint="eastAsia"/>
        </w:rPr>
        <w:t>4.3.3</w:t>
      </w:r>
      <w:r w:rsidRPr="00D135DD">
        <w:rPr>
          <w:rFonts w:ascii="Times New Roman" w:hAnsi="Times New Roman" w:hint="eastAsia"/>
        </w:rPr>
        <w:t>输出举例</w:t>
      </w:r>
    </w:p>
    <w:p w14:paraId="453D6898" w14:textId="77777777" w:rsidR="00C67A94" w:rsidRPr="00D135DD" w:rsidRDefault="00C67A94" w:rsidP="00C67A94">
      <w:pPr>
        <w:pStyle w:val="ab"/>
        <w:ind w:left="840" w:firstLine="420"/>
        <w:rPr>
          <w:rFonts w:ascii="Times New Roman" w:hAnsi="Times New Roman"/>
        </w:rPr>
      </w:pPr>
      <w:r w:rsidRPr="00D135DD">
        <w:rPr>
          <w:rFonts w:ascii="Times New Roman" w:hAnsi="Times New Roman"/>
        </w:rPr>
        <w:tab/>
      </w:r>
      <w:r w:rsidRPr="00D135DD">
        <w:rPr>
          <w:rFonts w:ascii="Times New Roman" w:hAnsi="Times New Roman" w:hint="eastAsia"/>
        </w:rPr>
        <w:t>对用户来说没有区别的页面响应</w:t>
      </w:r>
    </w:p>
    <w:p w14:paraId="2CF454A0" w14:textId="77777777" w:rsidR="009E1AD6" w:rsidRPr="00D135DD" w:rsidRDefault="00C67A94" w:rsidP="009E1AD6">
      <w:pPr>
        <w:pStyle w:val="ab"/>
        <w:keepNext/>
        <w:ind w:firstLine="420"/>
        <w:jc w:val="center"/>
        <w:rPr>
          <w:rFonts w:ascii="Times New Roman" w:hAnsi="Times New Roman"/>
        </w:rPr>
      </w:pPr>
      <w:r w:rsidRPr="00D135DD">
        <w:rPr>
          <w:rFonts w:ascii="Times New Roman" w:hAnsi="Times New Roman"/>
          <w:noProof/>
        </w:rPr>
        <w:drawing>
          <wp:inline distT="0" distB="0" distL="0" distR="0" wp14:anchorId="303EF59F" wp14:editId="75DF553A">
            <wp:extent cx="3995420" cy="2158365"/>
            <wp:effectExtent l="0" t="0" r="5080" b="0"/>
            <wp:docPr id="35" name="图片 35" descr="append_I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ppend_ID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95420" cy="2158365"/>
                    </a:xfrm>
                    <a:prstGeom prst="rect">
                      <a:avLst/>
                    </a:prstGeom>
                    <a:noFill/>
                    <a:ln>
                      <a:noFill/>
                    </a:ln>
                  </pic:spPr>
                </pic:pic>
              </a:graphicData>
            </a:graphic>
          </wp:inline>
        </w:drawing>
      </w:r>
    </w:p>
    <w:p w14:paraId="5FE25DD1" w14:textId="650B4449" w:rsidR="00C67A94" w:rsidRPr="00D135DD" w:rsidRDefault="009E1AD6" w:rsidP="009E1AD6">
      <w:pPr>
        <w:pStyle w:val="af0"/>
        <w:ind w:firstLine="400"/>
        <w:jc w:val="center"/>
        <w:rPr>
          <w:rFonts w:ascii="Times New Roman" w:hAnsi="Times New Roman"/>
        </w:rPr>
      </w:pPr>
      <w:r w:rsidRPr="00D135DD">
        <w:rPr>
          <w:rFonts w:ascii="Times New Roman" w:hAnsi="Times New Roman" w:hint="eastAsia"/>
        </w:rPr>
        <w:t>图</w:t>
      </w:r>
      <w:r w:rsidRPr="00D135DD">
        <w:rPr>
          <w:rFonts w:ascii="Times New Roman" w:hAnsi="Times New Roman" w:hint="eastAsia"/>
        </w:rPr>
        <w:t xml:space="preserve">6- </w:t>
      </w:r>
      <w:r w:rsidRPr="00D135DD">
        <w:rPr>
          <w:rFonts w:ascii="Times New Roman" w:hAnsi="Times New Roman"/>
        </w:rPr>
        <w:fldChar w:fldCharType="begin"/>
      </w:r>
      <w:r w:rsidRPr="00D135DD">
        <w:rPr>
          <w:rFonts w:ascii="Times New Roman" w:hAnsi="Times New Roman"/>
        </w:rPr>
        <w:instrText xml:space="preserve"> </w:instrText>
      </w:r>
      <w:r w:rsidRPr="00D135DD">
        <w:rPr>
          <w:rFonts w:ascii="Times New Roman" w:hAnsi="Times New Roman" w:hint="eastAsia"/>
        </w:rPr>
        <w:instrText xml:space="preserve">SEQ </w:instrText>
      </w:r>
      <w:r w:rsidRPr="00D135DD">
        <w:rPr>
          <w:rFonts w:ascii="Times New Roman" w:hAnsi="Times New Roman" w:hint="eastAsia"/>
        </w:rPr>
        <w:instrText>图</w:instrText>
      </w:r>
      <w:r w:rsidRPr="00D135DD">
        <w:rPr>
          <w:rFonts w:ascii="Times New Roman" w:hAnsi="Times New Roman" w:hint="eastAsia"/>
        </w:rPr>
        <w:instrText>6- \* ARABIC</w:instrText>
      </w:r>
      <w:r w:rsidRPr="00D135DD">
        <w:rPr>
          <w:rFonts w:ascii="Times New Roman" w:hAnsi="Times New Roman"/>
        </w:rPr>
        <w:instrText xml:space="preserve"> </w:instrText>
      </w:r>
      <w:r w:rsidRPr="00D135DD">
        <w:rPr>
          <w:rFonts w:ascii="Times New Roman" w:hAnsi="Times New Roman"/>
        </w:rPr>
        <w:fldChar w:fldCharType="separate"/>
      </w:r>
      <w:r w:rsidR="008B0B6F" w:rsidRPr="00D135DD">
        <w:rPr>
          <w:rFonts w:ascii="Times New Roman" w:hAnsi="Times New Roman"/>
          <w:noProof/>
        </w:rPr>
        <w:t>5</w:t>
      </w:r>
      <w:r w:rsidRPr="00D135DD">
        <w:rPr>
          <w:rFonts w:ascii="Times New Roman" w:hAnsi="Times New Roman"/>
        </w:rPr>
        <w:fldChar w:fldCharType="end"/>
      </w:r>
      <w:r w:rsidRPr="00D135DD">
        <w:rPr>
          <w:rFonts w:ascii="Times New Roman" w:hAnsi="Times New Roman"/>
        </w:rPr>
        <w:t xml:space="preserve"> </w:t>
      </w:r>
      <w:r w:rsidRPr="00D135DD">
        <w:rPr>
          <w:rFonts w:ascii="Times New Roman" w:hAnsi="Times New Roman" w:hint="eastAsia"/>
        </w:rPr>
        <w:t>正确响应</w:t>
      </w:r>
    </w:p>
    <w:p w14:paraId="0A360986" w14:textId="77777777" w:rsidR="00C67A94" w:rsidRPr="00D135DD" w:rsidRDefault="00C67A94" w:rsidP="00C67A94">
      <w:pPr>
        <w:pStyle w:val="ab"/>
        <w:ind w:firstLine="420"/>
        <w:rPr>
          <w:rFonts w:ascii="Times New Roman" w:hAnsi="Times New Roman"/>
        </w:rPr>
      </w:pPr>
      <w:r w:rsidRPr="00D135DD">
        <w:rPr>
          <w:rFonts w:ascii="Times New Roman" w:hAnsi="Times New Roman" w:hint="eastAsia"/>
        </w:rPr>
        <w:t>但实际</w:t>
      </w:r>
      <w:r w:rsidRPr="00D135DD">
        <w:rPr>
          <w:rFonts w:ascii="Times New Roman" w:hAnsi="Times New Roman"/>
        </w:rPr>
        <w:t>已经过</w:t>
      </w:r>
      <w:r w:rsidRPr="00D135DD">
        <w:rPr>
          <w:rFonts w:ascii="Times New Roman" w:hAnsi="Times New Roman"/>
        </w:rPr>
        <w:t>ID</w:t>
      </w:r>
      <w:r w:rsidRPr="00D135DD">
        <w:rPr>
          <w:rFonts w:ascii="Times New Roman" w:hAnsi="Times New Roman"/>
        </w:rPr>
        <w:t>注入，</w:t>
      </w:r>
      <w:r w:rsidRPr="00D135DD">
        <w:rPr>
          <w:rFonts w:ascii="Times New Roman" w:hAnsi="Times New Roman"/>
        </w:rPr>
        <w:t>JavaScript</w:t>
      </w:r>
      <w:r w:rsidRPr="00D135DD">
        <w:rPr>
          <w:rFonts w:ascii="Times New Roman" w:hAnsi="Times New Roman"/>
        </w:rPr>
        <w:t>混淆</w:t>
      </w:r>
    </w:p>
    <w:p w14:paraId="2901BCF1" w14:textId="77777777" w:rsidR="00AC6D38" w:rsidRPr="00D135DD" w:rsidRDefault="00C67A94" w:rsidP="00AC6D38">
      <w:pPr>
        <w:pStyle w:val="ab"/>
        <w:keepNext/>
        <w:ind w:firstLine="420"/>
        <w:jc w:val="center"/>
        <w:rPr>
          <w:rFonts w:ascii="Times New Roman" w:hAnsi="Times New Roman"/>
        </w:rPr>
      </w:pPr>
      <w:r w:rsidRPr="00D135DD">
        <w:rPr>
          <w:rFonts w:ascii="Times New Roman" w:hAnsi="Times New Roman"/>
          <w:noProof/>
        </w:rPr>
        <w:drawing>
          <wp:inline distT="0" distB="0" distL="0" distR="0" wp14:anchorId="7A61B4BE" wp14:editId="3337CC21">
            <wp:extent cx="4638040" cy="2644140"/>
            <wp:effectExtent l="0" t="0" r="0" b="3810"/>
            <wp:docPr id="34" name="图片 34" descr="注入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注入I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638040" cy="2644140"/>
                    </a:xfrm>
                    <a:prstGeom prst="rect">
                      <a:avLst/>
                    </a:prstGeom>
                    <a:noFill/>
                    <a:ln>
                      <a:noFill/>
                    </a:ln>
                  </pic:spPr>
                </pic:pic>
              </a:graphicData>
            </a:graphic>
          </wp:inline>
        </w:drawing>
      </w:r>
    </w:p>
    <w:p w14:paraId="5618110D" w14:textId="6B738531" w:rsidR="00C67A94" w:rsidRPr="00D135DD" w:rsidRDefault="00AC6D38" w:rsidP="00AC6D38">
      <w:pPr>
        <w:pStyle w:val="af0"/>
        <w:ind w:firstLine="400"/>
        <w:jc w:val="center"/>
        <w:rPr>
          <w:rFonts w:ascii="Times New Roman" w:hAnsi="Times New Roman"/>
        </w:rPr>
      </w:pPr>
      <w:r w:rsidRPr="00D135DD">
        <w:rPr>
          <w:rFonts w:ascii="Times New Roman" w:hAnsi="Times New Roman" w:hint="eastAsia"/>
        </w:rPr>
        <w:t>图</w:t>
      </w:r>
      <w:r w:rsidRPr="00D135DD">
        <w:rPr>
          <w:rFonts w:ascii="Times New Roman" w:hAnsi="Times New Roman" w:hint="eastAsia"/>
        </w:rPr>
        <w:t xml:space="preserve">6- </w:t>
      </w:r>
      <w:r w:rsidRPr="00D135DD">
        <w:rPr>
          <w:rFonts w:ascii="Times New Roman" w:hAnsi="Times New Roman"/>
        </w:rPr>
        <w:fldChar w:fldCharType="begin"/>
      </w:r>
      <w:r w:rsidRPr="00D135DD">
        <w:rPr>
          <w:rFonts w:ascii="Times New Roman" w:hAnsi="Times New Roman"/>
        </w:rPr>
        <w:instrText xml:space="preserve"> </w:instrText>
      </w:r>
      <w:r w:rsidRPr="00D135DD">
        <w:rPr>
          <w:rFonts w:ascii="Times New Roman" w:hAnsi="Times New Roman" w:hint="eastAsia"/>
        </w:rPr>
        <w:instrText xml:space="preserve">SEQ </w:instrText>
      </w:r>
      <w:r w:rsidRPr="00D135DD">
        <w:rPr>
          <w:rFonts w:ascii="Times New Roman" w:hAnsi="Times New Roman" w:hint="eastAsia"/>
        </w:rPr>
        <w:instrText>图</w:instrText>
      </w:r>
      <w:r w:rsidRPr="00D135DD">
        <w:rPr>
          <w:rFonts w:ascii="Times New Roman" w:hAnsi="Times New Roman" w:hint="eastAsia"/>
        </w:rPr>
        <w:instrText>6- \* ARABIC</w:instrText>
      </w:r>
      <w:r w:rsidRPr="00D135DD">
        <w:rPr>
          <w:rFonts w:ascii="Times New Roman" w:hAnsi="Times New Roman"/>
        </w:rPr>
        <w:instrText xml:space="preserve"> </w:instrText>
      </w:r>
      <w:r w:rsidRPr="00D135DD">
        <w:rPr>
          <w:rFonts w:ascii="Times New Roman" w:hAnsi="Times New Roman"/>
        </w:rPr>
        <w:fldChar w:fldCharType="separate"/>
      </w:r>
      <w:r w:rsidR="008B0B6F" w:rsidRPr="00D135DD">
        <w:rPr>
          <w:rFonts w:ascii="Times New Roman" w:hAnsi="Times New Roman"/>
          <w:noProof/>
        </w:rPr>
        <w:t>6</w:t>
      </w:r>
      <w:r w:rsidRPr="00D135DD">
        <w:rPr>
          <w:rFonts w:ascii="Times New Roman" w:hAnsi="Times New Roman"/>
        </w:rPr>
        <w:fldChar w:fldCharType="end"/>
      </w:r>
      <w:r w:rsidRPr="00D135DD">
        <w:rPr>
          <w:rFonts w:ascii="Times New Roman" w:hAnsi="Times New Roman"/>
        </w:rPr>
        <w:t xml:space="preserve"> </w:t>
      </w:r>
      <w:r w:rsidRPr="00D135DD">
        <w:rPr>
          <w:rFonts w:ascii="Times New Roman" w:hAnsi="Times New Roman" w:hint="eastAsia"/>
        </w:rPr>
        <w:t>对</w:t>
      </w:r>
      <w:r w:rsidRPr="00D135DD">
        <w:rPr>
          <w:rFonts w:ascii="Times New Roman" w:hAnsi="Times New Roman"/>
        </w:rPr>
        <w:t>目标</w:t>
      </w:r>
      <w:r w:rsidRPr="00D135DD">
        <w:rPr>
          <w:rFonts w:ascii="Times New Roman" w:hAnsi="Times New Roman" w:hint="eastAsia"/>
        </w:rPr>
        <w:t>网站</w:t>
      </w:r>
      <w:r w:rsidRPr="00D135DD">
        <w:rPr>
          <w:rFonts w:ascii="Times New Roman" w:hAnsi="Times New Roman"/>
        </w:rPr>
        <w:t>注入</w:t>
      </w:r>
      <w:r w:rsidRPr="00D135DD">
        <w:rPr>
          <w:rFonts w:ascii="Times New Roman" w:hAnsi="Times New Roman"/>
        </w:rPr>
        <w:t>ID</w:t>
      </w:r>
      <w:r w:rsidRPr="00D135DD">
        <w:rPr>
          <w:rFonts w:ascii="Times New Roman" w:hAnsi="Times New Roman"/>
        </w:rPr>
        <w:t>的效果</w:t>
      </w:r>
    </w:p>
    <w:p w14:paraId="49C9A34D" w14:textId="77777777" w:rsidR="00AC6D38" w:rsidRPr="00D135DD" w:rsidRDefault="00AC6D38" w:rsidP="00AC6D38">
      <w:pPr>
        <w:ind w:firstLine="480"/>
      </w:pPr>
    </w:p>
    <w:p w14:paraId="7453027A" w14:textId="77777777" w:rsidR="00C67A94" w:rsidRPr="00D135DD" w:rsidRDefault="00C67A94" w:rsidP="00C67A94">
      <w:pPr>
        <w:ind w:firstLine="480"/>
        <w:jc w:val="center"/>
      </w:pPr>
    </w:p>
    <w:p w14:paraId="731256C0" w14:textId="77777777" w:rsidR="00AC6D38" w:rsidRPr="00D135DD" w:rsidRDefault="00C67A94" w:rsidP="00AC6D38">
      <w:pPr>
        <w:keepNext/>
        <w:ind w:firstLine="480"/>
        <w:jc w:val="center"/>
      </w:pPr>
      <w:r w:rsidRPr="00D135DD">
        <w:rPr>
          <w:noProof/>
        </w:rPr>
        <w:drawing>
          <wp:inline distT="0" distB="0" distL="0" distR="0" wp14:anchorId="115FD104" wp14:editId="0071973B">
            <wp:extent cx="4613275" cy="1169670"/>
            <wp:effectExtent l="0" t="0" r="0" b="0"/>
            <wp:docPr id="33" name="图片 33" descr="原JS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原JS代码"/>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13275" cy="1169670"/>
                    </a:xfrm>
                    <a:prstGeom prst="rect">
                      <a:avLst/>
                    </a:prstGeom>
                    <a:noFill/>
                    <a:ln>
                      <a:noFill/>
                    </a:ln>
                  </pic:spPr>
                </pic:pic>
              </a:graphicData>
            </a:graphic>
          </wp:inline>
        </w:drawing>
      </w:r>
    </w:p>
    <w:p w14:paraId="2F92EB99" w14:textId="4475B41A" w:rsidR="00C67A94" w:rsidRPr="00D135DD" w:rsidRDefault="00AC6D38" w:rsidP="00AC6D38">
      <w:pPr>
        <w:pStyle w:val="af0"/>
        <w:ind w:firstLine="400"/>
        <w:jc w:val="center"/>
        <w:rPr>
          <w:rFonts w:ascii="Times New Roman" w:hAnsi="Times New Roman"/>
        </w:rPr>
      </w:pPr>
      <w:r w:rsidRPr="00D135DD">
        <w:rPr>
          <w:rFonts w:ascii="Times New Roman" w:hAnsi="Times New Roman" w:hint="eastAsia"/>
        </w:rPr>
        <w:t>图</w:t>
      </w:r>
      <w:r w:rsidRPr="00D135DD">
        <w:rPr>
          <w:rFonts w:ascii="Times New Roman" w:hAnsi="Times New Roman" w:hint="eastAsia"/>
        </w:rPr>
        <w:t xml:space="preserve">6- </w:t>
      </w:r>
      <w:r w:rsidRPr="00D135DD">
        <w:rPr>
          <w:rFonts w:ascii="Times New Roman" w:hAnsi="Times New Roman"/>
        </w:rPr>
        <w:fldChar w:fldCharType="begin"/>
      </w:r>
      <w:r w:rsidRPr="00D135DD">
        <w:rPr>
          <w:rFonts w:ascii="Times New Roman" w:hAnsi="Times New Roman"/>
        </w:rPr>
        <w:instrText xml:space="preserve"> </w:instrText>
      </w:r>
      <w:r w:rsidRPr="00D135DD">
        <w:rPr>
          <w:rFonts w:ascii="Times New Roman" w:hAnsi="Times New Roman" w:hint="eastAsia"/>
        </w:rPr>
        <w:instrText xml:space="preserve">SEQ </w:instrText>
      </w:r>
      <w:r w:rsidRPr="00D135DD">
        <w:rPr>
          <w:rFonts w:ascii="Times New Roman" w:hAnsi="Times New Roman" w:hint="eastAsia"/>
        </w:rPr>
        <w:instrText>图</w:instrText>
      </w:r>
      <w:r w:rsidRPr="00D135DD">
        <w:rPr>
          <w:rFonts w:ascii="Times New Roman" w:hAnsi="Times New Roman" w:hint="eastAsia"/>
        </w:rPr>
        <w:instrText>6- \* ARABIC</w:instrText>
      </w:r>
      <w:r w:rsidRPr="00D135DD">
        <w:rPr>
          <w:rFonts w:ascii="Times New Roman" w:hAnsi="Times New Roman"/>
        </w:rPr>
        <w:instrText xml:space="preserve"> </w:instrText>
      </w:r>
      <w:r w:rsidRPr="00D135DD">
        <w:rPr>
          <w:rFonts w:ascii="Times New Roman" w:hAnsi="Times New Roman"/>
        </w:rPr>
        <w:fldChar w:fldCharType="separate"/>
      </w:r>
      <w:r w:rsidR="008B0B6F" w:rsidRPr="00D135DD">
        <w:rPr>
          <w:rFonts w:ascii="Times New Roman" w:hAnsi="Times New Roman"/>
          <w:noProof/>
        </w:rPr>
        <w:t>7</w:t>
      </w:r>
      <w:r w:rsidRPr="00D135DD">
        <w:rPr>
          <w:rFonts w:ascii="Times New Roman" w:hAnsi="Times New Roman"/>
        </w:rPr>
        <w:fldChar w:fldCharType="end"/>
      </w:r>
      <w:r w:rsidRPr="00D135DD">
        <w:rPr>
          <w:rFonts w:ascii="Times New Roman" w:hAnsi="Times New Roman"/>
        </w:rPr>
        <w:t xml:space="preserve"> </w:t>
      </w:r>
      <w:r w:rsidRPr="00D135DD">
        <w:rPr>
          <w:rFonts w:ascii="Times New Roman" w:hAnsi="Times New Roman" w:hint="eastAsia"/>
        </w:rPr>
        <w:t>原</w:t>
      </w:r>
      <w:r w:rsidRPr="00D135DD">
        <w:rPr>
          <w:rFonts w:ascii="Times New Roman" w:hAnsi="Times New Roman"/>
        </w:rPr>
        <w:t>目标</w:t>
      </w:r>
      <w:r w:rsidRPr="00D135DD">
        <w:rPr>
          <w:rFonts w:ascii="Times New Roman" w:hAnsi="Times New Roman" w:hint="eastAsia"/>
        </w:rPr>
        <w:t>网站</w:t>
      </w:r>
      <w:r w:rsidRPr="00D135DD">
        <w:rPr>
          <w:rFonts w:ascii="Times New Roman" w:hAnsi="Times New Roman"/>
        </w:rPr>
        <w:t>JavaScript</w:t>
      </w:r>
      <w:r w:rsidRPr="00D135DD">
        <w:rPr>
          <w:rFonts w:ascii="Times New Roman" w:hAnsi="Times New Roman"/>
        </w:rPr>
        <w:t>脚本</w:t>
      </w:r>
    </w:p>
    <w:p w14:paraId="32650800" w14:textId="77777777" w:rsidR="00C67A94" w:rsidRPr="00D135DD" w:rsidRDefault="00C67A94" w:rsidP="00C67A94">
      <w:pPr>
        <w:ind w:firstLine="480"/>
        <w:jc w:val="center"/>
      </w:pPr>
    </w:p>
    <w:p w14:paraId="6369E2C3" w14:textId="77777777" w:rsidR="00151121" w:rsidRPr="00D135DD" w:rsidRDefault="00151121" w:rsidP="00C67A94">
      <w:pPr>
        <w:ind w:firstLine="480"/>
        <w:jc w:val="center"/>
      </w:pPr>
    </w:p>
    <w:p w14:paraId="14EAB10B" w14:textId="77777777" w:rsidR="00AC6D38" w:rsidRPr="00D135DD" w:rsidRDefault="00C67A94" w:rsidP="00AC6D38">
      <w:pPr>
        <w:keepNext/>
        <w:ind w:firstLine="480"/>
        <w:jc w:val="center"/>
      </w:pPr>
      <w:r w:rsidRPr="00D135DD">
        <w:rPr>
          <w:noProof/>
        </w:rPr>
        <w:drawing>
          <wp:inline distT="0" distB="0" distL="0" distR="0" wp14:anchorId="23E240D3" wp14:editId="61C9E1AA">
            <wp:extent cx="4530725" cy="1276985"/>
            <wp:effectExtent l="0" t="0" r="3175" b="0"/>
            <wp:docPr id="32" name="图片 32" descr="混淆的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混淆的J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0725" cy="1276985"/>
                    </a:xfrm>
                    <a:prstGeom prst="rect">
                      <a:avLst/>
                    </a:prstGeom>
                    <a:noFill/>
                    <a:ln>
                      <a:noFill/>
                    </a:ln>
                  </pic:spPr>
                </pic:pic>
              </a:graphicData>
            </a:graphic>
          </wp:inline>
        </w:drawing>
      </w:r>
    </w:p>
    <w:p w14:paraId="68F0C369" w14:textId="68AA9B60" w:rsidR="00C67A94" w:rsidRPr="00D135DD" w:rsidRDefault="00AC6D38" w:rsidP="00AC6D38">
      <w:pPr>
        <w:pStyle w:val="af0"/>
        <w:ind w:firstLine="400"/>
        <w:jc w:val="center"/>
        <w:rPr>
          <w:rFonts w:ascii="Times New Roman" w:hAnsi="Times New Roman"/>
        </w:rPr>
      </w:pPr>
      <w:r w:rsidRPr="00D135DD">
        <w:rPr>
          <w:rFonts w:ascii="Times New Roman" w:hAnsi="Times New Roman" w:hint="eastAsia"/>
        </w:rPr>
        <w:t>图</w:t>
      </w:r>
      <w:r w:rsidRPr="00D135DD">
        <w:rPr>
          <w:rFonts w:ascii="Times New Roman" w:hAnsi="Times New Roman" w:hint="eastAsia"/>
        </w:rPr>
        <w:t xml:space="preserve">6- </w:t>
      </w:r>
      <w:r w:rsidRPr="00D135DD">
        <w:rPr>
          <w:rFonts w:ascii="Times New Roman" w:hAnsi="Times New Roman"/>
        </w:rPr>
        <w:fldChar w:fldCharType="begin"/>
      </w:r>
      <w:r w:rsidRPr="00D135DD">
        <w:rPr>
          <w:rFonts w:ascii="Times New Roman" w:hAnsi="Times New Roman"/>
        </w:rPr>
        <w:instrText xml:space="preserve"> </w:instrText>
      </w:r>
      <w:r w:rsidRPr="00D135DD">
        <w:rPr>
          <w:rFonts w:ascii="Times New Roman" w:hAnsi="Times New Roman" w:hint="eastAsia"/>
        </w:rPr>
        <w:instrText xml:space="preserve">SEQ </w:instrText>
      </w:r>
      <w:r w:rsidRPr="00D135DD">
        <w:rPr>
          <w:rFonts w:ascii="Times New Roman" w:hAnsi="Times New Roman" w:hint="eastAsia"/>
        </w:rPr>
        <w:instrText>图</w:instrText>
      </w:r>
      <w:r w:rsidRPr="00D135DD">
        <w:rPr>
          <w:rFonts w:ascii="Times New Roman" w:hAnsi="Times New Roman" w:hint="eastAsia"/>
        </w:rPr>
        <w:instrText>6- \* ARABIC</w:instrText>
      </w:r>
      <w:r w:rsidRPr="00D135DD">
        <w:rPr>
          <w:rFonts w:ascii="Times New Roman" w:hAnsi="Times New Roman"/>
        </w:rPr>
        <w:instrText xml:space="preserve"> </w:instrText>
      </w:r>
      <w:r w:rsidRPr="00D135DD">
        <w:rPr>
          <w:rFonts w:ascii="Times New Roman" w:hAnsi="Times New Roman"/>
        </w:rPr>
        <w:fldChar w:fldCharType="separate"/>
      </w:r>
      <w:r w:rsidR="008B0B6F" w:rsidRPr="00D135DD">
        <w:rPr>
          <w:rFonts w:ascii="Times New Roman" w:hAnsi="Times New Roman"/>
          <w:noProof/>
        </w:rPr>
        <w:t>8</w:t>
      </w:r>
      <w:r w:rsidRPr="00D135DD">
        <w:rPr>
          <w:rFonts w:ascii="Times New Roman" w:hAnsi="Times New Roman"/>
        </w:rPr>
        <w:fldChar w:fldCharType="end"/>
      </w:r>
      <w:r w:rsidRPr="00D135DD">
        <w:rPr>
          <w:rFonts w:ascii="Times New Roman" w:hAnsi="Times New Roman"/>
        </w:rPr>
        <w:t xml:space="preserve"> </w:t>
      </w:r>
      <w:r w:rsidRPr="00D135DD">
        <w:rPr>
          <w:rFonts w:ascii="Times New Roman" w:hAnsi="Times New Roman" w:hint="eastAsia"/>
        </w:rPr>
        <w:t>浏览器</w:t>
      </w:r>
      <w:r w:rsidRPr="00D135DD">
        <w:rPr>
          <w:rFonts w:ascii="Times New Roman" w:hAnsi="Times New Roman"/>
        </w:rPr>
        <w:t>用户收到的</w:t>
      </w:r>
      <w:r w:rsidRPr="00D135DD">
        <w:rPr>
          <w:rFonts w:ascii="Times New Roman" w:hAnsi="Times New Roman" w:hint="eastAsia"/>
        </w:rPr>
        <w:t>经过混淆的</w:t>
      </w:r>
      <w:r w:rsidRPr="00D135DD">
        <w:rPr>
          <w:rFonts w:ascii="Times New Roman" w:hAnsi="Times New Roman"/>
        </w:rPr>
        <w:t>JavaScript</w:t>
      </w:r>
      <w:r w:rsidRPr="00D135DD">
        <w:rPr>
          <w:rFonts w:ascii="Times New Roman" w:hAnsi="Times New Roman"/>
        </w:rPr>
        <w:t>脚本</w:t>
      </w:r>
    </w:p>
    <w:p w14:paraId="7785840F" w14:textId="77777777" w:rsidR="00C67A94" w:rsidRPr="00D135DD" w:rsidRDefault="00C67A94" w:rsidP="00C67A94">
      <w:pPr>
        <w:pStyle w:val="ab"/>
        <w:ind w:left="840" w:firstLine="420"/>
        <w:rPr>
          <w:rFonts w:ascii="Times New Roman" w:eastAsia="楷体_GB2312" w:hAnsi="Times New Roman"/>
        </w:rPr>
      </w:pPr>
    </w:p>
    <w:p w14:paraId="58282963" w14:textId="77777777" w:rsidR="00C67A94" w:rsidRPr="00D135DD" w:rsidRDefault="00C67A94" w:rsidP="00C67A94">
      <w:pPr>
        <w:pStyle w:val="ab"/>
        <w:ind w:left="840" w:firstLine="420"/>
        <w:rPr>
          <w:rFonts w:ascii="Times New Roman" w:eastAsia="黑体" w:hAnsi="Times New Roman"/>
        </w:rPr>
      </w:pPr>
      <w:r w:rsidRPr="00D135DD">
        <w:rPr>
          <w:rFonts w:ascii="Times New Roman" w:eastAsia="黑体" w:hAnsi="Times New Roman" w:hint="eastAsia"/>
        </w:rPr>
        <w:t>4.4</w:t>
      </w:r>
      <w:r w:rsidRPr="00D135DD">
        <w:rPr>
          <w:rFonts w:ascii="Times New Roman" w:eastAsia="黑体" w:hAnsi="Times New Roman" w:hint="eastAsia"/>
        </w:rPr>
        <w:t>文卷查询</w:t>
      </w:r>
    </w:p>
    <w:p w14:paraId="17C89136" w14:textId="77777777" w:rsidR="00C67A94" w:rsidRPr="00D135DD" w:rsidRDefault="00C67A94" w:rsidP="00C67A94">
      <w:pPr>
        <w:pStyle w:val="ab"/>
        <w:ind w:firstLine="420"/>
        <w:rPr>
          <w:rFonts w:ascii="Times New Roman" w:hAnsi="Times New Roman"/>
        </w:rPr>
      </w:pPr>
      <w:r w:rsidRPr="00D135DD">
        <w:rPr>
          <w:rFonts w:ascii="Times New Roman" w:hAnsi="Times New Roman"/>
        </w:rPr>
        <w:t xml:space="preserve">    </w:t>
      </w:r>
      <w:r w:rsidRPr="00D135DD">
        <w:rPr>
          <w:rFonts w:ascii="Times New Roman" w:hAnsi="Times New Roman" w:hint="eastAsia"/>
        </w:rPr>
        <w:t>暂无</w:t>
      </w:r>
    </w:p>
    <w:p w14:paraId="04777AB8" w14:textId="77777777" w:rsidR="00C67A94" w:rsidRPr="00D135DD" w:rsidRDefault="00C67A94" w:rsidP="00C67A94">
      <w:pPr>
        <w:pStyle w:val="ab"/>
        <w:ind w:left="840" w:firstLine="420"/>
        <w:rPr>
          <w:rFonts w:ascii="Times New Roman" w:eastAsia="黑体" w:hAnsi="Times New Roman"/>
        </w:rPr>
      </w:pPr>
    </w:p>
    <w:p w14:paraId="76AB9DDC" w14:textId="77777777" w:rsidR="00C67A94" w:rsidRPr="00D135DD" w:rsidRDefault="00C67A94" w:rsidP="00C67A94">
      <w:pPr>
        <w:pStyle w:val="ab"/>
        <w:ind w:left="840" w:firstLine="420"/>
        <w:rPr>
          <w:rFonts w:ascii="Times New Roman" w:eastAsia="黑体" w:hAnsi="Times New Roman"/>
        </w:rPr>
      </w:pPr>
      <w:r w:rsidRPr="00D135DD">
        <w:rPr>
          <w:rFonts w:ascii="Times New Roman" w:eastAsia="黑体" w:hAnsi="Times New Roman" w:hint="eastAsia"/>
        </w:rPr>
        <w:t>4.5</w:t>
      </w:r>
      <w:r w:rsidRPr="00D135DD">
        <w:rPr>
          <w:rFonts w:ascii="Times New Roman" w:eastAsia="黑体" w:hAnsi="Times New Roman" w:hint="eastAsia"/>
        </w:rPr>
        <w:t>出错处理与恢复</w:t>
      </w:r>
    </w:p>
    <w:p w14:paraId="30D409E4" w14:textId="77777777" w:rsidR="00C67A94" w:rsidRPr="00D135DD" w:rsidRDefault="00C67A94" w:rsidP="00C67A94">
      <w:pPr>
        <w:pStyle w:val="ab"/>
        <w:ind w:firstLine="420"/>
        <w:rPr>
          <w:rFonts w:ascii="Times New Roman" w:hAnsi="Times New Roman"/>
        </w:rPr>
      </w:pPr>
      <w:r w:rsidRPr="00D135DD">
        <w:rPr>
          <w:rFonts w:ascii="Times New Roman" w:hAnsi="Times New Roman" w:hint="eastAsia"/>
        </w:rPr>
        <w:t>本系统设计</w:t>
      </w:r>
      <w:r w:rsidRPr="00D135DD">
        <w:rPr>
          <w:rFonts w:ascii="Times New Roman" w:hAnsi="Times New Roman"/>
        </w:rPr>
        <w:t>了</w:t>
      </w:r>
      <w:r w:rsidRPr="00D135DD">
        <w:rPr>
          <w:rFonts w:ascii="Times New Roman" w:hAnsi="Times New Roman"/>
        </w:rPr>
        <w:t>“Fail Page”</w:t>
      </w:r>
      <w:r w:rsidRPr="00D135DD">
        <w:rPr>
          <w:rFonts w:ascii="Times New Roman" w:hAnsi="Times New Roman" w:hint="eastAsia"/>
        </w:rPr>
        <w:t>页面用来解决动态</w:t>
      </w:r>
      <w:r w:rsidRPr="00D135DD">
        <w:rPr>
          <w:rFonts w:ascii="Times New Roman" w:hAnsi="Times New Roman"/>
        </w:rPr>
        <w:t>ID</w:t>
      </w:r>
      <w:r w:rsidRPr="00D135DD">
        <w:rPr>
          <w:rFonts w:ascii="Times New Roman" w:hAnsi="Times New Roman"/>
        </w:rPr>
        <w:t>验证模块没有通过的请求</w:t>
      </w:r>
      <w:r w:rsidRPr="00D135DD">
        <w:rPr>
          <w:rFonts w:ascii="Times New Roman" w:hAnsi="Times New Roman" w:hint="eastAsia"/>
        </w:rPr>
        <w:t>。</w:t>
      </w:r>
      <w:r w:rsidRPr="00D135DD">
        <w:rPr>
          <w:rFonts w:ascii="Times New Roman" w:hAnsi="Times New Roman"/>
        </w:rPr>
        <w:t>这个</w:t>
      </w:r>
      <w:r w:rsidRPr="00D135DD">
        <w:rPr>
          <w:rFonts w:ascii="Times New Roman" w:hAnsi="Times New Roman" w:hint="eastAsia"/>
        </w:rPr>
        <w:t>HTML</w:t>
      </w:r>
      <w:r w:rsidRPr="00D135DD">
        <w:rPr>
          <w:rFonts w:ascii="Times New Roman" w:hAnsi="Times New Roman"/>
        </w:rPr>
        <w:t>页面</w:t>
      </w:r>
      <w:r w:rsidRPr="00D135DD">
        <w:rPr>
          <w:rFonts w:ascii="Times New Roman" w:hAnsi="Times New Roman" w:hint="eastAsia"/>
        </w:rPr>
        <w:t>（</w:t>
      </w:r>
      <w:r w:rsidRPr="00D135DD">
        <w:rPr>
          <w:rFonts w:ascii="Times New Roman" w:hAnsi="Times New Roman" w:hint="eastAsia"/>
        </w:rPr>
        <w:t>1</w:t>
      </w:r>
      <w:r w:rsidRPr="00D135DD">
        <w:rPr>
          <w:rFonts w:ascii="Times New Roman" w:hAnsi="Times New Roman" w:hint="eastAsia"/>
        </w:rPr>
        <w:t>）反馈未通过</w:t>
      </w:r>
      <w:r w:rsidRPr="00D135DD">
        <w:rPr>
          <w:rFonts w:ascii="Times New Roman" w:hAnsi="Times New Roman"/>
        </w:rPr>
        <w:t>验证机制的</w:t>
      </w:r>
      <w:r w:rsidRPr="00D135DD">
        <w:rPr>
          <w:rFonts w:ascii="Times New Roman" w:hAnsi="Times New Roman" w:hint="eastAsia"/>
        </w:rPr>
        <w:t>信息（</w:t>
      </w:r>
      <w:r w:rsidRPr="00D135DD">
        <w:rPr>
          <w:rFonts w:ascii="Times New Roman" w:hAnsi="Times New Roman" w:hint="eastAsia"/>
        </w:rPr>
        <w:t>2</w:t>
      </w:r>
      <w:r w:rsidRPr="00D135DD">
        <w:rPr>
          <w:rFonts w:ascii="Times New Roman" w:hAnsi="Times New Roman" w:hint="eastAsia"/>
        </w:rPr>
        <w:t>）以链接</w:t>
      </w:r>
      <w:r w:rsidRPr="00D135DD">
        <w:rPr>
          <w:rFonts w:ascii="Times New Roman" w:hAnsi="Times New Roman"/>
        </w:rPr>
        <w:t>形式反馈给</w:t>
      </w:r>
      <w:r w:rsidRPr="00D135DD">
        <w:rPr>
          <w:rFonts w:ascii="Times New Roman" w:hAnsi="Times New Roman" w:hint="eastAsia"/>
        </w:rPr>
        <w:t>用户</w:t>
      </w:r>
      <w:r w:rsidRPr="00D135DD">
        <w:rPr>
          <w:rFonts w:ascii="Times New Roman" w:hAnsi="Times New Roman"/>
        </w:rPr>
        <w:t>未通过验证的请求，用户通过点击链接可以再次发出相同的资源请求。</w:t>
      </w:r>
    </w:p>
    <w:p w14:paraId="518C4B2A" w14:textId="77777777" w:rsidR="00C67A94" w:rsidRPr="00D135DD" w:rsidRDefault="00C67A94" w:rsidP="00C67A94">
      <w:pPr>
        <w:pStyle w:val="ab"/>
        <w:ind w:firstLine="420"/>
        <w:rPr>
          <w:rFonts w:ascii="Times New Roman" w:hAnsi="Times New Roman"/>
        </w:rPr>
      </w:pPr>
      <w:r w:rsidRPr="00D135DD">
        <w:rPr>
          <w:rFonts w:ascii="Times New Roman" w:hAnsi="Times New Roman" w:hint="eastAsia"/>
        </w:rPr>
        <w:t>这个设计</w:t>
      </w:r>
      <w:r w:rsidRPr="00D135DD">
        <w:rPr>
          <w:rFonts w:ascii="Times New Roman" w:hAnsi="Times New Roman"/>
        </w:rPr>
        <w:t>提供了实际使用中</w:t>
      </w:r>
      <w:r w:rsidRPr="00D135DD">
        <w:rPr>
          <w:rFonts w:ascii="Times New Roman" w:hAnsi="Times New Roman" w:hint="eastAsia"/>
        </w:rPr>
        <w:t>未</w:t>
      </w:r>
      <w:r w:rsidRPr="00D135DD">
        <w:rPr>
          <w:rFonts w:ascii="Times New Roman" w:hAnsi="Times New Roman"/>
        </w:rPr>
        <w:t>预料到的情况的错误处理。</w:t>
      </w:r>
      <w:r w:rsidRPr="00D135DD">
        <w:rPr>
          <w:rFonts w:ascii="Times New Roman" w:hAnsi="Times New Roman" w:hint="eastAsia"/>
        </w:rPr>
        <w:t>提高了容错性</w:t>
      </w:r>
      <w:r w:rsidRPr="00D135DD">
        <w:rPr>
          <w:rFonts w:ascii="Times New Roman" w:hAnsi="Times New Roman"/>
        </w:rPr>
        <w:t>。</w:t>
      </w:r>
    </w:p>
    <w:p w14:paraId="0E2C7436" w14:textId="01F3A7B1" w:rsidR="00C67A94" w:rsidRPr="00D135DD" w:rsidRDefault="00C67A94" w:rsidP="00C67A94">
      <w:pPr>
        <w:pStyle w:val="ab"/>
        <w:ind w:firstLine="420"/>
        <w:jc w:val="center"/>
        <w:rPr>
          <w:rFonts w:ascii="Times New Roman" w:hAnsi="Times New Roman"/>
        </w:rPr>
      </w:pPr>
      <w:r w:rsidRPr="00D135DD">
        <w:rPr>
          <w:rFonts w:ascii="Times New Roman" w:hAnsi="Times New Roman"/>
          <w:noProof/>
        </w:rPr>
        <w:drawing>
          <wp:inline distT="0" distB="0" distL="0" distR="0" wp14:anchorId="39DDA53C" wp14:editId="4E6B3596">
            <wp:extent cx="4300220" cy="1326515"/>
            <wp:effectExtent l="0" t="0" r="5080" b="6985"/>
            <wp:docPr id="31" name="图片 31" descr="fail_p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ail_page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00220" cy="1326515"/>
                    </a:xfrm>
                    <a:prstGeom prst="rect">
                      <a:avLst/>
                    </a:prstGeom>
                    <a:noFill/>
                    <a:ln>
                      <a:noFill/>
                    </a:ln>
                  </pic:spPr>
                </pic:pic>
              </a:graphicData>
            </a:graphic>
          </wp:inline>
        </w:drawing>
      </w:r>
    </w:p>
    <w:p w14:paraId="5A72E8F3" w14:textId="77777777" w:rsidR="00C67A94" w:rsidRPr="00D135DD" w:rsidRDefault="00C67A94" w:rsidP="00C67A94">
      <w:pPr>
        <w:pStyle w:val="ab"/>
        <w:ind w:left="840" w:firstLine="420"/>
        <w:rPr>
          <w:rFonts w:ascii="Times New Roman" w:hAnsi="Times New Roman"/>
        </w:rPr>
      </w:pPr>
    </w:p>
    <w:p w14:paraId="055F8800" w14:textId="77777777" w:rsidR="00C67A94" w:rsidRPr="00D135DD" w:rsidRDefault="00C67A94" w:rsidP="00C67A94">
      <w:pPr>
        <w:pStyle w:val="ab"/>
        <w:ind w:left="840" w:firstLine="420"/>
        <w:rPr>
          <w:rFonts w:ascii="Times New Roman" w:eastAsia="黑体" w:hAnsi="Times New Roman"/>
        </w:rPr>
      </w:pPr>
      <w:r w:rsidRPr="00D135DD">
        <w:rPr>
          <w:rFonts w:ascii="Times New Roman" w:eastAsia="黑体" w:hAnsi="Times New Roman" w:hint="eastAsia"/>
        </w:rPr>
        <w:t>4.6</w:t>
      </w:r>
      <w:r w:rsidRPr="00D135DD">
        <w:rPr>
          <w:rFonts w:ascii="Times New Roman" w:eastAsia="黑体" w:hAnsi="Times New Roman" w:hint="eastAsia"/>
        </w:rPr>
        <w:t>终端操作</w:t>
      </w:r>
    </w:p>
    <w:p w14:paraId="53BBE1B9" w14:textId="77777777" w:rsidR="00723C7F" w:rsidRPr="00D135DD" w:rsidRDefault="00C67A94" w:rsidP="00723C7F">
      <w:pPr>
        <w:pStyle w:val="ab"/>
        <w:keepNext/>
        <w:ind w:left="840" w:firstLine="420"/>
        <w:jc w:val="center"/>
        <w:rPr>
          <w:rFonts w:ascii="Times New Roman" w:hAnsi="Times New Roman"/>
        </w:rPr>
      </w:pPr>
      <w:r w:rsidRPr="00D135DD">
        <w:rPr>
          <w:rFonts w:ascii="Times New Roman" w:eastAsia="黑体" w:hAnsi="Times New Roman"/>
          <w:noProof/>
        </w:rPr>
        <w:drawing>
          <wp:inline distT="0" distB="0" distL="0" distR="0" wp14:anchorId="0718CCB0" wp14:editId="319CD70D">
            <wp:extent cx="4316730" cy="2759710"/>
            <wp:effectExtent l="0" t="0" r="7620" b="2540"/>
            <wp:docPr id="30" name="图片 30" descr="pop等输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op等输入"/>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16730" cy="2759710"/>
                    </a:xfrm>
                    <a:prstGeom prst="rect">
                      <a:avLst/>
                    </a:prstGeom>
                    <a:noFill/>
                    <a:ln>
                      <a:noFill/>
                    </a:ln>
                  </pic:spPr>
                </pic:pic>
              </a:graphicData>
            </a:graphic>
          </wp:inline>
        </w:drawing>
      </w:r>
    </w:p>
    <w:p w14:paraId="3CF113AF" w14:textId="75252C5B" w:rsidR="00C67A94" w:rsidRPr="00D135DD" w:rsidRDefault="00723C7F" w:rsidP="00723C7F">
      <w:pPr>
        <w:pStyle w:val="af0"/>
        <w:ind w:firstLine="400"/>
        <w:jc w:val="center"/>
        <w:rPr>
          <w:rFonts w:ascii="Times New Roman" w:hAnsi="Times New Roman"/>
        </w:rPr>
      </w:pPr>
      <w:r w:rsidRPr="00D135DD">
        <w:rPr>
          <w:rFonts w:ascii="Times New Roman" w:hAnsi="Times New Roman" w:hint="eastAsia"/>
        </w:rPr>
        <w:t>图</w:t>
      </w:r>
      <w:r w:rsidRPr="00D135DD">
        <w:rPr>
          <w:rFonts w:ascii="Times New Roman" w:hAnsi="Times New Roman" w:hint="eastAsia"/>
        </w:rPr>
        <w:t xml:space="preserve">6- </w:t>
      </w:r>
      <w:r w:rsidRPr="00D135DD">
        <w:rPr>
          <w:rFonts w:ascii="Times New Roman" w:hAnsi="Times New Roman"/>
        </w:rPr>
        <w:fldChar w:fldCharType="begin"/>
      </w:r>
      <w:r w:rsidRPr="00D135DD">
        <w:rPr>
          <w:rFonts w:ascii="Times New Roman" w:hAnsi="Times New Roman"/>
        </w:rPr>
        <w:instrText xml:space="preserve"> </w:instrText>
      </w:r>
      <w:r w:rsidRPr="00D135DD">
        <w:rPr>
          <w:rFonts w:ascii="Times New Roman" w:hAnsi="Times New Roman" w:hint="eastAsia"/>
        </w:rPr>
        <w:instrText xml:space="preserve">SEQ </w:instrText>
      </w:r>
      <w:r w:rsidRPr="00D135DD">
        <w:rPr>
          <w:rFonts w:ascii="Times New Roman" w:hAnsi="Times New Roman" w:hint="eastAsia"/>
        </w:rPr>
        <w:instrText>图</w:instrText>
      </w:r>
      <w:r w:rsidRPr="00D135DD">
        <w:rPr>
          <w:rFonts w:ascii="Times New Roman" w:hAnsi="Times New Roman" w:hint="eastAsia"/>
        </w:rPr>
        <w:instrText>6- \* ARABIC</w:instrText>
      </w:r>
      <w:r w:rsidRPr="00D135DD">
        <w:rPr>
          <w:rFonts w:ascii="Times New Roman" w:hAnsi="Times New Roman"/>
        </w:rPr>
        <w:instrText xml:space="preserve"> </w:instrText>
      </w:r>
      <w:r w:rsidRPr="00D135DD">
        <w:rPr>
          <w:rFonts w:ascii="Times New Roman" w:hAnsi="Times New Roman"/>
        </w:rPr>
        <w:fldChar w:fldCharType="separate"/>
      </w:r>
      <w:r w:rsidR="008B0B6F" w:rsidRPr="00D135DD">
        <w:rPr>
          <w:rFonts w:ascii="Times New Roman" w:hAnsi="Times New Roman"/>
          <w:noProof/>
        </w:rPr>
        <w:t>9</w:t>
      </w:r>
      <w:r w:rsidRPr="00D135DD">
        <w:rPr>
          <w:rFonts w:ascii="Times New Roman" w:hAnsi="Times New Roman"/>
        </w:rPr>
        <w:fldChar w:fldCharType="end"/>
      </w:r>
      <w:r w:rsidRPr="00D135DD">
        <w:rPr>
          <w:rFonts w:ascii="Times New Roman" w:hAnsi="Times New Roman"/>
        </w:rPr>
        <w:t xml:space="preserve"> </w:t>
      </w:r>
      <w:r w:rsidRPr="00D135DD">
        <w:rPr>
          <w:rFonts w:ascii="Times New Roman" w:hAnsi="Times New Roman" w:hint="eastAsia"/>
        </w:rPr>
        <w:t>浏览器扩展</w:t>
      </w:r>
      <w:r w:rsidRPr="00D135DD">
        <w:rPr>
          <w:rFonts w:ascii="Times New Roman" w:hAnsi="Times New Roman"/>
        </w:rPr>
        <w:t>界面：设置作用</w:t>
      </w:r>
      <w:r w:rsidRPr="00D135DD">
        <w:rPr>
          <w:rFonts w:ascii="Times New Roman" w:hAnsi="Times New Roman" w:hint="eastAsia"/>
        </w:rPr>
        <w:t>网站</w:t>
      </w:r>
    </w:p>
    <w:p w14:paraId="078CF672" w14:textId="77777777" w:rsidR="00C67A94" w:rsidRPr="00D135DD" w:rsidRDefault="00C67A94" w:rsidP="00C67A94">
      <w:pPr>
        <w:pStyle w:val="ab"/>
        <w:ind w:left="840" w:firstLine="420"/>
        <w:jc w:val="center"/>
        <w:rPr>
          <w:rFonts w:ascii="Times New Roman" w:eastAsia="黑体" w:hAnsi="Times New Roman"/>
        </w:rPr>
      </w:pPr>
    </w:p>
    <w:p w14:paraId="28514AA8" w14:textId="77777777" w:rsidR="00723C7F" w:rsidRPr="00D135DD" w:rsidRDefault="00C67A94" w:rsidP="00723C7F">
      <w:pPr>
        <w:pStyle w:val="ab"/>
        <w:keepNext/>
        <w:ind w:left="840" w:firstLine="420"/>
        <w:jc w:val="center"/>
        <w:rPr>
          <w:rFonts w:ascii="Times New Roman" w:hAnsi="Times New Roman"/>
        </w:rPr>
      </w:pPr>
      <w:r w:rsidRPr="00D135DD">
        <w:rPr>
          <w:rFonts w:ascii="Times New Roman" w:eastAsia="黑体" w:hAnsi="Times New Roman"/>
          <w:noProof/>
        </w:rPr>
        <w:drawing>
          <wp:inline distT="0" distB="0" distL="0" distR="0" wp14:anchorId="5D711FE7" wp14:editId="6C5D0454">
            <wp:extent cx="4316730" cy="3089275"/>
            <wp:effectExtent l="0" t="0" r="7620" b="0"/>
            <wp:docPr id="29" name="图片 29" descr="pop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op成功"/>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16730" cy="3089275"/>
                    </a:xfrm>
                    <a:prstGeom prst="rect">
                      <a:avLst/>
                    </a:prstGeom>
                    <a:noFill/>
                    <a:ln>
                      <a:noFill/>
                    </a:ln>
                  </pic:spPr>
                </pic:pic>
              </a:graphicData>
            </a:graphic>
          </wp:inline>
        </w:drawing>
      </w:r>
    </w:p>
    <w:p w14:paraId="45D72D09" w14:textId="1134F6D3" w:rsidR="00C67A94" w:rsidRPr="00D135DD" w:rsidRDefault="00723C7F" w:rsidP="00723C7F">
      <w:pPr>
        <w:pStyle w:val="af0"/>
        <w:ind w:firstLine="400"/>
        <w:jc w:val="center"/>
        <w:rPr>
          <w:rFonts w:ascii="Times New Roman" w:hAnsi="Times New Roman"/>
        </w:rPr>
      </w:pPr>
      <w:r w:rsidRPr="00D135DD">
        <w:rPr>
          <w:rFonts w:ascii="Times New Roman" w:hAnsi="Times New Roman" w:hint="eastAsia"/>
        </w:rPr>
        <w:t>图</w:t>
      </w:r>
      <w:r w:rsidRPr="00D135DD">
        <w:rPr>
          <w:rFonts w:ascii="Times New Roman" w:hAnsi="Times New Roman" w:hint="eastAsia"/>
        </w:rPr>
        <w:t xml:space="preserve">6- </w:t>
      </w:r>
      <w:r w:rsidRPr="00D135DD">
        <w:rPr>
          <w:rFonts w:ascii="Times New Roman" w:hAnsi="Times New Roman"/>
        </w:rPr>
        <w:fldChar w:fldCharType="begin"/>
      </w:r>
      <w:r w:rsidRPr="00D135DD">
        <w:rPr>
          <w:rFonts w:ascii="Times New Roman" w:hAnsi="Times New Roman"/>
        </w:rPr>
        <w:instrText xml:space="preserve"> </w:instrText>
      </w:r>
      <w:r w:rsidRPr="00D135DD">
        <w:rPr>
          <w:rFonts w:ascii="Times New Roman" w:hAnsi="Times New Roman" w:hint="eastAsia"/>
        </w:rPr>
        <w:instrText xml:space="preserve">SEQ </w:instrText>
      </w:r>
      <w:r w:rsidRPr="00D135DD">
        <w:rPr>
          <w:rFonts w:ascii="Times New Roman" w:hAnsi="Times New Roman" w:hint="eastAsia"/>
        </w:rPr>
        <w:instrText>图</w:instrText>
      </w:r>
      <w:r w:rsidRPr="00D135DD">
        <w:rPr>
          <w:rFonts w:ascii="Times New Roman" w:hAnsi="Times New Roman" w:hint="eastAsia"/>
        </w:rPr>
        <w:instrText>6- \* ARABIC</w:instrText>
      </w:r>
      <w:r w:rsidRPr="00D135DD">
        <w:rPr>
          <w:rFonts w:ascii="Times New Roman" w:hAnsi="Times New Roman"/>
        </w:rPr>
        <w:instrText xml:space="preserve"> </w:instrText>
      </w:r>
      <w:r w:rsidRPr="00D135DD">
        <w:rPr>
          <w:rFonts w:ascii="Times New Roman" w:hAnsi="Times New Roman"/>
        </w:rPr>
        <w:fldChar w:fldCharType="separate"/>
      </w:r>
      <w:r w:rsidR="008B0B6F" w:rsidRPr="00D135DD">
        <w:rPr>
          <w:rFonts w:ascii="Times New Roman" w:hAnsi="Times New Roman"/>
          <w:noProof/>
        </w:rPr>
        <w:t>10</w:t>
      </w:r>
      <w:r w:rsidRPr="00D135DD">
        <w:rPr>
          <w:rFonts w:ascii="Times New Roman" w:hAnsi="Times New Roman"/>
        </w:rPr>
        <w:fldChar w:fldCharType="end"/>
      </w:r>
      <w:r w:rsidRPr="00D135DD">
        <w:rPr>
          <w:rFonts w:ascii="Times New Roman" w:hAnsi="Times New Roman"/>
        </w:rPr>
        <w:t xml:space="preserve"> </w:t>
      </w:r>
      <w:r w:rsidRPr="00D135DD">
        <w:rPr>
          <w:rFonts w:ascii="Times New Roman" w:hAnsi="Times New Roman" w:hint="eastAsia"/>
        </w:rPr>
        <w:t>设置成功</w:t>
      </w:r>
      <w:r w:rsidRPr="00D135DD">
        <w:rPr>
          <w:rFonts w:ascii="Times New Roman" w:hAnsi="Times New Roman"/>
        </w:rPr>
        <w:t>提示界面</w:t>
      </w:r>
    </w:p>
    <w:p w14:paraId="6AE77FE5" w14:textId="77777777" w:rsidR="00C67A94" w:rsidRPr="00D135DD" w:rsidRDefault="00C67A94" w:rsidP="00C67A94">
      <w:pPr>
        <w:pStyle w:val="ab"/>
        <w:ind w:left="840" w:firstLine="420"/>
        <w:jc w:val="center"/>
        <w:rPr>
          <w:rFonts w:ascii="Times New Roman" w:eastAsia="黑体" w:hAnsi="Times New Roman"/>
        </w:rPr>
      </w:pPr>
    </w:p>
    <w:p w14:paraId="635751FC" w14:textId="77777777" w:rsidR="00723C7F" w:rsidRPr="00D135DD" w:rsidRDefault="00C67A94" w:rsidP="007842B1">
      <w:pPr>
        <w:pStyle w:val="ab"/>
        <w:keepNext/>
        <w:ind w:left="840" w:firstLine="420"/>
        <w:jc w:val="center"/>
        <w:rPr>
          <w:rFonts w:ascii="Times New Roman" w:hAnsi="Times New Roman"/>
        </w:rPr>
      </w:pPr>
      <w:r w:rsidRPr="00D135DD">
        <w:rPr>
          <w:rFonts w:ascii="Times New Roman" w:eastAsia="黑体" w:hAnsi="Times New Roman"/>
          <w:noProof/>
        </w:rPr>
        <w:drawing>
          <wp:inline distT="0" distB="0" distL="0" distR="0" wp14:anchorId="57E1C1F3" wp14:editId="63FFDBC9">
            <wp:extent cx="4316730" cy="2331085"/>
            <wp:effectExtent l="0" t="0" r="7620" b="0"/>
            <wp:docPr id="28" name="图片 28" descr="fail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ail_pag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16730" cy="2331085"/>
                    </a:xfrm>
                    <a:prstGeom prst="rect">
                      <a:avLst/>
                    </a:prstGeom>
                    <a:noFill/>
                    <a:ln>
                      <a:noFill/>
                    </a:ln>
                  </pic:spPr>
                </pic:pic>
              </a:graphicData>
            </a:graphic>
          </wp:inline>
        </w:drawing>
      </w:r>
    </w:p>
    <w:p w14:paraId="4E2254EC" w14:textId="1CFB73F7" w:rsidR="00C67A94" w:rsidRPr="00D135DD" w:rsidRDefault="00723C7F" w:rsidP="00723C7F">
      <w:pPr>
        <w:pStyle w:val="af0"/>
        <w:ind w:firstLine="400"/>
        <w:jc w:val="center"/>
        <w:rPr>
          <w:rFonts w:ascii="Times New Roman" w:hAnsi="Times New Roman"/>
        </w:rPr>
      </w:pPr>
      <w:r w:rsidRPr="00D135DD">
        <w:rPr>
          <w:rFonts w:ascii="Times New Roman" w:hAnsi="Times New Roman" w:hint="eastAsia"/>
        </w:rPr>
        <w:t>图</w:t>
      </w:r>
      <w:r w:rsidRPr="00D135DD">
        <w:rPr>
          <w:rFonts w:ascii="Times New Roman" w:hAnsi="Times New Roman" w:hint="eastAsia"/>
        </w:rPr>
        <w:t xml:space="preserve">6- </w:t>
      </w:r>
      <w:r w:rsidRPr="00D135DD">
        <w:rPr>
          <w:rFonts w:ascii="Times New Roman" w:hAnsi="Times New Roman"/>
        </w:rPr>
        <w:fldChar w:fldCharType="begin"/>
      </w:r>
      <w:r w:rsidRPr="00D135DD">
        <w:rPr>
          <w:rFonts w:ascii="Times New Roman" w:hAnsi="Times New Roman"/>
        </w:rPr>
        <w:instrText xml:space="preserve"> </w:instrText>
      </w:r>
      <w:r w:rsidRPr="00D135DD">
        <w:rPr>
          <w:rFonts w:ascii="Times New Roman" w:hAnsi="Times New Roman" w:hint="eastAsia"/>
        </w:rPr>
        <w:instrText xml:space="preserve">SEQ </w:instrText>
      </w:r>
      <w:r w:rsidRPr="00D135DD">
        <w:rPr>
          <w:rFonts w:ascii="Times New Roman" w:hAnsi="Times New Roman" w:hint="eastAsia"/>
        </w:rPr>
        <w:instrText>图</w:instrText>
      </w:r>
      <w:r w:rsidRPr="00D135DD">
        <w:rPr>
          <w:rFonts w:ascii="Times New Roman" w:hAnsi="Times New Roman" w:hint="eastAsia"/>
        </w:rPr>
        <w:instrText>6- \* ARABIC</w:instrText>
      </w:r>
      <w:r w:rsidRPr="00D135DD">
        <w:rPr>
          <w:rFonts w:ascii="Times New Roman" w:hAnsi="Times New Roman"/>
        </w:rPr>
        <w:instrText xml:space="preserve"> </w:instrText>
      </w:r>
      <w:r w:rsidRPr="00D135DD">
        <w:rPr>
          <w:rFonts w:ascii="Times New Roman" w:hAnsi="Times New Roman"/>
        </w:rPr>
        <w:fldChar w:fldCharType="separate"/>
      </w:r>
      <w:r w:rsidR="008B0B6F" w:rsidRPr="00D135DD">
        <w:rPr>
          <w:rFonts w:ascii="Times New Roman" w:hAnsi="Times New Roman"/>
          <w:noProof/>
        </w:rPr>
        <w:t>11</w:t>
      </w:r>
      <w:r w:rsidRPr="00D135DD">
        <w:rPr>
          <w:rFonts w:ascii="Times New Roman" w:hAnsi="Times New Roman"/>
        </w:rPr>
        <w:fldChar w:fldCharType="end"/>
      </w:r>
      <w:r w:rsidRPr="00D135DD">
        <w:rPr>
          <w:rFonts w:ascii="Times New Roman" w:hAnsi="Times New Roman"/>
        </w:rPr>
        <w:t xml:space="preserve"> </w:t>
      </w:r>
      <w:r w:rsidRPr="00D135DD">
        <w:rPr>
          <w:rFonts w:ascii="Times New Roman" w:hAnsi="Times New Roman" w:hint="eastAsia"/>
        </w:rPr>
        <w:t>收到</w:t>
      </w:r>
      <w:r w:rsidRPr="00D135DD">
        <w:rPr>
          <w:rFonts w:ascii="Times New Roman" w:hAnsi="Times New Roman"/>
        </w:rPr>
        <w:t>验证页面</w:t>
      </w:r>
    </w:p>
    <w:p w14:paraId="1620CEC2" w14:textId="77777777" w:rsidR="00C67A94" w:rsidRPr="00D135DD" w:rsidRDefault="00C67A94" w:rsidP="00C67A94">
      <w:pPr>
        <w:ind w:firstLine="480"/>
        <w:jc w:val="center"/>
      </w:pPr>
    </w:p>
    <w:p w14:paraId="51F4FCE6" w14:textId="77777777" w:rsidR="00723C7F" w:rsidRPr="00D135DD" w:rsidRDefault="00C67A94" w:rsidP="00723C7F">
      <w:pPr>
        <w:keepNext/>
        <w:ind w:firstLine="480"/>
        <w:jc w:val="center"/>
      </w:pPr>
      <w:r w:rsidRPr="00D135DD">
        <w:rPr>
          <w:noProof/>
        </w:rPr>
        <w:drawing>
          <wp:inline distT="0" distB="0" distL="0" distR="0" wp14:anchorId="0ADA69BD" wp14:editId="1A967825">
            <wp:extent cx="4316730" cy="2331085"/>
            <wp:effectExtent l="0" t="0" r="7620" b="0"/>
            <wp:docPr id="27" name="图片 27" descr="append_I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ppend_ID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316730" cy="2331085"/>
                    </a:xfrm>
                    <a:prstGeom prst="rect">
                      <a:avLst/>
                    </a:prstGeom>
                    <a:noFill/>
                    <a:ln>
                      <a:noFill/>
                    </a:ln>
                  </pic:spPr>
                </pic:pic>
              </a:graphicData>
            </a:graphic>
          </wp:inline>
        </w:drawing>
      </w:r>
    </w:p>
    <w:p w14:paraId="03A8A6F9" w14:textId="1216E312" w:rsidR="00C67A94" w:rsidRPr="00D135DD" w:rsidRDefault="00723C7F" w:rsidP="00723C7F">
      <w:pPr>
        <w:pStyle w:val="af0"/>
        <w:ind w:firstLine="400"/>
        <w:jc w:val="center"/>
        <w:rPr>
          <w:rFonts w:ascii="Times New Roman" w:hAnsi="Times New Roman"/>
        </w:rPr>
      </w:pPr>
      <w:r w:rsidRPr="00D135DD">
        <w:rPr>
          <w:rFonts w:ascii="Times New Roman" w:hAnsi="Times New Roman" w:hint="eastAsia"/>
        </w:rPr>
        <w:t>图</w:t>
      </w:r>
      <w:r w:rsidRPr="00D135DD">
        <w:rPr>
          <w:rFonts w:ascii="Times New Roman" w:hAnsi="Times New Roman" w:hint="eastAsia"/>
        </w:rPr>
        <w:t xml:space="preserve">6- </w:t>
      </w:r>
      <w:r w:rsidRPr="00D135DD">
        <w:rPr>
          <w:rFonts w:ascii="Times New Roman" w:hAnsi="Times New Roman"/>
        </w:rPr>
        <w:fldChar w:fldCharType="begin"/>
      </w:r>
      <w:r w:rsidRPr="00D135DD">
        <w:rPr>
          <w:rFonts w:ascii="Times New Roman" w:hAnsi="Times New Roman"/>
        </w:rPr>
        <w:instrText xml:space="preserve"> </w:instrText>
      </w:r>
      <w:r w:rsidRPr="00D135DD">
        <w:rPr>
          <w:rFonts w:ascii="Times New Roman" w:hAnsi="Times New Roman" w:hint="eastAsia"/>
        </w:rPr>
        <w:instrText xml:space="preserve">SEQ </w:instrText>
      </w:r>
      <w:r w:rsidRPr="00D135DD">
        <w:rPr>
          <w:rFonts w:ascii="Times New Roman" w:hAnsi="Times New Roman" w:hint="eastAsia"/>
        </w:rPr>
        <w:instrText>图</w:instrText>
      </w:r>
      <w:r w:rsidRPr="00D135DD">
        <w:rPr>
          <w:rFonts w:ascii="Times New Roman" w:hAnsi="Times New Roman" w:hint="eastAsia"/>
        </w:rPr>
        <w:instrText>6- \* ARABIC</w:instrText>
      </w:r>
      <w:r w:rsidRPr="00D135DD">
        <w:rPr>
          <w:rFonts w:ascii="Times New Roman" w:hAnsi="Times New Roman"/>
        </w:rPr>
        <w:instrText xml:space="preserve"> </w:instrText>
      </w:r>
      <w:r w:rsidRPr="00D135DD">
        <w:rPr>
          <w:rFonts w:ascii="Times New Roman" w:hAnsi="Times New Roman"/>
        </w:rPr>
        <w:fldChar w:fldCharType="separate"/>
      </w:r>
      <w:r w:rsidR="008B0B6F" w:rsidRPr="00D135DD">
        <w:rPr>
          <w:rFonts w:ascii="Times New Roman" w:hAnsi="Times New Roman"/>
          <w:noProof/>
        </w:rPr>
        <w:t>12</w:t>
      </w:r>
      <w:r w:rsidRPr="00D135DD">
        <w:rPr>
          <w:rFonts w:ascii="Times New Roman" w:hAnsi="Times New Roman"/>
        </w:rPr>
        <w:fldChar w:fldCharType="end"/>
      </w:r>
      <w:r w:rsidRPr="00D135DD">
        <w:rPr>
          <w:rFonts w:ascii="Times New Roman" w:hAnsi="Times New Roman"/>
        </w:rPr>
        <w:t xml:space="preserve"> </w:t>
      </w:r>
      <w:r w:rsidRPr="00D135DD">
        <w:rPr>
          <w:rFonts w:ascii="Times New Roman" w:hAnsi="Times New Roman" w:hint="eastAsia"/>
        </w:rPr>
        <w:t>收到</w:t>
      </w:r>
      <w:r w:rsidRPr="00D135DD">
        <w:rPr>
          <w:rFonts w:ascii="Times New Roman" w:hAnsi="Times New Roman"/>
        </w:rPr>
        <w:t>响应</w:t>
      </w:r>
    </w:p>
    <w:p w14:paraId="3F956BBC" w14:textId="77777777" w:rsidR="00C67A94" w:rsidRPr="00D135DD" w:rsidRDefault="00C67A94" w:rsidP="00C67A94">
      <w:pPr>
        <w:pStyle w:val="a8"/>
        <w:ind w:firstLineChars="0" w:firstLine="0"/>
      </w:pPr>
    </w:p>
    <w:p w14:paraId="6252EF19" w14:textId="77777777" w:rsidR="00C67A94" w:rsidRPr="00D135DD" w:rsidRDefault="00C67A94" w:rsidP="00336658">
      <w:pPr>
        <w:pStyle w:val="a8"/>
        <w:ind w:firstLineChars="0" w:firstLine="0"/>
      </w:pPr>
    </w:p>
    <w:p w14:paraId="22AB9030" w14:textId="2AC74FD0" w:rsidR="00C67A94" w:rsidRPr="00D135DD" w:rsidRDefault="00C67A94">
      <w:pPr>
        <w:ind w:firstLine="480"/>
        <w:rPr>
          <w:rFonts w:eastAsia="宋体" w:cs="Times New Roman"/>
          <w:sz w:val="21"/>
        </w:rPr>
      </w:pPr>
      <w:r w:rsidRPr="00D135DD">
        <w:br w:type="page"/>
      </w:r>
    </w:p>
    <w:p w14:paraId="3B4DB841" w14:textId="77777777" w:rsidR="00C67A94" w:rsidRPr="00D135DD" w:rsidRDefault="00C67A94" w:rsidP="00C67A94">
      <w:pPr>
        <w:pStyle w:val="a8"/>
        <w:ind w:firstLine="420"/>
      </w:pPr>
    </w:p>
    <w:p w14:paraId="4C5715B2" w14:textId="204A669D" w:rsidR="004219EF" w:rsidRPr="00D135DD" w:rsidRDefault="004219EF" w:rsidP="004219EF">
      <w:pPr>
        <w:pStyle w:val="-10"/>
        <w:ind w:firstLine="600"/>
        <w:jc w:val="both"/>
      </w:pPr>
      <w:bookmarkStart w:id="228" w:name="_Toc7728463"/>
      <w:r w:rsidRPr="00D135DD">
        <w:rPr>
          <w:rFonts w:hint="eastAsia"/>
        </w:rPr>
        <w:t>附录</w:t>
      </w:r>
      <w:r w:rsidRPr="00D135DD">
        <w:rPr>
          <w:rFonts w:hint="eastAsia"/>
        </w:rPr>
        <w:t xml:space="preserve">7 </w:t>
      </w:r>
      <w:r w:rsidRPr="00D135DD">
        <w:rPr>
          <w:rFonts w:hint="eastAsia"/>
        </w:rPr>
        <w:t>概要设计说明书</w:t>
      </w:r>
      <w:bookmarkEnd w:id="228"/>
    </w:p>
    <w:p w14:paraId="1F27691B" w14:textId="581EBF52" w:rsidR="004219EF" w:rsidRPr="00D135DD" w:rsidRDefault="004219EF" w:rsidP="004219EF">
      <w:pPr>
        <w:ind w:firstLine="880"/>
        <w:jc w:val="center"/>
        <w:rPr>
          <w:rFonts w:eastAsia="黑体"/>
          <w:sz w:val="44"/>
        </w:rPr>
      </w:pPr>
      <w:r w:rsidRPr="00D135DD">
        <w:rPr>
          <w:rFonts w:eastAsia="黑体"/>
          <w:noProof/>
          <w:sz w:val="44"/>
        </w:rPr>
        <mc:AlternateContent>
          <mc:Choice Requires="wps">
            <w:drawing>
              <wp:anchor distT="0" distB="0" distL="114300" distR="114300" simplePos="0" relativeHeight="251682816" behindDoc="0" locked="0" layoutInCell="0" allowOverlap="1" wp14:anchorId="1F04C9DC" wp14:editId="30D435BF">
                <wp:simplePos x="0" y="0"/>
                <wp:positionH relativeFrom="column">
                  <wp:posOffset>0</wp:posOffset>
                </wp:positionH>
                <wp:positionV relativeFrom="paragraph">
                  <wp:posOffset>495300</wp:posOffset>
                </wp:positionV>
                <wp:extent cx="5143500" cy="0"/>
                <wp:effectExtent l="0" t="0" r="0" b="0"/>
                <wp:wrapTopAndBottom/>
                <wp:docPr id="13" name="直接连接符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D6DB68B" id="直接连接符 13" o:spid="_x0000_s1026" style="position:absolute;left:0;text-align:lef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pt" to="40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" o:allowincell="f" stroked="f">
                <w10:wrap type="topAndBottom"/>
              </v:line>
            </w:pict>
          </mc:Fallback>
        </mc:AlternateContent>
      </w:r>
      <w:r w:rsidRPr="00D135DD">
        <w:rPr>
          <w:rFonts w:eastAsia="黑体" w:hint="eastAsia"/>
          <w:sz w:val="44"/>
        </w:rPr>
        <w:t>基于代码混淆的</w:t>
      </w:r>
      <w:r w:rsidRPr="00D135DD">
        <w:rPr>
          <w:rFonts w:eastAsia="黑体"/>
          <w:sz w:val="44"/>
        </w:rPr>
        <w:t>W</w:t>
      </w:r>
      <w:r w:rsidRPr="00D135DD">
        <w:rPr>
          <w:rFonts w:eastAsia="黑体" w:hint="eastAsia"/>
          <w:sz w:val="44"/>
        </w:rPr>
        <w:t>eb</w:t>
      </w:r>
      <w:r w:rsidRPr="00D135DD">
        <w:rPr>
          <w:rFonts w:eastAsia="黑体" w:hint="eastAsia"/>
          <w:sz w:val="44"/>
        </w:rPr>
        <w:t>站点动态防御系统</w:t>
      </w:r>
    </w:p>
    <w:p w14:paraId="45F7E688" w14:textId="77777777" w:rsidR="004219EF" w:rsidRPr="00D135DD" w:rsidRDefault="004219EF" w:rsidP="004219EF">
      <w:pPr>
        <w:ind w:firstLine="880"/>
        <w:jc w:val="center"/>
        <w:rPr>
          <w:rFonts w:eastAsia="黑体"/>
          <w:sz w:val="44"/>
        </w:rPr>
      </w:pPr>
    </w:p>
    <w:p w14:paraId="5253D250" w14:textId="77777777" w:rsidR="004219EF" w:rsidRPr="00D135DD" w:rsidRDefault="004219EF" w:rsidP="004219EF">
      <w:pPr>
        <w:ind w:firstLine="880"/>
        <w:jc w:val="center"/>
        <w:rPr>
          <w:rFonts w:eastAsia="黑体"/>
          <w:sz w:val="44"/>
        </w:rPr>
      </w:pPr>
      <w:r w:rsidRPr="00D135DD">
        <w:rPr>
          <w:rFonts w:eastAsia="黑体" w:hint="eastAsia"/>
          <w:sz w:val="44"/>
        </w:rPr>
        <w:t>概要设计说明书</w:t>
      </w:r>
    </w:p>
    <w:p w14:paraId="74B817E8" w14:textId="77777777" w:rsidR="004219EF" w:rsidRPr="00D135DD" w:rsidRDefault="004219EF" w:rsidP="004219EF">
      <w:pPr>
        <w:ind w:firstLine="560"/>
        <w:jc w:val="center"/>
        <w:rPr>
          <w:sz w:val="28"/>
        </w:rPr>
      </w:pPr>
    </w:p>
    <w:p w14:paraId="557A1F1C" w14:textId="77777777" w:rsidR="004219EF" w:rsidRPr="00D135DD" w:rsidRDefault="004219EF" w:rsidP="004219EF">
      <w:pPr>
        <w:ind w:firstLine="560"/>
        <w:jc w:val="center"/>
        <w:rPr>
          <w:sz w:val="28"/>
        </w:rPr>
      </w:pPr>
      <w:r w:rsidRPr="00D135DD">
        <w:rPr>
          <w:rFonts w:hint="eastAsia"/>
          <w:sz w:val="28"/>
        </w:rPr>
        <w:t>[V</w:t>
      </w:r>
      <w:r w:rsidRPr="00D135DD">
        <w:rPr>
          <w:sz w:val="28"/>
        </w:rPr>
        <w:t>1.0</w:t>
      </w:r>
      <w:r w:rsidRPr="00D135DD">
        <w:rPr>
          <w:rFonts w:hint="eastAsia"/>
          <w:sz w:val="28"/>
        </w:rPr>
        <w:t>]</w:t>
      </w:r>
    </w:p>
    <w:p w14:paraId="49084A84" w14:textId="77777777" w:rsidR="004219EF" w:rsidRPr="00D135DD" w:rsidRDefault="004219EF" w:rsidP="004219EF">
      <w:pPr>
        <w:ind w:firstLine="560"/>
        <w:jc w:val="center"/>
        <w:rPr>
          <w:sz w:val="28"/>
        </w:rPr>
      </w:pPr>
    </w:p>
    <w:p w14:paraId="5E1F7F85" w14:textId="77777777" w:rsidR="004219EF" w:rsidRPr="00D135DD" w:rsidRDefault="004219EF" w:rsidP="004219EF">
      <w:pPr>
        <w:ind w:firstLine="560"/>
        <w:jc w:val="center"/>
        <w:rPr>
          <w:sz w:val="28"/>
        </w:rPr>
      </w:pPr>
    </w:p>
    <w:p w14:paraId="796BFBC9" w14:textId="77777777" w:rsidR="004219EF" w:rsidRPr="00D135DD" w:rsidRDefault="004219EF" w:rsidP="004219EF">
      <w:pPr>
        <w:ind w:firstLine="560"/>
        <w:jc w:val="center"/>
        <w:rPr>
          <w:sz w:val="28"/>
        </w:rPr>
      </w:pPr>
    </w:p>
    <w:p w14:paraId="3EA7527E" w14:textId="77777777" w:rsidR="004219EF" w:rsidRPr="00D135DD" w:rsidRDefault="004219EF" w:rsidP="004219EF">
      <w:pPr>
        <w:ind w:firstLine="480"/>
      </w:pPr>
    </w:p>
    <w:p w14:paraId="34148B02" w14:textId="77777777" w:rsidR="004219EF" w:rsidRPr="00D135DD" w:rsidRDefault="004219EF" w:rsidP="004219EF">
      <w:pPr>
        <w:spacing w:line="720" w:lineRule="auto"/>
        <w:ind w:firstLine="560"/>
        <w:jc w:val="center"/>
        <w:rPr>
          <w:sz w:val="28"/>
        </w:rPr>
      </w:pPr>
      <w:r w:rsidRPr="00D135DD">
        <w:rPr>
          <w:rFonts w:hint="eastAsia"/>
          <w:sz w:val="28"/>
        </w:rPr>
        <w:t>拟</w:t>
      </w:r>
      <w:r w:rsidRPr="00D135DD">
        <w:rPr>
          <w:sz w:val="28"/>
        </w:rPr>
        <w:t xml:space="preserve"> </w:t>
      </w:r>
      <w:r w:rsidRPr="00D135DD">
        <w:rPr>
          <w:rFonts w:hint="eastAsia"/>
          <w:sz w:val="28"/>
        </w:rPr>
        <w:t>制</w:t>
      </w:r>
      <w:r w:rsidRPr="00D135DD">
        <w:rPr>
          <w:sz w:val="28"/>
        </w:rPr>
        <w:t xml:space="preserve"> </w:t>
      </w:r>
      <w:r w:rsidRPr="00D135DD">
        <w:rPr>
          <w:rFonts w:hint="eastAsia"/>
          <w:sz w:val="28"/>
        </w:rPr>
        <w:t>人</w:t>
      </w:r>
      <w:r w:rsidRPr="00D135DD">
        <w:rPr>
          <w:sz w:val="28"/>
        </w:rPr>
        <w:t>__________</w:t>
      </w:r>
      <w:proofErr w:type="gramStart"/>
      <w:r w:rsidRPr="00D135DD">
        <w:rPr>
          <w:rFonts w:hint="eastAsia"/>
          <w:sz w:val="28"/>
        </w:rPr>
        <w:t>邵</w:t>
      </w:r>
      <w:proofErr w:type="gramEnd"/>
      <w:r w:rsidRPr="00D135DD">
        <w:rPr>
          <w:rFonts w:hint="eastAsia"/>
          <w:sz w:val="28"/>
        </w:rPr>
        <w:t>欣欣</w:t>
      </w:r>
      <w:r w:rsidRPr="00D135DD">
        <w:rPr>
          <w:sz w:val="28"/>
        </w:rPr>
        <w:t>____________</w:t>
      </w:r>
    </w:p>
    <w:p w14:paraId="1325A066" w14:textId="77777777" w:rsidR="004219EF" w:rsidRPr="00D135DD" w:rsidRDefault="004219EF" w:rsidP="004219EF">
      <w:pPr>
        <w:spacing w:line="720" w:lineRule="auto"/>
        <w:ind w:firstLine="560"/>
        <w:jc w:val="center"/>
        <w:rPr>
          <w:sz w:val="28"/>
        </w:rPr>
      </w:pPr>
      <w:r w:rsidRPr="00D135DD">
        <w:rPr>
          <w:rFonts w:hint="eastAsia"/>
          <w:sz w:val="28"/>
        </w:rPr>
        <w:t>审</w:t>
      </w:r>
      <w:r w:rsidRPr="00D135DD">
        <w:rPr>
          <w:sz w:val="28"/>
        </w:rPr>
        <w:t xml:space="preserve"> </w:t>
      </w:r>
      <w:r w:rsidRPr="00D135DD">
        <w:rPr>
          <w:rFonts w:hint="eastAsia"/>
          <w:sz w:val="28"/>
        </w:rPr>
        <w:t>核</w:t>
      </w:r>
      <w:r w:rsidRPr="00D135DD">
        <w:rPr>
          <w:sz w:val="28"/>
        </w:rPr>
        <w:t xml:space="preserve"> </w:t>
      </w:r>
      <w:r w:rsidRPr="00D135DD">
        <w:rPr>
          <w:rFonts w:hint="eastAsia"/>
          <w:sz w:val="28"/>
        </w:rPr>
        <w:t>人</w:t>
      </w:r>
      <w:r w:rsidRPr="00D135DD">
        <w:rPr>
          <w:sz w:val="28"/>
        </w:rPr>
        <w:t>___________</w:t>
      </w:r>
      <w:r w:rsidRPr="00D135DD">
        <w:rPr>
          <w:rFonts w:hint="eastAsia"/>
          <w:sz w:val="28"/>
        </w:rPr>
        <w:t>王海舟</w:t>
      </w:r>
      <w:r w:rsidRPr="00D135DD">
        <w:rPr>
          <w:sz w:val="28"/>
        </w:rPr>
        <w:t>___________</w:t>
      </w:r>
    </w:p>
    <w:p w14:paraId="25872646" w14:textId="77777777" w:rsidR="004219EF" w:rsidRPr="00D135DD" w:rsidRDefault="004219EF" w:rsidP="004219EF">
      <w:pPr>
        <w:spacing w:line="720" w:lineRule="auto"/>
        <w:ind w:firstLine="560"/>
        <w:jc w:val="center"/>
        <w:rPr>
          <w:sz w:val="28"/>
        </w:rPr>
      </w:pPr>
      <w:r w:rsidRPr="00D135DD">
        <w:rPr>
          <w:rFonts w:hint="eastAsia"/>
          <w:sz w:val="28"/>
        </w:rPr>
        <w:t>批</w:t>
      </w:r>
      <w:r w:rsidRPr="00D135DD">
        <w:rPr>
          <w:sz w:val="28"/>
        </w:rPr>
        <w:t xml:space="preserve"> </w:t>
      </w:r>
      <w:r w:rsidRPr="00D135DD">
        <w:rPr>
          <w:rFonts w:hint="eastAsia"/>
          <w:sz w:val="28"/>
        </w:rPr>
        <w:t>准</w:t>
      </w:r>
      <w:r w:rsidRPr="00D135DD">
        <w:rPr>
          <w:sz w:val="28"/>
        </w:rPr>
        <w:t xml:space="preserve"> </w:t>
      </w:r>
      <w:r w:rsidRPr="00D135DD">
        <w:rPr>
          <w:rFonts w:hint="eastAsia"/>
          <w:sz w:val="28"/>
        </w:rPr>
        <w:t>人</w:t>
      </w:r>
      <w:r w:rsidRPr="00D135DD">
        <w:rPr>
          <w:sz w:val="28"/>
        </w:rPr>
        <w:t>__________</w:t>
      </w:r>
      <w:r w:rsidRPr="00D135DD">
        <w:rPr>
          <w:rFonts w:hint="eastAsia"/>
          <w:sz w:val="28"/>
        </w:rPr>
        <w:t>王海舟</w:t>
      </w:r>
      <w:r w:rsidRPr="00D135DD">
        <w:rPr>
          <w:sz w:val="28"/>
        </w:rPr>
        <w:t>____________</w:t>
      </w:r>
    </w:p>
    <w:p w14:paraId="7E342170" w14:textId="77777777" w:rsidR="004219EF" w:rsidRPr="00D135DD" w:rsidRDefault="004219EF" w:rsidP="004219EF">
      <w:pPr>
        <w:ind w:firstLine="560"/>
        <w:jc w:val="center"/>
        <w:rPr>
          <w:sz w:val="28"/>
        </w:rPr>
      </w:pPr>
    </w:p>
    <w:p w14:paraId="30F3C49E" w14:textId="77777777" w:rsidR="004219EF" w:rsidRPr="00D135DD" w:rsidRDefault="004219EF" w:rsidP="004219EF">
      <w:pPr>
        <w:ind w:firstLine="560"/>
        <w:jc w:val="center"/>
        <w:rPr>
          <w:sz w:val="28"/>
        </w:rPr>
      </w:pPr>
    </w:p>
    <w:p w14:paraId="2CF1B964" w14:textId="3C894B1D" w:rsidR="004219EF" w:rsidRDefault="004219EF" w:rsidP="00FC232D">
      <w:pPr>
        <w:ind w:firstLine="560"/>
        <w:jc w:val="center"/>
      </w:pPr>
      <w:r w:rsidRPr="00D135DD">
        <w:rPr>
          <w:rFonts w:hint="eastAsia"/>
          <w:sz w:val="28"/>
        </w:rPr>
        <w:t>[</w:t>
      </w:r>
      <w:r w:rsidRPr="00D135DD">
        <w:rPr>
          <w:rFonts w:hint="eastAsia"/>
          <w:sz w:val="28"/>
        </w:rPr>
        <w:t>二零一九年三月二十六日</w:t>
      </w:r>
      <w:r w:rsidRPr="00D135DD">
        <w:rPr>
          <w:rFonts w:hint="eastAsia"/>
          <w:sz w:val="28"/>
        </w:rPr>
        <w:t>]</w:t>
      </w:r>
      <w:r w:rsidR="00FC232D" w:rsidRPr="00D135DD">
        <w:rPr>
          <w:rFonts w:hint="eastAsia"/>
        </w:rPr>
        <w:t xml:space="preserve"> </w:t>
      </w:r>
    </w:p>
    <w:p w14:paraId="0D5991B0" w14:textId="4036C01D" w:rsidR="00FA5B4D" w:rsidRDefault="00FA5B4D">
      <w:r>
        <w:br w:type="page"/>
      </w:r>
    </w:p>
    <w:p w14:paraId="0F74F4B3" w14:textId="77777777" w:rsidR="00FA5B4D" w:rsidRPr="00D135DD" w:rsidRDefault="00FA5B4D" w:rsidP="00E72285">
      <w:pPr>
        <w:pStyle w:val="a8"/>
        <w:ind w:firstLine="420"/>
      </w:pPr>
    </w:p>
    <w:p w14:paraId="5061ECF8" w14:textId="77777777" w:rsidR="004219EF" w:rsidRPr="00D135DD" w:rsidRDefault="004219EF" w:rsidP="00CD5E67">
      <w:pPr>
        <w:pStyle w:val="3"/>
        <w:ind w:firstLine="643"/>
        <w:rPr>
          <w:rFonts w:eastAsia="楷体_GB2312"/>
        </w:rPr>
      </w:pPr>
      <w:r w:rsidRPr="00D135DD">
        <w:rPr>
          <w:rFonts w:hint="eastAsia"/>
        </w:rPr>
        <w:t>1</w:t>
      </w:r>
      <w:r w:rsidRPr="00D135DD">
        <w:rPr>
          <w:rFonts w:hint="eastAsia"/>
        </w:rPr>
        <w:t>．</w:t>
      </w:r>
      <w:r w:rsidRPr="00D135DD">
        <w:rPr>
          <w:rFonts w:eastAsia="楷体_GB2312" w:hint="eastAsia"/>
        </w:rPr>
        <w:t>引言</w:t>
      </w:r>
    </w:p>
    <w:p w14:paraId="57CCD669" w14:textId="77777777" w:rsidR="004219EF" w:rsidRPr="00D135DD" w:rsidRDefault="004219EF" w:rsidP="004219EF">
      <w:pPr>
        <w:pStyle w:val="ab"/>
        <w:ind w:firstLine="420"/>
        <w:rPr>
          <w:rFonts w:ascii="Times New Roman" w:eastAsia="黑体" w:hAnsi="Times New Roman"/>
        </w:rPr>
      </w:pPr>
      <w:r w:rsidRPr="00D135DD">
        <w:rPr>
          <w:rFonts w:ascii="Times New Roman" w:eastAsia="黑体" w:hAnsi="Times New Roman" w:hint="eastAsia"/>
        </w:rPr>
        <w:t>1.1</w:t>
      </w:r>
      <w:r w:rsidRPr="00D135DD">
        <w:rPr>
          <w:rFonts w:ascii="Times New Roman" w:eastAsia="黑体" w:hAnsi="Times New Roman" w:hint="eastAsia"/>
        </w:rPr>
        <w:t>编写目的</w:t>
      </w:r>
    </w:p>
    <w:p w14:paraId="684A5EB2" w14:textId="77777777" w:rsidR="004219EF" w:rsidRPr="00D135DD" w:rsidRDefault="004219EF" w:rsidP="004219EF">
      <w:pPr>
        <w:pStyle w:val="ab"/>
        <w:ind w:firstLine="420"/>
        <w:rPr>
          <w:rFonts w:ascii="Times New Roman" w:hAnsi="Times New Roman"/>
        </w:rPr>
      </w:pPr>
      <w:r w:rsidRPr="00D135DD">
        <w:rPr>
          <w:rFonts w:ascii="Times New Roman" w:hAnsi="Times New Roman" w:hint="eastAsia"/>
        </w:rPr>
        <w:t>本详细设计说明书是为了实现系统的功能，进行的概要设计说明。具体针对功能的实现</w:t>
      </w:r>
      <w:r w:rsidRPr="00D135DD">
        <w:rPr>
          <w:rFonts w:ascii="Times New Roman" w:hAnsi="Times New Roman"/>
        </w:rPr>
        <w:t>进行概要设计</w:t>
      </w:r>
      <w:r w:rsidRPr="00D135DD">
        <w:rPr>
          <w:rFonts w:ascii="Times New Roman" w:hAnsi="Times New Roman" w:hint="eastAsia"/>
        </w:rPr>
        <w:t>。</w:t>
      </w:r>
    </w:p>
    <w:p w14:paraId="081FC9BB" w14:textId="77777777" w:rsidR="004219EF" w:rsidRPr="00D135DD" w:rsidRDefault="004219EF" w:rsidP="004219EF">
      <w:pPr>
        <w:pStyle w:val="ab"/>
        <w:ind w:firstLine="420"/>
        <w:rPr>
          <w:rFonts w:ascii="Times New Roman" w:hAnsi="Times New Roman"/>
        </w:rPr>
      </w:pPr>
    </w:p>
    <w:p w14:paraId="468AB019" w14:textId="77777777" w:rsidR="004219EF" w:rsidRPr="00D135DD" w:rsidRDefault="004219EF" w:rsidP="004219EF">
      <w:pPr>
        <w:pStyle w:val="ab"/>
        <w:ind w:firstLine="420"/>
        <w:rPr>
          <w:rFonts w:ascii="Times New Roman" w:eastAsia="黑体" w:hAnsi="Times New Roman"/>
        </w:rPr>
      </w:pPr>
      <w:r w:rsidRPr="00D135DD">
        <w:rPr>
          <w:rFonts w:ascii="Times New Roman" w:eastAsia="黑体" w:hAnsi="Times New Roman" w:hint="eastAsia"/>
        </w:rPr>
        <w:t>1.2</w:t>
      </w:r>
      <w:r w:rsidRPr="00D135DD">
        <w:rPr>
          <w:rFonts w:ascii="Times New Roman" w:eastAsia="黑体" w:hAnsi="Times New Roman" w:hint="eastAsia"/>
        </w:rPr>
        <w:t>背景</w:t>
      </w:r>
    </w:p>
    <w:p w14:paraId="51928C84" w14:textId="77777777" w:rsidR="004219EF" w:rsidRPr="00D135DD" w:rsidRDefault="004219EF" w:rsidP="004219EF">
      <w:pPr>
        <w:pStyle w:val="ab"/>
        <w:ind w:left="540" w:firstLine="420"/>
        <w:rPr>
          <w:rFonts w:ascii="Times New Roman" w:hAnsi="Times New Roman"/>
        </w:rPr>
      </w:pPr>
      <w:proofErr w:type="gramStart"/>
      <w:r w:rsidRPr="00D135DD">
        <w:rPr>
          <w:rFonts w:ascii="Times New Roman" w:hAnsi="Times New Roman"/>
        </w:rPr>
        <w:t>a</w:t>
      </w:r>
      <w:proofErr w:type="gramEnd"/>
      <w:r w:rsidRPr="00D135DD">
        <w:rPr>
          <w:rFonts w:ascii="Times New Roman" w:hAnsi="Times New Roman"/>
        </w:rPr>
        <w:t>.</w:t>
      </w:r>
      <w:r w:rsidRPr="00D135DD">
        <w:rPr>
          <w:rFonts w:ascii="Times New Roman" w:hAnsi="Times New Roman" w:hint="eastAsia"/>
        </w:rPr>
        <w:t xml:space="preserve"> </w:t>
      </w:r>
      <w:r w:rsidRPr="00D135DD">
        <w:rPr>
          <w:rFonts w:ascii="Times New Roman" w:hAnsi="Times New Roman" w:hint="eastAsia"/>
        </w:rPr>
        <w:t>基于代码混淆的</w:t>
      </w:r>
      <w:r w:rsidRPr="00D135DD">
        <w:rPr>
          <w:rFonts w:ascii="Times New Roman" w:hAnsi="Times New Roman" w:hint="eastAsia"/>
        </w:rPr>
        <w:t>Web</w:t>
      </w:r>
      <w:r w:rsidRPr="00D135DD">
        <w:rPr>
          <w:rFonts w:ascii="Times New Roman" w:hAnsi="Times New Roman" w:hint="eastAsia"/>
        </w:rPr>
        <w:t>站点动态防御系统</w:t>
      </w:r>
    </w:p>
    <w:p w14:paraId="7E259132" w14:textId="77777777" w:rsidR="004219EF" w:rsidRPr="00D135DD" w:rsidRDefault="004219EF" w:rsidP="004219EF">
      <w:pPr>
        <w:pStyle w:val="ab"/>
        <w:ind w:left="540" w:firstLine="420"/>
        <w:rPr>
          <w:rFonts w:ascii="Times New Roman" w:hAnsi="Times New Roman"/>
        </w:rPr>
      </w:pPr>
      <w:r w:rsidRPr="00D135DD">
        <w:rPr>
          <w:rFonts w:ascii="Times New Roman" w:hAnsi="Times New Roman"/>
        </w:rPr>
        <w:t>b.</w:t>
      </w:r>
      <w:r w:rsidRPr="00D135DD">
        <w:rPr>
          <w:rFonts w:ascii="Times New Roman" w:hAnsi="Times New Roman" w:hint="eastAsia"/>
        </w:rPr>
        <w:t>本项目的任务提出者：</w:t>
      </w:r>
      <w:proofErr w:type="gramStart"/>
      <w:r w:rsidRPr="00D135DD">
        <w:rPr>
          <w:rFonts w:ascii="Times New Roman" w:hAnsi="Times New Roman"/>
        </w:rPr>
        <w:t>邵</w:t>
      </w:r>
      <w:proofErr w:type="gramEnd"/>
      <w:r w:rsidRPr="00D135DD">
        <w:rPr>
          <w:rFonts w:ascii="Times New Roman" w:hAnsi="Times New Roman"/>
        </w:rPr>
        <w:t>欣欣；</w:t>
      </w:r>
      <w:r w:rsidRPr="00D135DD">
        <w:rPr>
          <w:rFonts w:ascii="Times New Roman" w:hAnsi="Times New Roman" w:hint="eastAsia"/>
        </w:rPr>
        <w:t>开发者：</w:t>
      </w:r>
      <w:proofErr w:type="gramStart"/>
      <w:r w:rsidRPr="00D135DD">
        <w:rPr>
          <w:rFonts w:ascii="Times New Roman" w:hAnsi="Times New Roman"/>
        </w:rPr>
        <w:t>邵</w:t>
      </w:r>
      <w:proofErr w:type="gramEnd"/>
      <w:r w:rsidRPr="00D135DD">
        <w:rPr>
          <w:rFonts w:ascii="Times New Roman" w:hAnsi="Times New Roman"/>
        </w:rPr>
        <w:t>欣欣；</w:t>
      </w:r>
      <w:r w:rsidRPr="00D135DD">
        <w:rPr>
          <w:rFonts w:ascii="Times New Roman" w:hAnsi="Times New Roman" w:hint="eastAsia"/>
        </w:rPr>
        <w:t>用户：网站</w:t>
      </w:r>
      <w:r w:rsidRPr="00D135DD">
        <w:rPr>
          <w:rFonts w:ascii="Times New Roman" w:hAnsi="Times New Roman"/>
        </w:rPr>
        <w:t>开发人员</w:t>
      </w:r>
      <w:r w:rsidRPr="00D135DD">
        <w:rPr>
          <w:rFonts w:ascii="Times New Roman" w:hAnsi="Times New Roman" w:hint="eastAsia"/>
        </w:rPr>
        <w:t>及网站使用者</w:t>
      </w:r>
      <w:r w:rsidRPr="00D135DD">
        <w:rPr>
          <w:rFonts w:ascii="Times New Roman" w:hAnsi="Times New Roman"/>
        </w:rPr>
        <w:t>。</w:t>
      </w:r>
    </w:p>
    <w:p w14:paraId="024024ED" w14:textId="77777777" w:rsidR="004219EF" w:rsidRPr="00D135DD" w:rsidRDefault="004219EF" w:rsidP="004219EF">
      <w:pPr>
        <w:pStyle w:val="ab"/>
        <w:ind w:left="540" w:firstLine="420"/>
        <w:rPr>
          <w:rFonts w:ascii="Times New Roman" w:hAnsi="Times New Roman"/>
        </w:rPr>
      </w:pPr>
    </w:p>
    <w:p w14:paraId="71D55204" w14:textId="77777777" w:rsidR="004219EF" w:rsidRPr="00D135DD" w:rsidRDefault="004219EF" w:rsidP="004219EF">
      <w:pPr>
        <w:pStyle w:val="ab"/>
        <w:ind w:firstLine="420"/>
        <w:rPr>
          <w:rFonts w:ascii="Times New Roman" w:eastAsia="黑体" w:hAnsi="Times New Roman"/>
        </w:rPr>
      </w:pPr>
      <w:r w:rsidRPr="00D135DD">
        <w:rPr>
          <w:rFonts w:ascii="Times New Roman" w:eastAsia="黑体" w:hAnsi="Times New Roman" w:hint="eastAsia"/>
        </w:rPr>
        <w:t>1.3</w:t>
      </w:r>
      <w:r w:rsidRPr="00D135DD">
        <w:rPr>
          <w:rFonts w:ascii="Times New Roman" w:eastAsia="黑体" w:hAnsi="Times New Roman" w:hint="eastAsia"/>
        </w:rPr>
        <w:t>定义</w:t>
      </w:r>
    </w:p>
    <w:p w14:paraId="7C6D13F7" w14:textId="77777777" w:rsidR="004219EF" w:rsidRPr="00D135DD" w:rsidRDefault="004219EF" w:rsidP="004219EF">
      <w:pPr>
        <w:pStyle w:val="ab"/>
        <w:ind w:firstLine="420"/>
        <w:rPr>
          <w:rFonts w:ascii="Times New Roman" w:hAnsi="Times New Roman"/>
        </w:rPr>
      </w:pPr>
      <w:r w:rsidRPr="00D135DD">
        <w:rPr>
          <w:rFonts w:ascii="Times New Roman" w:hAnsi="Times New Roman" w:hint="eastAsia"/>
        </w:rPr>
        <w:t>HTML</w:t>
      </w:r>
      <w:r w:rsidRPr="00D135DD">
        <w:rPr>
          <w:rFonts w:ascii="Times New Roman" w:hAnsi="Times New Roman" w:hint="eastAsia"/>
        </w:rPr>
        <w:t>：</w:t>
      </w:r>
      <w:r w:rsidRPr="00D135DD">
        <w:rPr>
          <w:rFonts w:ascii="Times New Roman" w:hAnsi="Times New Roman" w:hint="eastAsia"/>
        </w:rPr>
        <w:t>Hyper Text Markup Language</w:t>
      </w:r>
      <w:r w:rsidRPr="00D135DD">
        <w:rPr>
          <w:rFonts w:ascii="Times New Roman" w:hAnsi="Times New Roman" w:hint="eastAsia"/>
        </w:rPr>
        <w:t>的缩写，超文本标记语言。</w:t>
      </w:r>
      <w:r w:rsidRPr="00D135DD">
        <w:rPr>
          <w:rFonts w:ascii="Times New Roman" w:hAnsi="Times New Roman" w:hint="eastAsia"/>
        </w:rPr>
        <w:t xml:space="preserve">HTML </w:t>
      </w:r>
      <w:r w:rsidRPr="00D135DD">
        <w:rPr>
          <w:rFonts w:ascii="Times New Roman" w:hAnsi="Times New Roman" w:hint="eastAsia"/>
        </w:rPr>
        <w:t>不是一种编程语言，而是制作网页必需的标记语言。“超文本”指页面可以包含图片，链接，音乐和程序等非文字元素。</w:t>
      </w:r>
    </w:p>
    <w:p w14:paraId="7FA3D713" w14:textId="77777777" w:rsidR="004219EF" w:rsidRPr="00D135DD" w:rsidRDefault="004219EF" w:rsidP="004219EF">
      <w:pPr>
        <w:pStyle w:val="ab"/>
        <w:ind w:firstLine="420"/>
        <w:rPr>
          <w:rFonts w:ascii="Times New Roman" w:hAnsi="Times New Roman"/>
        </w:rPr>
      </w:pPr>
      <w:r w:rsidRPr="00D135DD">
        <w:rPr>
          <w:rFonts w:ascii="Times New Roman" w:hAnsi="Times New Roman" w:hint="eastAsia"/>
        </w:rPr>
        <w:t>JavaScript</w:t>
      </w:r>
      <w:r w:rsidRPr="00D135DD">
        <w:rPr>
          <w:rFonts w:ascii="Times New Roman" w:hAnsi="Times New Roman" w:hint="eastAsia"/>
        </w:rPr>
        <w:t>：</w:t>
      </w:r>
      <w:r w:rsidRPr="00D135DD">
        <w:rPr>
          <w:rFonts w:ascii="Times New Roman" w:hAnsi="Times New Roman" w:hint="eastAsia"/>
        </w:rPr>
        <w:t>JavaScript</w:t>
      </w:r>
      <w:r w:rsidRPr="00D135DD">
        <w:rPr>
          <w:rFonts w:ascii="Times New Roman" w:hAnsi="Times New Roman" w:hint="eastAsia"/>
        </w:rPr>
        <w:t>是因特网上最流行的脚本语言，一种直译式脚本语言。</w:t>
      </w:r>
    </w:p>
    <w:p w14:paraId="4B7EE6EB" w14:textId="77777777" w:rsidR="004219EF" w:rsidRPr="00D135DD" w:rsidRDefault="004219EF" w:rsidP="004219EF">
      <w:pPr>
        <w:pStyle w:val="ab"/>
        <w:ind w:firstLine="420"/>
        <w:rPr>
          <w:rFonts w:ascii="Times New Roman" w:hAnsi="Times New Roman"/>
        </w:rPr>
      </w:pPr>
      <w:r w:rsidRPr="00D135DD">
        <w:rPr>
          <w:rFonts w:ascii="Times New Roman" w:hAnsi="Times New Roman" w:hint="eastAsia"/>
        </w:rPr>
        <w:t>Gumbo</w:t>
      </w:r>
      <w:r w:rsidRPr="00D135DD">
        <w:rPr>
          <w:rFonts w:ascii="Times New Roman" w:hAnsi="Times New Roman" w:hint="eastAsia"/>
        </w:rPr>
        <w:t>：一个</w:t>
      </w:r>
      <w:r w:rsidRPr="00D135DD">
        <w:rPr>
          <w:rFonts w:ascii="Times New Roman" w:hAnsi="Times New Roman" w:hint="eastAsia"/>
        </w:rPr>
        <w:t>C</w:t>
      </w:r>
      <w:r w:rsidRPr="00D135DD">
        <w:rPr>
          <w:rFonts w:ascii="Times New Roman" w:hAnsi="Times New Roman" w:hint="eastAsia"/>
        </w:rPr>
        <w:t>语言编写的开源的</w:t>
      </w:r>
      <w:r w:rsidRPr="00D135DD">
        <w:rPr>
          <w:rFonts w:ascii="Times New Roman" w:hAnsi="Times New Roman" w:hint="eastAsia"/>
        </w:rPr>
        <w:t>HTML</w:t>
      </w:r>
      <w:r w:rsidRPr="00D135DD">
        <w:rPr>
          <w:rFonts w:ascii="Times New Roman" w:hAnsi="Times New Roman" w:hint="eastAsia"/>
        </w:rPr>
        <w:t>解析器。</w:t>
      </w:r>
    </w:p>
    <w:p w14:paraId="5E6D9851" w14:textId="77777777" w:rsidR="004219EF" w:rsidRPr="00D135DD" w:rsidRDefault="004219EF" w:rsidP="004219EF">
      <w:pPr>
        <w:pStyle w:val="ab"/>
        <w:ind w:firstLine="420"/>
        <w:rPr>
          <w:rFonts w:ascii="Times New Roman" w:hAnsi="Times New Roman"/>
        </w:rPr>
      </w:pPr>
      <w:r w:rsidRPr="00D135DD">
        <w:rPr>
          <w:rFonts w:ascii="Times New Roman" w:hAnsi="Times New Roman" w:hint="eastAsia"/>
        </w:rPr>
        <w:t>Duktape</w:t>
      </w:r>
      <w:r w:rsidRPr="00D135DD">
        <w:rPr>
          <w:rFonts w:ascii="Times New Roman" w:hAnsi="Times New Roman" w:hint="eastAsia"/>
        </w:rPr>
        <w:t>：一个</w:t>
      </w:r>
      <w:r w:rsidRPr="00D135DD">
        <w:rPr>
          <w:rFonts w:ascii="Times New Roman" w:hAnsi="Times New Roman" w:hint="eastAsia"/>
        </w:rPr>
        <w:t>C</w:t>
      </w:r>
      <w:r w:rsidRPr="00D135DD">
        <w:rPr>
          <w:rFonts w:ascii="Times New Roman" w:hAnsi="Times New Roman" w:hint="eastAsia"/>
        </w:rPr>
        <w:t>语言编写的可以嵌入</w:t>
      </w:r>
      <w:r w:rsidRPr="00D135DD">
        <w:rPr>
          <w:rFonts w:ascii="Times New Roman" w:hAnsi="Times New Roman" w:hint="eastAsia"/>
        </w:rPr>
        <w:t>C/C++</w:t>
      </w:r>
      <w:r w:rsidRPr="00D135DD">
        <w:rPr>
          <w:rFonts w:ascii="Times New Roman" w:hAnsi="Times New Roman" w:hint="eastAsia"/>
        </w:rPr>
        <w:t>工程的</w:t>
      </w:r>
      <w:r w:rsidRPr="00D135DD">
        <w:rPr>
          <w:rFonts w:ascii="Times New Roman" w:hAnsi="Times New Roman" w:hint="eastAsia"/>
        </w:rPr>
        <w:t>JavaScript</w:t>
      </w:r>
      <w:r w:rsidRPr="00D135DD">
        <w:rPr>
          <w:rFonts w:ascii="Times New Roman" w:hAnsi="Times New Roman" w:hint="eastAsia"/>
        </w:rPr>
        <w:t>引擎。</w:t>
      </w:r>
    </w:p>
    <w:p w14:paraId="2D793830" w14:textId="77777777" w:rsidR="004219EF" w:rsidRPr="00D135DD" w:rsidRDefault="004219EF" w:rsidP="004219EF">
      <w:pPr>
        <w:pStyle w:val="ab"/>
        <w:ind w:firstLine="420"/>
        <w:rPr>
          <w:rFonts w:ascii="Times New Roman" w:hAnsi="Times New Roman"/>
        </w:rPr>
      </w:pPr>
      <w:r w:rsidRPr="00D135DD">
        <w:rPr>
          <w:rFonts w:ascii="Times New Roman" w:hAnsi="Times New Roman" w:hint="eastAsia"/>
        </w:rPr>
        <w:t>反向代理服务器：反向代理服务器是服务器的一种，它连接一组或多组后端服务器。用户只知道反向代理服务器的</w:t>
      </w:r>
      <w:r w:rsidRPr="00D135DD">
        <w:rPr>
          <w:rFonts w:ascii="Times New Roman" w:hAnsi="Times New Roman" w:hint="eastAsia"/>
        </w:rPr>
        <w:t>IP</w:t>
      </w:r>
      <w:r w:rsidRPr="00D135DD">
        <w:rPr>
          <w:rFonts w:ascii="Times New Roman" w:hAnsi="Times New Roman" w:hint="eastAsia"/>
        </w:rPr>
        <w:t>地址，对于用户请求，由反向代理服务器向后端服务器进行请求，在发送给用户。它与前向代理的明显区别是，前向代理作为客户端的代理，可能会将资源发送给一个或多个客户端。</w:t>
      </w:r>
    </w:p>
    <w:p w14:paraId="1E6D5E55" w14:textId="77777777" w:rsidR="004219EF" w:rsidRPr="00D135DD" w:rsidRDefault="004219EF" w:rsidP="004219EF">
      <w:pPr>
        <w:pStyle w:val="ab"/>
        <w:ind w:firstLine="420"/>
        <w:rPr>
          <w:rFonts w:ascii="Times New Roman" w:hAnsi="Times New Roman"/>
        </w:rPr>
      </w:pPr>
      <w:r w:rsidRPr="00D135DD">
        <w:rPr>
          <w:rFonts w:ascii="Times New Roman" w:hAnsi="Times New Roman" w:hint="eastAsia"/>
        </w:rPr>
        <w:t>AngularJS</w:t>
      </w:r>
      <w:r w:rsidRPr="00D135DD">
        <w:rPr>
          <w:rFonts w:ascii="Times New Roman" w:hAnsi="Times New Roman" w:hint="eastAsia"/>
        </w:rPr>
        <w:t>：是一个</w:t>
      </w:r>
      <w:r w:rsidRPr="00D135DD">
        <w:rPr>
          <w:rFonts w:ascii="Times New Roman" w:hAnsi="Times New Roman" w:hint="eastAsia"/>
        </w:rPr>
        <w:t>JavaScript</w:t>
      </w:r>
      <w:r w:rsidRPr="00D135DD">
        <w:rPr>
          <w:rFonts w:ascii="Times New Roman" w:hAnsi="Times New Roman" w:hint="eastAsia"/>
        </w:rPr>
        <w:t>框架，使用</w:t>
      </w:r>
      <w:r w:rsidRPr="00D135DD">
        <w:rPr>
          <w:rFonts w:ascii="Times New Roman" w:hAnsi="Times New Roman" w:hint="eastAsia"/>
        </w:rPr>
        <w:t xml:space="preserve">MVC </w:t>
      </w:r>
      <w:r w:rsidRPr="00D135DD">
        <w:rPr>
          <w:rFonts w:ascii="Times New Roman" w:hAnsi="Times New Roman" w:hint="eastAsia"/>
        </w:rPr>
        <w:t>架构在</w:t>
      </w:r>
      <w:r w:rsidRPr="00D135DD">
        <w:rPr>
          <w:rFonts w:ascii="Times New Roman" w:hAnsi="Times New Roman" w:hint="eastAsia"/>
        </w:rPr>
        <w:t>HTML</w:t>
      </w:r>
      <w:r w:rsidRPr="00D135DD">
        <w:rPr>
          <w:rFonts w:ascii="Times New Roman" w:hAnsi="Times New Roman" w:hint="eastAsia"/>
        </w:rPr>
        <w:t>与</w:t>
      </w:r>
      <w:r w:rsidRPr="00D135DD">
        <w:rPr>
          <w:rFonts w:ascii="Times New Roman" w:hAnsi="Times New Roman" w:hint="eastAsia"/>
        </w:rPr>
        <w:t>JavaScript</w:t>
      </w:r>
      <w:proofErr w:type="gramStart"/>
      <w:r w:rsidRPr="00D135DD">
        <w:rPr>
          <w:rFonts w:ascii="Times New Roman" w:hAnsi="Times New Roman" w:hint="eastAsia"/>
        </w:rPr>
        <w:t>见提供</w:t>
      </w:r>
      <w:proofErr w:type="gramEnd"/>
      <w:r w:rsidRPr="00D135DD">
        <w:rPr>
          <w:rFonts w:ascii="Times New Roman" w:hAnsi="Times New Roman" w:hint="eastAsia"/>
        </w:rPr>
        <w:t>良好用户体验。</w:t>
      </w:r>
    </w:p>
    <w:p w14:paraId="64C8B500" w14:textId="77777777" w:rsidR="004219EF" w:rsidRPr="00D135DD" w:rsidRDefault="004219EF" w:rsidP="004219EF">
      <w:pPr>
        <w:pStyle w:val="ab"/>
        <w:ind w:firstLine="420"/>
        <w:rPr>
          <w:rFonts w:ascii="Times New Roman" w:hAnsi="Times New Roman"/>
        </w:rPr>
      </w:pPr>
      <w:r w:rsidRPr="00D135DD">
        <w:rPr>
          <w:rFonts w:ascii="Times New Roman" w:hAnsi="Times New Roman" w:hint="eastAsia"/>
        </w:rPr>
        <w:t>slab</w:t>
      </w:r>
      <w:r w:rsidRPr="00D135DD">
        <w:rPr>
          <w:rFonts w:ascii="Times New Roman" w:hAnsi="Times New Roman" w:hint="eastAsia"/>
        </w:rPr>
        <w:t>共享内存：</w:t>
      </w:r>
      <w:r w:rsidRPr="00D135DD">
        <w:rPr>
          <w:rFonts w:ascii="Times New Roman" w:hAnsi="Times New Roman" w:hint="eastAsia"/>
        </w:rPr>
        <w:t>Nginx</w:t>
      </w:r>
      <w:r w:rsidRPr="00D135DD">
        <w:rPr>
          <w:rFonts w:ascii="Times New Roman" w:hAnsi="Times New Roman" w:hint="eastAsia"/>
        </w:rPr>
        <w:t>的设计架构是一个</w:t>
      </w:r>
      <w:proofErr w:type="gramStart"/>
      <w:r w:rsidRPr="00D135DD">
        <w:rPr>
          <w:rFonts w:ascii="Times New Roman" w:hAnsi="Times New Roman" w:hint="eastAsia"/>
        </w:rPr>
        <w:t>多进程</w:t>
      </w:r>
      <w:proofErr w:type="gramEnd"/>
      <w:r w:rsidRPr="00D135DD">
        <w:rPr>
          <w:rFonts w:ascii="Times New Roman" w:hAnsi="Times New Roman" w:hint="eastAsia"/>
        </w:rPr>
        <w:t>的程序，收到的请求分布在不同的进程上，当请求的完成需要</w:t>
      </w:r>
      <w:proofErr w:type="gramStart"/>
      <w:r w:rsidRPr="00D135DD">
        <w:rPr>
          <w:rFonts w:ascii="Times New Roman" w:hAnsi="Times New Roman" w:hint="eastAsia"/>
        </w:rPr>
        <w:t>各进程</w:t>
      </w:r>
      <w:proofErr w:type="gramEnd"/>
      <w:r w:rsidRPr="00D135DD">
        <w:rPr>
          <w:rFonts w:ascii="Times New Roman" w:hAnsi="Times New Roman" w:hint="eastAsia"/>
        </w:rPr>
        <w:t>相互配合时，进程间需要通信，但我们知道，进程间通信开发往往会很困难，为此，</w:t>
      </w:r>
      <w:r w:rsidRPr="00D135DD">
        <w:rPr>
          <w:rFonts w:ascii="Times New Roman" w:hAnsi="Times New Roman" w:hint="eastAsia"/>
        </w:rPr>
        <w:t>Nginx</w:t>
      </w:r>
      <w:r w:rsidRPr="00D135DD">
        <w:rPr>
          <w:rFonts w:ascii="Times New Roman" w:hAnsi="Times New Roman" w:hint="eastAsia"/>
        </w:rPr>
        <w:t>实现了一套共享内存管理机制</w:t>
      </w:r>
      <w:r w:rsidRPr="00D135DD">
        <w:rPr>
          <w:rFonts w:ascii="Times New Roman" w:hAnsi="Times New Roman" w:hint="eastAsia"/>
        </w:rPr>
        <w:t>-slab</w:t>
      </w:r>
      <w:r w:rsidRPr="00D135DD">
        <w:rPr>
          <w:rFonts w:ascii="Times New Roman" w:hAnsi="Times New Roman" w:hint="eastAsia"/>
        </w:rPr>
        <w:t>。</w:t>
      </w:r>
    </w:p>
    <w:p w14:paraId="02D49DD7" w14:textId="77777777" w:rsidR="004219EF" w:rsidRPr="00D135DD" w:rsidRDefault="004219EF" w:rsidP="004219EF">
      <w:pPr>
        <w:pStyle w:val="ab"/>
        <w:ind w:firstLine="420"/>
        <w:rPr>
          <w:rFonts w:ascii="Times New Roman" w:hAnsi="Times New Roman"/>
        </w:rPr>
      </w:pPr>
      <w:r w:rsidRPr="00D135DD">
        <w:rPr>
          <w:rFonts w:ascii="Times New Roman" w:hAnsi="Times New Roman" w:hint="eastAsia"/>
        </w:rPr>
        <w:t>红黑树：一种数据结构，自</w:t>
      </w:r>
      <w:proofErr w:type="gramStart"/>
      <w:r w:rsidRPr="00D135DD">
        <w:rPr>
          <w:rFonts w:ascii="Times New Roman" w:hAnsi="Times New Roman" w:hint="eastAsia"/>
        </w:rPr>
        <w:t>平衡二叉查找</w:t>
      </w:r>
      <w:proofErr w:type="gramEnd"/>
      <w:r w:rsidRPr="00D135DD">
        <w:rPr>
          <w:rFonts w:ascii="Times New Roman" w:hAnsi="Times New Roman" w:hint="eastAsia"/>
        </w:rPr>
        <w:t>树。</w:t>
      </w:r>
    </w:p>
    <w:p w14:paraId="31B7F69B" w14:textId="77777777" w:rsidR="004219EF" w:rsidRPr="00D135DD" w:rsidRDefault="004219EF" w:rsidP="004219EF">
      <w:pPr>
        <w:pStyle w:val="ab"/>
        <w:ind w:firstLine="420"/>
        <w:rPr>
          <w:rFonts w:ascii="Times New Roman" w:hAnsi="Times New Roman"/>
        </w:rPr>
      </w:pPr>
      <w:r w:rsidRPr="00D135DD">
        <w:rPr>
          <w:rFonts w:ascii="Times New Roman" w:hAnsi="Times New Roman" w:hint="eastAsia"/>
        </w:rPr>
        <w:t>subrequest:Nginx</w:t>
      </w:r>
      <w:r w:rsidRPr="00D135DD">
        <w:rPr>
          <w:rFonts w:ascii="Times New Roman" w:hAnsi="Times New Roman" w:hint="eastAsia"/>
        </w:rPr>
        <w:t>模块中处理子请求的模块。</w:t>
      </w:r>
    </w:p>
    <w:p w14:paraId="797C664F" w14:textId="77777777" w:rsidR="004219EF" w:rsidRPr="00D135DD" w:rsidRDefault="004219EF" w:rsidP="004219EF">
      <w:pPr>
        <w:pStyle w:val="ab"/>
        <w:ind w:firstLine="420"/>
        <w:rPr>
          <w:rFonts w:ascii="Times New Roman" w:hAnsi="Times New Roman"/>
        </w:rPr>
      </w:pPr>
      <w:r w:rsidRPr="00D135DD">
        <w:rPr>
          <w:rFonts w:ascii="Times New Roman" w:hAnsi="Times New Roman" w:hint="eastAsia"/>
        </w:rPr>
        <w:t>DOM</w:t>
      </w:r>
      <w:r w:rsidRPr="00D135DD">
        <w:rPr>
          <w:rFonts w:ascii="Times New Roman" w:hAnsi="Times New Roman" w:hint="eastAsia"/>
        </w:rPr>
        <w:t>：</w:t>
      </w:r>
      <w:r w:rsidRPr="00D135DD">
        <w:rPr>
          <w:rFonts w:ascii="Times New Roman" w:hAnsi="Times New Roman" w:hint="eastAsia"/>
        </w:rPr>
        <w:t>Document Object Model</w:t>
      </w:r>
      <w:r w:rsidRPr="00D135DD">
        <w:rPr>
          <w:rFonts w:ascii="Times New Roman" w:hAnsi="Times New Roman" w:hint="eastAsia"/>
        </w:rPr>
        <w:t>，文档对象模型。简单来说，就是一个</w:t>
      </w:r>
      <w:r w:rsidRPr="00D135DD">
        <w:rPr>
          <w:rFonts w:ascii="Times New Roman" w:hAnsi="Times New Roman" w:hint="eastAsia"/>
        </w:rPr>
        <w:t>HTML</w:t>
      </w:r>
      <w:r w:rsidRPr="00D135DD">
        <w:rPr>
          <w:rFonts w:ascii="Times New Roman" w:hAnsi="Times New Roman" w:hint="eastAsia"/>
        </w:rPr>
        <w:t>文件对应结构的数据结构。</w:t>
      </w:r>
      <w:r w:rsidRPr="00D135DD">
        <w:rPr>
          <w:rFonts w:ascii="Times New Roman" w:hAnsi="Times New Roman" w:hint="eastAsia"/>
        </w:rPr>
        <w:t>DOM</w:t>
      </w:r>
      <w:r w:rsidRPr="00D135DD">
        <w:rPr>
          <w:rFonts w:ascii="Times New Roman" w:hAnsi="Times New Roman" w:hint="eastAsia"/>
        </w:rPr>
        <w:t>是表示和处理一个</w:t>
      </w:r>
      <w:r w:rsidRPr="00D135DD">
        <w:rPr>
          <w:rFonts w:ascii="Times New Roman" w:hAnsi="Times New Roman" w:hint="eastAsia"/>
        </w:rPr>
        <w:t>HTML</w:t>
      </w:r>
      <w:r w:rsidRPr="00D135DD">
        <w:rPr>
          <w:rFonts w:ascii="Times New Roman" w:hAnsi="Times New Roman" w:hint="eastAsia"/>
        </w:rPr>
        <w:t>或</w:t>
      </w:r>
      <w:r w:rsidRPr="00D135DD">
        <w:rPr>
          <w:rFonts w:ascii="Times New Roman" w:hAnsi="Times New Roman" w:hint="eastAsia"/>
        </w:rPr>
        <w:t>XML</w:t>
      </w:r>
      <w:r w:rsidRPr="00D135DD">
        <w:rPr>
          <w:rFonts w:ascii="Times New Roman" w:hAnsi="Times New Roman" w:hint="eastAsia"/>
        </w:rPr>
        <w:t>文档的常用方法。是以面向对象的方式描述文档的模型。每一个标签都是树上的一个节点。</w:t>
      </w:r>
    </w:p>
    <w:p w14:paraId="346DD8EA" w14:textId="77777777" w:rsidR="004219EF" w:rsidRPr="00D135DD" w:rsidRDefault="004219EF" w:rsidP="004219EF">
      <w:pPr>
        <w:pStyle w:val="ab"/>
        <w:ind w:firstLine="420"/>
        <w:rPr>
          <w:rFonts w:ascii="Times New Roman" w:hAnsi="Times New Roman"/>
        </w:rPr>
      </w:pPr>
      <w:r w:rsidRPr="00D135DD">
        <w:rPr>
          <w:rFonts w:ascii="Times New Roman" w:hAnsi="Times New Roman" w:hint="eastAsia"/>
        </w:rPr>
        <w:t>AST</w:t>
      </w:r>
      <w:r w:rsidRPr="00D135DD">
        <w:rPr>
          <w:rFonts w:ascii="Times New Roman" w:hAnsi="Times New Roman" w:hint="eastAsia"/>
        </w:rPr>
        <w:t>：</w:t>
      </w:r>
      <w:r w:rsidRPr="00D135DD">
        <w:rPr>
          <w:rFonts w:ascii="Times New Roman" w:hAnsi="Times New Roman" w:hint="eastAsia"/>
        </w:rPr>
        <w:t>Abstract Syntax Tree</w:t>
      </w:r>
      <w:r w:rsidRPr="00D135DD">
        <w:rPr>
          <w:rFonts w:ascii="Times New Roman" w:hAnsi="Times New Roman" w:hint="eastAsia"/>
        </w:rPr>
        <w:t>，抽象语法树，简称语法树，是源代码语法结构的抽象表示。它以树的形式表示编程语言的语法结构，分析源代码更直观，更形象，更贴近人的感性认知。</w:t>
      </w:r>
    </w:p>
    <w:p w14:paraId="7527585B" w14:textId="77777777" w:rsidR="004219EF" w:rsidRPr="00D135DD" w:rsidRDefault="004219EF" w:rsidP="004219EF">
      <w:pPr>
        <w:pStyle w:val="ab"/>
        <w:ind w:firstLine="420"/>
        <w:rPr>
          <w:rFonts w:ascii="Times New Roman" w:hAnsi="Times New Roman"/>
        </w:rPr>
      </w:pPr>
      <w:r w:rsidRPr="00D135DD">
        <w:rPr>
          <w:rFonts w:ascii="Times New Roman" w:hAnsi="Times New Roman" w:hint="eastAsia"/>
        </w:rPr>
        <w:t>代码混淆：本系统中涉及到的代码混淆均不涉及到加密解密，对于人来说，通过改变形式让脚本代码变得晦涩难懂，但对于机器来说，并没有实质不同。</w:t>
      </w:r>
    </w:p>
    <w:p w14:paraId="0175829D" w14:textId="77777777" w:rsidR="004219EF" w:rsidRPr="00D135DD" w:rsidRDefault="004219EF" w:rsidP="004219EF">
      <w:pPr>
        <w:pStyle w:val="ab"/>
        <w:ind w:firstLine="420"/>
        <w:rPr>
          <w:rFonts w:ascii="Times New Roman" w:hAnsi="Times New Roman"/>
        </w:rPr>
      </w:pPr>
      <w:r w:rsidRPr="00D135DD">
        <w:rPr>
          <w:rFonts w:ascii="Times New Roman" w:hAnsi="Times New Roman" w:hint="eastAsia"/>
        </w:rPr>
        <w:t>MD5</w:t>
      </w:r>
      <w:r w:rsidRPr="00D135DD">
        <w:rPr>
          <w:rFonts w:ascii="Times New Roman" w:hAnsi="Times New Roman" w:hint="eastAsia"/>
        </w:rPr>
        <w:t>：</w:t>
      </w:r>
      <w:r w:rsidRPr="00D135DD">
        <w:rPr>
          <w:rFonts w:ascii="Times New Roman" w:hAnsi="Times New Roman" w:hint="eastAsia"/>
        </w:rPr>
        <w:t>MD5 Message-Digest Algorithm</w:t>
      </w:r>
      <w:r w:rsidRPr="00D135DD">
        <w:rPr>
          <w:rFonts w:ascii="Times New Roman" w:hAnsi="Times New Roman" w:hint="eastAsia"/>
        </w:rPr>
        <w:t>，</w:t>
      </w:r>
      <w:r w:rsidRPr="00D135DD">
        <w:rPr>
          <w:rFonts w:ascii="Times New Roman" w:hAnsi="Times New Roman" w:hint="eastAsia"/>
        </w:rPr>
        <w:t>MD5</w:t>
      </w:r>
      <w:r w:rsidRPr="00D135DD">
        <w:rPr>
          <w:rFonts w:ascii="Times New Roman" w:hAnsi="Times New Roman" w:hint="eastAsia"/>
        </w:rPr>
        <w:t>消息摘要算法。</w:t>
      </w:r>
      <w:r w:rsidRPr="00D135DD">
        <w:rPr>
          <w:rFonts w:ascii="Times New Roman" w:hAnsi="Times New Roman" w:hint="eastAsia"/>
        </w:rPr>
        <w:t>MD5</w:t>
      </w:r>
      <w:r w:rsidRPr="00D135DD">
        <w:rPr>
          <w:rFonts w:ascii="Times New Roman" w:hAnsi="Times New Roman" w:hint="eastAsia"/>
        </w:rPr>
        <w:t>将文本信息，通过其不可逆的字符串变换算法，产生了这个唯一的</w:t>
      </w:r>
      <w:r w:rsidRPr="00D135DD">
        <w:rPr>
          <w:rFonts w:ascii="Times New Roman" w:hAnsi="Times New Roman" w:hint="eastAsia"/>
        </w:rPr>
        <w:t>MD5</w:t>
      </w:r>
      <w:r w:rsidRPr="00D135DD">
        <w:rPr>
          <w:rFonts w:ascii="Times New Roman" w:hAnsi="Times New Roman" w:hint="eastAsia"/>
        </w:rPr>
        <w:t>信息。</w:t>
      </w:r>
    </w:p>
    <w:p w14:paraId="142075B6" w14:textId="77777777" w:rsidR="004219EF" w:rsidRPr="00D135DD" w:rsidRDefault="004219EF" w:rsidP="004219EF">
      <w:pPr>
        <w:pStyle w:val="ab"/>
        <w:ind w:firstLine="420"/>
        <w:rPr>
          <w:rFonts w:ascii="Times New Roman" w:hAnsi="Times New Roman"/>
        </w:rPr>
      </w:pPr>
    </w:p>
    <w:p w14:paraId="7A78687A" w14:textId="7DA2A65E" w:rsidR="004219EF" w:rsidRPr="00D135DD" w:rsidRDefault="004219EF" w:rsidP="00E72285">
      <w:pPr>
        <w:pStyle w:val="ab"/>
        <w:ind w:firstLine="420"/>
        <w:rPr>
          <w:rFonts w:ascii="Times New Roman" w:eastAsia="楷体_GB2312" w:hAnsi="Times New Roman"/>
        </w:rPr>
      </w:pPr>
      <w:r w:rsidRPr="00D135DD">
        <w:rPr>
          <w:rFonts w:ascii="Times New Roman" w:eastAsia="黑体" w:hAnsi="Times New Roman" w:hint="eastAsia"/>
        </w:rPr>
        <w:t>1.4</w:t>
      </w:r>
      <w:r w:rsidRPr="00D135DD">
        <w:rPr>
          <w:rFonts w:ascii="Times New Roman" w:eastAsia="黑体" w:hAnsi="Times New Roman" w:hint="eastAsia"/>
        </w:rPr>
        <w:t>参考资料</w:t>
      </w:r>
    </w:p>
    <w:p w14:paraId="784D1996" w14:textId="77777777" w:rsidR="004219EF" w:rsidRPr="00D135DD" w:rsidRDefault="004219EF" w:rsidP="00CD5E67">
      <w:pPr>
        <w:pStyle w:val="3"/>
        <w:ind w:firstLine="643"/>
      </w:pPr>
      <w:r w:rsidRPr="00D135DD">
        <w:rPr>
          <w:rFonts w:hint="eastAsia"/>
        </w:rPr>
        <w:t>2</w:t>
      </w:r>
      <w:r w:rsidRPr="00D135DD">
        <w:rPr>
          <w:rFonts w:hint="eastAsia"/>
        </w:rPr>
        <w:t>．总体设计</w:t>
      </w:r>
    </w:p>
    <w:p w14:paraId="40CB80EE" w14:textId="0A249D24" w:rsidR="004219EF" w:rsidRPr="00D135DD" w:rsidRDefault="004219EF">
      <w:pPr>
        <w:pStyle w:val="ab"/>
        <w:ind w:firstLine="420"/>
        <w:rPr>
          <w:rFonts w:ascii="Times New Roman" w:hAnsi="Times New Roman"/>
        </w:rPr>
      </w:pPr>
      <w:r w:rsidRPr="00D135DD">
        <w:rPr>
          <w:rFonts w:ascii="Times New Roman" w:eastAsia="黑体" w:hAnsi="Times New Roman" w:hint="eastAsia"/>
        </w:rPr>
        <w:t>2.1</w:t>
      </w:r>
      <w:r w:rsidRPr="00D135DD">
        <w:rPr>
          <w:rFonts w:ascii="Times New Roman" w:eastAsia="黑体" w:hAnsi="Times New Roman" w:hint="eastAsia"/>
        </w:rPr>
        <w:t>需求规定</w:t>
      </w:r>
    </w:p>
    <w:p w14:paraId="5A1E069F" w14:textId="77777777" w:rsidR="004219EF" w:rsidRPr="00D135DD" w:rsidRDefault="004219EF" w:rsidP="004219EF">
      <w:pPr>
        <w:pStyle w:val="ab"/>
        <w:ind w:firstLine="420"/>
        <w:rPr>
          <w:rFonts w:ascii="Times New Roman" w:hAnsi="Times New Roman"/>
        </w:rPr>
      </w:pPr>
      <w:r w:rsidRPr="00D135DD">
        <w:rPr>
          <w:rFonts w:ascii="Times New Roman" w:hAnsi="Times New Roman"/>
        </w:rPr>
        <w:t>2.1.1</w:t>
      </w:r>
      <w:r w:rsidRPr="00D135DD">
        <w:rPr>
          <w:rFonts w:ascii="Times New Roman" w:hAnsi="Times New Roman" w:hint="eastAsia"/>
        </w:rPr>
        <w:t>系统功能</w:t>
      </w:r>
    </w:p>
    <w:p w14:paraId="4CF0EBA3" w14:textId="77777777" w:rsidR="004219EF" w:rsidRPr="00D135DD" w:rsidRDefault="004219EF" w:rsidP="004219EF">
      <w:pPr>
        <w:pStyle w:val="ab"/>
        <w:ind w:firstLine="420"/>
        <w:rPr>
          <w:rFonts w:ascii="Times New Roman" w:hAnsi="Times New Roman"/>
        </w:rPr>
      </w:pPr>
      <w:r w:rsidRPr="00D135DD">
        <w:rPr>
          <w:rFonts w:ascii="Times New Roman" w:hAnsi="Times New Roman"/>
        </w:rPr>
        <w:t>2.1.1.1</w:t>
      </w:r>
      <w:r w:rsidRPr="00D135DD">
        <w:rPr>
          <w:rFonts w:ascii="Times New Roman" w:hAnsi="Times New Roman" w:hint="eastAsia"/>
        </w:rPr>
        <w:t>动态</w:t>
      </w:r>
      <w:r w:rsidRPr="00D135DD">
        <w:rPr>
          <w:rFonts w:ascii="Times New Roman" w:hAnsi="Times New Roman" w:hint="eastAsia"/>
        </w:rPr>
        <w:t>ID</w:t>
      </w:r>
      <w:r w:rsidRPr="00D135DD">
        <w:rPr>
          <w:rFonts w:ascii="Times New Roman" w:hAnsi="Times New Roman" w:hint="eastAsia"/>
        </w:rPr>
        <w:t>匹配进行人机识别</w:t>
      </w:r>
    </w:p>
    <w:p w14:paraId="518C98F1" w14:textId="77777777" w:rsidR="004219EF" w:rsidRPr="00D135DD" w:rsidRDefault="004219EF" w:rsidP="00E72285">
      <w:pPr>
        <w:pStyle w:val="ab"/>
        <w:ind w:firstLine="482"/>
        <w:rPr>
          <w:rFonts w:ascii="Times New Roman" w:hAnsi="Times New Roman"/>
        </w:rPr>
      </w:pPr>
      <w:r w:rsidRPr="00D135DD">
        <w:rPr>
          <w:rFonts w:ascii="Times New Roman" w:hAnsi="Times New Roman" w:hint="eastAsia"/>
        </w:rPr>
        <w:t>在</w:t>
      </w:r>
      <w:r w:rsidRPr="00D135DD">
        <w:rPr>
          <w:rFonts w:ascii="Times New Roman" w:hAnsi="Times New Roman" w:hint="eastAsia"/>
        </w:rPr>
        <w:t>slab</w:t>
      </w:r>
      <w:r w:rsidRPr="00D135DD">
        <w:rPr>
          <w:rFonts w:ascii="Times New Roman" w:hAnsi="Times New Roman" w:hint="eastAsia"/>
        </w:rPr>
        <w:t>共享内存中</w:t>
      </w:r>
      <w:r w:rsidRPr="00D135DD">
        <w:rPr>
          <w:rFonts w:ascii="Times New Roman" w:hAnsi="Times New Roman" w:hint="eastAsia"/>
        </w:rPr>
        <w:t>ID</w:t>
      </w:r>
      <w:r w:rsidRPr="00D135DD">
        <w:rPr>
          <w:rFonts w:ascii="Times New Roman" w:hAnsi="Times New Roman" w:hint="eastAsia"/>
        </w:rPr>
        <w:t>的更新，存储，修改，查看</w:t>
      </w:r>
    </w:p>
    <w:p w14:paraId="19D42F64" w14:textId="77777777" w:rsidR="004219EF" w:rsidRPr="00D135DD" w:rsidRDefault="004219EF" w:rsidP="00E72285">
      <w:pPr>
        <w:pStyle w:val="ab"/>
        <w:ind w:firstLine="482"/>
        <w:rPr>
          <w:rFonts w:ascii="Times New Roman" w:hAnsi="Times New Roman"/>
        </w:rPr>
      </w:pPr>
      <w:r w:rsidRPr="00D135DD">
        <w:rPr>
          <w:rFonts w:ascii="Times New Roman" w:hAnsi="Times New Roman" w:hint="eastAsia"/>
        </w:rPr>
        <w:t>浏览器与代理服务器之间</w:t>
      </w:r>
      <w:r w:rsidRPr="00D135DD">
        <w:rPr>
          <w:rFonts w:ascii="Times New Roman" w:hAnsi="Times New Roman" w:hint="eastAsia"/>
        </w:rPr>
        <w:t>ID</w:t>
      </w:r>
      <w:r w:rsidRPr="00D135DD">
        <w:rPr>
          <w:rFonts w:ascii="Times New Roman" w:hAnsi="Times New Roman" w:hint="eastAsia"/>
        </w:rPr>
        <w:t>交流的逻辑功能</w:t>
      </w:r>
    </w:p>
    <w:p w14:paraId="14069664" w14:textId="77777777" w:rsidR="004219EF" w:rsidRPr="00D135DD" w:rsidRDefault="004219EF" w:rsidP="004219EF">
      <w:pPr>
        <w:pStyle w:val="ab"/>
        <w:ind w:firstLine="420"/>
        <w:rPr>
          <w:rFonts w:ascii="Times New Roman" w:hAnsi="Times New Roman"/>
        </w:rPr>
      </w:pPr>
      <w:r w:rsidRPr="00D135DD">
        <w:rPr>
          <w:rFonts w:ascii="Times New Roman" w:hAnsi="Times New Roman" w:hint="eastAsia"/>
        </w:rPr>
        <w:t>2.1.1.2</w:t>
      </w:r>
      <w:r w:rsidRPr="00D135DD">
        <w:rPr>
          <w:rFonts w:ascii="Times New Roman" w:hAnsi="Times New Roman" w:hint="eastAsia"/>
        </w:rPr>
        <w:t>混淆功能</w:t>
      </w:r>
    </w:p>
    <w:p w14:paraId="5BC448A0" w14:textId="4302417D" w:rsidR="004219EF" w:rsidRPr="00D135DD" w:rsidRDefault="004219EF" w:rsidP="00E72285">
      <w:pPr>
        <w:pStyle w:val="ab"/>
        <w:ind w:left="425" w:firstLine="0"/>
        <w:rPr>
          <w:rFonts w:ascii="Times New Roman" w:hAnsi="Times New Roman"/>
        </w:rPr>
      </w:pPr>
      <w:r w:rsidRPr="00D135DD">
        <w:rPr>
          <w:rFonts w:ascii="Times New Roman" w:hAnsi="Times New Roman" w:hint="eastAsia"/>
        </w:rPr>
        <w:t>在返回目标服务器的响应内容前，</w:t>
      </w:r>
      <w:r w:rsidRPr="00D135DD">
        <w:rPr>
          <w:rFonts w:ascii="Times New Roman" w:hAnsi="Times New Roman" w:hint="eastAsia"/>
        </w:rPr>
        <w:t xml:space="preserve"> </w:t>
      </w:r>
      <w:r w:rsidRPr="00D135DD">
        <w:rPr>
          <w:rFonts w:ascii="Times New Roman" w:hAnsi="Times New Roman" w:hint="eastAsia"/>
        </w:rPr>
        <w:t>对发给用户的文件进行混淆操作。混淆使用随机代码混淆技术对受保护站点页面关键元素和客户端</w:t>
      </w:r>
      <w:r w:rsidRPr="00D135DD">
        <w:rPr>
          <w:rFonts w:ascii="Times New Roman" w:hAnsi="Times New Roman" w:hint="eastAsia"/>
        </w:rPr>
        <w:t>ID</w:t>
      </w:r>
      <w:r w:rsidRPr="00D135DD">
        <w:rPr>
          <w:rFonts w:ascii="Times New Roman" w:hAnsi="Times New Roman" w:hint="eastAsia"/>
        </w:rPr>
        <w:t>生成算法进行随机化混淆处理，阻止攻击者对网页的逆向分析。</w:t>
      </w:r>
    </w:p>
    <w:p w14:paraId="14231B36" w14:textId="77777777" w:rsidR="004219EF" w:rsidRPr="00D135DD" w:rsidRDefault="004219EF" w:rsidP="004219EF">
      <w:pPr>
        <w:pStyle w:val="ab"/>
        <w:ind w:firstLine="420"/>
        <w:rPr>
          <w:rFonts w:ascii="Times New Roman" w:hAnsi="Times New Roman"/>
        </w:rPr>
      </w:pPr>
      <w:r w:rsidRPr="00D135DD">
        <w:rPr>
          <w:rFonts w:ascii="Times New Roman" w:hAnsi="Times New Roman"/>
        </w:rPr>
        <w:t>2.1.2</w:t>
      </w:r>
      <w:r w:rsidRPr="00D135DD">
        <w:rPr>
          <w:rFonts w:ascii="Times New Roman" w:hAnsi="Times New Roman" w:hint="eastAsia"/>
        </w:rPr>
        <w:t>系统性能</w:t>
      </w:r>
    </w:p>
    <w:p w14:paraId="21D7AE7A" w14:textId="77777777" w:rsidR="004219EF" w:rsidRPr="00D135DD" w:rsidRDefault="004219EF" w:rsidP="004219EF">
      <w:pPr>
        <w:pStyle w:val="ab"/>
        <w:ind w:firstLine="420"/>
        <w:rPr>
          <w:rFonts w:ascii="Times New Roman" w:hAnsi="Times New Roman"/>
        </w:rPr>
      </w:pPr>
      <w:r w:rsidRPr="00D135DD">
        <w:rPr>
          <w:rFonts w:ascii="Times New Roman" w:hAnsi="Times New Roman"/>
        </w:rPr>
        <w:t>2.1.2.1</w:t>
      </w:r>
      <w:r w:rsidRPr="00D135DD">
        <w:rPr>
          <w:rFonts w:ascii="Times New Roman" w:hAnsi="Times New Roman" w:hint="eastAsia"/>
        </w:rPr>
        <w:t>精度：</w:t>
      </w:r>
      <w:r w:rsidRPr="00D135DD">
        <w:rPr>
          <w:rFonts w:ascii="Times New Roman" w:hAnsi="Times New Roman"/>
        </w:rPr>
        <w:t>无</w:t>
      </w:r>
    </w:p>
    <w:p w14:paraId="6A4D3936" w14:textId="77777777" w:rsidR="004219EF" w:rsidRPr="00D135DD" w:rsidRDefault="004219EF" w:rsidP="004219EF">
      <w:pPr>
        <w:pStyle w:val="ab"/>
        <w:ind w:firstLine="420"/>
        <w:rPr>
          <w:rFonts w:ascii="Times New Roman" w:hAnsi="Times New Roman"/>
        </w:rPr>
      </w:pPr>
      <w:r w:rsidRPr="00D135DD">
        <w:rPr>
          <w:rFonts w:ascii="Times New Roman" w:hAnsi="Times New Roman"/>
        </w:rPr>
        <w:t>2.1.2.2</w:t>
      </w:r>
      <w:r w:rsidRPr="00D135DD">
        <w:rPr>
          <w:rFonts w:ascii="Times New Roman" w:hAnsi="Times New Roman" w:hint="eastAsia"/>
        </w:rPr>
        <w:t>时间特性要求：</w:t>
      </w:r>
      <w:r w:rsidRPr="00D135DD">
        <w:rPr>
          <w:rFonts w:ascii="Times New Roman" w:hAnsi="Times New Roman" w:cs="Times New Roman" w:hint="eastAsia"/>
          <w:szCs w:val="24"/>
        </w:rPr>
        <w:t>保证一定的性能，不能在反向代理处做无故的滞留影响响应速度。具体度量</w:t>
      </w:r>
      <w:r w:rsidRPr="00D135DD">
        <w:rPr>
          <w:rFonts w:ascii="Times New Roman" w:hAnsi="Times New Roman" w:cs="Times New Roman"/>
          <w:szCs w:val="24"/>
        </w:rPr>
        <w:t>不超过原目标站点</w:t>
      </w:r>
      <w:r w:rsidRPr="00D135DD">
        <w:rPr>
          <w:rFonts w:ascii="Times New Roman" w:hAnsi="Times New Roman" w:cs="Times New Roman" w:hint="eastAsia"/>
          <w:szCs w:val="24"/>
        </w:rPr>
        <w:t>响应时间</w:t>
      </w:r>
      <w:r w:rsidRPr="00D135DD">
        <w:rPr>
          <w:rFonts w:ascii="Times New Roman" w:hAnsi="Times New Roman" w:cs="Times New Roman"/>
          <w:szCs w:val="24"/>
        </w:rPr>
        <w:t>的两倍</w:t>
      </w:r>
      <w:r w:rsidRPr="00D135DD">
        <w:rPr>
          <w:rFonts w:ascii="Times New Roman" w:hAnsi="Times New Roman" w:hint="eastAsia"/>
          <w:szCs w:val="24"/>
        </w:rPr>
        <w:t>。</w:t>
      </w:r>
    </w:p>
    <w:p w14:paraId="2F98C3FB" w14:textId="77777777" w:rsidR="004219EF" w:rsidRPr="00D135DD" w:rsidRDefault="004219EF" w:rsidP="004219EF">
      <w:pPr>
        <w:pStyle w:val="ab"/>
        <w:ind w:firstLine="420"/>
        <w:rPr>
          <w:rFonts w:ascii="Times New Roman" w:hAnsi="Times New Roman"/>
        </w:rPr>
      </w:pPr>
      <w:r w:rsidRPr="00D135DD">
        <w:rPr>
          <w:rFonts w:ascii="Times New Roman" w:hAnsi="Times New Roman"/>
        </w:rPr>
        <w:t>2.1.2.4</w:t>
      </w:r>
      <w:r w:rsidRPr="00D135DD">
        <w:rPr>
          <w:rFonts w:ascii="Times New Roman" w:hAnsi="Times New Roman" w:hint="eastAsia"/>
        </w:rPr>
        <w:t>可靠性：</w:t>
      </w:r>
      <w:r w:rsidRPr="00D135DD">
        <w:rPr>
          <w:rFonts w:ascii="Times New Roman" w:hAnsi="Times New Roman"/>
        </w:rPr>
        <w:t>系统运行可靠。</w:t>
      </w:r>
      <w:r w:rsidRPr="00D135DD">
        <w:rPr>
          <w:rFonts w:ascii="Times New Roman" w:hAnsi="Times New Roman" w:hint="eastAsia"/>
        </w:rPr>
        <w:t>系统应该有规避错误的机制。</w:t>
      </w:r>
    </w:p>
    <w:p w14:paraId="1A3D98A9" w14:textId="39AD2A2C" w:rsidR="004219EF" w:rsidRPr="00D135DD" w:rsidRDefault="004219EF" w:rsidP="004219EF">
      <w:pPr>
        <w:pStyle w:val="ab"/>
        <w:ind w:firstLine="420"/>
        <w:rPr>
          <w:rFonts w:ascii="Times New Roman" w:hAnsi="Times New Roman"/>
        </w:rPr>
      </w:pPr>
      <w:r w:rsidRPr="00D135DD">
        <w:rPr>
          <w:rFonts w:ascii="Times New Roman" w:hAnsi="Times New Roman"/>
        </w:rPr>
        <w:t>2.1.2.5</w:t>
      </w:r>
      <w:r w:rsidRPr="00D135DD">
        <w:rPr>
          <w:rFonts w:ascii="Times New Roman" w:hAnsi="Times New Roman" w:hint="eastAsia"/>
        </w:rPr>
        <w:t>灵活性：</w:t>
      </w:r>
      <w:r w:rsidRPr="00D135DD">
        <w:rPr>
          <w:rFonts w:ascii="Times New Roman" w:hAnsi="Times New Roman"/>
        </w:rPr>
        <w:t>耦合度低</w:t>
      </w:r>
    </w:p>
    <w:p w14:paraId="481653C6" w14:textId="77777777" w:rsidR="004219EF" w:rsidRPr="00D135DD" w:rsidRDefault="004219EF" w:rsidP="004219EF">
      <w:pPr>
        <w:pStyle w:val="ab"/>
        <w:ind w:firstLine="420"/>
        <w:rPr>
          <w:rFonts w:ascii="Times New Roman" w:hAnsi="Times New Roman"/>
        </w:rPr>
      </w:pPr>
      <w:r w:rsidRPr="00D135DD">
        <w:rPr>
          <w:rFonts w:ascii="Times New Roman" w:hAnsi="Times New Roman"/>
        </w:rPr>
        <w:t>2.1.3</w:t>
      </w:r>
      <w:r w:rsidRPr="00D135DD">
        <w:rPr>
          <w:rFonts w:ascii="Times New Roman" w:hAnsi="Times New Roman" w:hint="eastAsia"/>
        </w:rPr>
        <w:t>输入输出要求</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8"/>
        <w:gridCol w:w="1314"/>
        <w:gridCol w:w="971"/>
        <w:gridCol w:w="1194"/>
        <w:gridCol w:w="2142"/>
        <w:gridCol w:w="1330"/>
        <w:gridCol w:w="635"/>
      </w:tblGrid>
      <w:tr w:rsidR="004219EF" w:rsidRPr="00D135DD" w14:paraId="797288AB" w14:textId="77777777" w:rsidTr="00CD5E67">
        <w:trPr>
          <w:jc w:val="center"/>
        </w:trPr>
        <w:tc>
          <w:tcPr>
            <w:tcW w:w="498" w:type="dxa"/>
            <w:vAlign w:val="center"/>
          </w:tcPr>
          <w:p w14:paraId="1B98BE9B" w14:textId="77777777" w:rsidR="004219EF" w:rsidRPr="00D135DD" w:rsidRDefault="004219EF" w:rsidP="00CD5E67">
            <w:pPr>
              <w:pStyle w:val="ab"/>
              <w:ind w:firstLine="420"/>
              <w:rPr>
                <w:rFonts w:ascii="Times New Roman" w:hAnsi="Times New Roman"/>
                <w:szCs w:val="22"/>
              </w:rPr>
            </w:pPr>
            <w:r w:rsidRPr="00D135DD">
              <w:rPr>
                <w:rFonts w:ascii="Times New Roman" w:hAnsi="Times New Roman" w:hint="eastAsia"/>
                <w:szCs w:val="22"/>
              </w:rPr>
              <w:t>序号</w:t>
            </w:r>
          </w:p>
        </w:tc>
        <w:tc>
          <w:tcPr>
            <w:tcW w:w="1314" w:type="dxa"/>
            <w:vAlign w:val="center"/>
          </w:tcPr>
          <w:p w14:paraId="4DD4F475" w14:textId="77777777" w:rsidR="004219EF" w:rsidRPr="00D135DD" w:rsidRDefault="004219EF" w:rsidP="00CD5E67">
            <w:pPr>
              <w:pStyle w:val="ab"/>
              <w:ind w:firstLine="420"/>
              <w:rPr>
                <w:rFonts w:ascii="Times New Roman" w:hAnsi="Times New Roman"/>
                <w:szCs w:val="22"/>
              </w:rPr>
            </w:pPr>
            <w:r w:rsidRPr="00D135DD">
              <w:rPr>
                <w:rFonts w:ascii="Times New Roman" w:hAnsi="Times New Roman" w:hint="eastAsia"/>
                <w:szCs w:val="22"/>
              </w:rPr>
              <w:t>数据名称</w:t>
            </w:r>
          </w:p>
        </w:tc>
        <w:tc>
          <w:tcPr>
            <w:tcW w:w="971" w:type="dxa"/>
            <w:vAlign w:val="center"/>
          </w:tcPr>
          <w:p w14:paraId="7DB31686" w14:textId="77777777" w:rsidR="004219EF" w:rsidRPr="00D135DD" w:rsidRDefault="004219EF" w:rsidP="00CD5E67">
            <w:pPr>
              <w:pStyle w:val="ab"/>
              <w:ind w:firstLine="420"/>
              <w:rPr>
                <w:rFonts w:ascii="Times New Roman" w:hAnsi="Times New Roman"/>
                <w:szCs w:val="22"/>
              </w:rPr>
            </w:pPr>
            <w:r w:rsidRPr="00D135DD">
              <w:rPr>
                <w:rFonts w:ascii="Times New Roman" w:hAnsi="Times New Roman" w:hint="eastAsia"/>
                <w:szCs w:val="22"/>
              </w:rPr>
              <w:t>数据类型</w:t>
            </w:r>
          </w:p>
        </w:tc>
        <w:tc>
          <w:tcPr>
            <w:tcW w:w="1194" w:type="dxa"/>
            <w:vAlign w:val="center"/>
          </w:tcPr>
          <w:p w14:paraId="5A7413B4" w14:textId="77777777" w:rsidR="004219EF" w:rsidRPr="00D135DD" w:rsidRDefault="004219EF" w:rsidP="00CD5E67">
            <w:pPr>
              <w:pStyle w:val="ab"/>
              <w:ind w:firstLine="420"/>
              <w:rPr>
                <w:rFonts w:ascii="Times New Roman" w:hAnsi="Times New Roman"/>
                <w:szCs w:val="22"/>
              </w:rPr>
            </w:pPr>
            <w:r w:rsidRPr="00D135DD">
              <w:rPr>
                <w:rFonts w:ascii="Times New Roman" w:hAnsi="Times New Roman" w:hint="eastAsia"/>
                <w:szCs w:val="22"/>
              </w:rPr>
              <w:t>存储媒体</w:t>
            </w:r>
          </w:p>
        </w:tc>
        <w:tc>
          <w:tcPr>
            <w:tcW w:w="2142" w:type="dxa"/>
            <w:vAlign w:val="center"/>
          </w:tcPr>
          <w:p w14:paraId="3224D880" w14:textId="77777777" w:rsidR="004219EF" w:rsidRPr="00D135DD" w:rsidRDefault="004219EF" w:rsidP="00CD5E67">
            <w:pPr>
              <w:pStyle w:val="ab"/>
              <w:ind w:firstLine="420"/>
              <w:rPr>
                <w:rFonts w:ascii="Times New Roman" w:hAnsi="Times New Roman"/>
                <w:szCs w:val="22"/>
              </w:rPr>
            </w:pPr>
            <w:r w:rsidRPr="00D135DD">
              <w:rPr>
                <w:rFonts w:ascii="Times New Roman" w:hAnsi="Times New Roman" w:hint="eastAsia"/>
                <w:szCs w:val="22"/>
              </w:rPr>
              <w:t>格式（示例）</w:t>
            </w:r>
          </w:p>
        </w:tc>
        <w:tc>
          <w:tcPr>
            <w:tcW w:w="1330" w:type="dxa"/>
            <w:vAlign w:val="center"/>
          </w:tcPr>
          <w:p w14:paraId="4A9286DC" w14:textId="77777777" w:rsidR="004219EF" w:rsidRPr="00D135DD" w:rsidRDefault="004219EF" w:rsidP="00CD5E67">
            <w:pPr>
              <w:pStyle w:val="ab"/>
              <w:ind w:firstLine="420"/>
              <w:rPr>
                <w:rFonts w:ascii="Times New Roman" w:hAnsi="Times New Roman"/>
                <w:szCs w:val="22"/>
              </w:rPr>
            </w:pPr>
            <w:r w:rsidRPr="00D135DD">
              <w:rPr>
                <w:rFonts w:ascii="Times New Roman" w:hAnsi="Times New Roman" w:hint="eastAsia"/>
                <w:szCs w:val="22"/>
              </w:rPr>
              <w:t>数值范围</w:t>
            </w:r>
          </w:p>
        </w:tc>
        <w:tc>
          <w:tcPr>
            <w:tcW w:w="635" w:type="dxa"/>
            <w:vAlign w:val="center"/>
          </w:tcPr>
          <w:p w14:paraId="724C7006" w14:textId="77777777" w:rsidR="004219EF" w:rsidRPr="00D135DD" w:rsidRDefault="004219EF" w:rsidP="00CD5E67">
            <w:pPr>
              <w:pStyle w:val="ab"/>
              <w:ind w:firstLine="420"/>
              <w:rPr>
                <w:rFonts w:ascii="Times New Roman" w:hAnsi="Times New Roman"/>
                <w:szCs w:val="22"/>
              </w:rPr>
            </w:pPr>
            <w:r w:rsidRPr="00D135DD">
              <w:rPr>
                <w:rFonts w:ascii="Times New Roman" w:hAnsi="Times New Roman" w:hint="eastAsia"/>
                <w:szCs w:val="22"/>
              </w:rPr>
              <w:t>精度</w:t>
            </w:r>
          </w:p>
        </w:tc>
      </w:tr>
      <w:tr w:rsidR="004219EF" w:rsidRPr="00D135DD" w14:paraId="34BC8336" w14:textId="77777777" w:rsidTr="00CD5E67">
        <w:trPr>
          <w:jc w:val="center"/>
        </w:trPr>
        <w:tc>
          <w:tcPr>
            <w:tcW w:w="498" w:type="dxa"/>
            <w:vAlign w:val="center"/>
          </w:tcPr>
          <w:p w14:paraId="39F1F6F1" w14:textId="77777777" w:rsidR="004219EF" w:rsidRPr="00D135DD" w:rsidRDefault="004219EF" w:rsidP="00CD5E67">
            <w:pPr>
              <w:pStyle w:val="ab"/>
              <w:ind w:firstLine="420"/>
              <w:rPr>
                <w:rFonts w:ascii="Times New Roman" w:hAnsi="Times New Roman"/>
                <w:szCs w:val="22"/>
              </w:rPr>
            </w:pPr>
            <w:r w:rsidRPr="00D135DD">
              <w:rPr>
                <w:rFonts w:ascii="Times New Roman" w:hAnsi="Times New Roman" w:hint="eastAsia"/>
                <w:szCs w:val="22"/>
              </w:rPr>
              <w:t>1</w:t>
            </w:r>
          </w:p>
        </w:tc>
        <w:tc>
          <w:tcPr>
            <w:tcW w:w="1314" w:type="dxa"/>
            <w:vAlign w:val="center"/>
          </w:tcPr>
          <w:p w14:paraId="129B47E8" w14:textId="77777777" w:rsidR="004219EF" w:rsidRPr="00D135DD" w:rsidRDefault="004219EF" w:rsidP="00CD5E67">
            <w:pPr>
              <w:pStyle w:val="ab"/>
              <w:ind w:firstLine="420"/>
              <w:rPr>
                <w:rFonts w:ascii="Times New Roman" w:hAnsi="Times New Roman"/>
                <w:szCs w:val="22"/>
              </w:rPr>
            </w:pPr>
            <w:r w:rsidRPr="00D135DD">
              <w:rPr>
                <w:rFonts w:ascii="Times New Roman" w:hAnsi="Times New Roman" w:hint="eastAsia"/>
                <w:szCs w:val="22"/>
              </w:rPr>
              <w:t>网站正则表达式</w:t>
            </w:r>
          </w:p>
        </w:tc>
        <w:tc>
          <w:tcPr>
            <w:tcW w:w="971" w:type="dxa"/>
            <w:vAlign w:val="center"/>
          </w:tcPr>
          <w:p w14:paraId="6A224647" w14:textId="77777777" w:rsidR="004219EF" w:rsidRPr="00D135DD" w:rsidRDefault="004219EF" w:rsidP="00CD5E67">
            <w:pPr>
              <w:pStyle w:val="ab"/>
              <w:ind w:firstLine="420"/>
              <w:rPr>
                <w:rFonts w:ascii="Times New Roman" w:hAnsi="Times New Roman"/>
                <w:szCs w:val="22"/>
              </w:rPr>
            </w:pPr>
            <w:r w:rsidRPr="00D135DD">
              <w:rPr>
                <w:rFonts w:ascii="Times New Roman" w:hAnsi="Times New Roman" w:hint="eastAsia"/>
                <w:szCs w:val="22"/>
              </w:rPr>
              <w:t>字符串</w:t>
            </w:r>
          </w:p>
        </w:tc>
        <w:tc>
          <w:tcPr>
            <w:tcW w:w="1194" w:type="dxa"/>
            <w:vAlign w:val="center"/>
          </w:tcPr>
          <w:p w14:paraId="3FEEF812" w14:textId="77777777" w:rsidR="004219EF" w:rsidRPr="00D135DD" w:rsidRDefault="004219EF" w:rsidP="00CD5E67">
            <w:pPr>
              <w:pStyle w:val="ab"/>
              <w:ind w:firstLine="420"/>
              <w:rPr>
                <w:rFonts w:ascii="Times New Roman" w:hAnsi="Times New Roman"/>
                <w:szCs w:val="22"/>
              </w:rPr>
            </w:pPr>
            <w:r w:rsidRPr="00D135DD">
              <w:rPr>
                <w:rFonts w:ascii="Times New Roman" w:hAnsi="Times New Roman" w:hint="eastAsia"/>
                <w:szCs w:val="22"/>
              </w:rPr>
              <w:t>本地村塾</w:t>
            </w:r>
          </w:p>
        </w:tc>
        <w:tc>
          <w:tcPr>
            <w:tcW w:w="2142" w:type="dxa"/>
            <w:vAlign w:val="center"/>
          </w:tcPr>
          <w:p w14:paraId="4DAFA20E" w14:textId="77777777" w:rsidR="004219EF" w:rsidRPr="00D135DD" w:rsidRDefault="004219EF" w:rsidP="00CD5E67">
            <w:pPr>
              <w:pStyle w:val="ab"/>
              <w:ind w:firstLine="420"/>
              <w:rPr>
                <w:rFonts w:ascii="Times New Roman" w:hAnsi="Times New Roman"/>
                <w:szCs w:val="22"/>
              </w:rPr>
            </w:pPr>
            <w:r w:rsidRPr="00D135DD">
              <w:rPr>
                <w:rFonts w:ascii="Times New Roman" w:hAnsi="Times New Roman"/>
                <w:szCs w:val="22"/>
              </w:rPr>
              <w:t>*://127.0.0.1/*</w:t>
            </w:r>
          </w:p>
        </w:tc>
        <w:tc>
          <w:tcPr>
            <w:tcW w:w="1330" w:type="dxa"/>
            <w:vAlign w:val="center"/>
          </w:tcPr>
          <w:p w14:paraId="65E8D2EB" w14:textId="77777777" w:rsidR="004219EF" w:rsidRPr="00D135DD" w:rsidRDefault="004219EF" w:rsidP="00CD5E67">
            <w:pPr>
              <w:pStyle w:val="ab"/>
              <w:ind w:firstLine="420"/>
              <w:rPr>
                <w:rFonts w:ascii="Times New Roman" w:hAnsi="Times New Roman"/>
                <w:szCs w:val="22"/>
              </w:rPr>
            </w:pPr>
            <w:r w:rsidRPr="00D135DD">
              <w:rPr>
                <w:rFonts w:ascii="Times New Roman" w:hAnsi="Times New Roman" w:hint="eastAsia"/>
                <w:szCs w:val="22"/>
              </w:rPr>
              <w:t>-</w:t>
            </w:r>
          </w:p>
        </w:tc>
        <w:tc>
          <w:tcPr>
            <w:tcW w:w="635" w:type="dxa"/>
            <w:vAlign w:val="center"/>
          </w:tcPr>
          <w:p w14:paraId="2FF0676D" w14:textId="77777777" w:rsidR="004219EF" w:rsidRPr="00D135DD" w:rsidRDefault="004219EF" w:rsidP="00CD5E67">
            <w:pPr>
              <w:pStyle w:val="ab"/>
              <w:ind w:firstLine="420"/>
              <w:rPr>
                <w:rFonts w:ascii="Times New Roman" w:hAnsi="Times New Roman"/>
                <w:szCs w:val="22"/>
              </w:rPr>
            </w:pPr>
            <w:r w:rsidRPr="00D135DD">
              <w:rPr>
                <w:rFonts w:ascii="Times New Roman" w:hAnsi="Times New Roman" w:hint="eastAsia"/>
                <w:szCs w:val="22"/>
              </w:rPr>
              <w:t>-</w:t>
            </w:r>
          </w:p>
        </w:tc>
      </w:tr>
      <w:tr w:rsidR="004219EF" w:rsidRPr="00D135DD" w14:paraId="7B6AFF67" w14:textId="77777777" w:rsidTr="00CD5E67">
        <w:trPr>
          <w:jc w:val="center"/>
        </w:trPr>
        <w:tc>
          <w:tcPr>
            <w:tcW w:w="498" w:type="dxa"/>
            <w:vAlign w:val="center"/>
          </w:tcPr>
          <w:p w14:paraId="3F027473" w14:textId="77777777" w:rsidR="004219EF" w:rsidRPr="00D135DD" w:rsidRDefault="004219EF" w:rsidP="00CD5E67">
            <w:pPr>
              <w:pStyle w:val="ab"/>
              <w:ind w:firstLine="420"/>
              <w:rPr>
                <w:rFonts w:ascii="Times New Roman" w:hAnsi="Times New Roman"/>
                <w:szCs w:val="22"/>
              </w:rPr>
            </w:pPr>
            <w:r w:rsidRPr="00D135DD">
              <w:rPr>
                <w:rFonts w:ascii="Times New Roman" w:hAnsi="Times New Roman" w:hint="eastAsia"/>
                <w:szCs w:val="22"/>
              </w:rPr>
              <w:t>2</w:t>
            </w:r>
          </w:p>
        </w:tc>
        <w:tc>
          <w:tcPr>
            <w:tcW w:w="1314" w:type="dxa"/>
            <w:vAlign w:val="center"/>
          </w:tcPr>
          <w:p w14:paraId="5C3A44B4" w14:textId="77777777" w:rsidR="004219EF" w:rsidRPr="00D135DD" w:rsidRDefault="004219EF" w:rsidP="00CD5E67">
            <w:pPr>
              <w:pStyle w:val="ab"/>
              <w:ind w:firstLine="420"/>
              <w:rPr>
                <w:rFonts w:ascii="Times New Roman" w:hAnsi="Times New Roman"/>
                <w:szCs w:val="22"/>
              </w:rPr>
            </w:pPr>
            <w:r w:rsidRPr="00D135DD">
              <w:rPr>
                <w:rFonts w:ascii="Times New Roman" w:hAnsi="Times New Roman" w:hint="eastAsia"/>
                <w:szCs w:val="22"/>
              </w:rPr>
              <w:t>网址</w:t>
            </w:r>
          </w:p>
        </w:tc>
        <w:tc>
          <w:tcPr>
            <w:tcW w:w="971" w:type="dxa"/>
            <w:vAlign w:val="center"/>
          </w:tcPr>
          <w:p w14:paraId="426AA0EE" w14:textId="77777777" w:rsidR="004219EF" w:rsidRPr="00D135DD" w:rsidRDefault="004219EF" w:rsidP="00CD5E67">
            <w:pPr>
              <w:pStyle w:val="ab"/>
              <w:ind w:firstLine="420"/>
              <w:rPr>
                <w:rFonts w:ascii="Times New Roman" w:hAnsi="Times New Roman"/>
                <w:szCs w:val="22"/>
              </w:rPr>
            </w:pPr>
            <w:r w:rsidRPr="00D135DD">
              <w:rPr>
                <w:rFonts w:ascii="Times New Roman" w:hAnsi="Times New Roman" w:hint="eastAsia"/>
                <w:szCs w:val="22"/>
              </w:rPr>
              <w:t>字符串</w:t>
            </w:r>
          </w:p>
        </w:tc>
        <w:tc>
          <w:tcPr>
            <w:tcW w:w="1194" w:type="dxa"/>
            <w:vAlign w:val="center"/>
          </w:tcPr>
          <w:p w14:paraId="0FACA7C0" w14:textId="77777777" w:rsidR="004219EF" w:rsidRPr="00D135DD" w:rsidRDefault="004219EF" w:rsidP="00CD5E67">
            <w:pPr>
              <w:pStyle w:val="ab"/>
              <w:ind w:firstLine="420"/>
              <w:rPr>
                <w:rFonts w:ascii="Times New Roman" w:hAnsi="Times New Roman"/>
                <w:szCs w:val="22"/>
              </w:rPr>
            </w:pPr>
            <w:r w:rsidRPr="00D135DD">
              <w:rPr>
                <w:rFonts w:ascii="Times New Roman" w:hAnsi="Times New Roman" w:hint="eastAsia"/>
                <w:szCs w:val="22"/>
              </w:rPr>
              <w:t>-</w:t>
            </w:r>
          </w:p>
        </w:tc>
        <w:tc>
          <w:tcPr>
            <w:tcW w:w="2142" w:type="dxa"/>
            <w:vAlign w:val="center"/>
          </w:tcPr>
          <w:p w14:paraId="6DAC29B1" w14:textId="77777777" w:rsidR="004219EF" w:rsidRPr="00D135DD" w:rsidRDefault="004219EF" w:rsidP="00CD5E67">
            <w:pPr>
              <w:pStyle w:val="ab"/>
              <w:ind w:firstLine="420"/>
              <w:rPr>
                <w:rFonts w:ascii="Times New Roman" w:hAnsi="Times New Roman"/>
                <w:szCs w:val="22"/>
              </w:rPr>
            </w:pPr>
            <w:r w:rsidRPr="00D135DD">
              <w:rPr>
                <w:rFonts w:ascii="Times New Roman" w:hAnsi="Times New Roman"/>
                <w:szCs w:val="22"/>
              </w:rPr>
              <w:t>http://127.0.0.1/tstcrx/index.html</w:t>
            </w:r>
          </w:p>
        </w:tc>
        <w:tc>
          <w:tcPr>
            <w:tcW w:w="1330" w:type="dxa"/>
            <w:vAlign w:val="center"/>
          </w:tcPr>
          <w:p w14:paraId="00C86D4E" w14:textId="77777777" w:rsidR="004219EF" w:rsidRPr="00D135DD" w:rsidRDefault="004219EF" w:rsidP="00CD5E67">
            <w:pPr>
              <w:pStyle w:val="ab"/>
              <w:ind w:firstLine="420"/>
              <w:rPr>
                <w:rFonts w:ascii="Times New Roman" w:hAnsi="Times New Roman"/>
                <w:szCs w:val="22"/>
              </w:rPr>
            </w:pPr>
            <w:r w:rsidRPr="00D135DD">
              <w:rPr>
                <w:rFonts w:ascii="Times New Roman" w:hAnsi="Times New Roman" w:hint="eastAsia"/>
                <w:szCs w:val="22"/>
              </w:rPr>
              <w:t>-</w:t>
            </w:r>
          </w:p>
        </w:tc>
        <w:tc>
          <w:tcPr>
            <w:tcW w:w="635" w:type="dxa"/>
            <w:vAlign w:val="center"/>
          </w:tcPr>
          <w:p w14:paraId="24160282" w14:textId="77777777" w:rsidR="004219EF" w:rsidRPr="00D135DD" w:rsidRDefault="004219EF" w:rsidP="00CD5E67">
            <w:pPr>
              <w:pStyle w:val="ab"/>
              <w:ind w:firstLine="420"/>
              <w:rPr>
                <w:rFonts w:ascii="Times New Roman" w:hAnsi="Times New Roman"/>
                <w:szCs w:val="22"/>
              </w:rPr>
            </w:pPr>
            <w:r w:rsidRPr="00D135DD">
              <w:rPr>
                <w:rFonts w:ascii="Times New Roman" w:hAnsi="Times New Roman" w:hint="eastAsia"/>
                <w:szCs w:val="22"/>
              </w:rPr>
              <w:t>-</w:t>
            </w:r>
          </w:p>
        </w:tc>
      </w:tr>
    </w:tbl>
    <w:p w14:paraId="52D51761" w14:textId="77777777" w:rsidR="004219EF" w:rsidRPr="00D135DD" w:rsidRDefault="004219EF" w:rsidP="004219EF">
      <w:pPr>
        <w:pStyle w:val="ab"/>
        <w:ind w:firstLine="422"/>
        <w:rPr>
          <w:rFonts w:ascii="Times New Roman" w:hAnsi="Times New Roman"/>
          <w:b/>
        </w:rPr>
      </w:pPr>
    </w:p>
    <w:p w14:paraId="53EEB755" w14:textId="77777777" w:rsidR="004219EF" w:rsidRPr="00D135DD" w:rsidRDefault="004219EF" w:rsidP="004219EF">
      <w:pPr>
        <w:pStyle w:val="ab"/>
        <w:ind w:firstLine="420"/>
        <w:rPr>
          <w:rFonts w:ascii="Times New Roman" w:hAnsi="Times New Roman"/>
        </w:rPr>
      </w:pPr>
      <w:r w:rsidRPr="00D135DD">
        <w:rPr>
          <w:rFonts w:ascii="Times New Roman" w:hAnsi="Times New Roman" w:hint="eastAsia"/>
        </w:rPr>
        <w:t>2</w:t>
      </w:r>
      <w:r w:rsidRPr="00D135DD">
        <w:rPr>
          <w:rFonts w:ascii="Times New Roman" w:hAnsi="Times New Roman"/>
        </w:rPr>
        <w:t>.1.4</w:t>
      </w:r>
      <w:r w:rsidRPr="00D135DD">
        <w:rPr>
          <w:rFonts w:ascii="Times New Roman" w:hAnsi="Times New Roman" w:hint="eastAsia"/>
        </w:rPr>
        <w:t>数据管理能力要求</w:t>
      </w:r>
    </w:p>
    <w:p w14:paraId="07FC2295" w14:textId="77777777" w:rsidR="004219EF" w:rsidRPr="00D135DD" w:rsidRDefault="004219EF" w:rsidP="004219EF">
      <w:pPr>
        <w:pStyle w:val="ab"/>
        <w:ind w:firstLine="420"/>
        <w:rPr>
          <w:rFonts w:ascii="Times New Roman" w:hAnsi="Times New Roman"/>
        </w:rPr>
      </w:pPr>
      <w:r w:rsidRPr="00D135DD">
        <w:rPr>
          <w:rFonts w:ascii="Times New Roman" w:hAnsi="Times New Roman" w:hint="eastAsia"/>
        </w:rPr>
        <w:t>对于</w:t>
      </w:r>
      <w:r w:rsidRPr="00D135DD">
        <w:rPr>
          <w:rFonts w:ascii="Times New Roman" w:hAnsi="Times New Roman"/>
        </w:rPr>
        <w:t>一定的访问量，保持</w:t>
      </w:r>
      <w:r w:rsidRPr="00D135DD">
        <w:rPr>
          <w:rFonts w:ascii="Times New Roman" w:hAnsi="Times New Roman"/>
        </w:rPr>
        <w:t>ID</w:t>
      </w:r>
      <w:r w:rsidRPr="00D135DD">
        <w:rPr>
          <w:rFonts w:ascii="Times New Roman" w:hAnsi="Times New Roman"/>
        </w:rPr>
        <w:t>库的淘汰，不</w:t>
      </w:r>
      <w:r w:rsidRPr="00D135DD">
        <w:rPr>
          <w:rFonts w:ascii="Times New Roman" w:hAnsi="Times New Roman" w:hint="eastAsia"/>
        </w:rPr>
        <w:t>需要</w:t>
      </w:r>
      <w:r w:rsidRPr="00D135DD">
        <w:rPr>
          <w:rFonts w:ascii="Times New Roman" w:hAnsi="Times New Roman"/>
        </w:rPr>
        <w:t>很高的</w:t>
      </w:r>
      <w:r w:rsidRPr="00D135DD">
        <w:rPr>
          <w:rFonts w:ascii="Times New Roman" w:hAnsi="Times New Roman" w:hint="eastAsia"/>
        </w:rPr>
        <w:t>数据存储和管理能力。</w:t>
      </w:r>
    </w:p>
    <w:p w14:paraId="6EC7546A" w14:textId="77777777" w:rsidR="004219EF" w:rsidRPr="00D135DD" w:rsidRDefault="004219EF" w:rsidP="004219EF">
      <w:pPr>
        <w:pStyle w:val="ab"/>
        <w:ind w:firstLine="420"/>
        <w:rPr>
          <w:rFonts w:ascii="Times New Roman" w:hAnsi="Times New Roman"/>
        </w:rPr>
      </w:pPr>
      <w:r w:rsidRPr="00D135DD">
        <w:rPr>
          <w:rFonts w:ascii="Times New Roman" w:hAnsi="Times New Roman"/>
        </w:rPr>
        <w:t>2.1.5</w:t>
      </w:r>
      <w:r w:rsidRPr="00D135DD">
        <w:rPr>
          <w:rFonts w:ascii="Times New Roman" w:hAnsi="Times New Roman" w:hint="eastAsia"/>
        </w:rPr>
        <w:t>故障处理要求</w:t>
      </w:r>
    </w:p>
    <w:p w14:paraId="6FFE5FBD" w14:textId="77777777" w:rsidR="004219EF" w:rsidRPr="00D135DD" w:rsidRDefault="004219EF" w:rsidP="004219EF">
      <w:pPr>
        <w:pStyle w:val="ab"/>
        <w:ind w:firstLine="420"/>
        <w:rPr>
          <w:rFonts w:ascii="Times New Roman" w:hAnsi="Times New Roman"/>
        </w:rPr>
      </w:pPr>
      <w:r w:rsidRPr="00D135DD">
        <w:rPr>
          <w:rFonts w:ascii="Times New Roman" w:hAnsi="Times New Roman" w:hint="eastAsia"/>
        </w:rPr>
        <w:t>软件故障包括联网失败、数据读取错误等。后果是系统延宕、崩溃。需专业人员</w:t>
      </w:r>
      <w:r w:rsidRPr="00D135DD">
        <w:rPr>
          <w:rFonts w:ascii="Times New Roman" w:hAnsi="Times New Roman"/>
        </w:rPr>
        <w:t>解决。</w:t>
      </w:r>
    </w:p>
    <w:p w14:paraId="36A2D7C2" w14:textId="4337A763" w:rsidR="004219EF" w:rsidRPr="00D135DD" w:rsidRDefault="004219EF" w:rsidP="00E72285">
      <w:pPr>
        <w:pStyle w:val="ab"/>
        <w:ind w:firstLine="420"/>
        <w:rPr>
          <w:rFonts w:ascii="Times New Roman" w:hAnsi="Times New Roman"/>
        </w:rPr>
      </w:pPr>
      <w:r w:rsidRPr="00D135DD">
        <w:rPr>
          <w:rFonts w:ascii="Times New Roman" w:hAnsi="Times New Roman"/>
        </w:rPr>
        <w:t>2.1.6</w:t>
      </w:r>
      <w:r w:rsidRPr="00D135DD">
        <w:rPr>
          <w:rFonts w:ascii="Times New Roman" w:hAnsi="Times New Roman" w:hint="eastAsia"/>
        </w:rPr>
        <w:t>其他专门要求</w:t>
      </w:r>
    </w:p>
    <w:p w14:paraId="388A3044" w14:textId="0417DAB2" w:rsidR="004219EF" w:rsidRPr="00D135DD" w:rsidRDefault="004219EF">
      <w:pPr>
        <w:pStyle w:val="ab"/>
        <w:ind w:firstLine="420"/>
        <w:rPr>
          <w:rFonts w:ascii="Times New Roman" w:hAnsi="Times New Roman"/>
        </w:rPr>
      </w:pPr>
      <w:r w:rsidRPr="00D135DD">
        <w:rPr>
          <w:rFonts w:ascii="Times New Roman" w:eastAsia="黑体" w:hAnsi="Times New Roman"/>
        </w:rPr>
        <w:t>2.</w:t>
      </w:r>
      <w:r w:rsidRPr="00D135DD">
        <w:rPr>
          <w:rFonts w:ascii="Times New Roman" w:eastAsia="黑体" w:hAnsi="Times New Roman" w:hint="eastAsia"/>
        </w:rPr>
        <w:t>2</w:t>
      </w:r>
      <w:r w:rsidRPr="00D135DD">
        <w:rPr>
          <w:rFonts w:ascii="Times New Roman" w:eastAsia="黑体" w:hAnsi="Times New Roman" w:hint="eastAsia"/>
        </w:rPr>
        <w:t>运行环境</w:t>
      </w:r>
    </w:p>
    <w:p w14:paraId="14907ED7" w14:textId="222D9510" w:rsidR="004219EF" w:rsidRPr="00D135DD" w:rsidRDefault="004219EF" w:rsidP="004219EF">
      <w:pPr>
        <w:pStyle w:val="ab"/>
        <w:ind w:firstLine="420"/>
        <w:rPr>
          <w:rFonts w:ascii="Times New Roman" w:hAnsi="Times New Roman"/>
        </w:rPr>
      </w:pPr>
      <w:r w:rsidRPr="00D135DD">
        <w:rPr>
          <w:rFonts w:ascii="Times New Roman" w:hAnsi="Times New Roman"/>
        </w:rPr>
        <w:t>2.2.1</w:t>
      </w:r>
      <w:r w:rsidRPr="00D135DD">
        <w:rPr>
          <w:rFonts w:ascii="Times New Roman" w:hAnsi="Times New Roman" w:hint="eastAsia"/>
        </w:rPr>
        <w:t>设备</w:t>
      </w:r>
      <w:r w:rsidR="00E101F5">
        <w:rPr>
          <w:rFonts w:ascii="Times New Roman" w:hAnsi="Times New Roman" w:hint="eastAsia"/>
        </w:rPr>
        <w:t>：</w:t>
      </w:r>
      <w:r w:rsidRPr="00D135DD">
        <w:rPr>
          <w:rFonts w:ascii="Times New Roman" w:hAnsi="Times New Roman" w:hint="eastAsia"/>
        </w:rPr>
        <w:t>PC</w:t>
      </w:r>
    </w:p>
    <w:p w14:paraId="7A6D8BAF" w14:textId="77777777" w:rsidR="004219EF" w:rsidRPr="00D135DD" w:rsidRDefault="004219EF" w:rsidP="004219EF">
      <w:pPr>
        <w:pStyle w:val="ab"/>
        <w:ind w:firstLine="420"/>
        <w:rPr>
          <w:rFonts w:ascii="Times New Roman" w:hAnsi="Times New Roman"/>
        </w:rPr>
      </w:pPr>
      <w:r w:rsidRPr="00D135DD">
        <w:rPr>
          <w:rFonts w:ascii="Times New Roman" w:hAnsi="Times New Roman"/>
        </w:rPr>
        <w:t>2.2.2</w:t>
      </w:r>
      <w:r w:rsidRPr="00D135DD">
        <w:rPr>
          <w:rFonts w:ascii="Times New Roman" w:hAnsi="Times New Roman" w:hint="eastAsia"/>
        </w:rPr>
        <w:t>支持软件</w:t>
      </w:r>
    </w:p>
    <w:p w14:paraId="5794BBD9" w14:textId="77777777" w:rsidR="004219EF" w:rsidRPr="00D135DD" w:rsidRDefault="004219EF" w:rsidP="004219EF">
      <w:pPr>
        <w:pStyle w:val="ab"/>
        <w:ind w:firstLine="420"/>
        <w:rPr>
          <w:rFonts w:ascii="Times New Roman" w:hAnsi="Times New Roman"/>
        </w:rPr>
      </w:pPr>
      <w:r w:rsidRPr="00D135DD">
        <w:rPr>
          <w:rFonts w:ascii="Times New Roman" w:hAnsi="Times New Roman" w:hint="eastAsia"/>
        </w:rPr>
        <w:t>Windows</w:t>
      </w:r>
      <w:r w:rsidRPr="00D135DD">
        <w:rPr>
          <w:rFonts w:ascii="Times New Roman" w:hAnsi="Times New Roman"/>
        </w:rPr>
        <w:t xml:space="preserve"> 7</w:t>
      </w:r>
      <w:proofErr w:type="gramStart"/>
      <w:r w:rsidRPr="00D135DD">
        <w:rPr>
          <w:rFonts w:ascii="Times New Roman" w:hAnsi="Times New Roman"/>
        </w:rPr>
        <w:t>,Chrome,Cygwin</w:t>
      </w:r>
      <w:proofErr w:type="gramEnd"/>
    </w:p>
    <w:p w14:paraId="4EC481A3" w14:textId="77777777" w:rsidR="004219EF" w:rsidRPr="00D135DD" w:rsidRDefault="004219EF" w:rsidP="004219EF">
      <w:pPr>
        <w:pStyle w:val="ab"/>
        <w:ind w:firstLine="420"/>
        <w:rPr>
          <w:rFonts w:ascii="Times New Roman" w:hAnsi="Times New Roman"/>
        </w:rPr>
      </w:pPr>
      <w:r w:rsidRPr="00D135DD">
        <w:rPr>
          <w:rFonts w:ascii="Times New Roman" w:hAnsi="Times New Roman"/>
        </w:rPr>
        <w:t>2.2.3</w:t>
      </w:r>
      <w:r w:rsidRPr="00D135DD">
        <w:rPr>
          <w:rFonts w:ascii="Times New Roman" w:hAnsi="Times New Roman" w:hint="eastAsia"/>
        </w:rPr>
        <w:t>接口</w:t>
      </w:r>
    </w:p>
    <w:p w14:paraId="63AE27F3" w14:textId="77777777" w:rsidR="004219EF" w:rsidRPr="00D135DD" w:rsidRDefault="004219EF" w:rsidP="004219EF">
      <w:pPr>
        <w:pStyle w:val="ab"/>
        <w:ind w:firstLine="420"/>
        <w:rPr>
          <w:rFonts w:ascii="Times New Roman" w:hAnsi="Times New Roman"/>
        </w:rPr>
      </w:pPr>
      <w:r w:rsidRPr="00D135DD">
        <w:rPr>
          <w:rFonts w:ascii="Times New Roman" w:hAnsi="Times New Roman" w:hint="eastAsia"/>
        </w:rPr>
        <w:t xml:space="preserve">Nginx </w:t>
      </w:r>
      <w:r w:rsidRPr="00D135DD">
        <w:rPr>
          <w:rFonts w:ascii="Times New Roman" w:hAnsi="Times New Roman" w:hint="eastAsia"/>
        </w:rPr>
        <w:t>模块开发接口</w:t>
      </w:r>
      <w:r w:rsidRPr="00D135DD">
        <w:rPr>
          <w:rFonts w:ascii="Times New Roman" w:hAnsi="Times New Roman"/>
        </w:rPr>
        <w:t>。</w:t>
      </w:r>
    </w:p>
    <w:p w14:paraId="2B3F7809" w14:textId="77777777" w:rsidR="004219EF" w:rsidRPr="00D135DD" w:rsidRDefault="004219EF" w:rsidP="004219EF">
      <w:pPr>
        <w:pStyle w:val="ab"/>
        <w:ind w:firstLine="420"/>
        <w:rPr>
          <w:rFonts w:ascii="Times New Roman" w:hAnsi="Times New Roman"/>
        </w:rPr>
      </w:pPr>
      <w:r w:rsidRPr="00D135DD">
        <w:rPr>
          <w:rFonts w:ascii="Times New Roman" w:hAnsi="Times New Roman" w:hint="eastAsia"/>
        </w:rPr>
        <w:t>Chrome</w:t>
      </w:r>
      <w:r w:rsidRPr="00D135DD">
        <w:rPr>
          <w:rFonts w:ascii="Times New Roman" w:hAnsi="Times New Roman"/>
        </w:rPr>
        <w:t xml:space="preserve"> </w:t>
      </w:r>
      <w:r w:rsidRPr="00D135DD">
        <w:rPr>
          <w:rFonts w:ascii="Times New Roman" w:hAnsi="Times New Roman" w:hint="eastAsia"/>
        </w:rPr>
        <w:t>扩展</w:t>
      </w:r>
      <w:r w:rsidRPr="00D135DD">
        <w:rPr>
          <w:rFonts w:ascii="Times New Roman" w:hAnsi="Times New Roman"/>
        </w:rPr>
        <w:t>开发接口</w:t>
      </w:r>
      <w:r w:rsidRPr="00D135DD">
        <w:rPr>
          <w:rFonts w:ascii="Times New Roman" w:hAnsi="Times New Roman" w:hint="eastAsia"/>
        </w:rPr>
        <w:t>。</w:t>
      </w:r>
    </w:p>
    <w:p w14:paraId="3CECB42E" w14:textId="77777777" w:rsidR="004219EF" w:rsidRPr="00D135DD" w:rsidRDefault="004219EF" w:rsidP="004219EF">
      <w:pPr>
        <w:pStyle w:val="ab"/>
        <w:ind w:firstLine="420"/>
        <w:rPr>
          <w:rFonts w:ascii="Times New Roman" w:hAnsi="Times New Roman"/>
        </w:rPr>
      </w:pPr>
      <w:r w:rsidRPr="00D135DD">
        <w:rPr>
          <w:rFonts w:ascii="Times New Roman" w:hAnsi="Times New Roman"/>
        </w:rPr>
        <w:t>2.2.4</w:t>
      </w:r>
      <w:r w:rsidRPr="00D135DD">
        <w:rPr>
          <w:rFonts w:ascii="Times New Roman" w:hAnsi="Times New Roman" w:hint="eastAsia"/>
        </w:rPr>
        <w:t>控制</w:t>
      </w:r>
    </w:p>
    <w:p w14:paraId="5FC92A6A" w14:textId="49BC5BB5" w:rsidR="004219EF" w:rsidRPr="00D135DD" w:rsidRDefault="004219EF" w:rsidP="004219EF">
      <w:pPr>
        <w:pStyle w:val="ab"/>
        <w:ind w:firstLine="420"/>
        <w:rPr>
          <w:rFonts w:ascii="Times New Roman" w:hAnsi="Times New Roman"/>
        </w:rPr>
      </w:pPr>
      <w:r w:rsidRPr="00D135DD">
        <w:rPr>
          <w:rFonts w:ascii="Times New Roman" w:hAnsi="Times New Roman" w:hint="eastAsia"/>
        </w:rPr>
        <w:t>开发人员</w:t>
      </w:r>
      <w:r w:rsidRPr="00D135DD">
        <w:rPr>
          <w:rFonts w:ascii="Times New Roman" w:hAnsi="Times New Roman"/>
        </w:rPr>
        <w:t>决定</w:t>
      </w:r>
    </w:p>
    <w:p w14:paraId="436D1F51" w14:textId="77777777" w:rsidR="004219EF" w:rsidRPr="00D135DD" w:rsidRDefault="004219EF" w:rsidP="004219EF">
      <w:pPr>
        <w:pStyle w:val="ab"/>
        <w:ind w:firstLine="420"/>
        <w:rPr>
          <w:rFonts w:ascii="Times New Roman" w:hAnsi="Times New Roman"/>
        </w:rPr>
      </w:pPr>
    </w:p>
    <w:p w14:paraId="4888948E" w14:textId="78EAE1AE" w:rsidR="004219EF" w:rsidRPr="00D135DD" w:rsidRDefault="004219EF" w:rsidP="004219EF">
      <w:pPr>
        <w:pStyle w:val="ab"/>
        <w:ind w:firstLine="420"/>
        <w:rPr>
          <w:rFonts w:ascii="Times New Roman" w:hAnsi="Times New Roman"/>
        </w:rPr>
      </w:pPr>
      <w:r w:rsidRPr="00D135DD">
        <w:rPr>
          <w:rFonts w:ascii="Times New Roman" w:eastAsia="黑体" w:hAnsi="Times New Roman" w:hint="eastAsia"/>
        </w:rPr>
        <w:t>2</w:t>
      </w:r>
      <w:r w:rsidRPr="00D135DD">
        <w:rPr>
          <w:rFonts w:ascii="Times New Roman" w:eastAsia="黑体" w:hAnsi="Times New Roman"/>
        </w:rPr>
        <w:t>.</w:t>
      </w:r>
      <w:r w:rsidRPr="00D135DD">
        <w:rPr>
          <w:rFonts w:ascii="Times New Roman" w:eastAsia="黑体" w:hAnsi="Times New Roman" w:hint="eastAsia"/>
        </w:rPr>
        <w:t>3</w:t>
      </w:r>
      <w:r w:rsidRPr="00D135DD">
        <w:rPr>
          <w:rFonts w:ascii="Times New Roman" w:eastAsia="黑体" w:hAnsi="Times New Roman" w:hint="eastAsia"/>
        </w:rPr>
        <w:t>基本设计概念和处理流程</w:t>
      </w:r>
    </w:p>
    <w:p w14:paraId="3AB7EEB7" w14:textId="77777777" w:rsidR="004219EF" w:rsidRPr="00D135DD" w:rsidRDefault="004219EF" w:rsidP="004219EF">
      <w:pPr>
        <w:pStyle w:val="ab"/>
        <w:ind w:firstLine="420"/>
        <w:rPr>
          <w:rFonts w:ascii="Times New Roman" w:hAnsi="Times New Roman"/>
        </w:rPr>
      </w:pPr>
      <w:r w:rsidRPr="00D135DD">
        <w:rPr>
          <w:rFonts w:ascii="Times New Roman" w:hAnsi="Times New Roman" w:hint="eastAsia"/>
        </w:rPr>
        <w:t>2.4</w:t>
      </w:r>
      <w:r w:rsidRPr="00D135DD">
        <w:rPr>
          <w:rFonts w:ascii="Times New Roman" w:hAnsi="Times New Roman" w:hint="eastAsia"/>
        </w:rPr>
        <w:t>结构</w:t>
      </w:r>
    </w:p>
    <w:p w14:paraId="51F342FA" w14:textId="77777777" w:rsidR="008B0B6F" w:rsidRPr="00D135DD" w:rsidRDefault="004219EF" w:rsidP="008B0B6F">
      <w:pPr>
        <w:pStyle w:val="ab"/>
        <w:keepNext/>
        <w:ind w:firstLine="420"/>
        <w:jc w:val="center"/>
        <w:rPr>
          <w:rFonts w:ascii="Times New Roman" w:hAnsi="Times New Roman"/>
        </w:rPr>
      </w:pPr>
      <w:r w:rsidRPr="00D135DD">
        <w:rPr>
          <w:rFonts w:ascii="Times New Roman" w:hAnsi="Times New Roman"/>
          <w:noProof/>
        </w:rPr>
        <w:drawing>
          <wp:inline distT="0" distB="0" distL="0" distR="0" wp14:anchorId="15C0C3E2" wp14:editId="417FA5D8">
            <wp:extent cx="3240000" cy="2145600"/>
            <wp:effectExtent l="0" t="0" r="0" b="7620"/>
            <wp:docPr id="4" name="图片 4" descr="C:\Users\shao\Desktop\论文初稿\系统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o\Desktop\论文初稿\系统架构.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0000" cy="2145600"/>
                    </a:xfrm>
                    <a:prstGeom prst="rect">
                      <a:avLst/>
                    </a:prstGeom>
                    <a:noFill/>
                    <a:ln>
                      <a:noFill/>
                    </a:ln>
                  </pic:spPr>
                </pic:pic>
              </a:graphicData>
            </a:graphic>
          </wp:inline>
        </w:drawing>
      </w:r>
    </w:p>
    <w:p w14:paraId="3D4DC83C" w14:textId="6E8C7609" w:rsidR="004219EF" w:rsidRPr="00D135DD" w:rsidRDefault="008B0B6F" w:rsidP="008B0B6F">
      <w:pPr>
        <w:pStyle w:val="af0"/>
        <w:ind w:firstLine="400"/>
        <w:jc w:val="center"/>
        <w:rPr>
          <w:rFonts w:ascii="Times New Roman" w:hAnsi="Times New Roman"/>
        </w:rPr>
      </w:pPr>
      <w:r w:rsidRPr="00D135DD">
        <w:rPr>
          <w:rFonts w:ascii="Times New Roman" w:hAnsi="Times New Roman" w:hint="eastAsia"/>
        </w:rPr>
        <w:t>图</w:t>
      </w:r>
      <w:r w:rsidRPr="00D135DD">
        <w:rPr>
          <w:rFonts w:ascii="Times New Roman" w:hAnsi="Times New Roman" w:hint="eastAsia"/>
        </w:rPr>
        <w:t xml:space="preserve">6- </w:t>
      </w:r>
      <w:r w:rsidRPr="00D135DD">
        <w:rPr>
          <w:rFonts w:ascii="Times New Roman" w:hAnsi="Times New Roman"/>
        </w:rPr>
        <w:fldChar w:fldCharType="begin"/>
      </w:r>
      <w:r w:rsidRPr="00D135DD">
        <w:rPr>
          <w:rFonts w:ascii="Times New Roman" w:hAnsi="Times New Roman"/>
        </w:rPr>
        <w:instrText xml:space="preserve"> </w:instrText>
      </w:r>
      <w:r w:rsidRPr="00D135DD">
        <w:rPr>
          <w:rFonts w:ascii="Times New Roman" w:hAnsi="Times New Roman" w:hint="eastAsia"/>
        </w:rPr>
        <w:instrText xml:space="preserve">SEQ </w:instrText>
      </w:r>
      <w:r w:rsidRPr="00D135DD">
        <w:rPr>
          <w:rFonts w:ascii="Times New Roman" w:hAnsi="Times New Roman" w:hint="eastAsia"/>
        </w:rPr>
        <w:instrText>图</w:instrText>
      </w:r>
      <w:r w:rsidRPr="00D135DD">
        <w:rPr>
          <w:rFonts w:ascii="Times New Roman" w:hAnsi="Times New Roman" w:hint="eastAsia"/>
        </w:rPr>
        <w:instrText>6- \* ARABIC</w:instrText>
      </w:r>
      <w:r w:rsidRPr="00D135DD">
        <w:rPr>
          <w:rFonts w:ascii="Times New Roman" w:hAnsi="Times New Roman"/>
        </w:rPr>
        <w:instrText xml:space="preserve"> </w:instrText>
      </w:r>
      <w:r w:rsidRPr="00D135DD">
        <w:rPr>
          <w:rFonts w:ascii="Times New Roman" w:hAnsi="Times New Roman"/>
        </w:rPr>
        <w:fldChar w:fldCharType="separate"/>
      </w:r>
      <w:r w:rsidRPr="00D135DD">
        <w:rPr>
          <w:rFonts w:ascii="Times New Roman" w:hAnsi="Times New Roman"/>
          <w:noProof/>
        </w:rPr>
        <w:t>13</w:t>
      </w:r>
      <w:r w:rsidRPr="00D135DD">
        <w:rPr>
          <w:rFonts w:ascii="Times New Roman" w:hAnsi="Times New Roman"/>
        </w:rPr>
        <w:fldChar w:fldCharType="end"/>
      </w:r>
      <w:r w:rsidRPr="00D135DD">
        <w:rPr>
          <w:rFonts w:ascii="Times New Roman" w:hAnsi="Times New Roman"/>
        </w:rPr>
        <w:t xml:space="preserve"> </w:t>
      </w:r>
      <w:r w:rsidRPr="00D135DD">
        <w:rPr>
          <w:rFonts w:ascii="Times New Roman" w:hAnsi="Times New Roman" w:hint="eastAsia"/>
        </w:rPr>
        <w:t>系统开发</w:t>
      </w:r>
      <w:r w:rsidRPr="00D135DD">
        <w:rPr>
          <w:rFonts w:ascii="Times New Roman" w:hAnsi="Times New Roman"/>
        </w:rPr>
        <w:t>模块分布图</w:t>
      </w:r>
    </w:p>
    <w:p w14:paraId="6C0772E5" w14:textId="77777777" w:rsidR="004219EF" w:rsidRPr="00D135DD" w:rsidRDefault="004219EF" w:rsidP="004219EF">
      <w:pPr>
        <w:pStyle w:val="ab"/>
        <w:ind w:firstLine="420"/>
        <w:rPr>
          <w:rFonts w:ascii="Times New Roman" w:hAnsi="Times New Roman"/>
        </w:rPr>
      </w:pPr>
    </w:p>
    <w:p w14:paraId="74CFB7DF" w14:textId="77777777" w:rsidR="004219EF" w:rsidRPr="00D135DD" w:rsidRDefault="004219EF" w:rsidP="004219EF">
      <w:pPr>
        <w:pStyle w:val="ab"/>
        <w:ind w:firstLine="420"/>
        <w:rPr>
          <w:rFonts w:ascii="Times New Roman" w:eastAsia="黑体" w:hAnsi="Times New Roman"/>
        </w:rPr>
      </w:pPr>
      <w:r w:rsidRPr="00D135DD">
        <w:rPr>
          <w:rFonts w:ascii="Times New Roman" w:eastAsia="黑体" w:hAnsi="Times New Roman" w:hint="eastAsia"/>
        </w:rPr>
        <w:t>2.5</w:t>
      </w:r>
      <w:r w:rsidRPr="00D135DD">
        <w:rPr>
          <w:rFonts w:ascii="Times New Roman" w:eastAsia="黑体" w:hAnsi="Times New Roman" w:hint="eastAsia"/>
        </w:rPr>
        <w:t>功能需求与系统模块的关系</w:t>
      </w:r>
    </w:p>
    <w:p w14:paraId="5FCDC971" w14:textId="77777777" w:rsidR="004219EF" w:rsidRPr="00D135DD" w:rsidRDefault="004219EF" w:rsidP="004219EF">
      <w:pPr>
        <w:pStyle w:val="ab"/>
        <w:ind w:firstLine="420"/>
        <w:rPr>
          <w:rFonts w:ascii="Times New Roman" w:hAnsi="Times New Roman"/>
        </w:rPr>
      </w:pPr>
      <w:r w:rsidRPr="00D135DD">
        <w:rPr>
          <w:rFonts w:ascii="Times New Roman" w:hAnsi="Times New Roman" w:hint="eastAsia"/>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704"/>
        <w:gridCol w:w="1704"/>
      </w:tblGrid>
      <w:tr w:rsidR="004219EF" w:rsidRPr="00D135DD" w14:paraId="7E38A8DE" w14:textId="77777777" w:rsidTr="00CD5E67">
        <w:trPr>
          <w:jc w:val="center"/>
        </w:trPr>
        <w:tc>
          <w:tcPr>
            <w:tcW w:w="1704" w:type="dxa"/>
          </w:tcPr>
          <w:p w14:paraId="74B5CF63" w14:textId="77777777" w:rsidR="004219EF" w:rsidRPr="00D135DD" w:rsidRDefault="004219EF" w:rsidP="00CD5E67">
            <w:pPr>
              <w:pStyle w:val="ab"/>
              <w:ind w:firstLine="420"/>
              <w:rPr>
                <w:rFonts w:ascii="Times New Roman" w:hAnsi="Times New Roman"/>
              </w:rPr>
            </w:pPr>
          </w:p>
        </w:tc>
        <w:tc>
          <w:tcPr>
            <w:tcW w:w="1704" w:type="dxa"/>
          </w:tcPr>
          <w:p w14:paraId="7DE1F2E9" w14:textId="77777777" w:rsidR="004219EF" w:rsidRPr="00D135DD" w:rsidRDefault="004219EF" w:rsidP="00CD5E67">
            <w:pPr>
              <w:pStyle w:val="ab"/>
              <w:ind w:firstLine="420"/>
              <w:rPr>
                <w:rFonts w:ascii="Times New Roman" w:hAnsi="Times New Roman"/>
              </w:rPr>
            </w:pPr>
            <w:r w:rsidRPr="00D135DD">
              <w:rPr>
                <w:rFonts w:ascii="Times New Roman" w:hAnsi="Times New Roman"/>
              </w:rPr>
              <w:t>Nginx</w:t>
            </w:r>
            <w:r w:rsidRPr="00D135DD">
              <w:rPr>
                <w:rFonts w:ascii="Times New Roman" w:hAnsi="Times New Roman" w:hint="eastAsia"/>
              </w:rPr>
              <w:t>模块开发</w:t>
            </w:r>
          </w:p>
        </w:tc>
        <w:tc>
          <w:tcPr>
            <w:tcW w:w="1704" w:type="dxa"/>
          </w:tcPr>
          <w:p w14:paraId="6030CEDA" w14:textId="77777777" w:rsidR="004219EF" w:rsidRPr="00D135DD" w:rsidRDefault="004219EF" w:rsidP="00CD5E67">
            <w:pPr>
              <w:pStyle w:val="ab"/>
              <w:ind w:firstLine="420"/>
              <w:rPr>
                <w:rFonts w:ascii="Times New Roman" w:hAnsi="Times New Roman"/>
              </w:rPr>
            </w:pPr>
            <w:r w:rsidRPr="00D135DD">
              <w:rPr>
                <w:rFonts w:ascii="Times New Roman" w:hAnsi="Times New Roman" w:hint="eastAsia"/>
              </w:rPr>
              <w:t>动态</w:t>
            </w:r>
            <w:r w:rsidRPr="00D135DD">
              <w:rPr>
                <w:rFonts w:ascii="Times New Roman" w:hAnsi="Times New Roman"/>
              </w:rPr>
              <w:t>ID</w:t>
            </w:r>
            <w:r w:rsidRPr="00D135DD">
              <w:rPr>
                <w:rFonts w:ascii="Times New Roman" w:hAnsi="Times New Roman"/>
              </w:rPr>
              <w:t>模块</w:t>
            </w:r>
          </w:p>
        </w:tc>
        <w:tc>
          <w:tcPr>
            <w:tcW w:w="1704" w:type="dxa"/>
          </w:tcPr>
          <w:p w14:paraId="4B7C64ED" w14:textId="77777777" w:rsidR="004219EF" w:rsidRPr="00D135DD" w:rsidRDefault="004219EF" w:rsidP="00CD5E67">
            <w:pPr>
              <w:pStyle w:val="ab"/>
              <w:ind w:firstLine="420"/>
              <w:rPr>
                <w:rFonts w:ascii="Times New Roman" w:hAnsi="Times New Roman"/>
              </w:rPr>
            </w:pPr>
            <w:r w:rsidRPr="00D135DD">
              <w:rPr>
                <w:rFonts w:ascii="Times New Roman" w:hAnsi="Times New Roman" w:hint="eastAsia"/>
              </w:rPr>
              <w:t>代码混淆</w:t>
            </w:r>
          </w:p>
        </w:tc>
      </w:tr>
      <w:tr w:rsidR="004219EF" w:rsidRPr="00D135DD" w14:paraId="069BA0CB" w14:textId="77777777" w:rsidTr="00CD5E67">
        <w:trPr>
          <w:jc w:val="center"/>
        </w:trPr>
        <w:tc>
          <w:tcPr>
            <w:tcW w:w="1704" w:type="dxa"/>
          </w:tcPr>
          <w:p w14:paraId="5EB34582" w14:textId="77777777" w:rsidR="004219EF" w:rsidRPr="00D135DD" w:rsidRDefault="004219EF" w:rsidP="00CD5E67">
            <w:pPr>
              <w:pStyle w:val="ab"/>
              <w:ind w:firstLine="420"/>
              <w:rPr>
                <w:rFonts w:ascii="Times New Roman" w:hAnsi="Times New Roman"/>
              </w:rPr>
            </w:pPr>
            <w:r w:rsidRPr="00D135DD">
              <w:rPr>
                <w:rFonts w:ascii="Times New Roman" w:hAnsi="Times New Roman" w:hint="eastAsia"/>
              </w:rPr>
              <w:t>过滤</w:t>
            </w:r>
            <w:r w:rsidRPr="00D135DD">
              <w:rPr>
                <w:rFonts w:ascii="Times New Roman" w:hAnsi="Times New Roman"/>
              </w:rPr>
              <w:t>自动化攻击</w:t>
            </w:r>
          </w:p>
        </w:tc>
        <w:tc>
          <w:tcPr>
            <w:tcW w:w="1704" w:type="dxa"/>
          </w:tcPr>
          <w:p w14:paraId="1E7E659E" w14:textId="77777777" w:rsidR="004219EF" w:rsidRPr="00D135DD" w:rsidRDefault="004219EF" w:rsidP="00CD5E67">
            <w:pPr>
              <w:pStyle w:val="ab"/>
              <w:ind w:firstLine="420"/>
              <w:rPr>
                <w:rFonts w:ascii="Times New Roman" w:hAnsi="Times New Roman"/>
              </w:rPr>
            </w:pPr>
            <w:r w:rsidRPr="00D135DD">
              <w:rPr>
                <w:rFonts w:ascii="Times New Roman" w:hAnsi="Times New Roman" w:hint="eastAsia"/>
              </w:rPr>
              <w:t>√</w:t>
            </w:r>
          </w:p>
        </w:tc>
        <w:tc>
          <w:tcPr>
            <w:tcW w:w="1704" w:type="dxa"/>
          </w:tcPr>
          <w:p w14:paraId="720D2C9F" w14:textId="77777777" w:rsidR="004219EF" w:rsidRPr="00D135DD" w:rsidRDefault="004219EF" w:rsidP="00CD5E67">
            <w:pPr>
              <w:pStyle w:val="ab"/>
              <w:ind w:firstLine="420"/>
              <w:rPr>
                <w:rFonts w:ascii="Times New Roman" w:hAnsi="Times New Roman"/>
              </w:rPr>
            </w:pPr>
            <w:r w:rsidRPr="00D135DD">
              <w:rPr>
                <w:rFonts w:ascii="Times New Roman" w:hAnsi="Times New Roman" w:hint="eastAsia"/>
              </w:rPr>
              <w:t>√</w:t>
            </w:r>
          </w:p>
        </w:tc>
        <w:tc>
          <w:tcPr>
            <w:tcW w:w="1704" w:type="dxa"/>
          </w:tcPr>
          <w:p w14:paraId="7E75C1E0" w14:textId="77777777" w:rsidR="004219EF" w:rsidRPr="00D135DD" w:rsidRDefault="004219EF" w:rsidP="00CD5E67">
            <w:pPr>
              <w:pStyle w:val="ab"/>
              <w:ind w:firstLine="420"/>
              <w:rPr>
                <w:rFonts w:ascii="Times New Roman" w:hAnsi="Times New Roman"/>
              </w:rPr>
            </w:pPr>
          </w:p>
        </w:tc>
      </w:tr>
      <w:tr w:rsidR="004219EF" w:rsidRPr="00D135DD" w14:paraId="096A049C" w14:textId="77777777" w:rsidTr="00CD5E67">
        <w:trPr>
          <w:jc w:val="center"/>
        </w:trPr>
        <w:tc>
          <w:tcPr>
            <w:tcW w:w="1704" w:type="dxa"/>
          </w:tcPr>
          <w:p w14:paraId="1B744D50" w14:textId="77777777" w:rsidR="004219EF" w:rsidRPr="00D135DD" w:rsidRDefault="004219EF" w:rsidP="00CD5E67">
            <w:pPr>
              <w:pStyle w:val="ab"/>
              <w:ind w:firstLine="420"/>
              <w:rPr>
                <w:rFonts w:ascii="Times New Roman" w:hAnsi="Times New Roman"/>
              </w:rPr>
            </w:pPr>
            <w:r w:rsidRPr="00D135DD">
              <w:rPr>
                <w:rFonts w:ascii="Times New Roman" w:hAnsi="Times New Roman" w:hint="eastAsia"/>
              </w:rPr>
              <w:t>代码保护</w:t>
            </w:r>
          </w:p>
        </w:tc>
        <w:tc>
          <w:tcPr>
            <w:tcW w:w="1704" w:type="dxa"/>
          </w:tcPr>
          <w:p w14:paraId="57C6A711" w14:textId="77777777" w:rsidR="004219EF" w:rsidRPr="00D135DD" w:rsidRDefault="004219EF" w:rsidP="00CD5E67">
            <w:pPr>
              <w:pStyle w:val="ab"/>
              <w:ind w:firstLine="420"/>
              <w:rPr>
                <w:rFonts w:ascii="Times New Roman" w:hAnsi="Times New Roman"/>
              </w:rPr>
            </w:pPr>
            <w:r w:rsidRPr="00D135DD">
              <w:rPr>
                <w:rFonts w:ascii="Times New Roman" w:hAnsi="Times New Roman" w:hint="eastAsia"/>
              </w:rPr>
              <w:t>√</w:t>
            </w:r>
          </w:p>
        </w:tc>
        <w:tc>
          <w:tcPr>
            <w:tcW w:w="1704" w:type="dxa"/>
          </w:tcPr>
          <w:p w14:paraId="7B040912" w14:textId="77777777" w:rsidR="004219EF" w:rsidRPr="00D135DD" w:rsidRDefault="004219EF" w:rsidP="00CD5E67">
            <w:pPr>
              <w:pStyle w:val="ab"/>
              <w:ind w:firstLine="420"/>
              <w:rPr>
                <w:rFonts w:ascii="Times New Roman" w:hAnsi="Times New Roman"/>
              </w:rPr>
            </w:pPr>
          </w:p>
        </w:tc>
        <w:tc>
          <w:tcPr>
            <w:tcW w:w="1704" w:type="dxa"/>
          </w:tcPr>
          <w:p w14:paraId="64DCE5D5" w14:textId="77777777" w:rsidR="004219EF" w:rsidRPr="00D135DD" w:rsidRDefault="004219EF" w:rsidP="00CD5E67">
            <w:pPr>
              <w:pStyle w:val="ab"/>
              <w:ind w:firstLine="420"/>
              <w:rPr>
                <w:rFonts w:ascii="Times New Roman" w:hAnsi="Times New Roman"/>
              </w:rPr>
            </w:pPr>
            <w:r w:rsidRPr="00D135DD">
              <w:rPr>
                <w:rFonts w:ascii="Times New Roman" w:hAnsi="Times New Roman" w:hint="eastAsia"/>
              </w:rPr>
              <w:t>√</w:t>
            </w:r>
          </w:p>
        </w:tc>
      </w:tr>
    </w:tbl>
    <w:p w14:paraId="433F7B2F" w14:textId="77777777" w:rsidR="004219EF" w:rsidRPr="00D135DD" w:rsidRDefault="004219EF" w:rsidP="004219EF">
      <w:pPr>
        <w:pStyle w:val="ab"/>
        <w:ind w:firstLine="420"/>
        <w:rPr>
          <w:rFonts w:ascii="Times New Roman" w:hAnsi="Times New Roman"/>
        </w:rPr>
      </w:pPr>
    </w:p>
    <w:p w14:paraId="7565A1D9" w14:textId="77777777" w:rsidR="004219EF" w:rsidRPr="00D135DD" w:rsidRDefault="004219EF" w:rsidP="004219EF">
      <w:pPr>
        <w:pStyle w:val="ab"/>
        <w:ind w:firstLine="420"/>
        <w:rPr>
          <w:rFonts w:ascii="Times New Roman" w:eastAsia="黑体" w:hAnsi="Times New Roman"/>
        </w:rPr>
      </w:pPr>
      <w:r w:rsidRPr="00D135DD">
        <w:rPr>
          <w:rFonts w:ascii="Times New Roman" w:eastAsia="黑体" w:hAnsi="Times New Roman" w:hint="eastAsia"/>
        </w:rPr>
        <w:t>2.6</w:t>
      </w:r>
      <w:r w:rsidRPr="00D135DD">
        <w:rPr>
          <w:rFonts w:ascii="Times New Roman" w:eastAsia="黑体" w:hAnsi="Times New Roman" w:hint="eastAsia"/>
        </w:rPr>
        <w:t>人工处理过程</w:t>
      </w:r>
    </w:p>
    <w:p w14:paraId="0D886144" w14:textId="65E0D3C8" w:rsidR="004219EF" w:rsidRPr="00D135DD" w:rsidRDefault="004219EF">
      <w:pPr>
        <w:pStyle w:val="ab"/>
        <w:ind w:firstLine="420"/>
        <w:rPr>
          <w:rFonts w:ascii="Times New Roman" w:hAnsi="Times New Roman"/>
        </w:rPr>
      </w:pPr>
      <w:r w:rsidRPr="00D135DD">
        <w:rPr>
          <w:rFonts w:ascii="Times New Roman" w:hAnsi="Times New Roman" w:hint="eastAsia"/>
        </w:rPr>
        <w:t>混淆</w:t>
      </w:r>
      <w:r w:rsidRPr="00D135DD">
        <w:rPr>
          <w:rFonts w:ascii="Times New Roman" w:hAnsi="Times New Roman"/>
        </w:rPr>
        <w:t>程序所在的磁盘位置设置需要手动</w:t>
      </w:r>
    </w:p>
    <w:p w14:paraId="440834E3" w14:textId="77777777" w:rsidR="004219EF" w:rsidRPr="00D135DD" w:rsidRDefault="004219EF" w:rsidP="004219EF">
      <w:pPr>
        <w:pStyle w:val="ab"/>
        <w:ind w:firstLine="420"/>
        <w:rPr>
          <w:rFonts w:ascii="Times New Roman" w:eastAsia="黑体" w:hAnsi="Times New Roman"/>
        </w:rPr>
      </w:pPr>
      <w:r w:rsidRPr="00D135DD">
        <w:rPr>
          <w:rFonts w:ascii="Times New Roman" w:eastAsia="黑体" w:hAnsi="Times New Roman" w:hint="eastAsia"/>
        </w:rPr>
        <w:t>2</w:t>
      </w:r>
      <w:r w:rsidRPr="00D135DD">
        <w:rPr>
          <w:rFonts w:ascii="Times New Roman" w:eastAsia="黑体" w:hAnsi="Times New Roman"/>
        </w:rPr>
        <w:t>.</w:t>
      </w:r>
      <w:r w:rsidRPr="00D135DD">
        <w:rPr>
          <w:rFonts w:ascii="Times New Roman" w:eastAsia="黑体" w:hAnsi="Times New Roman" w:hint="eastAsia"/>
        </w:rPr>
        <w:t>7</w:t>
      </w:r>
      <w:r w:rsidRPr="00D135DD">
        <w:rPr>
          <w:rFonts w:ascii="Times New Roman" w:eastAsia="黑体" w:hAnsi="Times New Roman" w:hint="eastAsia"/>
        </w:rPr>
        <w:t>尚未解决的问题</w:t>
      </w:r>
    </w:p>
    <w:p w14:paraId="325E593D" w14:textId="40AD0F2E" w:rsidR="004219EF" w:rsidRPr="00D135DD" w:rsidRDefault="004219EF">
      <w:pPr>
        <w:pStyle w:val="ab"/>
        <w:ind w:firstLine="420"/>
        <w:rPr>
          <w:rFonts w:ascii="Times New Roman" w:hAnsi="Times New Roman"/>
        </w:rPr>
      </w:pPr>
      <w:r w:rsidRPr="00D135DD">
        <w:rPr>
          <w:rFonts w:ascii="Times New Roman" w:hAnsi="Times New Roman" w:hint="eastAsia"/>
        </w:rPr>
        <w:t>具体的</w:t>
      </w:r>
      <w:r w:rsidRPr="00D135DD">
        <w:rPr>
          <w:rFonts w:ascii="Times New Roman" w:hAnsi="Times New Roman"/>
        </w:rPr>
        <w:t>混淆算法。</w:t>
      </w:r>
    </w:p>
    <w:p w14:paraId="689236D3" w14:textId="77777777" w:rsidR="004219EF" w:rsidRPr="00D135DD" w:rsidRDefault="004219EF" w:rsidP="00CD5E67">
      <w:pPr>
        <w:pStyle w:val="3"/>
        <w:ind w:firstLine="643"/>
        <w:rPr>
          <w:rFonts w:eastAsia="楷体_GB2312"/>
        </w:rPr>
      </w:pPr>
      <w:r w:rsidRPr="00D135DD">
        <w:rPr>
          <w:rFonts w:eastAsia="楷体_GB2312" w:hint="eastAsia"/>
        </w:rPr>
        <w:t>3</w:t>
      </w:r>
      <w:r w:rsidRPr="00D135DD">
        <w:rPr>
          <w:rFonts w:eastAsia="楷体_GB2312" w:hint="eastAsia"/>
        </w:rPr>
        <w:t>．接口设计</w:t>
      </w:r>
    </w:p>
    <w:p w14:paraId="6D9330FB" w14:textId="1D44B696" w:rsidR="004219EF" w:rsidRPr="00D135DD" w:rsidRDefault="004219EF">
      <w:pPr>
        <w:pStyle w:val="ab"/>
        <w:ind w:firstLine="420"/>
        <w:rPr>
          <w:rFonts w:ascii="Times New Roman" w:hAnsi="Times New Roman"/>
        </w:rPr>
      </w:pPr>
      <w:r w:rsidRPr="00D135DD">
        <w:rPr>
          <w:rFonts w:ascii="Times New Roman" w:eastAsia="黑体" w:hAnsi="Times New Roman"/>
        </w:rPr>
        <w:t>3.</w:t>
      </w:r>
      <w:r w:rsidRPr="00D135DD">
        <w:rPr>
          <w:rFonts w:ascii="Times New Roman" w:eastAsia="黑体" w:hAnsi="Times New Roman" w:hint="eastAsia"/>
        </w:rPr>
        <w:t>1</w:t>
      </w:r>
      <w:r w:rsidRPr="00D135DD">
        <w:rPr>
          <w:rFonts w:ascii="Times New Roman" w:eastAsia="黑体" w:hAnsi="Times New Roman" w:hint="eastAsia"/>
        </w:rPr>
        <w:t>用户接口</w:t>
      </w:r>
    </w:p>
    <w:p w14:paraId="42CB0E5C" w14:textId="77777777" w:rsidR="004219EF" w:rsidRPr="00D135DD" w:rsidRDefault="004219EF" w:rsidP="004219EF">
      <w:pPr>
        <w:pStyle w:val="ab"/>
        <w:ind w:firstLine="420"/>
        <w:rPr>
          <w:rFonts w:ascii="Times New Roman" w:hAnsi="Times New Roman"/>
        </w:rPr>
      </w:pPr>
      <w:r w:rsidRPr="00D135DD">
        <w:rPr>
          <w:rFonts w:ascii="Times New Roman" w:hAnsi="Times New Roman"/>
        </w:rPr>
        <w:t>Pattern</w:t>
      </w:r>
    </w:p>
    <w:p w14:paraId="02F2BEF6" w14:textId="77777777" w:rsidR="004219EF" w:rsidRPr="00D135DD" w:rsidRDefault="004219EF" w:rsidP="004219EF">
      <w:pPr>
        <w:pStyle w:val="ab"/>
        <w:ind w:firstLine="420"/>
        <w:rPr>
          <w:rFonts w:ascii="Times New Roman" w:hAnsi="Times New Roman"/>
        </w:rPr>
      </w:pPr>
      <w:r w:rsidRPr="00D135DD">
        <w:rPr>
          <w:rFonts w:ascii="Times New Roman" w:hAnsi="Times New Roman"/>
        </w:rPr>
        <w:t>Ipslab</w:t>
      </w:r>
    </w:p>
    <w:p w14:paraId="1E12E92D" w14:textId="77777777" w:rsidR="004219EF" w:rsidRPr="00D135DD" w:rsidRDefault="004219EF" w:rsidP="004219EF">
      <w:pPr>
        <w:pStyle w:val="ab"/>
        <w:ind w:firstLine="420"/>
        <w:rPr>
          <w:rFonts w:ascii="Times New Roman" w:eastAsia="黑体" w:hAnsi="Times New Roman"/>
        </w:rPr>
      </w:pPr>
      <w:r w:rsidRPr="00D135DD">
        <w:rPr>
          <w:rFonts w:ascii="Times New Roman" w:eastAsia="黑体" w:hAnsi="Times New Roman" w:hint="eastAsia"/>
        </w:rPr>
        <w:t>3</w:t>
      </w:r>
      <w:r w:rsidRPr="00D135DD">
        <w:rPr>
          <w:rFonts w:ascii="Times New Roman" w:eastAsia="黑体" w:hAnsi="Times New Roman"/>
        </w:rPr>
        <w:t>.</w:t>
      </w:r>
      <w:r w:rsidRPr="00D135DD">
        <w:rPr>
          <w:rFonts w:ascii="Times New Roman" w:eastAsia="黑体" w:hAnsi="Times New Roman" w:hint="eastAsia"/>
        </w:rPr>
        <w:t>2</w:t>
      </w:r>
      <w:r w:rsidRPr="00D135DD">
        <w:rPr>
          <w:rFonts w:ascii="Times New Roman" w:eastAsia="黑体" w:hAnsi="Times New Roman" w:hint="eastAsia"/>
        </w:rPr>
        <w:t>外部接口</w:t>
      </w:r>
    </w:p>
    <w:p w14:paraId="56881852" w14:textId="77777777" w:rsidR="004219EF" w:rsidRPr="00D135DD" w:rsidRDefault="004219EF" w:rsidP="004219EF">
      <w:pPr>
        <w:pStyle w:val="ab"/>
        <w:ind w:firstLine="420"/>
        <w:rPr>
          <w:rFonts w:ascii="Times New Roman" w:hAnsi="Times New Roman"/>
        </w:rPr>
      </w:pPr>
      <w:r w:rsidRPr="00D135DD">
        <w:rPr>
          <w:rFonts w:ascii="Times New Roman" w:hAnsi="Times New Roman" w:hint="eastAsia"/>
        </w:rPr>
        <w:t>无</w:t>
      </w:r>
    </w:p>
    <w:p w14:paraId="0375855C" w14:textId="77777777" w:rsidR="004219EF" w:rsidRPr="00D135DD" w:rsidRDefault="004219EF" w:rsidP="004219EF">
      <w:pPr>
        <w:pStyle w:val="ab"/>
        <w:ind w:firstLine="420"/>
        <w:rPr>
          <w:rFonts w:ascii="Times New Roman" w:eastAsia="黑体" w:hAnsi="Times New Roman"/>
        </w:rPr>
      </w:pPr>
      <w:r w:rsidRPr="00D135DD">
        <w:rPr>
          <w:rFonts w:ascii="Times New Roman" w:eastAsia="黑体" w:hAnsi="Times New Roman" w:hint="eastAsia"/>
        </w:rPr>
        <w:t>3</w:t>
      </w:r>
      <w:r w:rsidRPr="00D135DD">
        <w:rPr>
          <w:rFonts w:ascii="Times New Roman" w:eastAsia="黑体" w:hAnsi="Times New Roman"/>
        </w:rPr>
        <w:t>.</w:t>
      </w:r>
      <w:r w:rsidRPr="00D135DD">
        <w:rPr>
          <w:rFonts w:ascii="Times New Roman" w:eastAsia="黑体" w:hAnsi="Times New Roman" w:hint="eastAsia"/>
        </w:rPr>
        <w:t>3</w:t>
      </w:r>
      <w:r w:rsidRPr="00D135DD">
        <w:rPr>
          <w:rFonts w:ascii="Times New Roman" w:eastAsia="黑体" w:hAnsi="Times New Roman" w:hint="eastAsia"/>
        </w:rPr>
        <w:t>内部接口</w:t>
      </w:r>
    </w:p>
    <w:p w14:paraId="4E89C9C7" w14:textId="77777777" w:rsidR="004219EF" w:rsidRPr="00D135DD" w:rsidRDefault="004219EF" w:rsidP="004219EF">
      <w:pPr>
        <w:pStyle w:val="ab"/>
        <w:ind w:firstLine="420"/>
        <w:rPr>
          <w:rFonts w:ascii="Times New Roman" w:hAnsi="Times New Roman"/>
        </w:rPr>
      </w:pPr>
      <w:r w:rsidRPr="00D135DD">
        <w:rPr>
          <w:rFonts w:ascii="Times New Roman" w:hAnsi="Times New Roman"/>
        </w:rPr>
        <w:t>ngx_http_ipslab_lookup_ID_update_forward</w:t>
      </w:r>
    </w:p>
    <w:p w14:paraId="170EA958" w14:textId="701D55B5" w:rsidR="004219EF" w:rsidRPr="00D135DD" w:rsidRDefault="005130B1" w:rsidP="004219EF">
      <w:pPr>
        <w:pStyle w:val="ab"/>
        <w:ind w:firstLine="420"/>
        <w:rPr>
          <w:rFonts w:ascii="Times New Roman" w:hAnsi="Times New Roman"/>
        </w:rPr>
      </w:pPr>
      <w:r>
        <w:rPr>
          <w:rFonts w:ascii="Times New Roman" w:hAnsi="Times New Roman"/>
        </w:rPr>
        <w:t>D</w:t>
      </w:r>
      <w:r w:rsidR="004219EF" w:rsidRPr="00D135DD">
        <w:rPr>
          <w:rFonts w:ascii="Times New Roman" w:hAnsi="Times New Roman"/>
        </w:rPr>
        <w:t>uktape</w:t>
      </w:r>
      <w:r w:rsidR="004219EF" w:rsidRPr="00D135DD">
        <w:rPr>
          <w:rFonts w:ascii="Times New Roman" w:hAnsi="Times New Roman"/>
        </w:rPr>
        <w:t>相关接口</w:t>
      </w:r>
    </w:p>
    <w:p w14:paraId="2883447A" w14:textId="306DE9F4" w:rsidR="004219EF" w:rsidRPr="00D135DD" w:rsidRDefault="005130B1" w:rsidP="004219EF">
      <w:pPr>
        <w:pStyle w:val="ab"/>
        <w:ind w:firstLine="420"/>
        <w:rPr>
          <w:rFonts w:ascii="Times New Roman" w:hAnsi="Times New Roman"/>
        </w:rPr>
      </w:pPr>
      <w:r>
        <w:rPr>
          <w:rFonts w:ascii="Times New Roman" w:hAnsi="Times New Roman"/>
        </w:rPr>
        <w:t>G</w:t>
      </w:r>
      <w:r w:rsidR="004219EF" w:rsidRPr="00D135DD">
        <w:rPr>
          <w:rFonts w:ascii="Times New Roman" w:hAnsi="Times New Roman" w:hint="eastAsia"/>
        </w:rPr>
        <w:t>umbo</w:t>
      </w:r>
      <w:r w:rsidR="004219EF" w:rsidRPr="00D135DD">
        <w:rPr>
          <w:rFonts w:ascii="Times New Roman" w:hAnsi="Times New Roman"/>
        </w:rPr>
        <w:t>相关接口</w:t>
      </w:r>
    </w:p>
    <w:p w14:paraId="4EE6B5F1" w14:textId="77777777" w:rsidR="004219EF" w:rsidRPr="00D135DD" w:rsidRDefault="004219EF" w:rsidP="00CD5E67">
      <w:pPr>
        <w:pStyle w:val="3"/>
        <w:ind w:firstLine="643"/>
        <w:rPr>
          <w:rFonts w:eastAsia="楷体_GB2312"/>
        </w:rPr>
      </w:pPr>
      <w:r w:rsidRPr="00D135DD">
        <w:rPr>
          <w:rFonts w:eastAsia="楷体_GB2312" w:hint="eastAsia"/>
        </w:rPr>
        <w:t>4</w:t>
      </w:r>
      <w:r w:rsidRPr="00D135DD">
        <w:rPr>
          <w:rFonts w:eastAsia="楷体_GB2312" w:hint="eastAsia"/>
        </w:rPr>
        <w:t>．运行设计</w:t>
      </w:r>
    </w:p>
    <w:p w14:paraId="03DEAC2E" w14:textId="77777777" w:rsidR="004219EF" w:rsidRPr="00D135DD" w:rsidRDefault="004219EF" w:rsidP="004219EF">
      <w:pPr>
        <w:pStyle w:val="ab"/>
        <w:ind w:firstLine="420"/>
        <w:rPr>
          <w:rFonts w:ascii="Times New Roman" w:eastAsia="黑体" w:hAnsi="Times New Roman"/>
        </w:rPr>
      </w:pPr>
      <w:r w:rsidRPr="00D135DD">
        <w:rPr>
          <w:rFonts w:ascii="Times New Roman" w:eastAsia="黑体" w:hAnsi="Times New Roman"/>
        </w:rPr>
        <w:t>4.</w:t>
      </w:r>
      <w:r w:rsidRPr="00D135DD">
        <w:rPr>
          <w:rFonts w:ascii="Times New Roman" w:eastAsia="黑体" w:hAnsi="Times New Roman" w:hint="eastAsia"/>
        </w:rPr>
        <w:t>1</w:t>
      </w:r>
      <w:r w:rsidRPr="00D135DD">
        <w:rPr>
          <w:rFonts w:ascii="Times New Roman" w:eastAsia="黑体" w:hAnsi="Times New Roman" w:hint="eastAsia"/>
        </w:rPr>
        <w:t>运行模块组合</w:t>
      </w:r>
    </w:p>
    <w:p w14:paraId="10801B15" w14:textId="77777777" w:rsidR="004219EF" w:rsidRPr="00D135DD" w:rsidRDefault="004219EF" w:rsidP="004219EF">
      <w:pPr>
        <w:pStyle w:val="ab"/>
        <w:ind w:firstLine="420"/>
        <w:rPr>
          <w:rFonts w:ascii="Times New Roman" w:hAnsi="Times New Roman"/>
        </w:rPr>
      </w:pPr>
      <w:r w:rsidRPr="00D135DD">
        <w:rPr>
          <w:rFonts w:ascii="Times New Roman" w:hAnsi="Times New Roman" w:hint="eastAsia"/>
        </w:rPr>
        <w:t>动态</w:t>
      </w:r>
      <w:r w:rsidRPr="00D135DD">
        <w:rPr>
          <w:rFonts w:ascii="Times New Roman" w:hAnsi="Times New Roman"/>
        </w:rPr>
        <w:t>ID</w:t>
      </w:r>
      <w:r w:rsidRPr="00D135DD">
        <w:rPr>
          <w:rFonts w:ascii="Times New Roman" w:hAnsi="Times New Roman"/>
        </w:rPr>
        <w:t>模块：</w:t>
      </w:r>
      <w:r w:rsidRPr="00D135DD">
        <w:rPr>
          <w:rFonts w:ascii="Times New Roman" w:hAnsi="Times New Roman"/>
        </w:rPr>
        <w:t>ID</w:t>
      </w:r>
      <w:r w:rsidRPr="00D135DD">
        <w:rPr>
          <w:rFonts w:ascii="Times New Roman" w:hAnsi="Times New Roman"/>
        </w:rPr>
        <w:t>分发模块</w:t>
      </w:r>
      <w:r w:rsidRPr="00D135DD">
        <w:rPr>
          <w:rFonts w:ascii="Times New Roman" w:hAnsi="Times New Roman" w:hint="eastAsia"/>
        </w:rPr>
        <w:t>，动态</w:t>
      </w:r>
      <w:r w:rsidRPr="00D135DD">
        <w:rPr>
          <w:rFonts w:ascii="Times New Roman" w:hAnsi="Times New Roman"/>
        </w:rPr>
        <w:t>ID</w:t>
      </w:r>
      <w:r w:rsidRPr="00D135DD">
        <w:rPr>
          <w:rFonts w:ascii="Times New Roman" w:hAnsi="Times New Roman"/>
        </w:rPr>
        <w:t>模块：</w:t>
      </w:r>
      <w:r w:rsidRPr="00D135DD">
        <w:rPr>
          <w:rFonts w:ascii="Times New Roman" w:hAnsi="Times New Roman" w:hint="eastAsia"/>
        </w:rPr>
        <w:t>浏览器扩展</w:t>
      </w:r>
      <w:r w:rsidRPr="00D135DD">
        <w:rPr>
          <w:rFonts w:ascii="Times New Roman" w:hAnsi="Times New Roman"/>
        </w:rPr>
        <w:t>模块</w:t>
      </w:r>
    </w:p>
    <w:p w14:paraId="7A69E480" w14:textId="03B51062" w:rsidR="004219EF" w:rsidRPr="00D135DD" w:rsidRDefault="004219EF" w:rsidP="004219EF">
      <w:pPr>
        <w:pStyle w:val="ab"/>
        <w:ind w:firstLine="420"/>
        <w:rPr>
          <w:rFonts w:ascii="Times New Roman" w:hAnsi="Times New Roman"/>
        </w:rPr>
      </w:pPr>
      <w:r w:rsidRPr="00D135DD">
        <w:rPr>
          <w:rFonts w:ascii="Times New Roman" w:hAnsi="Times New Roman" w:hint="eastAsia"/>
        </w:rPr>
        <w:t>动态</w:t>
      </w:r>
      <w:r w:rsidRPr="00D135DD">
        <w:rPr>
          <w:rFonts w:ascii="Times New Roman" w:hAnsi="Times New Roman"/>
        </w:rPr>
        <w:t>ID</w:t>
      </w:r>
      <w:r w:rsidRPr="00D135DD">
        <w:rPr>
          <w:rFonts w:ascii="Times New Roman" w:hAnsi="Times New Roman"/>
        </w:rPr>
        <w:t>模块：</w:t>
      </w:r>
      <w:r w:rsidRPr="00D135DD">
        <w:rPr>
          <w:rFonts w:ascii="Times New Roman" w:hAnsi="Times New Roman" w:hint="eastAsia"/>
        </w:rPr>
        <w:t>浏览器扩展</w:t>
      </w:r>
      <w:r w:rsidRPr="00D135DD">
        <w:rPr>
          <w:rFonts w:ascii="Times New Roman" w:hAnsi="Times New Roman"/>
        </w:rPr>
        <w:t>模块</w:t>
      </w:r>
      <w:r w:rsidRPr="00D135DD">
        <w:rPr>
          <w:rFonts w:ascii="Times New Roman" w:hAnsi="Times New Roman" w:hint="eastAsia"/>
        </w:rPr>
        <w:t>，动态</w:t>
      </w:r>
      <w:r w:rsidRPr="00D135DD">
        <w:rPr>
          <w:rFonts w:ascii="Times New Roman" w:hAnsi="Times New Roman"/>
        </w:rPr>
        <w:t>ID</w:t>
      </w:r>
      <w:r w:rsidRPr="00D135DD">
        <w:rPr>
          <w:rFonts w:ascii="Times New Roman" w:hAnsi="Times New Roman"/>
        </w:rPr>
        <w:t>模块：</w:t>
      </w:r>
      <w:r w:rsidRPr="00D135DD">
        <w:rPr>
          <w:rFonts w:ascii="Times New Roman" w:hAnsi="Times New Roman"/>
        </w:rPr>
        <w:t>ID</w:t>
      </w:r>
      <w:r w:rsidRPr="00D135DD">
        <w:rPr>
          <w:rFonts w:ascii="Times New Roman" w:hAnsi="Times New Roman" w:hint="eastAsia"/>
        </w:rPr>
        <w:t>验证</w:t>
      </w:r>
      <w:r w:rsidRPr="00D135DD">
        <w:rPr>
          <w:rFonts w:ascii="Times New Roman" w:hAnsi="Times New Roman"/>
        </w:rPr>
        <w:t>模块</w:t>
      </w:r>
      <w:r w:rsidRPr="00D135DD">
        <w:rPr>
          <w:rFonts w:ascii="Times New Roman" w:hAnsi="Times New Roman" w:hint="eastAsia"/>
        </w:rPr>
        <w:t>和</w:t>
      </w:r>
      <w:r w:rsidRPr="00D135DD">
        <w:rPr>
          <w:rFonts w:ascii="Times New Roman" w:hAnsi="Times New Roman"/>
        </w:rPr>
        <w:t>代码混淆模块</w:t>
      </w:r>
    </w:p>
    <w:p w14:paraId="4B6FF331" w14:textId="77777777" w:rsidR="004219EF" w:rsidRPr="00D135DD" w:rsidRDefault="004219EF" w:rsidP="004219EF">
      <w:pPr>
        <w:pStyle w:val="ab"/>
        <w:ind w:firstLine="420"/>
        <w:rPr>
          <w:rFonts w:ascii="Times New Roman" w:eastAsia="黑体" w:hAnsi="Times New Roman"/>
        </w:rPr>
      </w:pPr>
      <w:r w:rsidRPr="00D135DD">
        <w:rPr>
          <w:rFonts w:ascii="Times New Roman" w:eastAsia="黑体" w:hAnsi="Times New Roman" w:hint="eastAsia"/>
        </w:rPr>
        <w:t>4</w:t>
      </w:r>
      <w:r w:rsidRPr="00D135DD">
        <w:rPr>
          <w:rFonts w:ascii="Times New Roman" w:eastAsia="黑体" w:hAnsi="Times New Roman"/>
        </w:rPr>
        <w:t>.</w:t>
      </w:r>
      <w:r w:rsidRPr="00D135DD">
        <w:rPr>
          <w:rFonts w:ascii="Times New Roman" w:eastAsia="黑体" w:hAnsi="Times New Roman" w:hint="eastAsia"/>
        </w:rPr>
        <w:t>2</w:t>
      </w:r>
      <w:r w:rsidRPr="00D135DD">
        <w:rPr>
          <w:rFonts w:ascii="Times New Roman" w:eastAsia="黑体" w:hAnsi="Times New Roman" w:hint="eastAsia"/>
        </w:rPr>
        <w:t>运行控制</w:t>
      </w:r>
    </w:p>
    <w:p w14:paraId="20D17FD6" w14:textId="77777777" w:rsidR="004219EF" w:rsidRPr="00D135DD" w:rsidRDefault="004219EF" w:rsidP="004219EF">
      <w:pPr>
        <w:pStyle w:val="ab"/>
        <w:ind w:firstLine="420"/>
        <w:rPr>
          <w:rFonts w:ascii="Times New Roman" w:hAnsi="Times New Roman"/>
        </w:rPr>
      </w:pPr>
      <w:r w:rsidRPr="00D135DD">
        <w:rPr>
          <w:rFonts w:ascii="Times New Roman" w:hAnsi="Times New Roman" w:hint="eastAsia"/>
        </w:rPr>
        <w:t>外接通过输入控制</w:t>
      </w:r>
      <w:r w:rsidRPr="00D135DD">
        <w:rPr>
          <w:rFonts w:ascii="Times New Roman" w:hAnsi="Times New Roman"/>
        </w:rPr>
        <w:t>：</w:t>
      </w:r>
    </w:p>
    <w:p w14:paraId="51210F24" w14:textId="544231CD" w:rsidR="004219EF" w:rsidRPr="00D135DD" w:rsidRDefault="004219EF" w:rsidP="004219EF">
      <w:pPr>
        <w:pStyle w:val="ab"/>
        <w:ind w:firstLine="420"/>
        <w:rPr>
          <w:rFonts w:ascii="Times New Roman" w:hAnsi="Times New Roman"/>
        </w:rPr>
      </w:pPr>
      <w:r w:rsidRPr="00D135DD">
        <w:rPr>
          <w:rFonts w:ascii="Times New Roman" w:hAnsi="Times New Roman" w:hint="eastAsia"/>
        </w:rPr>
        <w:t>请求</w:t>
      </w:r>
      <w:r w:rsidRPr="00D135DD">
        <w:rPr>
          <w:rFonts w:ascii="Times New Roman" w:hAnsi="Times New Roman"/>
        </w:rPr>
        <w:t>携带</w:t>
      </w:r>
      <w:r w:rsidRPr="00D135DD">
        <w:rPr>
          <w:rFonts w:ascii="Times New Roman" w:hAnsi="Times New Roman" w:hint="eastAsia"/>
        </w:rPr>
        <w:t>合法</w:t>
      </w:r>
      <w:r w:rsidRPr="00D135DD">
        <w:rPr>
          <w:rFonts w:ascii="Times New Roman" w:hAnsi="Times New Roman"/>
        </w:rPr>
        <w:t>ID</w:t>
      </w:r>
      <w:r w:rsidRPr="00D135DD">
        <w:rPr>
          <w:rFonts w:ascii="Times New Roman" w:hAnsi="Times New Roman"/>
        </w:rPr>
        <w:t>或者不合法</w:t>
      </w:r>
      <w:r w:rsidRPr="00D135DD">
        <w:rPr>
          <w:rFonts w:ascii="Times New Roman" w:hAnsi="Times New Roman"/>
        </w:rPr>
        <w:t>ID</w:t>
      </w:r>
    </w:p>
    <w:p w14:paraId="7C4ECA44" w14:textId="77777777" w:rsidR="004219EF" w:rsidRPr="00D135DD" w:rsidRDefault="004219EF" w:rsidP="004219EF">
      <w:pPr>
        <w:pStyle w:val="ab"/>
        <w:ind w:firstLine="420"/>
        <w:rPr>
          <w:rFonts w:ascii="Times New Roman" w:eastAsia="黑体" w:hAnsi="Times New Roman"/>
        </w:rPr>
      </w:pPr>
      <w:r w:rsidRPr="00D135DD">
        <w:rPr>
          <w:rFonts w:ascii="Times New Roman" w:eastAsia="黑体" w:hAnsi="Times New Roman" w:hint="eastAsia"/>
        </w:rPr>
        <w:t>4</w:t>
      </w:r>
      <w:r w:rsidRPr="00D135DD">
        <w:rPr>
          <w:rFonts w:ascii="Times New Roman" w:eastAsia="黑体" w:hAnsi="Times New Roman"/>
        </w:rPr>
        <w:t>.</w:t>
      </w:r>
      <w:r w:rsidRPr="00D135DD">
        <w:rPr>
          <w:rFonts w:ascii="Times New Roman" w:eastAsia="黑体" w:hAnsi="Times New Roman" w:hint="eastAsia"/>
        </w:rPr>
        <w:t>3</w:t>
      </w:r>
      <w:r w:rsidRPr="00D135DD">
        <w:rPr>
          <w:rFonts w:ascii="Times New Roman" w:eastAsia="黑体" w:hAnsi="Times New Roman" w:hint="eastAsia"/>
        </w:rPr>
        <w:t>运行时间</w:t>
      </w:r>
    </w:p>
    <w:p w14:paraId="75B28C02" w14:textId="77777777" w:rsidR="004219EF" w:rsidRPr="00D135DD" w:rsidRDefault="004219EF" w:rsidP="004219EF">
      <w:pPr>
        <w:pStyle w:val="ab"/>
        <w:ind w:firstLine="420"/>
        <w:rPr>
          <w:rFonts w:ascii="Times New Roman" w:hAnsi="Times New Roman"/>
        </w:rPr>
      </w:pPr>
      <w:r w:rsidRPr="00D135DD">
        <w:rPr>
          <w:rFonts w:ascii="Times New Roman" w:hAnsi="Times New Roman" w:hint="eastAsia"/>
        </w:rPr>
        <w:t xml:space="preserve">    </w:t>
      </w:r>
    </w:p>
    <w:p w14:paraId="5DB22BED" w14:textId="77777777" w:rsidR="004219EF" w:rsidRPr="00D135DD" w:rsidRDefault="004219EF" w:rsidP="00CD5E67">
      <w:pPr>
        <w:pStyle w:val="3"/>
        <w:ind w:firstLine="643"/>
        <w:rPr>
          <w:rFonts w:eastAsia="楷体_GB2312"/>
        </w:rPr>
      </w:pPr>
      <w:r w:rsidRPr="00D135DD">
        <w:rPr>
          <w:rFonts w:eastAsia="楷体_GB2312" w:hint="eastAsia"/>
        </w:rPr>
        <w:t>5</w:t>
      </w:r>
      <w:r w:rsidRPr="00D135DD">
        <w:rPr>
          <w:rFonts w:eastAsia="楷体_GB2312" w:hint="eastAsia"/>
        </w:rPr>
        <w:t>．系统数据结构设计</w:t>
      </w:r>
    </w:p>
    <w:p w14:paraId="174BFF0A" w14:textId="77777777" w:rsidR="004219EF" w:rsidRPr="00D135DD" w:rsidRDefault="004219EF" w:rsidP="004219EF">
      <w:pPr>
        <w:pStyle w:val="ab"/>
        <w:ind w:firstLine="420"/>
        <w:rPr>
          <w:rFonts w:ascii="Times New Roman" w:hAnsi="Times New Roman"/>
        </w:rPr>
      </w:pPr>
      <w:r w:rsidRPr="00D135DD">
        <w:rPr>
          <w:rFonts w:ascii="Times New Roman" w:hAnsi="Times New Roman" w:hint="eastAsia"/>
        </w:rPr>
        <w:t xml:space="preserve">    </w:t>
      </w:r>
    </w:p>
    <w:p w14:paraId="5983D13D" w14:textId="77777777" w:rsidR="004219EF" w:rsidRPr="00D135DD" w:rsidRDefault="004219EF" w:rsidP="004219EF">
      <w:pPr>
        <w:pStyle w:val="ab"/>
        <w:ind w:firstLine="420"/>
        <w:rPr>
          <w:rFonts w:ascii="Times New Roman" w:eastAsia="黑体" w:hAnsi="Times New Roman"/>
        </w:rPr>
      </w:pPr>
      <w:r w:rsidRPr="00D135DD">
        <w:rPr>
          <w:rFonts w:ascii="Times New Roman" w:eastAsia="黑体" w:hAnsi="Times New Roman"/>
        </w:rPr>
        <w:t>5.</w:t>
      </w:r>
      <w:r w:rsidRPr="00D135DD">
        <w:rPr>
          <w:rFonts w:ascii="Times New Roman" w:eastAsia="黑体" w:hAnsi="Times New Roman" w:hint="eastAsia"/>
        </w:rPr>
        <w:t>1</w:t>
      </w:r>
      <w:r w:rsidRPr="00D135DD">
        <w:rPr>
          <w:rFonts w:ascii="Times New Roman" w:eastAsia="黑体" w:hAnsi="Times New Roman" w:hint="eastAsia"/>
        </w:rPr>
        <w:t>逻辑结构设计要点</w:t>
      </w:r>
    </w:p>
    <w:p w14:paraId="3E6D71F7" w14:textId="338F9DE6" w:rsidR="004219EF" w:rsidRPr="00D135DD" w:rsidRDefault="007842B1" w:rsidP="004219EF">
      <w:pPr>
        <w:pStyle w:val="ab"/>
        <w:ind w:firstLine="420"/>
        <w:rPr>
          <w:rFonts w:ascii="Times New Roman" w:hAnsi="Times New Roman"/>
        </w:rPr>
      </w:pPr>
      <w:r w:rsidRPr="00D135DD">
        <w:rPr>
          <w:rFonts w:ascii="Times New Roman" w:hAnsi="Times New Roman" w:hint="eastAsia"/>
        </w:rPr>
        <w:t>满足接口</w:t>
      </w:r>
      <w:r w:rsidRPr="00D135DD">
        <w:rPr>
          <w:rFonts w:ascii="Times New Roman" w:hAnsi="Times New Roman"/>
        </w:rPr>
        <w:t>需要的数据结构</w:t>
      </w:r>
    </w:p>
    <w:p w14:paraId="07B9ECF9" w14:textId="77777777" w:rsidR="004219EF" w:rsidRPr="00D135DD" w:rsidRDefault="004219EF" w:rsidP="004219EF">
      <w:pPr>
        <w:pStyle w:val="ab"/>
        <w:ind w:firstLine="420"/>
        <w:rPr>
          <w:rFonts w:ascii="Times New Roman" w:eastAsia="黑体" w:hAnsi="Times New Roman"/>
        </w:rPr>
      </w:pPr>
      <w:r w:rsidRPr="00D135DD">
        <w:rPr>
          <w:rFonts w:ascii="Times New Roman" w:eastAsia="黑体" w:hAnsi="Times New Roman" w:hint="eastAsia"/>
        </w:rPr>
        <w:t>5</w:t>
      </w:r>
      <w:r w:rsidRPr="00D135DD">
        <w:rPr>
          <w:rFonts w:ascii="Times New Roman" w:eastAsia="黑体" w:hAnsi="Times New Roman"/>
        </w:rPr>
        <w:t>.</w:t>
      </w:r>
      <w:r w:rsidRPr="00D135DD">
        <w:rPr>
          <w:rFonts w:ascii="Times New Roman" w:eastAsia="黑体" w:hAnsi="Times New Roman" w:hint="eastAsia"/>
        </w:rPr>
        <w:t>2</w:t>
      </w:r>
      <w:r w:rsidRPr="00D135DD">
        <w:rPr>
          <w:rFonts w:ascii="Times New Roman" w:eastAsia="黑体" w:hAnsi="Times New Roman" w:hint="eastAsia"/>
        </w:rPr>
        <w:t>物理结构设计要点</w:t>
      </w:r>
    </w:p>
    <w:p w14:paraId="02C4B094" w14:textId="0A7D7A24" w:rsidR="004219EF" w:rsidRPr="00D135DD" w:rsidRDefault="007842B1" w:rsidP="007842B1">
      <w:pPr>
        <w:pStyle w:val="ab"/>
        <w:ind w:firstLine="420"/>
        <w:rPr>
          <w:rFonts w:ascii="Times New Roman" w:hAnsi="Times New Roman"/>
        </w:rPr>
      </w:pPr>
      <w:r w:rsidRPr="00D135DD">
        <w:rPr>
          <w:rFonts w:ascii="Times New Roman" w:hAnsi="Times New Roman" w:hint="eastAsia"/>
        </w:rPr>
        <w:t>利用</w:t>
      </w:r>
      <w:r w:rsidRPr="00D135DD">
        <w:rPr>
          <w:rFonts w:ascii="Times New Roman" w:hAnsi="Times New Roman"/>
        </w:rPr>
        <w:t>C</w:t>
      </w:r>
      <w:r w:rsidRPr="00D135DD">
        <w:rPr>
          <w:rFonts w:ascii="Times New Roman" w:hAnsi="Times New Roman"/>
        </w:rPr>
        <w:t>内存结构进行</w:t>
      </w:r>
      <w:r w:rsidRPr="00D135DD">
        <w:rPr>
          <w:rFonts w:ascii="Times New Roman" w:hAnsi="Times New Roman" w:hint="eastAsia"/>
        </w:rPr>
        <w:t>数据结构更灵活的</w:t>
      </w:r>
      <w:r w:rsidRPr="00D135DD">
        <w:rPr>
          <w:rFonts w:ascii="Times New Roman" w:hAnsi="Times New Roman"/>
        </w:rPr>
        <w:t>分配</w:t>
      </w:r>
      <w:r w:rsidR="00AD3F9E" w:rsidRPr="00D135DD">
        <w:rPr>
          <w:rFonts w:ascii="Times New Roman" w:hAnsi="Times New Roman" w:hint="eastAsia"/>
        </w:rPr>
        <w:t>。</w:t>
      </w:r>
    </w:p>
    <w:p w14:paraId="4EB6C002" w14:textId="77777777" w:rsidR="004219EF" w:rsidRPr="00D135DD" w:rsidRDefault="004219EF" w:rsidP="004219EF">
      <w:pPr>
        <w:pStyle w:val="ab"/>
        <w:ind w:firstLine="420"/>
        <w:rPr>
          <w:rFonts w:ascii="Times New Roman" w:hAnsi="Times New Roman"/>
        </w:rPr>
      </w:pPr>
    </w:p>
    <w:p w14:paraId="53F0E6F1" w14:textId="77777777" w:rsidR="004219EF" w:rsidRPr="00D135DD" w:rsidRDefault="004219EF" w:rsidP="004219EF">
      <w:pPr>
        <w:pStyle w:val="ab"/>
        <w:ind w:firstLine="420"/>
        <w:rPr>
          <w:rFonts w:ascii="Times New Roman" w:eastAsia="黑体" w:hAnsi="Times New Roman"/>
        </w:rPr>
      </w:pPr>
      <w:r w:rsidRPr="00D135DD">
        <w:rPr>
          <w:rFonts w:ascii="Times New Roman" w:eastAsia="黑体" w:hAnsi="Times New Roman" w:hint="eastAsia"/>
        </w:rPr>
        <w:t>5</w:t>
      </w:r>
      <w:r w:rsidRPr="00D135DD">
        <w:rPr>
          <w:rFonts w:ascii="Times New Roman" w:eastAsia="黑体" w:hAnsi="Times New Roman"/>
        </w:rPr>
        <w:t>.</w:t>
      </w:r>
      <w:r w:rsidRPr="00D135DD">
        <w:rPr>
          <w:rFonts w:ascii="Times New Roman" w:eastAsia="黑体" w:hAnsi="Times New Roman" w:hint="eastAsia"/>
        </w:rPr>
        <w:t>3</w:t>
      </w:r>
      <w:r w:rsidRPr="00D135DD">
        <w:rPr>
          <w:rFonts w:ascii="Times New Roman" w:eastAsia="黑体" w:hAnsi="Times New Roman" w:hint="eastAsia"/>
        </w:rPr>
        <w:t>数据结构与程序的关系</w:t>
      </w:r>
    </w:p>
    <w:p w14:paraId="5BD890B4" w14:textId="3EF33D3C" w:rsidR="004219EF" w:rsidRPr="00D135DD" w:rsidRDefault="004219EF" w:rsidP="004219EF">
      <w:pPr>
        <w:pStyle w:val="ab"/>
        <w:ind w:firstLine="420"/>
        <w:rPr>
          <w:rFonts w:ascii="Times New Roman" w:hAnsi="Times New Roman"/>
        </w:rPr>
      </w:pPr>
      <w:r w:rsidRPr="00D135DD">
        <w:rPr>
          <w:rFonts w:ascii="Times New Roman" w:hAnsi="Times New Roman" w:hint="eastAsia"/>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06"/>
        <w:gridCol w:w="1842"/>
        <w:gridCol w:w="1985"/>
        <w:gridCol w:w="1797"/>
      </w:tblGrid>
      <w:tr w:rsidR="004219EF" w:rsidRPr="00D135DD" w14:paraId="290E5975" w14:textId="77777777" w:rsidTr="00CD5E67">
        <w:trPr>
          <w:jc w:val="center"/>
        </w:trPr>
        <w:tc>
          <w:tcPr>
            <w:tcW w:w="2706" w:type="dxa"/>
          </w:tcPr>
          <w:p w14:paraId="1E342B79" w14:textId="77777777" w:rsidR="004219EF" w:rsidRPr="00D135DD" w:rsidRDefault="004219EF" w:rsidP="00CD5E67">
            <w:pPr>
              <w:pStyle w:val="ab"/>
              <w:ind w:firstLine="420"/>
              <w:rPr>
                <w:rFonts w:ascii="Times New Roman" w:hAnsi="Times New Roman"/>
              </w:rPr>
            </w:pPr>
          </w:p>
        </w:tc>
        <w:tc>
          <w:tcPr>
            <w:tcW w:w="1842" w:type="dxa"/>
          </w:tcPr>
          <w:p w14:paraId="527491E1" w14:textId="77777777" w:rsidR="004219EF" w:rsidRPr="00D135DD" w:rsidRDefault="004219EF" w:rsidP="00CD5E67">
            <w:pPr>
              <w:pStyle w:val="ab"/>
              <w:ind w:firstLine="420"/>
              <w:rPr>
                <w:rFonts w:ascii="Times New Roman" w:hAnsi="Times New Roman"/>
              </w:rPr>
            </w:pPr>
            <w:r w:rsidRPr="00D135DD">
              <w:rPr>
                <w:rFonts w:ascii="Times New Roman" w:hAnsi="Times New Roman"/>
              </w:rPr>
              <w:t>Nginx</w:t>
            </w:r>
            <w:r w:rsidRPr="00D135DD">
              <w:rPr>
                <w:rFonts w:ascii="Times New Roman" w:hAnsi="Times New Roman" w:hint="eastAsia"/>
              </w:rPr>
              <w:t>模块开发</w:t>
            </w:r>
          </w:p>
        </w:tc>
        <w:tc>
          <w:tcPr>
            <w:tcW w:w="1985" w:type="dxa"/>
          </w:tcPr>
          <w:p w14:paraId="5D0D452B" w14:textId="77777777" w:rsidR="004219EF" w:rsidRPr="00D135DD" w:rsidRDefault="004219EF" w:rsidP="00CD5E67">
            <w:pPr>
              <w:pStyle w:val="ab"/>
              <w:ind w:firstLine="420"/>
              <w:rPr>
                <w:rFonts w:ascii="Times New Roman" w:hAnsi="Times New Roman"/>
              </w:rPr>
            </w:pPr>
            <w:r w:rsidRPr="00D135DD">
              <w:rPr>
                <w:rFonts w:ascii="Times New Roman" w:hAnsi="Times New Roman" w:hint="eastAsia"/>
              </w:rPr>
              <w:t>动态</w:t>
            </w:r>
            <w:r w:rsidRPr="00D135DD">
              <w:rPr>
                <w:rFonts w:ascii="Times New Roman" w:hAnsi="Times New Roman"/>
              </w:rPr>
              <w:t>ID</w:t>
            </w:r>
            <w:r w:rsidRPr="00D135DD">
              <w:rPr>
                <w:rFonts w:ascii="Times New Roman" w:hAnsi="Times New Roman"/>
              </w:rPr>
              <w:t>模块</w:t>
            </w:r>
          </w:p>
        </w:tc>
        <w:tc>
          <w:tcPr>
            <w:tcW w:w="1797" w:type="dxa"/>
          </w:tcPr>
          <w:p w14:paraId="61237A0E" w14:textId="77777777" w:rsidR="004219EF" w:rsidRPr="00D135DD" w:rsidRDefault="004219EF" w:rsidP="00CD5E67">
            <w:pPr>
              <w:pStyle w:val="ab"/>
              <w:ind w:firstLine="420"/>
              <w:rPr>
                <w:rFonts w:ascii="Times New Roman" w:hAnsi="Times New Roman"/>
              </w:rPr>
            </w:pPr>
            <w:r w:rsidRPr="00D135DD">
              <w:rPr>
                <w:rFonts w:ascii="Times New Roman" w:hAnsi="Times New Roman" w:hint="eastAsia"/>
              </w:rPr>
              <w:t>代码混淆</w:t>
            </w:r>
          </w:p>
        </w:tc>
      </w:tr>
      <w:tr w:rsidR="004219EF" w:rsidRPr="00D135DD" w14:paraId="5DB96CC7" w14:textId="77777777" w:rsidTr="00CD5E67">
        <w:trPr>
          <w:jc w:val="center"/>
        </w:trPr>
        <w:tc>
          <w:tcPr>
            <w:tcW w:w="2706" w:type="dxa"/>
          </w:tcPr>
          <w:p w14:paraId="268AA656" w14:textId="77777777" w:rsidR="004219EF" w:rsidRPr="00D135DD" w:rsidRDefault="004219EF" w:rsidP="00CD5E67">
            <w:pPr>
              <w:pStyle w:val="ab"/>
              <w:ind w:firstLine="420"/>
              <w:rPr>
                <w:rFonts w:ascii="Times New Roman" w:hAnsi="Times New Roman"/>
              </w:rPr>
            </w:pPr>
            <w:r w:rsidRPr="00D135DD">
              <w:rPr>
                <w:rFonts w:ascii="Times New Roman" w:eastAsia="黑体" w:hAnsi="Times New Roman" w:cs="Times New Roman"/>
                <w:szCs w:val="24"/>
              </w:rPr>
              <w:t>ngx_http_ipslab_conf_t</w:t>
            </w:r>
          </w:p>
        </w:tc>
        <w:tc>
          <w:tcPr>
            <w:tcW w:w="1842" w:type="dxa"/>
          </w:tcPr>
          <w:p w14:paraId="301BFA00" w14:textId="77777777" w:rsidR="004219EF" w:rsidRPr="00D135DD" w:rsidRDefault="004219EF" w:rsidP="00CD5E67">
            <w:pPr>
              <w:pStyle w:val="ab"/>
              <w:ind w:firstLine="420"/>
              <w:rPr>
                <w:rFonts w:ascii="Times New Roman" w:hAnsi="Times New Roman"/>
              </w:rPr>
            </w:pPr>
            <w:r w:rsidRPr="00D135DD">
              <w:rPr>
                <w:rFonts w:ascii="Times New Roman" w:hAnsi="Times New Roman" w:hint="eastAsia"/>
              </w:rPr>
              <w:t>√</w:t>
            </w:r>
          </w:p>
        </w:tc>
        <w:tc>
          <w:tcPr>
            <w:tcW w:w="1985" w:type="dxa"/>
          </w:tcPr>
          <w:p w14:paraId="3C5293CA" w14:textId="77777777" w:rsidR="004219EF" w:rsidRPr="00D135DD" w:rsidRDefault="004219EF" w:rsidP="00CD5E67">
            <w:pPr>
              <w:pStyle w:val="ab"/>
              <w:ind w:firstLine="420"/>
              <w:rPr>
                <w:rFonts w:ascii="Times New Roman" w:hAnsi="Times New Roman"/>
              </w:rPr>
            </w:pPr>
          </w:p>
        </w:tc>
        <w:tc>
          <w:tcPr>
            <w:tcW w:w="1797" w:type="dxa"/>
          </w:tcPr>
          <w:p w14:paraId="46FC724A" w14:textId="77777777" w:rsidR="004219EF" w:rsidRPr="00D135DD" w:rsidRDefault="004219EF" w:rsidP="00CD5E67">
            <w:pPr>
              <w:pStyle w:val="ab"/>
              <w:ind w:firstLine="420"/>
              <w:rPr>
                <w:rFonts w:ascii="Times New Roman" w:hAnsi="Times New Roman"/>
              </w:rPr>
            </w:pPr>
          </w:p>
        </w:tc>
      </w:tr>
      <w:tr w:rsidR="004219EF" w:rsidRPr="00D135DD" w14:paraId="0B97CABB" w14:textId="77777777" w:rsidTr="00CD5E67">
        <w:trPr>
          <w:jc w:val="center"/>
        </w:trPr>
        <w:tc>
          <w:tcPr>
            <w:tcW w:w="2706" w:type="dxa"/>
          </w:tcPr>
          <w:p w14:paraId="2D8EFDB6" w14:textId="77777777" w:rsidR="004219EF" w:rsidRPr="00D135DD" w:rsidRDefault="004219EF" w:rsidP="00CD5E67">
            <w:pPr>
              <w:pStyle w:val="ab"/>
              <w:ind w:firstLine="420"/>
              <w:rPr>
                <w:rFonts w:ascii="Times New Roman" w:hAnsi="Times New Roman"/>
              </w:rPr>
            </w:pPr>
            <w:r w:rsidRPr="00D135DD">
              <w:rPr>
                <w:rFonts w:ascii="Times New Roman" w:eastAsia="黑体" w:hAnsi="Times New Roman" w:cs="Times New Roman"/>
                <w:szCs w:val="24"/>
              </w:rPr>
              <w:t>ngx_http_ipslab_node_</w:t>
            </w:r>
          </w:p>
        </w:tc>
        <w:tc>
          <w:tcPr>
            <w:tcW w:w="1842" w:type="dxa"/>
          </w:tcPr>
          <w:p w14:paraId="61A80CC7" w14:textId="77777777" w:rsidR="004219EF" w:rsidRPr="00D135DD" w:rsidRDefault="004219EF" w:rsidP="00CD5E67">
            <w:pPr>
              <w:pStyle w:val="ab"/>
              <w:ind w:firstLine="420"/>
              <w:rPr>
                <w:rFonts w:ascii="Times New Roman" w:hAnsi="Times New Roman"/>
              </w:rPr>
            </w:pPr>
            <w:r w:rsidRPr="00D135DD">
              <w:rPr>
                <w:rFonts w:ascii="Times New Roman" w:hAnsi="Times New Roman" w:hint="eastAsia"/>
              </w:rPr>
              <w:t>√</w:t>
            </w:r>
          </w:p>
        </w:tc>
        <w:tc>
          <w:tcPr>
            <w:tcW w:w="1985" w:type="dxa"/>
          </w:tcPr>
          <w:p w14:paraId="06FF0A15" w14:textId="77777777" w:rsidR="004219EF" w:rsidRPr="00D135DD" w:rsidRDefault="004219EF" w:rsidP="00CD5E67">
            <w:pPr>
              <w:pStyle w:val="ab"/>
              <w:ind w:firstLine="420"/>
              <w:rPr>
                <w:rFonts w:ascii="Times New Roman" w:hAnsi="Times New Roman"/>
              </w:rPr>
            </w:pPr>
            <w:r w:rsidRPr="00D135DD">
              <w:rPr>
                <w:rFonts w:ascii="Times New Roman" w:hAnsi="Times New Roman" w:hint="eastAsia"/>
              </w:rPr>
              <w:t>√</w:t>
            </w:r>
          </w:p>
        </w:tc>
        <w:tc>
          <w:tcPr>
            <w:tcW w:w="1797" w:type="dxa"/>
          </w:tcPr>
          <w:p w14:paraId="01328EAA" w14:textId="77777777" w:rsidR="004219EF" w:rsidRPr="00D135DD" w:rsidRDefault="004219EF" w:rsidP="00CD5E67">
            <w:pPr>
              <w:pStyle w:val="ab"/>
              <w:ind w:firstLine="420"/>
              <w:rPr>
                <w:rFonts w:ascii="Times New Roman" w:hAnsi="Times New Roman"/>
              </w:rPr>
            </w:pPr>
          </w:p>
        </w:tc>
      </w:tr>
      <w:tr w:rsidR="004219EF" w:rsidRPr="00D135DD" w14:paraId="345B3244" w14:textId="77777777" w:rsidTr="00CD5E67">
        <w:trPr>
          <w:jc w:val="center"/>
        </w:trPr>
        <w:tc>
          <w:tcPr>
            <w:tcW w:w="2706" w:type="dxa"/>
          </w:tcPr>
          <w:p w14:paraId="59491989" w14:textId="77777777" w:rsidR="004219EF" w:rsidRPr="00D135DD" w:rsidRDefault="004219EF" w:rsidP="00CD5E67">
            <w:pPr>
              <w:pStyle w:val="ab"/>
              <w:ind w:firstLine="420"/>
              <w:rPr>
                <w:rFonts w:ascii="Times New Roman" w:hAnsi="Times New Roman"/>
              </w:rPr>
            </w:pPr>
            <w:r w:rsidRPr="00D135DD">
              <w:rPr>
                <w:rFonts w:ascii="Times New Roman" w:eastAsia="黑体" w:hAnsi="Times New Roman" w:cs="Times New Roman"/>
                <w:szCs w:val="24"/>
              </w:rPr>
              <w:t>ngx_http_ipslab_shm_t</w:t>
            </w:r>
          </w:p>
        </w:tc>
        <w:tc>
          <w:tcPr>
            <w:tcW w:w="1842" w:type="dxa"/>
          </w:tcPr>
          <w:p w14:paraId="64658B8D" w14:textId="77777777" w:rsidR="004219EF" w:rsidRPr="00D135DD" w:rsidRDefault="004219EF" w:rsidP="00CD5E67">
            <w:pPr>
              <w:pStyle w:val="ab"/>
              <w:ind w:firstLine="420"/>
              <w:rPr>
                <w:rFonts w:ascii="Times New Roman" w:hAnsi="Times New Roman"/>
              </w:rPr>
            </w:pPr>
            <w:r w:rsidRPr="00D135DD">
              <w:rPr>
                <w:rFonts w:ascii="Times New Roman" w:hAnsi="Times New Roman" w:hint="eastAsia"/>
              </w:rPr>
              <w:t>√</w:t>
            </w:r>
          </w:p>
        </w:tc>
        <w:tc>
          <w:tcPr>
            <w:tcW w:w="1985" w:type="dxa"/>
          </w:tcPr>
          <w:p w14:paraId="26A77C3D" w14:textId="77777777" w:rsidR="004219EF" w:rsidRPr="00D135DD" w:rsidRDefault="004219EF" w:rsidP="00CD5E67">
            <w:pPr>
              <w:pStyle w:val="ab"/>
              <w:ind w:firstLine="420"/>
              <w:rPr>
                <w:rFonts w:ascii="Times New Roman" w:hAnsi="Times New Roman"/>
              </w:rPr>
            </w:pPr>
          </w:p>
        </w:tc>
        <w:tc>
          <w:tcPr>
            <w:tcW w:w="1797" w:type="dxa"/>
          </w:tcPr>
          <w:p w14:paraId="0255E5BD" w14:textId="77777777" w:rsidR="004219EF" w:rsidRPr="00D135DD" w:rsidRDefault="004219EF" w:rsidP="00CD5E67">
            <w:pPr>
              <w:pStyle w:val="ab"/>
              <w:ind w:firstLine="420"/>
              <w:rPr>
                <w:rFonts w:ascii="Times New Roman" w:hAnsi="Times New Roman"/>
              </w:rPr>
            </w:pPr>
          </w:p>
        </w:tc>
      </w:tr>
      <w:tr w:rsidR="004219EF" w:rsidRPr="00D135DD" w14:paraId="41A2E5BD" w14:textId="77777777" w:rsidTr="00CD5E67">
        <w:trPr>
          <w:jc w:val="center"/>
        </w:trPr>
        <w:tc>
          <w:tcPr>
            <w:tcW w:w="2706" w:type="dxa"/>
          </w:tcPr>
          <w:p w14:paraId="29A433CC" w14:textId="77777777" w:rsidR="004219EF" w:rsidRPr="00D135DD" w:rsidRDefault="004219EF" w:rsidP="00CD5E67">
            <w:pPr>
              <w:pStyle w:val="ab"/>
              <w:ind w:firstLine="420"/>
              <w:rPr>
                <w:rFonts w:ascii="Times New Roman" w:hAnsi="Times New Roman"/>
              </w:rPr>
            </w:pPr>
            <w:r w:rsidRPr="00D135DD">
              <w:rPr>
                <w:rFonts w:ascii="Times New Roman" w:eastAsia="黑体" w:hAnsi="Times New Roman" w:cs="Times New Roman"/>
                <w:szCs w:val="24"/>
              </w:rPr>
              <w:t>ngx_http_ipslab_ctx_t</w:t>
            </w:r>
          </w:p>
        </w:tc>
        <w:tc>
          <w:tcPr>
            <w:tcW w:w="1842" w:type="dxa"/>
          </w:tcPr>
          <w:p w14:paraId="1B63E277" w14:textId="77777777" w:rsidR="004219EF" w:rsidRPr="00D135DD" w:rsidRDefault="004219EF" w:rsidP="00CD5E67">
            <w:pPr>
              <w:pStyle w:val="ab"/>
              <w:ind w:firstLine="420"/>
              <w:rPr>
                <w:rFonts w:ascii="Times New Roman" w:hAnsi="Times New Roman"/>
              </w:rPr>
            </w:pPr>
            <w:r w:rsidRPr="00D135DD">
              <w:rPr>
                <w:rFonts w:ascii="Times New Roman" w:hAnsi="Times New Roman" w:hint="eastAsia"/>
              </w:rPr>
              <w:t>√</w:t>
            </w:r>
          </w:p>
        </w:tc>
        <w:tc>
          <w:tcPr>
            <w:tcW w:w="1985" w:type="dxa"/>
          </w:tcPr>
          <w:p w14:paraId="61F3C266" w14:textId="77777777" w:rsidR="004219EF" w:rsidRPr="00D135DD" w:rsidRDefault="004219EF" w:rsidP="00CD5E67">
            <w:pPr>
              <w:pStyle w:val="ab"/>
              <w:ind w:firstLine="420"/>
              <w:rPr>
                <w:rFonts w:ascii="Times New Roman" w:hAnsi="Times New Roman"/>
              </w:rPr>
            </w:pPr>
          </w:p>
        </w:tc>
        <w:tc>
          <w:tcPr>
            <w:tcW w:w="1797" w:type="dxa"/>
          </w:tcPr>
          <w:p w14:paraId="5F75B4B8" w14:textId="77777777" w:rsidR="004219EF" w:rsidRPr="00D135DD" w:rsidRDefault="004219EF" w:rsidP="00CD5E67">
            <w:pPr>
              <w:pStyle w:val="ab"/>
              <w:ind w:firstLine="420"/>
              <w:rPr>
                <w:rFonts w:ascii="Times New Roman" w:hAnsi="Times New Roman"/>
              </w:rPr>
            </w:pPr>
          </w:p>
        </w:tc>
      </w:tr>
      <w:tr w:rsidR="004219EF" w:rsidRPr="00D135DD" w14:paraId="70891BB9" w14:textId="77777777" w:rsidTr="00CD5E67">
        <w:trPr>
          <w:jc w:val="center"/>
        </w:trPr>
        <w:tc>
          <w:tcPr>
            <w:tcW w:w="2706" w:type="dxa"/>
          </w:tcPr>
          <w:p w14:paraId="215456E8" w14:textId="77777777" w:rsidR="004219EF" w:rsidRPr="00D135DD" w:rsidRDefault="004219EF" w:rsidP="00CD5E67">
            <w:pPr>
              <w:pStyle w:val="ab"/>
              <w:ind w:firstLine="420"/>
              <w:rPr>
                <w:rFonts w:ascii="Times New Roman" w:eastAsia="黑体" w:hAnsi="Times New Roman"/>
                <w:szCs w:val="24"/>
              </w:rPr>
            </w:pPr>
            <w:r w:rsidRPr="00D135DD">
              <w:rPr>
                <w:rFonts w:ascii="Times New Roman" w:hAnsi="Times New Roman" w:cs="Times New Roman"/>
                <w:szCs w:val="24"/>
              </w:rPr>
              <w:t>Append_flag</w:t>
            </w:r>
          </w:p>
        </w:tc>
        <w:tc>
          <w:tcPr>
            <w:tcW w:w="1842" w:type="dxa"/>
          </w:tcPr>
          <w:p w14:paraId="3B96D48E" w14:textId="77777777" w:rsidR="004219EF" w:rsidRPr="00D135DD" w:rsidRDefault="004219EF" w:rsidP="00CD5E67">
            <w:pPr>
              <w:pStyle w:val="ab"/>
              <w:ind w:firstLine="420"/>
              <w:rPr>
                <w:rFonts w:ascii="Times New Roman" w:hAnsi="Times New Roman"/>
              </w:rPr>
            </w:pPr>
          </w:p>
        </w:tc>
        <w:tc>
          <w:tcPr>
            <w:tcW w:w="1985" w:type="dxa"/>
          </w:tcPr>
          <w:p w14:paraId="24650FFF" w14:textId="77777777" w:rsidR="004219EF" w:rsidRPr="00D135DD" w:rsidRDefault="004219EF" w:rsidP="00CD5E67">
            <w:pPr>
              <w:pStyle w:val="ab"/>
              <w:ind w:firstLine="420"/>
              <w:rPr>
                <w:rFonts w:ascii="Times New Roman" w:hAnsi="Times New Roman"/>
              </w:rPr>
            </w:pPr>
            <w:r w:rsidRPr="00D135DD">
              <w:rPr>
                <w:rFonts w:ascii="Times New Roman" w:hAnsi="Times New Roman" w:hint="eastAsia"/>
              </w:rPr>
              <w:t>√</w:t>
            </w:r>
          </w:p>
        </w:tc>
        <w:tc>
          <w:tcPr>
            <w:tcW w:w="1797" w:type="dxa"/>
          </w:tcPr>
          <w:p w14:paraId="54237D41" w14:textId="77777777" w:rsidR="004219EF" w:rsidRPr="00D135DD" w:rsidRDefault="004219EF" w:rsidP="00CD5E67">
            <w:pPr>
              <w:pStyle w:val="ab"/>
              <w:ind w:firstLine="420"/>
              <w:rPr>
                <w:rFonts w:ascii="Times New Roman" w:hAnsi="Times New Roman"/>
              </w:rPr>
            </w:pPr>
          </w:p>
        </w:tc>
      </w:tr>
    </w:tbl>
    <w:p w14:paraId="56F984BD" w14:textId="77777777" w:rsidR="004219EF" w:rsidRPr="00D135DD" w:rsidRDefault="004219EF" w:rsidP="004219EF">
      <w:pPr>
        <w:pStyle w:val="ab"/>
        <w:ind w:firstLine="420"/>
        <w:rPr>
          <w:rFonts w:ascii="Times New Roman" w:hAnsi="Times New Roman"/>
        </w:rPr>
      </w:pPr>
    </w:p>
    <w:p w14:paraId="3D661C4E" w14:textId="77777777" w:rsidR="004219EF" w:rsidRPr="00D135DD" w:rsidRDefault="004219EF" w:rsidP="00CD5E67">
      <w:pPr>
        <w:pStyle w:val="3"/>
        <w:ind w:firstLine="643"/>
        <w:rPr>
          <w:rFonts w:eastAsia="楷体_GB2312"/>
        </w:rPr>
      </w:pPr>
      <w:r w:rsidRPr="00D135DD">
        <w:rPr>
          <w:rFonts w:eastAsia="楷体_GB2312" w:hint="eastAsia"/>
        </w:rPr>
        <w:t>6</w:t>
      </w:r>
      <w:r w:rsidRPr="00D135DD">
        <w:rPr>
          <w:rFonts w:eastAsia="楷体_GB2312" w:hint="eastAsia"/>
        </w:rPr>
        <w:t>．系统出错处理设计</w:t>
      </w:r>
    </w:p>
    <w:p w14:paraId="1158A76B" w14:textId="77777777" w:rsidR="004219EF" w:rsidRPr="00D135DD" w:rsidRDefault="004219EF" w:rsidP="004219EF">
      <w:pPr>
        <w:pStyle w:val="ab"/>
        <w:ind w:firstLine="420"/>
        <w:rPr>
          <w:rFonts w:ascii="Times New Roman" w:eastAsia="黑体" w:hAnsi="Times New Roman"/>
        </w:rPr>
      </w:pPr>
      <w:r w:rsidRPr="00D135DD">
        <w:rPr>
          <w:rFonts w:ascii="Times New Roman" w:eastAsia="黑体" w:hAnsi="Times New Roman"/>
        </w:rPr>
        <w:t>6.</w:t>
      </w:r>
      <w:r w:rsidRPr="00D135DD">
        <w:rPr>
          <w:rFonts w:ascii="Times New Roman" w:eastAsia="黑体" w:hAnsi="Times New Roman" w:hint="eastAsia"/>
        </w:rPr>
        <w:t>1</w:t>
      </w:r>
      <w:r w:rsidRPr="00D135DD">
        <w:rPr>
          <w:rFonts w:ascii="Times New Roman" w:eastAsia="黑体" w:hAnsi="Times New Roman" w:hint="eastAsia"/>
        </w:rPr>
        <w:t>出错信息</w:t>
      </w:r>
    </w:p>
    <w:p w14:paraId="111B6780" w14:textId="77777777" w:rsidR="004219EF" w:rsidRPr="00D135DD" w:rsidRDefault="004219EF" w:rsidP="004219EF">
      <w:pPr>
        <w:pStyle w:val="ab"/>
        <w:ind w:firstLine="420"/>
        <w:rPr>
          <w:rFonts w:ascii="Times New Roman" w:hAnsi="Times New Roman"/>
        </w:rPr>
      </w:pPr>
      <w:r w:rsidRPr="00D135DD">
        <w:rPr>
          <w:rFonts w:ascii="Times New Roman" w:hAnsi="Times New Roman"/>
        </w:rPr>
        <w:t>“</w:t>
      </w:r>
      <w:proofErr w:type="gramStart"/>
      <w:r w:rsidRPr="00D135DD">
        <w:rPr>
          <w:rFonts w:ascii="Times New Roman" w:hAnsi="Times New Roman"/>
        </w:rPr>
        <w:t>pattern</w:t>
      </w:r>
      <w:proofErr w:type="gramEnd"/>
      <w:r w:rsidRPr="00D135DD">
        <w:rPr>
          <w:rFonts w:ascii="Times New Roman" w:hAnsi="Times New Roman"/>
        </w:rPr>
        <w:t xml:space="preserve"> is not valid”</w:t>
      </w:r>
    </w:p>
    <w:p w14:paraId="34993A89" w14:textId="62901F48" w:rsidR="004219EF" w:rsidRPr="00D135DD" w:rsidRDefault="004219EF" w:rsidP="004219EF">
      <w:pPr>
        <w:pStyle w:val="ab"/>
        <w:ind w:firstLine="420"/>
        <w:rPr>
          <w:rFonts w:ascii="Times New Roman" w:hAnsi="Times New Roman"/>
        </w:rPr>
      </w:pPr>
      <w:r w:rsidRPr="00D135DD">
        <w:rPr>
          <w:rFonts w:ascii="Times New Roman" w:hAnsi="Times New Roman" w:hint="eastAsia"/>
        </w:rPr>
        <w:t>6</w:t>
      </w:r>
      <w:r w:rsidRPr="00D135DD">
        <w:rPr>
          <w:rFonts w:ascii="Times New Roman" w:hAnsi="Times New Roman"/>
        </w:rPr>
        <w:t>.</w:t>
      </w:r>
      <w:r w:rsidRPr="00D135DD">
        <w:rPr>
          <w:rFonts w:ascii="Times New Roman" w:hAnsi="Times New Roman" w:hint="eastAsia"/>
        </w:rPr>
        <w:t>2</w:t>
      </w:r>
      <w:r w:rsidRPr="00D135DD">
        <w:rPr>
          <w:rFonts w:ascii="Times New Roman" w:hAnsi="Times New Roman" w:hint="eastAsia"/>
        </w:rPr>
        <w:t>补救措施</w:t>
      </w:r>
    </w:p>
    <w:p w14:paraId="1B2A2C19" w14:textId="0AC36370" w:rsidR="004219EF" w:rsidRPr="00D135DD" w:rsidRDefault="004219EF" w:rsidP="00E72285">
      <w:pPr>
        <w:pStyle w:val="ab"/>
        <w:ind w:firstLine="0"/>
        <w:rPr>
          <w:rFonts w:ascii="Times New Roman" w:hAnsi="Times New Roman"/>
        </w:rPr>
      </w:pPr>
      <w:r w:rsidRPr="00D135DD">
        <w:rPr>
          <w:rFonts w:ascii="Times New Roman" w:hAnsi="Times New Roman" w:hint="eastAsia"/>
        </w:rPr>
        <w:t xml:space="preserve">    </w:t>
      </w:r>
      <w:r w:rsidRPr="00D135DD">
        <w:rPr>
          <w:rFonts w:ascii="Times New Roman" w:hAnsi="Times New Roman" w:hint="eastAsia"/>
        </w:rPr>
        <w:t>重新设置</w:t>
      </w:r>
    </w:p>
    <w:p w14:paraId="2EE1D01E" w14:textId="77777777" w:rsidR="004219EF" w:rsidRPr="00D135DD" w:rsidRDefault="004219EF" w:rsidP="004219EF">
      <w:pPr>
        <w:pStyle w:val="ab"/>
        <w:ind w:firstLine="420"/>
        <w:rPr>
          <w:rFonts w:ascii="Times New Roman" w:eastAsia="黑体" w:hAnsi="Times New Roman"/>
        </w:rPr>
      </w:pPr>
      <w:r w:rsidRPr="00D135DD">
        <w:rPr>
          <w:rFonts w:ascii="Times New Roman" w:eastAsia="黑体" w:hAnsi="Times New Roman" w:hint="eastAsia"/>
        </w:rPr>
        <w:t>6</w:t>
      </w:r>
      <w:r w:rsidRPr="00D135DD">
        <w:rPr>
          <w:rFonts w:ascii="Times New Roman" w:eastAsia="黑体" w:hAnsi="Times New Roman"/>
        </w:rPr>
        <w:t>.</w:t>
      </w:r>
      <w:r w:rsidRPr="00D135DD">
        <w:rPr>
          <w:rFonts w:ascii="Times New Roman" w:eastAsia="黑体" w:hAnsi="Times New Roman" w:hint="eastAsia"/>
        </w:rPr>
        <w:t>3</w:t>
      </w:r>
      <w:r w:rsidRPr="00D135DD">
        <w:rPr>
          <w:rFonts w:ascii="Times New Roman" w:eastAsia="黑体" w:hAnsi="Times New Roman" w:hint="eastAsia"/>
        </w:rPr>
        <w:t>系统维护设计</w:t>
      </w:r>
    </w:p>
    <w:p w14:paraId="27F9E272" w14:textId="68BEC0C0" w:rsidR="004219EF" w:rsidRPr="00D135DD" w:rsidRDefault="004219EF" w:rsidP="004219EF">
      <w:pPr>
        <w:pStyle w:val="ab"/>
        <w:ind w:firstLine="420"/>
        <w:rPr>
          <w:rFonts w:ascii="Times New Roman" w:hAnsi="Times New Roman"/>
        </w:rPr>
      </w:pPr>
      <w:r w:rsidRPr="00D135DD">
        <w:rPr>
          <w:rFonts w:ascii="Times New Roman" w:hAnsi="Times New Roman" w:hint="eastAsia"/>
        </w:rPr>
        <w:t>代码</w:t>
      </w:r>
      <w:r w:rsidRPr="00D135DD">
        <w:rPr>
          <w:rFonts w:ascii="Times New Roman" w:hAnsi="Times New Roman"/>
        </w:rPr>
        <w:t>安全概念贯穿整个开发</w:t>
      </w:r>
      <w:r w:rsidRPr="00D135DD">
        <w:rPr>
          <w:rFonts w:ascii="Times New Roman" w:hAnsi="Times New Roman" w:hint="eastAsia"/>
        </w:rPr>
        <w:t>过程中</w:t>
      </w:r>
      <w:r w:rsidRPr="00D135DD">
        <w:rPr>
          <w:rFonts w:ascii="Times New Roman" w:hAnsi="Times New Roman"/>
        </w:rPr>
        <w:t>。</w:t>
      </w:r>
    </w:p>
    <w:p w14:paraId="2D0F5F87" w14:textId="2E9E8BF3" w:rsidR="004219EF" w:rsidRPr="00D135DD" w:rsidRDefault="004219EF" w:rsidP="004219EF">
      <w:pPr>
        <w:ind w:firstLine="480"/>
        <w:rPr>
          <w:rFonts w:eastAsia="宋体" w:cs="Times New Roman"/>
          <w:sz w:val="21"/>
        </w:rPr>
      </w:pPr>
      <w:r w:rsidRPr="00D135DD">
        <w:br w:type="page"/>
      </w:r>
    </w:p>
    <w:p w14:paraId="114F231A" w14:textId="478CF34D" w:rsidR="008A149B" w:rsidRPr="00D135DD" w:rsidRDefault="008A149B" w:rsidP="008A149B">
      <w:pPr>
        <w:pStyle w:val="-10"/>
        <w:ind w:firstLine="600"/>
        <w:jc w:val="both"/>
      </w:pPr>
      <w:bookmarkStart w:id="229" w:name="_Toc7728464"/>
      <w:r w:rsidRPr="00D135DD">
        <w:rPr>
          <w:rFonts w:hint="eastAsia"/>
        </w:rPr>
        <w:t>附录</w:t>
      </w:r>
      <w:r w:rsidRPr="00D135DD">
        <w:rPr>
          <w:rFonts w:hint="eastAsia"/>
        </w:rPr>
        <w:t xml:space="preserve">8 </w:t>
      </w:r>
      <w:r w:rsidRPr="00D135DD">
        <w:rPr>
          <w:rFonts w:hint="eastAsia"/>
        </w:rPr>
        <w:t>数据库</w:t>
      </w:r>
      <w:r w:rsidRPr="00D135DD">
        <w:t>设计说明</w:t>
      </w:r>
      <w:bookmarkEnd w:id="229"/>
    </w:p>
    <w:p w14:paraId="4555C87A" w14:textId="2FBAC923" w:rsidR="008A149B" w:rsidRPr="00D135DD" w:rsidRDefault="008A149B" w:rsidP="008A149B">
      <w:pPr>
        <w:ind w:firstLine="880"/>
        <w:jc w:val="center"/>
        <w:rPr>
          <w:rFonts w:eastAsia="黑体"/>
          <w:sz w:val="44"/>
        </w:rPr>
      </w:pPr>
      <w:r w:rsidRPr="00D135DD">
        <w:rPr>
          <w:rFonts w:eastAsia="黑体"/>
          <w:noProof/>
          <w:sz w:val="44"/>
        </w:rPr>
        <mc:AlternateContent>
          <mc:Choice Requires="wps">
            <w:drawing>
              <wp:anchor distT="0" distB="0" distL="114300" distR="114300" simplePos="0" relativeHeight="251673600" behindDoc="0" locked="0" layoutInCell="0" allowOverlap="1" wp14:anchorId="4A7D55EA" wp14:editId="137FFA87">
                <wp:simplePos x="0" y="0"/>
                <wp:positionH relativeFrom="column">
                  <wp:posOffset>0</wp:posOffset>
                </wp:positionH>
                <wp:positionV relativeFrom="paragraph">
                  <wp:posOffset>495300</wp:posOffset>
                </wp:positionV>
                <wp:extent cx="5143500" cy="0"/>
                <wp:effectExtent l="0" t="0" r="0" b="0"/>
                <wp:wrapTopAndBottom/>
                <wp:docPr id="44" name="直接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F44886A" id="直接连接符 44" o:spid="_x0000_s1026" style="position:absolute;left:0;text-align:lef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pt" to="40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" o:allowincell="f" stroked="f">
                <w10:wrap type="topAndBottom"/>
              </v:line>
            </w:pict>
          </mc:Fallback>
        </mc:AlternateContent>
      </w:r>
      <w:r w:rsidRPr="00D135DD">
        <w:rPr>
          <w:rFonts w:eastAsia="黑体" w:hint="eastAsia"/>
          <w:sz w:val="44"/>
        </w:rPr>
        <w:t>基于代码混淆的</w:t>
      </w:r>
      <w:r w:rsidRPr="00D135DD">
        <w:rPr>
          <w:rFonts w:eastAsia="黑体"/>
          <w:sz w:val="44"/>
        </w:rPr>
        <w:t>W</w:t>
      </w:r>
      <w:r w:rsidRPr="00D135DD">
        <w:rPr>
          <w:rFonts w:eastAsia="黑体" w:hint="eastAsia"/>
          <w:sz w:val="44"/>
        </w:rPr>
        <w:t>eb</w:t>
      </w:r>
      <w:r w:rsidRPr="00D135DD">
        <w:rPr>
          <w:rFonts w:eastAsia="黑体" w:hint="eastAsia"/>
          <w:sz w:val="44"/>
        </w:rPr>
        <w:t>站点动态防御系统</w:t>
      </w:r>
    </w:p>
    <w:p w14:paraId="06F8D255" w14:textId="77777777" w:rsidR="008A149B" w:rsidRPr="00D135DD" w:rsidRDefault="008A149B" w:rsidP="008A149B">
      <w:pPr>
        <w:ind w:firstLine="880"/>
        <w:jc w:val="center"/>
        <w:rPr>
          <w:rFonts w:eastAsia="黑体"/>
          <w:sz w:val="44"/>
        </w:rPr>
      </w:pPr>
    </w:p>
    <w:p w14:paraId="12A9AA79" w14:textId="77777777" w:rsidR="008A149B" w:rsidRPr="00D135DD" w:rsidRDefault="008A149B" w:rsidP="008A149B">
      <w:pPr>
        <w:ind w:firstLine="880"/>
        <w:jc w:val="center"/>
        <w:rPr>
          <w:rFonts w:eastAsia="黑体"/>
          <w:sz w:val="44"/>
        </w:rPr>
      </w:pPr>
      <w:r w:rsidRPr="00D135DD">
        <w:rPr>
          <w:rFonts w:eastAsia="黑体" w:hint="eastAsia"/>
          <w:sz w:val="44"/>
        </w:rPr>
        <w:t>数据库设计说明书</w:t>
      </w:r>
    </w:p>
    <w:p w14:paraId="11FDA227" w14:textId="77777777" w:rsidR="008A149B" w:rsidRPr="00D135DD" w:rsidRDefault="008A149B" w:rsidP="008A149B">
      <w:pPr>
        <w:ind w:firstLine="560"/>
        <w:jc w:val="center"/>
        <w:rPr>
          <w:sz w:val="28"/>
        </w:rPr>
      </w:pPr>
    </w:p>
    <w:p w14:paraId="4A425C81" w14:textId="77777777" w:rsidR="008A149B" w:rsidRPr="00D135DD" w:rsidRDefault="008A149B" w:rsidP="008A149B">
      <w:pPr>
        <w:ind w:firstLine="560"/>
        <w:jc w:val="center"/>
        <w:rPr>
          <w:sz w:val="28"/>
        </w:rPr>
      </w:pPr>
      <w:r w:rsidRPr="00D135DD">
        <w:rPr>
          <w:rFonts w:hint="eastAsia"/>
          <w:sz w:val="28"/>
        </w:rPr>
        <w:t>[V</w:t>
      </w:r>
      <w:r w:rsidRPr="00D135DD">
        <w:rPr>
          <w:sz w:val="28"/>
        </w:rPr>
        <w:t>1.0</w:t>
      </w:r>
      <w:r w:rsidRPr="00D135DD">
        <w:rPr>
          <w:rFonts w:hint="eastAsia"/>
          <w:sz w:val="28"/>
        </w:rPr>
        <w:t>]</w:t>
      </w:r>
    </w:p>
    <w:p w14:paraId="6EE38C63" w14:textId="77777777" w:rsidR="008A149B" w:rsidRPr="00D135DD" w:rsidRDefault="008A149B" w:rsidP="008A149B">
      <w:pPr>
        <w:ind w:firstLine="560"/>
        <w:jc w:val="center"/>
        <w:rPr>
          <w:sz w:val="28"/>
        </w:rPr>
      </w:pPr>
    </w:p>
    <w:p w14:paraId="2A8DB5C4" w14:textId="77777777" w:rsidR="008A149B" w:rsidRPr="00D135DD" w:rsidRDefault="008A149B" w:rsidP="008A149B">
      <w:pPr>
        <w:ind w:firstLine="560"/>
        <w:jc w:val="center"/>
        <w:rPr>
          <w:sz w:val="28"/>
        </w:rPr>
      </w:pPr>
    </w:p>
    <w:p w14:paraId="1982E72A" w14:textId="77777777" w:rsidR="008A149B" w:rsidRPr="00D135DD" w:rsidRDefault="008A149B" w:rsidP="008A149B">
      <w:pPr>
        <w:ind w:firstLine="560"/>
        <w:jc w:val="center"/>
        <w:rPr>
          <w:sz w:val="28"/>
        </w:rPr>
      </w:pPr>
    </w:p>
    <w:p w14:paraId="4DEAEA42" w14:textId="77777777" w:rsidR="008A149B" w:rsidRPr="00D135DD" w:rsidRDefault="008A149B" w:rsidP="008A149B">
      <w:pPr>
        <w:ind w:firstLine="480"/>
      </w:pPr>
    </w:p>
    <w:p w14:paraId="4829C210" w14:textId="77777777" w:rsidR="008A149B" w:rsidRPr="00D135DD" w:rsidRDefault="008A149B" w:rsidP="008A149B">
      <w:pPr>
        <w:spacing w:line="720" w:lineRule="auto"/>
        <w:ind w:firstLine="560"/>
        <w:jc w:val="center"/>
        <w:rPr>
          <w:sz w:val="28"/>
        </w:rPr>
      </w:pPr>
      <w:r w:rsidRPr="00D135DD">
        <w:rPr>
          <w:rFonts w:hint="eastAsia"/>
          <w:sz w:val="28"/>
        </w:rPr>
        <w:t>拟</w:t>
      </w:r>
      <w:r w:rsidRPr="00D135DD">
        <w:rPr>
          <w:sz w:val="28"/>
        </w:rPr>
        <w:t xml:space="preserve"> </w:t>
      </w:r>
      <w:r w:rsidRPr="00D135DD">
        <w:rPr>
          <w:rFonts w:hint="eastAsia"/>
          <w:sz w:val="28"/>
        </w:rPr>
        <w:t>制</w:t>
      </w:r>
      <w:r w:rsidRPr="00D135DD">
        <w:rPr>
          <w:sz w:val="28"/>
        </w:rPr>
        <w:t xml:space="preserve"> </w:t>
      </w:r>
      <w:r w:rsidRPr="00D135DD">
        <w:rPr>
          <w:rFonts w:hint="eastAsia"/>
          <w:sz w:val="28"/>
        </w:rPr>
        <w:t>人</w:t>
      </w:r>
      <w:r w:rsidRPr="00D135DD">
        <w:rPr>
          <w:sz w:val="28"/>
        </w:rPr>
        <w:t>__________</w:t>
      </w:r>
      <w:proofErr w:type="gramStart"/>
      <w:r w:rsidRPr="00D135DD">
        <w:rPr>
          <w:rFonts w:hint="eastAsia"/>
          <w:sz w:val="28"/>
        </w:rPr>
        <w:t>邵</w:t>
      </w:r>
      <w:proofErr w:type="gramEnd"/>
      <w:r w:rsidRPr="00D135DD">
        <w:rPr>
          <w:rFonts w:hint="eastAsia"/>
          <w:sz w:val="28"/>
        </w:rPr>
        <w:t>欣欣</w:t>
      </w:r>
      <w:r w:rsidRPr="00D135DD">
        <w:rPr>
          <w:sz w:val="28"/>
        </w:rPr>
        <w:t>____________</w:t>
      </w:r>
    </w:p>
    <w:p w14:paraId="0506C2B9" w14:textId="77777777" w:rsidR="008A149B" w:rsidRPr="00D135DD" w:rsidRDefault="008A149B" w:rsidP="008A149B">
      <w:pPr>
        <w:spacing w:line="720" w:lineRule="auto"/>
        <w:ind w:firstLine="560"/>
        <w:jc w:val="center"/>
        <w:rPr>
          <w:sz w:val="28"/>
        </w:rPr>
      </w:pPr>
      <w:r w:rsidRPr="00D135DD">
        <w:rPr>
          <w:rFonts w:hint="eastAsia"/>
          <w:sz w:val="28"/>
        </w:rPr>
        <w:t>审</w:t>
      </w:r>
      <w:r w:rsidRPr="00D135DD">
        <w:rPr>
          <w:sz w:val="28"/>
        </w:rPr>
        <w:t xml:space="preserve"> </w:t>
      </w:r>
      <w:r w:rsidRPr="00D135DD">
        <w:rPr>
          <w:rFonts w:hint="eastAsia"/>
          <w:sz w:val="28"/>
        </w:rPr>
        <w:t>核</w:t>
      </w:r>
      <w:r w:rsidRPr="00D135DD">
        <w:rPr>
          <w:sz w:val="28"/>
        </w:rPr>
        <w:t xml:space="preserve"> </w:t>
      </w:r>
      <w:r w:rsidRPr="00D135DD">
        <w:rPr>
          <w:rFonts w:hint="eastAsia"/>
          <w:sz w:val="28"/>
        </w:rPr>
        <w:t>人</w:t>
      </w:r>
      <w:r w:rsidRPr="00D135DD">
        <w:rPr>
          <w:sz w:val="28"/>
        </w:rPr>
        <w:t>_________</w:t>
      </w:r>
      <w:r w:rsidRPr="00D135DD">
        <w:rPr>
          <w:rFonts w:hint="eastAsia"/>
          <w:sz w:val="28"/>
        </w:rPr>
        <w:t>王海舟</w:t>
      </w:r>
      <w:r w:rsidRPr="00D135DD">
        <w:rPr>
          <w:sz w:val="28"/>
        </w:rPr>
        <w:t>_____________</w:t>
      </w:r>
    </w:p>
    <w:p w14:paraId="6F68DDB0" w14:textId="77777777" w:rsidR="008A149B" w:rsidRPr="00D135DD" w:rsidRDefault="008A149B" w:rsidP="008A149B">
      <w:pPr>
        <w:spacing w:line="720" w:lineRule="auto"/>
        <w:ind w:firstLine="560"/>
        <w:jc w:val="center"/>
        <w:rPr>
          <w:sz w:val="28"/>
        </w:rPr>
      </w:pPr>
      <w:r w:rsidRPr="00D135DD">
        <w:rPr>
          <w:rFonts w:hint="eastAsia"/>
          <w:sz w:val="28"/>
        </w:rPr>
        <w:t>批</w:t>
      </w:r>
      <w:r w:rsidRPr="00D135DD">
        <w:rPr>
          <w:sz w:val="28"/>
        </w:rPr>
        <w:t xml:space="preserve"> </w:t>
      </w:r>
      <w:r w:rsidRPr="00D135DD">
        <w:rPr>
          <w:rFonts w:hint="eastAsia"/>
          <w:sz w:val="28"/>
        </w:rPr>
        <w:t>准</w:t>
      </w:r>
      <w:r w:rsidRPr="00D135DD">
        <w:rPr>
          <w:sz w:val="28"/>
        </w:rPr>
        <w:t xml:space="preserve"> </w:t>
      </w:r>
      <w:r w:rsidRPr="00D135DD">
        <w:rPr>
          <w:rFonts w:hint="eastAsia"/>
          <w:sz w:val="28"/>
        </w:rPr>
        <w:t>人</w:t>
      </w:r>
      <w:r w:rsidRPr="00D135DD">
        <w:rPr>
          <w:sz w:val="28"/>
        </w:rPr>
        <w:t>__________</w:t>
      </w:r>
      <w:r w:rsidRPr="00D135DD">
        <w:rPr>
          <w:rFonts w:hint="eastAsia"/>
          <w:sz w:val="28"/>
        </w:rPr>
        <w:t>王海舟</w:t>
      </w:r>
      <w:r w:rsidRPr="00D135DD">
        <w:rPr>
          <w:sz w:val="28"/>
        </w:rPr>
        <w:t>____________</w:t>
      </w:r>
    </w:p>
    <w:p w14:paraId="41EF9C6D" w14:textId="77777777" w:rsidR="008A149B" w:rsidRPr="00D135DD" w:rsidRDefault="008A149B" w:rsidP="008A149B">
      <w:pPr>
        <w:ind w:firstLine="560"/>
        <w:jc w:val="center"/>
        <w:rPr>
          <w:sz w:val="28"/>
        </w:rPr>
      </w:pPr>
    </w:p>
    <w:p w14:paraId="2050EC13" w14:textId="77777777" w:rsidR="008A149B" w:rsidRPr="00D135DD" w:rsidRDefault="008A149B" w:rsidP="008A149B">
      <w:pPr>
        <w:ind w:firstLine="560"/>
        <w:jc w:val="center"/>
        <w:rPr>
          <w:sz w:val="28"/>
        </w:rPr>
      </w:pPr>
    </w:p>
    <w:p w14:paraId="70F25B89" w14:textId="53A65608" w:rsidR="00563BDD" w:rsidRDefault="008A149B" w:rsidP="008A149B">
      <w:pPr>
        <w:ind w:firstLine="560"/>
        <w:jc w:val="center"/>
      </w:pPr>
      <w:r w:rsidRPr="00D135DD">
        <w:rPr>
          <w:rFonts w:hint="eastAsia"/>
          <w:sz w:val="28"/>
        </w:rPr>
        <w:t>[</w:t>
      </w:r>
      <w:r w:rsidRPr="00D135DD">
        <w:rPr>
          <w:rFonts w:hint="eastAsia"/>
          <w:sz w:val="28"/>
        </w:rPr>
        <w:t>二零一九年三月二十六日</w:t>
      </w:r>
      <w:r w:rsidRPr="00D135DD">
        <w:rPr>
          <w:rFonts w:hint="eastAsia"/>
          <w:sz w:val="28"/>
        </w:rPr>
        <w:t>]</w:t>
      </w:r>
      <w:r w:rsidRPr="00D135DD">
        <w:rPr>
          <w:rFonts w:hint="eastAsia"/>
        </w:rPr>
        <w:t xml:space="preserve"> </w:t>
      </w:r>
    </w:p>
    <w:p w14:paraId="2F3F64AC" w14:textId="77777777" w:rsidR="00563BDD" w:rsidRDefault="00563BDD">
      <w:r>
        <w:br w:type="page"/>
      </w:r>
    </w:p>
    <w:p w14:paraId="34B660A4" w14:textId="77777777" w:rsidR="008A149B" w:rsidRPr="00D135DD" w:rsidRDefault="008A149B" w:rsidP="004A7400">
      <w:pPr>
        <w:pStyle w:val="a8"/>
        <w:ind w:firstLine="420"/>
      </w:pPr>
    </w:p>
    <w:p w14:paraId="1CAE91CE" w14:textId="77777777" w:rsidR="008A149B" w:rsidRPr="00D135DD" w:rsidRDefault="008A149B" w:rsidP="00CD5E67">
      <w:pPr>
        <w:pStyle w:val="3"/>
        <w:ind w:firstLine="643"/>
      </w:pPr>
      <w:r w:rsidRPr="00D135DD">
        <w:rPr>
          <w:rFonts w:hint="eastAsia"/>
        </w:rPr>
        <w:t>1.</w:t>
      </w:r>
      <w:r w:rsidRPr="00D135DD">
        <w:rPr>
          <w:rFonts w:hint="eastAsia"/>
        </w:rPr>
        <w:t>引言</w:t>
      </w:r>
    </w:p>
    <w:p w14:paraId="701C4933" w14:textId="77777777" w:rsidR="008A149B" w:rsidRPr="00D135DD" w:rsidRDefault="008A149B" w:rsidP="008A149B">
      <w:pPr>
        <w:pStyle w:val="ab"/>
        <w:ind w:firstLine="420"/>
        <w:rPr>
          <w:rFonts w:ascii="Times New Roman" w:eastAsia="黑体" w:hAnsi="Times New Roman"/>
        </w:rPr>
      </w:pPr>
      <w:r w:rsidRPr="00D135DD">
        <w:rPr>
          <w:rFonts w:ascii="Times New Roman" w:eastAsia="黑体" w:hAnsi="Times New Roman" w:hint="eastAsia"/>
        </w:rPr>
        <w:t>1.1</w:t>
      </w:r>
      <w:r w:rsidRPr="00D135DD">
        <w:rPr>
          <w:rFonts w:ascii="Times New Roman" w:eastAsia="黑体" w:hAnsi="Times New Roman" w:hint="eastAsia"/>
        </w:rPr>
        <w:t>编写目的</w:t>
      </w:r>
    </w:p>
    <w:p w14:paraId="083120AB" w14:textId="77777777" w:rsidR="008A149B" w:rsidRPr="00D135DD" w:rsidRDefault="008A149B" w:rsidP="008A149B">
      <w:pPr>
        <w:pStyle w:val="ab"/>
        <w:ind w:firstLine="420"/>
        <w:rPr>
          <w:rFonts w:ascii="Times New Roman" w:hAnsi="Times New Roman"/>
        </w:rPr>
      </w:pPr>
      <w:r w:rsidRPr="00D135DD">
        <w:rPr>
          <w:rFonts w:ascii="Times New Roman" w:hAnsi="Times New Roman" w:hint="eastAsia"/>
        </w:rPr>
        <w:t>本文档对应项目：基于代码混淆的</w:t>
      </w:r>
      <w:r w:rsidRPr="00D135DD">
        <w:rPr>
          <w:rFonts w:ascii="Times New Roman" w:hAnsi="Times New Roman" w:hint="eastAsia"/>
        </w:rPr>
        <w:t>web</w:t>
      </w:r>
      <w:r w:rsidRPr="00D135DD">
        <w:rPr>
          <w:rFonts w:ascii="Times New Roman" w:hAnsi="Times New Roman" w:hint="eastAsia"/>
        </w:rPr>
        <w:t>站点动态防御系统。</w:t>
      </w:r>
    </w:p>
    <w:p w14:paraId="5FBEEC67" w14:textId="77777777" w:rsidR="008A149B" w:rsidRPr="00D135DD" w:rsidRDefault="008A149B" w:rsidP="008A149B">
      <w:pPr>
        <w:pStyle w:val="ab"/>
        <w:ind w:firstLine="420"/>
        <w:rPr>
          <w:rFonts w:ascii="Times New Roman" w:hAnsi="Times New Roman"/>
        </w:rPr>
      </w:pPr>
      <w:r w:rsidRPr="00D135DD">
        <w:rPr>
          <w:rFonts w:ascii="Times New Roman" w:hAnsi="Times New Roman" w:hint="eastAsia"/>
        </w:rPr>
        <w:t>本</w:t>
      </w:r>
      <w:r w:rsidRPr="00D135DD">
        <w:rPr>
          <w:rFonts w:ascii="Times New Roman" w:hAnsi="Times New Roman"/>
        </w:rPr>
        <w:t>详细设计说明书</w:t>
      </w:r>
      <w:r w:rsidRPr="00D135DD">
        <w:rPr>
          <w:rFonts w:ascii="Times New Roman" w:hAnsi="Times New Roman" w:hint="eastAsia"/>
        </w:rPr>
        <w:t>是为了</w:t>
      </w:r>
      <w:r w:rsidRPr="00D135DD">
        <w:rPr>
          <w:rFonts w:ascii="Times New Roman" w:hAnsi="Times New Roman"/>
        </w:rPr>
        <w:t>实现系统</w:t>
      </w:r>
      <w:r w:rsidRPr="00D135DD">
        <w:rPr>
          <w:rFonts w:ascii="Times New Roman" w:hAnsi="Times New Roman" w:hint="eastAsia"/>
        </w:rPr>
        <w:t>的功能</w:t>
      </w:r>
      <w:r w:rsidRPr="00D135DD">
        <w:rPr>
          <w:rFonts w:ascii="Times New Roman" w:hAnsi="Times New Roman"/>
        </w:rPr>
        <w:t>，进行</w:t>
      </w:r>
      <w:r w:rsidRPr="00D135DD">
        <w:rPr>
          <w:rFonts w:ascii="Times New Roman" w:hAnsi="Times New Roman" w:hint="eastAsia"/>
        </w:rPr>
        <w:t>的数据库说明</w:t>
      </w:r>
      <w:r w:rsidRPr="00D135DD">
        <w:rPr>
          <w:rFonts w:ascii="Times New Roman" w:hAnsi="Times New Roman"/>
        </w:rPr>
        <w:t>。</w:t>
      </w:r>
      <w:r w:rsidRPr="00D135DD">
        <w:rPr>
          <w:rFonts w:ascii="Times New Roman" w:hAnsi="Times New Roman" w:hint="eastAsia"/>
        </w:rPr>
        <w:t>详细描述</w:t>
      </w:r>
      <w:r w:rsidRPr="00D135DD">
        <w:rPr>
          <w:rFonts w:ascii="Times New Roman" w:hAnsi="Times New Roman"/>
        </w:rPr>
        <w:t>数据库设计</w:t>
      </w:r>
      <w:r w:rsidRPr="00D135DD">
        <w:rPr>
          <w:rFonts w:ascii="Times New Roman" w:hAnsi="Times New Roman" w:hint="eastAsia"/>
        </w:rPr>
        <w:t>。</w:t>
      </w:r>
    </w:p>
    <w:p w14:paraId="3A8012AB" w14:textId="77777777" w:rsidR="008A149B" w:rsidRPr="00D135DD" w:rsidRDefault="008A149B" w:rsidP="008A149B">
      <w:pPr>
        <w:pStyle w:val="ab"/>
        <w:ind w:firstLine="420"/>
        <w:rPr>
          <w:rFonts w:ascii="Times New Roman" w:hAnsi="Times New Roman"/>
        </w:rPr>
      </w:pPr>
      <w:r w:rsidRPr="00D135DD">
        <w:rPr>
          <w:rFonts w:ascii="Times New Roman" w:hAnsi="Times New Roman" w:hint="eastAsia"/>
        </w:rPr>
        <w:t>本“数据库设计说明书”主要用于：指导数据库实现</w:t>
      </w:r>
      <w:r w:rsidRPr="00D135DD">
        <w:rPr>
          <w:rFonts w:ascii="Times New Roman" w:hAnsi="Times New Roman"/>
        </w:rPr>
        <w:t>，指定数据库标准，指导软件开发</w:t>
      </w:r>
      <w:r w:rsidRPr="00D135DD">
        <w:rPr>
          <w:rFonts w:ascii="Times New Roman" w:hAnsi="Times New Roman" w:hint="eastAsia"/>
        </w:rPr>
        <w:t>。</w:t>
      </w:r>
    </w:p>
    <w:p w14:paraId="5E590F7F" w14:textId="77777777" w:rsidR="008A149B" w:rsidRPr="00D135DD" w:rsidRDefault="008A149B" w:rsidP="008A149B">
      <w:pPr>
        <w:pStyle w:val="ab"/>
        <w:ind w:firstLine="420"/>
        <w:rPr>
          <w:rFonts w:ascii="Times New Roman" w:hAnsi="Times New Roman"/>
        </w:rPr>
      </w:pPr>
    </w:p>
    <w:p w14:paraId="19B47220" w14:textId="77777777" w:rsidR="008A149B" w:rsidRPr="00D135DD" w:rsidRDefault="008A149B" w:rsidP="008A149B">
      <w:pPr>
        <w:pStyle w:val="ab"/>
        <w:ind w:firstLine="420"/>
        <w:rPr>
          <w:rFonts w:ascii="Times New Roman" w:eastAsia="黑体" w:hAnsi="Times New Roman"/>
        </w:rPr>
      </w:pPr>
      <w:r w:rsidRPr="00D135DD">
        <w:rPr>
          <w:rFonts w:ascii="Times New Roman" w:eastAsia="黑体" w:hAnsi="Times New Roman" w:hint="eastAsia"/>
        </w:rPr>
        <w:t>1.2</w:t>
      </w:r>
      <w:r w:rsidRPr="00D135DD">
        <w:rPr>
          <w:rFonts w:ascii="Times New Roman" w:eastAsia="黑体" w:hAnsi="Times New Roman" w:hint="eastAsia"/>
        </w:rPr>
        <w:t>背景</w:t>
      </w:r>
    </w:p>
    <w:p w14:paraId="3A8AFA2F" w14:textId="77777777" w:rsidR="008A149B" w:rsidRPr="00D135DD" w:rsidRDefault="008A149B" w:rsidP="008A149B">
      <w:pPr>
        <w:pStyle w:val="ab"/>
        <w:numPr>
          <w:ilvl w:val="0"/>
          <w:numId w:val="28"/>
        </w:numPr>
        <w:tabs>
          <w:tab w:val="clear" w:pos="493"/>
          <w:tab w:val="num" w:pos="540"/>
        </w:tabs>
        <w:ind w:left="540" w:firstLine="420"/>
        <w:rPr>
          <w:rFonts w:ascii="Times New Roman" w:hAnsi="Times New Roman"/>
        </w:rPr>
      </w:pPr>
      <w:r w:rsidRPr="00D135DD">
        <w:rPr>
          <w:rFonts w:ascii="Times New Roman" w:hAnsi="Times New Roman" w:hint="eastAsia"/>
        </w:rPr>
        <w:t>基于代码混淆的</w:t>
      </w:r>
      <w:r w:rsidRPr="00D135DD">
        <w:rPr>
          <w:rFonts w:ascii="Times New Roman" w:hAnsi="Times New Roman"/>
        </w:rPr>
        <w:t>W</w:t>
      </w:r>
      <w:r w:rsidRPr="00D135DD">
        <w:rPr>
          <w:rFonts w:ascii="Times New Roman" w:hAnsi="Times New Roman" w:hint="eastAsia"/>
        </w:rPr>
        <w:t>eb</w:t>
      </w:r>
      <w:r w:rsidRPr="00D135DD">
        <w:rPr>
          <w:rFonts w:ascii="Times New Roman" w:hAnsi="Times New Roman" w:hint="eastAsia"/>
        </w:rPr>
        <w:t>站点动态防御系统</w:t>
      </w:r>
    </w:p>
    <w:p w14:paraId="00ACBEA3" w14:textId="77777777" w:rsidR="008A149B" w:rsidRPr="00D135DD" w:rsidRDefault="008A149B" w:rsidP="008A149B">
      <w:pPr>
        <w:pStyle w:val="ab"/>
        <w:numPr>
          <w:ilvl w:val="0"/>
          <w:numId w:val="28"/>
        </w:numPr>
        <w:tabs>
          <w:tab w:val="clear" w:pos="493"/>
          <w:tab w:val="num" w:pos="540"/>
        </w:tabs>
        <w:ind w:left="540" w:firstLine="420"/>
        <w:rPr>
          <w:rFonts w:ascii="Times New Roman" w:hAnsi="Times New Roman"/>
        </w:rPr>
      </w:pPr>
      <w:r w:rsidRPr="00D135DD">
        <w:rPr>
          <w:rFonts w:ascii="Times New Roman" w:hAnsi="Times New Roman" w:hint="eastAsia"/>
        </w:rPr>
        <w:t>任务提出者：</w:t>
      </w:r>
      <w:proofErr w:type="gramStart"/>
      <w:r w:rsidRPr="00D135DD">
        <w:rPr>
          <w:rFonts w:ascii="Times New Roman" w:hAnsi="Times New Roman"/>
        </w:rPr>
        <w:t>邵</w:t>
      </w:r>
      <w:proofErr w:type="gramEnd"/>
      <w:r w:rsidRPr="00D135DD">
        <w:rPr>
          <w:rFonts w:ascii="Times New Roman" w:hAnsi="Times New Roman"/>
        </w:rPr>
        <w:t>欣欣；</w:t>
      </w:r>
      <w:r w:rsidRPr="00D135DD">
        <w:rPr>
          <w:rFonts w:ascii="Times New Roman" w:hAnsi="Times New Roman" w:hint="eastAsia"/>
        </w:rPr>
        <w:t>开发者：</w:t>
      </w:r>
      <w:proofErr w:type="gramStart"/>
      <w:r w:rsidRPr="00D135DD">
        <w:rPr>
          <w:rFonts w:ascii="Times New Roman" w:hAnsi="Times New Roman"/>
        </w:rPr>
        <w:t>邵</w:t>
      </w:r>
      <w:proofErr w:type="gramEnd"/>
      <w:r w:rsidRPr="00D135DD">
        <w:rPr>
          <w:rFonts w:ascii="Times New Roman" w:hAnsi="Times New Roman"/>
        </w:rPr>
        <w:t>欣欣；</w:t>
      </w:r>
      <w:r w:rsidRPr="00D135DD">
        <w:rPr>
          <w:rFonts w:ascii="Times New Roman" w:hAnsi="Times New Roman" w:hint="eastAsia"/>
        </w:rPr>
        <w:t>用户：</w:t>
      </w:r>
      <w:r w:rsidRPr="00D135DD">
        <w:rPr>
          <w:rFonts w:ascii="Times New Roman" w:hAnsi="Times New Roman"/>
        </w:rPr>
        <w:t>网站</w:t>
      </w:r>
      <w:r w:rsidRPr="00D135DD">
        <w:rPr>
          <w:rFonts w:ascii="Times New Roman" w:hAnsi="Times New Roman" w:hint="eastAsia"/>
        </w:rPr>
        <w:t>开发人员</w:t>
      </w:r>
    </w:p>
    <w:p w14:paraId="7E1A135B" w14:textId="77777777" w:rsidR="008A149B" w:rsidRPr="00D135DD" w:rsidRDefault="008A149B" w:rsidP="008A149B">
      <w:pPr>
        <w:pStyle w:val="ab"/>
        <w:ind w:firstLine="420"/>
        <w:rPr>
          <w:rFonts w:ascii="Times New Roman" w:eastAsia="黑体" w:hAnsi="Times New Roman"/>
        </w:rPr>
      </w:pPr>
      <w:r w:rsidRPr="00D135DD">
        <w:rPr>
          <w:rFonts w:ascii="Times New Roman" w:eastAsia="黑体" w:hAnsi="Times New Roman" w:hint="eastAsia"/>
        </w:rPr>
        <w:t>1.3</w:t>
      </w:r>
      <w:r w:rsidRPr="00D135DD">
        <w:rPr>
          <w:rFonts w:ascii="Times New Roman" w:eastAsia="黑体" w:hAnsi="Times New Roman" w:hint="eastAsia"/>
        </w:rPr>
        <w:t>定义</w:t>
      </w:r>
    </w:p>
    <w:p w14:paraId="49658757" w14:textId="77777777" w:rsidR="008A149B" w:rsidRPr="00D135DD" w:rsidRDefault="008A149B" w:rsidP="008A149B">
      <w:pPr>
        <w:pStyle w:val="ab"/>
        <w:ind w:firstLine="420"/>
        <w:rPr>
          <w:rFonts w:ascii="Times New Roman" w:hAnsi="Times New Roman"/>
        </w:rPr>
      </w:pPr>
      <w:r w:rsidRPr="00D135DD">
        <w:rPr>
          <w:rFonts w:ascii="Times New Roman" w:hAnsi="Times New Roman" w:hint="eastAsia"/>
        </w:rPr>
        <w:t xml:space="preserve">    </w:t>
      </w:r>
      <w:r w:rsidRPr="00D135DD">
        <w:rPr>
          <w:rFonts w:ascii="Times New Roman" w:hAnsi="Times New Roman" w:hint="eastAsia"/>
        </w:rPr>
        <w:t>无</w:t>
      </w:r>
    </w:p>
    <w:p w14:paraId="5705EE98" w14:textId="77777777" w:rsidR="008A149B" w:rsidRPr="00D135DD" w:rsidRDefault="008A149B" w:rsidP="008A149B">
      <w:pPr>
        <w:pStyle w:val="ab"/>
        <w:ind w:firstLine="420"/>
        <w:rPr>
          <w:rFonts w:ascii="Times New Roman" w:eastAsia="黑体" w:hAnsi="Times New Roman"/>
        </w:rPr>
      </w:pPr>
      <w:r w:rsidRPr="00D135DD">
        <w:rPr>
          <w:rFonts w:ascii="Times New Roman" w:eastAsia="黑体" w:hAnsi="Times New Roman" w:hint="eastAsia"/>
        </w:rPr>
        <w:t>1.4</w:t>
      </w:r>
      <w:r w:rsidRPr="00D135DD">
        <w:rPr>
          <w:rFonts w:ascii="Times New Roman" w:eastAsia="黑体" w:hAnsi="Times New Roman" w:hint="eastAsia"/>
        </w:rPr>
        <w:t>参考资料</w:t>
      </w:r>
    </w:p>
    <w:p w14:paraId="199F1CD4" w14:textId="77777777" w:rsidR="008A149B" w:rsidRPr="00D135DD" w:rsidRDefault="008A149B" w:rsidP="008A149B">
      <w:pPr>
        <w:pStyle w:val="ab"/>
        <w:ind w:firstLine="422"/>
        <w:rPr>
          <w:rFonts w:ascii="Times New Roman" w:hAnsi="Times New Roman"/>
        </w:rPr>
      </w:pPr>
      <w:r w:rsidRPr="00D135DD">
        <w:rPr>
          <w:rFonts w:ascii="Times New Roman" w:hAnsi="Times New Roman" w:hint="eastAsia"/>
          <w:b/>
        </w:rPr>
        <w:t xml:space="preserve">   </w:t>
      </w:r>
      <w:r w:rsidRPr="00D135DD">
        <w:rPr>
          <w:rFonts w:ascii="Times New Roman" w:hAnsi="Times New Roman" w:hint="eastAsia"/>
        </w:rPr>
        <w:t xml:space="preserve"> </w:t>
      </w:r>
      <w:r w:rsidRPr="00D135DD">
        <w:rPr>
          <w:rFonts w:ascii="Times New Roman" w:hAnsi="Times New Roman" w:hint="eastAsia"/>
        </w:rPr>
        <w:t>无</w:t>
      </w:r>
    </w:p>
    <w:p w14:paraId="0821C22B" w14:textId="77777777" w:rsidR="008A149B" w:rsidRPr="00D135DD" w:rsidRDefault="008A149B" w:rsidP="00CD5E67">
      <w:pPr>
        <w:pStyle w:val="3"/>
        <w:ind w:firstLine="643"/>
        <w:rPr>
          <w:rFonts w:eastAsia="楷体_GB2312"/>
        </w:rPr>
      </w:pPr>
      <w:r w:rsidRPr="00D135DD">
        <w:rPr>
          <w:rFonts w:eastAsia="楷体_GB2312" w:hint="eastAsia"/>
        </w:rPr>
        <w:t>2</w:t>
      </w:r>
      <w:r w:rsidRPr="00D135DD">
        <w:rPr>
          <w:rFonts w:eastAsia="楷体_GB2312" w:hint="eastAsia"/>
        </w:rPr>
        <w:t>．外部设计</w:t>
      </w:r>
    </w:p>
    <w:p w14:paraId="1222943C" w14:textId="77777777" w:rsidR="008A149B" w:rsidRPr="00D135DD" w:rsidRDefault="008A149B" w:rsidP="008A149B">
      <w:pPr>
        <w:pStyle w:val="ab"/>
        <w:ind w:firstLine="420"/>
        <w:rPr>
          <w:rFonts w:ascii="Times New Roman" w:eastAsia="黑体" w:hAnsi="Times New Roman"/>
        </w:rPr>
      </w:pPr>
      <w:r w:rsidRPr="00D135DD">
        <w:rPr>
          <w:rFonts w:ascii="Times New Roman" w:eastAsia="黑体" w:hAnsi="Times New Roman"/>
        </w:rPr>
        <w:t>1.</w:t>
      </w:r>
      <w:r w:rsidRPr="00D135DD">
        <w:rPr>
          <w:rFonts w:ascii="Times New Roman" w:eastAsia="黑体" w:hAnsi="Times New Roman" w:hint="eastAsia"/>
        </w:rPr>
        <w:t>1</w:t>
      </w:r>
      <w:r w:rsidRPr="00D135DD">
        <w:rPr>
          <w:rFonts w:ascii="Times New Roman" w:eastAsia="黑体" w:hAnsi="Times New Roman" w:hint="eastAsia"/>
        </w:rPr>
        <w:t>标识符的状态</w:t>
      </w:r>
    </w:p>
    <w:p w14:paraId="539D8681" w14:textId="77777777" w:rsidR="008A149B" w:rsidRPr="00D135DD" w:rsidRDefault="008A149B" w:rsidP="008A149B">
      <w:pPr>
        <w:pStyle w:val="ab"/>
        <w:ind w:firstLine="420"/>
        <w:rPr>
          <w:rFonts w:ascii="Times New Roman" w:hAnsi="Times New Roman"/>
        </w:rPr>
      </w:pPr>
    </w:p>
    <w:p w14:paraId="5D3DF25B" w14:textId="77777777" w:rsidR="008A149B" w:rsidRPr="00D135DD" w:rsidRDefault="008A149B" w:rsidP="008A149B">
      <w:pPr>
        <w:pStyle w:val="ab"/>
        <w:ind w:firstLine="420"/>
        <w:rPr>
          <w:rFonts w:ascii="Times New Roman" w:hAnsi="Times New Roman"/>
        </w:rPr>
      </w:pPr>
      <w:r w:rsidRPr="00D135DD">
        <w:rPr>
          <w:rFonts w:ascii="Times New Roman" w:hAnsi="Times New Roman" w:hint="eastAsia"/>
        </w:rPr>
        <w:t>数据单位元</w:t>
      </w:r>
      <w:r w:rsidRPr="00D135DD">
        <w:rPr>
          <w:rFonts w:ascii="Times New Roman" w:hAnsi="Times New Roman"/>
        </w:rPr>
        <w:t>：</w:t>
      </w:r>
      <w:r w:rsidRPr="00D135DD">
        <w:rPr>
          <w:rFonts w:ascii="Times New Roman" w:eastAsia="黑体" w:hAnsi="Times New Roman" w:cs="Times New Roman"/>
          <w:szCs w:val="24"/>
        </w:rPr>
        <w:t>ngx_http_ipslab_node_t</w:t>
      </w:r>
      <w:r w:rsidRPr="00D135DD">
        <w:rPr>
          <w:rFonts w:ascii="Times New Roman" w:eastAsia="黑体" w:hAnsi="Times New Roman"/>
          <w:szCs w:val="24"/>
        </w:rPr>
        <w:t xml:space="preserve"> </w:t>
      </w:r>
    </w:p>
    <w:p w14:paraId="2C8771B0" w14:textId="77777777" w:rsidR="008A149B" w:rsidRPr="00D135DD" w:rsidRDefault="008A149B" w:rsidP="008A149B">
      <w:pPr>
        <w:pStyle w:val="ab"/>
        <w:ind w:firstLine="420"/>
        <w:rPr>
          <w:rFonts w:ascii="Times New Roman" w:hAnsi="Times New Roman"/>
          <w:bCs/>
          <w:color w:val="000000"/>
          <w:szCs w:val="24"/>
        </w:rPr>
      </w:pPr>
      <w:r w:rsidRPr="00D135DD">
        <w:rPr>
          <w:rFonts w:ascii="Times New Roman" w:hAnsi="Times New Roman" w:hint="eastAsia"/>
        </w:rPr>
        <w:t>数据</w:t>
      </w:r>
      <w:r w:rsidRPr="00D135DD">
        <w:rPr>
          <w:rFonts w:ascii="Times New Roman" w:hAnsi="Times New Roman"/>
        </w:rPr>
        <w:t>库</w:t>
      </w:r>
      <w:r w:rsidRPr="00D135DD">
        <w:rPr>
          <w:rFonts w:ascii="Times New Roman" w:hAnsi="Times New Roman" w:hint="eastAsia"/>
        </w:rPr>
        <w:t>对数据单元</w:t>
      </w:r>
      <w:r w:rsidRPr="00D135DD">
        <w:rPr>
          <w:rFonts w:ascii="Times New Roman" w:hAnsi="Times New Roman"/>
        </w:rPr>
        <w:t>的组织结构：</w:t>
      </w:r>
      <w:r w:rsidRPr="00D135DD">
        <w:rPr>
          <w:rFonts w:ascii="Times New Roman" w:hAnsi="Times New Roman" w:cs="Times New Roman"/>
          <w:bCs/>
          <w:color w:val="000000"/>
          <w:szCs w:val="24"/>
        </w:rPr>
        <w:t>ngx_rbtree_t</w:t>
      </w:r>
      <w:r w:rsidRPr="00D135DD">
        <w:rPr>
          <w:rFonts w:ascii="Times New Roman" w:hAnsi="Times New Roman"/>
          <w:bCs/>
          <w:color w:val="000000"/>
          <w:szCs w:val="24"/>
        </w:rPr>
        <w:t xml:space="preserve"> </w:t>
      </w:r>
    </w:p>
    <w:p w14:paraId="6321449A" w14:textId="77777777" w:rsidR="008A149B" w:rsidRPr="00D135DD" w:rsidRDefault="008A149B" w:rsidP="008A149B">
      <w:pPr>
        <w:pStyle w:val="ab"/>
        <w:ind w:firstLine="420"/>
        <w:rPr>
          <w:rFonts w:ascii="Times New Roman" w:eastAsia="黑体" w:hAnsi="Times New Roman"/>
          <w:szCs w:val="24"/>
        </w:rPr>
      </w:pPr>
      <w:r w:rsidRPr="00D135DD">
        <w:rPr>
          <w:rFonts w:ascii="Times New Roman" w:hAnsi="Times New Roman" w:hint="eastAsia"/>
          <w:bCs/>
          <w:color w:val="000000"/>
          <w:szCs w:val="24"/>
        </w:rPr>
        <w:t>数据库本身</w:t>
      </w:r>
      <w:r w:rsidRPr="00D135DD">
        <w:rPr>
          <w:rFonts w:ascii="Times New Roman" w:hAnsi="Times New Roman"/>
          <w:bCs/>
          <w:color w:val="000000"/>
          <w:szCs w:val="24"/>
        </w:rPr>
        <w:t>的管理结构：</w:t>
      </w:r>
      <w:r w:rsidRPr="00D135DD">
        <w:rPr>
          <w:rFonts w:ascii="Times New Roman" w:eastAsia="黑体" w:hAnsi="Times New Roman" w:cs="Times New Roman"/>
          <w:szCs w:val="24"/>
        </w:rPr>
        <w:t>ngx_http_ipslab_shm_t</w:t>
      </w:r>
    </w:p>
    <w:p w14:paraId="0E51B5B8" w14:textId="77777777" w:rsidR="008A149B" w:rsidRPr="00D135DD" w:rsidRDefault="008A149B" w:rsidP="008A149B">
      <w:pPr>
        <w:pStyle w:val="ab"/>
        <w:ind w:firstLine="420"/>
        <w:rPr>
          <w:rFonts w:ascii="Times New Roman" w:hAnsi="Times New Roman"/>
        </w:rPr>
      </w:pPr>
    </w:p>
    <w:p w14:paraId="6FB50B4A" w14:textId="77777777" w:rsidR="008A149B" w:rsidRPr="00D135DD" w:rsidRDefault="008A149B" w:rsidP="008A149B">
      <w:pPr>
        <w:pStyle w:val="ab"/>
        <w:ind w:firstLine="420"/>
        <w:rPr>
          <w:rFonts w:ascii="Times New Roman" w:eastAsia="黑体" w:hAnsi="Times New Roman"/>
        </w:rPr>
      </w:pPr>
      <w:r w:rsidRPr="00D135DD">
        <w:rPr>
          <w:rFonts w:ascii="Times New Roman" w:eastAsia="黑体" w:hAnsi="Times New Roman" w:hint="eastAsia"/>
        </w:rPr>
        <w:t>2</w:t>
      </w:r>
      <w:r w:rsidRPr="00D135DD">
        <w:rPr>
          <w:rFonts w:ascii="Times New Roman" w:eastAsia="黑体" w:hAnsi="Times New Roman"/>
        </w:rPr>
        <w:t>.</w:t>
      </w:r>
      <w:r w:rsidRPr="00D135DD">
        <w:rPr>
          <w:rFonts w:ascii="Times New Roman" w:eastAsia="黑体" w:hAnsi="Times New Roman" w:hint="eastAsia"/>
        </w:rPr>
        <w:t>2</w:t>
      </w:r>
      <w:r w:rsidRPr="00D135DD">
        <w:rPr>
          <w:rFonts w:ascii="Times New Roman" w:eastAsia="黑体" w:hAnsi="Times New Roman" w:hint="eastAsia"/>
        </w:rPr>
        <w:t>使用它的程序</w:t>
      </w:r>
    </w:p>
    <w:p w14:paraId="0F7EFF9C" w14:textId="77777777" w:rsidR="008A149B" w:rsidRPr="00D135DD" w:rsidRDefault="008A149B" w:rsidP="008A149B">
      <w:pPr>
        <w:pStyle w:val="ab"/>
        <w:ind w:firstLine="420"/>
        <w:rPr>
          <w:rFonts w:ascii="Times New Roman" w:hAnsi="Times New Roman"/>
        </w:rPr>
      </w:pPr>
    </w:p>
    <w:p w14:paraId="1620C28A" w14:textId="77777777" w:rsidR="008A149B" w:rsidRPr="00D135DD" w:rsidRDefault="008A149B" w:rsidP="008A149B">
      <w:pPr>
        <w:pStyle w:val="ab"/>
        <w:ind w:firstLine="420"/>
        <w:rPr>
          <w:rFonts w:ascii="Times New Roman" w:hAnsi="Times New Roman"/>
        </w:rPr>
      </w:pPr>
      <w:r w:rsidRPr="00D135DD">
        <w:rPr>
          <w:rFonts w:ascii="Times New Roman" w:hAnsi="Times New Roman" w:hint="eastAsia"/>
        </w:rPr>
        <w:t>函数</w:t>
      </w:r>
      <w:r w:rsidRPr="00D135DD">
        <w:rPr>
          <w:rFonts w:ascii="Times New Roman" w:hAnsi="Times New Roman"/>
        </w:rPr>
        <w:t xml:space="preserve">ngx_http_ipslab_lookup_ID_update_forward </w:t>
      </w:r>
    </w:p>
    <w:p w14:paraId="01D3EAD3" w14:textId="77777777" w:rsidR="008A149B" w:rsidRPr="00D135DD" w:rsidRDefault="008A149B" w:rsidP="008A149B">
      <w:pPr>
        <w:pStyle w:val="ab"/>
        <w:ind w:firstLine="420"/>
        <w:rPr>
          <w:rFonts w:ascii="Times New Roman" w:hAnsi="Times New Roman"/>
        </w:rPr>
      </w:pPr>
    </w:p>
    <w:p w14:paraId="39E44717" w14:textId="77777777" w:rsidR="008A149B" w:rsidRPr="00D135DD" w:rsidRDefault="008A149B" w:rsidP="008A149B">
      <w:pPr>
        <w:pStyle w:val="ab"/>
        <w:ind w:firstLine="420"/>
        <w:rPr>
          <w:rFonts w:ascii="Times New Roman" w:eastAsia="黑体" w:hAnsi="Times New Roman"/>
        </w:rPr>
      </w:pPr>
      <w:r w:rsidRPr="00D135DD">
        <w:rPr>
          <w:rFonts w:ascii="Times New Roman" w:eastAsia="黑体" w:hAnsi="Times New Roman" w:hint="eastAsia"/>
        </w:rPr>
        <w:t>2</w:t>
      </w:r>
      <w:r w:rsidRPr="00D135DD">
        <w:rPr>
          <w:rFonts w:ascii="Times New Roman" w:eastAsia="黑体" w:hAnsi="Times New Roman"/>
        </w:rPr>
        <w:t>.</w:t>
      </w:r>
      <w:r w:rsidRPr="00D135DD">
        <w:rPr>
          <w:rFonts w:ascii="Times New Roman" w:eastAsia="黑体" w:hAnsi="Times New Roman" w:hint="eastAsia"/>
        </w:rPr>
        <w:t>3</w:t>
      </w:r>
      <w:r w:rsidRPr="00D135DD">
        <w:rPr>
          <w:rFonts w:ascii="Times New Roman" w:eastAsia="黑体" w:hAnsi="Times New Roman" w:hint="eastAsia"/>
        </w:rPr>
        <w:t>约定</w:t>
      </w:r>
    </w:p>
    <w:p w14:paraId="05881E2B" w14:textId="77777777" w:rsidR="008A149B" w:rsidRPr="00D135DD" w:rsidRDefault="008A149B" w:rsidP="008A149B">
      <w:pPr>
        <w:pStyle w:val="ab"/>
        <w:ind w:firstLine="420"/>
        <w:rPr>
          <w:rFonts w:ascii="Times New Roman" w:hAnsi="Times New Roman"/>
        </w:rPr>
      </w:pPr>
    </w:p>
    <w:p w14:paraId="51FA15D0" w14:textId="77777777" w:rsidR="008A149B" w:rsidRPr="00D135DD" w:rsidRDefault="008A149B" w:rsidP="008A149B">
      <w:pPr>
        <w:pStyle w:val="ab"/>
        <w:ind w:firstLine="420"/>
        <w:rPr>
          <w:rFonts w:ascii="Times New Roman" w:hAnsi="Times New Roman"/>
        </w:rPr>
      </w:pPr>
      <w:r w:rsidRPr="00D135DD">
        <w:rPr>
          <w:rFonts w:ascii="Times New Roman" w:hAnsi="Times New Roman" w:hint="eastAsia"/>
        </w:rPr>
        <w:t>数据库内数据</w:t>
      </w:r>
      <w:r w:rsidRPr="00D135DD">
        <w:rPr>
          <w:rFonts w:ascii="Times New Roman" w:hAnsi="Times New Roman"/>
        </w:rPr>
        <w:t>更新法则：</w:t>
      </w:r>
      <w:r w:rsidRPr="00D135DD">
        <w:rPr>
          <w:rFonts w:ascii="Times New Roman" w:hAnsi="Times New Roman"/>
        </w:rPr>
        <w:t>MD5</w:t>
      </w:r>
      <w:r w:rsidRPr="00D135DD">
        <w:rPr>
          <w:rFonts w:ascii="Times New Roman" w:hAnsi="Times New Roman" w:hint="eastAsia"/>
        </w:rPr>
        <w:t>算法</w:t>
      </w:r>
      <w:r w:rsidRPr="00D135DD">
        <w:rPr>
          <w:rFonts w:ascii="Times New Roman" w:hAnsi="Times New Roman"/>
        </w:rPr>
        <w:t>从上一个数据得到下一个数据</w:t>
      </w:r>
    </w:p>
    <w:p w14:paraId="02239D44" w14:textId="77777777" w:rsidR="008A149B" w:rsidRPr="00D135DD" w:rsidRDefault="008A149B" w:rsidP="008A149B">
      <w:pPr>
        <w:pStyle w:val="ab"/>
        <w:ind w:firstLine="420"/>
        <w:rPr>
          <w:rFonts w:ascii="Times New Roman" w:hAnsi="Times New Roman"/>
        </w:rPr>
      </w:pPr>
    </w:p>
    <w:p w14:paraId="2B54DEDF" w14:textId="77777777" w:rsidR="008A149B" w:rsidRPr="00D135DD" w:rsidRDefault="008A149B" w:rsidP="008A149B">
      <w:pPr>
        <w:pStyle w:val="ab"/>
        <w:ind w:firstLine="420"/>
        <w:rPr>
          <w:rFonts w:ascii="Times New Roman" w:eastAsia="黑体" w:hAnsi="Times New Roman"/>
        </w:rPr>
      </w:pPr>
      <w:r w:rsidRPr="00D135DD">
        <w:rPr>
          <w:rFonts w:ascii="Times New Roman" w:eastAsia="黑体" w:hAnsi="Times New Roman" w:hint="eastAsia"/>
        </w:rPr>
        <w:t>2</w:t>
      </w:r>
      <w:r w:rsidRPr="00D135DD">
        <w:rPr>
          <w:rFonts w:ascii="Times New Roman" w:eastAsia="黑体" w:hAnsi="Times New Roman"/>
        </w:rPr>
        <w:t>.</w:t>
      </w:r>
      <w:r w:rsidRPr="00D135DD">
        <w:rPr>
          <w:rFonts w:ascii="Times New Roman" w:eastAsia="黑体" w:hAnsi="Times New Roman" w:hint="eastAsia"/>
        </w:rPr>
        <w:t>4</w:t>
      </w:r>
      <w:r w:rsidRPr="00D135DD">
        <w:rPr>
          <w:rFonts w:ascii="Times New Roman" w:eastAsia="黑体" w:hAnsi="Times New Roman" w:hint="eastAsia"/>
        </w:rPr>
        <w:t>专门指导</w:t>
      </w:r>
    </w:p>
    <w:p w14:paraId="71F6C815" w14:textId="77777777" w:rsidR="008A149B" w:rsidRPr="00D135DD" w:rsidRDefault="008A149B" w:rsidP="008A149B">
      <w:pPr>
        <w:pStyle w:val="ab"/>
        <w:ind w:firstLine="420"/>
        <w:rPr>
          <w:rFonts w:ascii="Times New Roman" w:hAnsi="Times New Roman"/>
        </w:rPr>
      </w:pPr>
    </w:p>
    <w:p w14:paraId="2366D1E1" w14:textId="77777777" w:rsidR="008A149B" w:rsidRPr="00D135DD" w:rsidRDefault="008A149B" w:rsidP="008A149B">
      <w:pPr>
        <w:pStyle w:val="ab"/>
        <w:ind w:firstLine="420"/>
        <w:rPr>
          <w:rFonts w:ascii="Times New Roman" w:hAnsi="Times New Roman"/>
        </w:rPr>
      </w:pPr>
      <w:r w:rsidRPr="00D135DD">
        <w:rPr>
          <w:rFonts w:ascii="Times New Roman" w:hAnsi="Times New Roman" w:hint="eastAsia"/>
        </w:rPr>
        <w:t>参考</w:t>
      </w:r>
      <w:r w:rsidRPr="00D135DD">
        <w:rPr>
          <w:rFonts w:ascii="Times New Roman" w:hAnsi="Times New Roman"/>
        </w:rPr>
        <w:t>文献：</w:t>
      </w:r>
      <w:r w:rsidRPr="00D135DD">
        <w:rPr>
          <w:rFonts w:ascii="Times New Roman" w:hAnsi="Times New Roman" w:hint="eastAsia"/>
        </w:rPr>
        <w:t>[</w:t>
      </w:r>
      <w:r w:rsidRPr="00D135DD">
        <w:rPr>
          <w:rFonts w:ascii="Times New Roman" w:hAnsi="Times New Roman"/>
        </w:rPr>
        <w:t>1</w:t>
      </w:r>
      <w:r w:rsidRPr="00D135DD">
        <w:rPr>
          <w:rFonts w:ascii="Times New Roman" w:hAnsi="Times New Roman" w:hint="eastAsia"/>
        </w:rPr>
        <w:t xml:space="preserve">] </w:t>
      </w:r>
      <w:r w:rsidRPr="00D135DD">
        <w:rPr>
          <w:rFonts w:ascii="Times New Roman" w:hAnsi="Times New Roman" w:hint="eastAsia"/>
        </w:rPr>
        <w:t>陶辉</w:t>
      </w:r>
      <w:r w:rsidRPr="00D135DD">
        <w:rPr>
          <w:rFonts w:ascii="Times New Roman" w:hAnsi="Times New Roman" w:hint="eastAsia"/>
        </w:rPr>
        <w:t>.</w:t>
      </w:r>
      <w:r w:rsidRPr="00D135DD">
        <w:rPr>
          <w:rFonts w:ascii="Times New Roman" w:hAnsi="Times New Roman" w:hint="eastAsia"/>
        </w:rPr>
        <w:t>深入理解</w:t>
      </w:r>
      <w:r w:rsidRPr="00D135DD">
        <w:rPr>
          <w:rFonts w:ascii="Times New Roman" w:hAnsi="Times New Roman" w:hint="eastAsia"/>
        </w:rPr>
        <w:t>Nginx-</w:t>
      </w:r>
      <w:r w:rsidRPr="00D135DD">
        <w:rPr>
          <w:rFonts w:ascii="Times New Roman" w:hAnsi="Times New Roman" w:hint="eastAsia"/>
        </w:rPr>
        <w:t>模块开发与架构解析第二版</w:t>
      </w:r>
      <w:r w:rsidRPr="00D135DD">
        <w:rPr>
          <w:rFonts w:ascii="Times New Roman" w:hAnsi="Times New Roman" w:hint="eastAsia"/>
        </w:rPr>
        <w:t>[M].</w:t>
      </w:r>
      <w:r w:rsidRPr="00D135DD">
        <w:rPr>
          <w:rFonts w:ascii="Times New Roman" w:hAnsi="Times New Roman" w:hint="eastAsia"/>
        </w:rPr>
        <w:t>北京：机械工业出版社，</w:t>
      </w:r>
      <w:r w:rsidRPr="00D135DD">
        <w:rPr>
          <w:rFonts w:ascii="Times New Roman" w:hAnsi="Times New Roman" w:hint="eastAsia"/>
        </w:rPr>
        <w:t>2016:590</w:t>
      </w:r>
      <w:r w:rsidRPr="00D135DD">
        <w:rPr>
          <w:rFonts w:ascii="Times New Roman" w:hAnsi="Times New Roman"/>
        </w:rPr>
        <w:t>-605</w:t>
      </w:r>
    </w:p>
    <w:p w14:paraId="3A8E6F25" w14:textId="77777777" w:rsidR="008A149B" w:rsidRPr="00D135DD" w:rsidRDefault="008A149B" w:rsidP="008A149B">
      <w:pPr>
        <w:pStyle w:val="ab"/>
        <w:ind w:firstLine="420"/>
        <w:rPr>
          <w:rFonts w:ascii="Times New Roman" w:hAnsi="Times New Roman"/>
        </w:rPr>
      </w:pPr>
    </w:p>
    <w:p w14:paraId="054AA015" w14:textId="77777777" w:rsidR="008A149B" w:rsidRPr="00D135DD" w:rsidRDefault="008A149B" w:rsidP="008A149B">
      <w:pPr>
        <w:pStyle w:val="ab"/>
        <w:ind w:firstLine="420"/>
        <w:rPr>
          <w:rFonts w:ascii="Times New Roman" w:eastAsia="黑体" w:hAnsi="Times New Roman"/>
        </w:rPr>
      </w:pPr>
      <w:r w:rsidRPr="00D135DD">
        <w:rPr>
          <w:rFonts w:ascii="Times New Roman" w:eastAsia="黑体" w:hAnsi="Times New Roman" w:hint="eastAsia"/>
        </w:rPr>
        <w:t>2</w:t>
      </w:r>
      <w:r w:rsidRPr="00D135DD">
        <w:rPr>
          <w:rFonts w:ascii="Times New Roman" w:eastAsia="黑体" w:hAnsi="Times New Roman"/>
        </w:rPr>
        <w:t>.</w:t>
      </w:r>
      <w:r w:rsidRPr="00D135DD">
        <w:rPr>
          <w:rFonts w:ascii="Times New Roman" w:eastAsia="黑体" w:hAnsi="Times New Roman" w:hint="eastAsia"/>
        </w:rPr>
        <w:t>5</w:t>
      </w:r>
      <w:r w:rsidRPr="00D135DD">
        <w:rPr>
          <w:rFonts w:ascii="Times New Roman" w:eastAsia="黑体" w:hAnsi="Times New Roman" w:hint="eastAsia"/>
        </w:rPr>
        <w:t>支持软件</w:t>
      </w:r>
    </w:p>
    <w:p w14:paraId="1AEBFD9A" w14:textId="77777777" w:rsidR="008A149B" w:rsidRPr="00D135DD" w:rsidRDefault="008A149B" w:rsidP="008A149B">
      <w:pPr>
        <w:pStyle w:val="ab"/>
        <w:ind w:firstLine="420"/>
        <w:rPr>
          <w:rFonts w:ascii="Times New Roman" w:eastAsia="楷体_GB2312" w:hAnsi="Times New Roman"/>
        </w:rPr>
      </w:pPr>
      <w:r w:rsidRPr="00D135DD">
        <w:rPr>
          <w:rFonts w:ascii="Times New Roman" w:hAnsi="Times New Roman" w:hint="eastAsia"/>
        </w:rPr>
        <w:t xml:space="preserve">    </w:t>
      </w:r>
      <w:r w:rsidRPr="00D135DD">
        <w:rPr>
          <w:rFonts w:ascii="Times New Roman" w:hAnsi="Times New Roman"/>
        </w:rPr>
        <w:t>Nginx</w:t>
      </w:r>
      <w:r w:rsidRPr="00D135DD">
        <w:rPr>
          <w:rFonts w:ascii="Times New Roman" w:hAnsi="Times New Roman" w:hint="eastAsia"/>
        </w:rPr>
        <w:t>的内部模块</w:t>
      </w:r>
      <w:r w:rsidRPr="00D135DD">
        <w:rPr>
          <w:rFonts w:ascii="Times New Roman" w:hAnsi="Times New Roman"/>
        </w:rPr>
        <w:t>：</w:t>
      </w:r>
      <w:r w:rsidRPr="00D135DD">
        <w:rPr>
          <w:rFonts w:ascii="Times New Roman" w:hAnsi="Times New Roman"/>
        </w:rPr>
        <w:t>slab</w:t>
      </w:r>
      <w:r w:rsidRPr="00D135DD">
        <w:rPr>
          <w:rFonts w:ascii="Times New Roman" w:hAnsi="Times New Roman" w:hint="eastAsia"/>
        </w:rPr>
        <w:t>是</w:t>
      </w:r>
      <w:r w:rsidRPr="00D135DD">
        <w:rPr>
          <w:rFonts w:ascii="Times New Roman" w:hAnsi="Times New Roman"/>
        </w:rPr>
        <w:t>必</w:t>
      </w:r>
      <w:r w:rsidRPr="00D135DD">
        <w:rPr>
          <w:rFonts w:ascii="Times New Roman" w:hAnsi="Times New Roman" w:hint="eastAsia"/>
        </w:rPr>
        <w:t>需</w:t>
      </w:r>
      <w:r w:rsidRPr="00D135DD">
        <w:rPr>
          <w:rFonts w:ascii="Times New Roman" w:hAnsi="Times New Roman"/>
        </w:rPr>
        <w:t>的支持。</w:t>
      </w:r>
    </w:p>
    <w:p w14:paraId="6A6CCAB8" w14:textId="77777777" w:rsidR="008A149B" w:rsidRPr="00D135DD" w:rsidRDefault="008A149B" w:rsidP="00CD5E67">
      <w:pPr>
        <w:pStyle w:val="3"/>
        <w:ind w:firstLine="643"/>
        <w:rPr>
          <w:rFonts w:eastAsia="楷体_GB2312"/>
        </w:rPr>
      </w:pPr>
      <w:r w:rsidRPr="00D135DD">
        <w:rPr>
          <w:rFonts w:eastAsia="楷体_GB2312" w:hint="eastAsia"/>
        </w:rPr>
        <w:t>3</w:t>
      </w:r>
      <w:r w:rsidRPr="00D135DD">
        <w:rPr>
          <w:rFonts w:hint="eastAsia"/>
        </w:rPr>
        <w:t>．</w:t>
      </w:r>
      <w:r w:rsidRPr="00D135DD">
        <w:rPr>
          <w:rFonts w:eastAsia="楷体_GB2312" w:hint="eastAsia"/>
        </w:rPr>
        <w:t>结构设计</w:t>
      </w:r>
    </w:p>
    <w:p w14:paraId="6AA9E383" w14:textId="77777777" w:rsidR="008A149B" w:rsidRPr="00D135DD" w:rsidRDefault="008A149B" w:rsidP="008A149B">
      <w:pPr>
        <w:pStyle w:val="af"/>
      </w:pPr>
      <w:r w:rsidRPr="00D135DD">
        <w:t>本系统的数据库设计并非一般意义上的外部数据库</w:t>
      </w:r>
      <w:r w:rsidRPr="00D135DD">
        <w:rPr>
          <w:rFonts w:hint="eastAsia"/>
        </w:rPr>
        <w:t>。</w:t>
      </w:r>
      <w:r w:rsidRPr="00D135DD">
        <w:t>它使用</w:t>
      </w:r>
      <w:r w:rsidRPr="00D135DD">
        <w:rPr>
          <w:rFonts w:hint="eastAsia"/>
        </w:rPr>
        <w:t>Nginx</w:t>
      </w:r>
      <w:r w:rsidRPr="00D135DD">
        <w:t>内部提供的</w:t>
      </w:r>
      <w:r w:rsidRPr="00D135DD">
        <w:t>slab</w:t>
      </w:r>
      <w:r w:rsidRPr="00D135DD">
        <w:t>共享内存技术来开辟出一块区域来</w:t>
      </w:r>
      <w:r w:rsidRPr="00D135DD">
        <w:rPr>
          <w:rFonts w:hint="eastAsia"/>
        </w:rPr>
        <w:t>提供</w:t>
      </w:r>
      <w:r w:rsidRPr="00D135DD">
        <w:t>数据访问</w:t>
      </w:r>
      <w:r w:rsidRPr="00D135DD">
        <w:rPr>
          <w:rFonts w:hint="eastAsia"/>
        </w:rPr>
        <w:t>，</w:t>
      </w:r>
      <w:r w:rsidRPr="00D135DD">
        <w:t>优点是解决了</w:t>
      </w:r>
      <w:r w:rsidRPr="00D135DD">
        <w:t>Nginx</w:t>
      </w:r>
      <w:r w:rsidRPr="00D135DD">
        <w:rPr>
          <w:rFonts w:hint="eastAsia"/>
        </w:rPr>
        <w:t>架构中</w:t>
      </w:r>
      <w:r w:rsidRPr="00D135DD">
        <w:t>各模块之间的通信问题</w:t>
      </w:r>
      <w:r w:rsidRPr="00D135DD">
        <w:rPr>
          <w:rFonts w:hint="eastAsia"/>
        </w:rPr>
        <w:t>。</w:t>
      </w:r>
      <w:r w:rsidRPr="00D135DD">
        <w:t>缺点是</w:t>
      </w:r>
      <w:r w:rsidRPr="00D135DD">
        <w:rPr>
          <w:rFonts w:hint="eastAsia"/>
        </w:rPr>
        <w:t>共享内存</w:t>
      </w:r>
      <w:r w:rsidRPr="00D135DD">
        <w:t>提供的区域是有限的</w:t>
      </w:r>
      <w:r w:rsidRPr="00D135DD">
        <w:rPr>
          <w:rFonts w:hint="eastAsia"/>
        </w:rPr>
        <w:t>，</w:t>
      </w:r>
      <w:r w:rsidRPr="00D135DD">
        <w:t>当数据太多时，频繁</w:t>
      </w:r>
      <w:proofErr w:type="gramStart"/>
      <w:r w:rsidRPr="00D135DD">
        <w:t>淘汰再</w:t>
      </w:r>
      <w:proofErr w:type="gramEnd"/>
      <w:r w:rsidRPr="00D135DD">
        <w:t>新建会</w:t>
      </w:r>
      <w:r w:rsidRPr="00D135DD">
        <w:rPr>
          <w:rFonts w:hint="eastAsia"/>
        </w:rPr>
        <w:t>影响</w:t>
      </w:r>
      <w:r w:rsidRPr="00D135DD">
        <w:t>性能</w:t>
      </w:r>
      <w:r w:rsidRPr="00D135DD">
        <w:rPr>
          <w:rFonts w:hint="eastAsia"/>
        </w:rPr>
        <w:t>。</w:t>
      </w:r>
    </w:p>
    <w:p w14:paraId="1289FD4C" w14:textId="77777777" w:rsidR="008A149B" w:rsidRPr="00D135DD" w:rsidRDefault="008A149B" w:rsidP="00CD5E67">
      <w:pPr>
        <w:pStyle w:val="3"/>
        <w:ind w:firstLine="643"/>
        <w:rPr>
          <w:rFonts w:eastAsia="楷体_GB2312"/>
        </w:rPr>
      </w:pPr>
      <w:r w:rsidRPr="00D135DD">
        <w:rPr>
          <w:rFonts w:eastAsia="楷体_GB2312" w:hint="eastAsia"/>
        </w:rPr>
        <w:t>4</w:t>
      </w:r>
      <w:r w:rsidRPr="00D135DD">
        <w:rPr>
          <w:rFonts w:eastAsia="楷体_GB2312" w:hint="eastAsia"/>
        </w:rPr>
        <w:t>．运用设计</w:t>
      </w:r>
    </w:p>
    <w:p w14:paraId="52C704E1" w14:textId="77777777" w:rsidR="008A149B" w:rsidRPr="00D135DD" w:rsidRDefault="008A149B" w:rsidP="008A149B">
      <w:pPr>
        <w:pStyle w:val="ab"/>
        <w:ind w:firstLine="420"/>
        <w:rPr>
          <w:rFonts w:ascii="Times New Roman" w:eastAsia="黑体" w:hAnsi="Times New Roman"/>
        </w:rPr>
      </w:pPr>
      <w:r w:rsidRPr="00D135DD">
        <w:rPr>
          <w:rFonts w:ascii="Times New Roman" w:eastAsia="黑体" w:hAnsi="Times New Roman"/>
        </w:rPr>
        <w:t>4.</w:t>
      </w:r>
      <w:r w:rsidRPr="00D135DD">
        <w:rPr>
          <w:rFonts w:ascii="Times New Roman" w:eastAsia="黑体" w:hAnsi="Times New Roman" w:hint="eastAsia"/>
        </w:rPr>
        <w:t>1</w:t>
      </w:r>
      <w:r w:rsidRPr="00D135DD">
        <w:rPr>
          <w:rFonts w:ascii="Times New Roman" w:eastAsia="黑体" w:hAnsi="Times New Roman" w:hint="eastAsia"/>
        </w:rPr>
        <w:t>数据字典设计</w:t>
      </w:r>
    </w:p>
    <w:p w14:paraId="38131563" w14:textId="223BEAB8" w:rsidR="008A149B" w:rsidRPr="00D135DD" w:rsidRDefault="008A149B" w:rsidP="008A149B">
      <w:pPr>
        <w:spacing w:line="400" w:lineRule="exact"/>
        <w:ind w:firstLineChars="200" w:firstLine="480"/>
        <w:rPr>
          <w:rFonts w:eastAsia="宋体" w:cs="Times New Roman"/>
        </w:rPr>
      </w:pPr>
      <w:r w:rsidRPr="00D135DD">
        <w:rPr>
          <w:rFonts w:eastAsia="宋体" w:cs="Times New Roman"/>
        </w:rPr>
        <w:t>ngx_http_ipslab_module</w:t>
      </w:r>
      <w:r w:rsidRPr="00D135DD">
        <w:rPr>
          <w:rFonts w:eastAsia="宋体" w:cs="Times New Roman" w:hint="eastAsia"/>
        </w:rPr>
        <w:t>模块的结构体</w:t>
      </w:r>
      <w:r w:rsidR="00013C83">
        <w:rPr>
          <w:rFonts w:eastAsia="宋体" w:cs="Times New Roman" w:hint="eastAsia"/>
        </w:rPr>
        <w:t>（</w:t>
      </w:r>
      <w:r w:rsidR="00013C83">
        <w:rPr>
          <w:rFonts w:eastAsia="宋体" w:cs="Times New Roman" w:hint="eastAsia"/>
        </w:rPr>
        <w:t>Nginx</w:t>
      </w:r>
      <w:r w:rsidR="00013C83">
        <w:rPr>
          <w:rFonts w:eastAsia="宋体" w:cs="Times New Roman" w:hint="eastAsia"/>
        </w:rPr>
        <w:t>的</w:t>
      </w:r>
      <w:r w:rsidR="00013C83">
        <w:rPr>
          <w:rFonts w:eastAsia="宋体" w:cs="Times New Roman"/>
        </w:rPr>
        <w:t>一个</w:t>
      </w:r>
      <w:r w:rsidR="00013C83">
        <w:rPr>
          <w:rFonts w:eastAsia="宋体" w:cs="Times New Roman"/>
        </w:rPr>
        <w:t>HTTP</w:t>
      </w:r>
      <w:r w:rsidR="00013C83">
        <w:rPr>
          <w:rFonts w:eastAsia="宋体" w:cs="Times New Roman"/>
        </w:rPr>
        <w:t>模块</w:t>
      </w:r>
      <w:r w:rsidR="00013C83">
        <w:rPr>
          <w:rFonts w:eastAsia="宋体" w:cs="Times New Roman" w:hint="eastAsia"/>
        </w:rPr>
        <w:t>，</w:t>
      </w:r>
      <w:r w:rsidR="00013C83">
        <w:rPr>
          <w:rFonts w:eastAsia="宋体" w:cs="Times New Roman"/>
        </w:rPr>
        <w:t>由</w:t>
      </w:r>
      <w:r w:rsidR="00013C83">
        <w:rPr>
          <w:rFonts w:eastAsia="宋体" w:cs="Times New Roman"/>
        </w:rPr>
        <w:t>Nginx</w:t>
      </w:r>
      <w:r w:rsidR="00013C83">
        <w:rPr>
          <w:rFonts w:eastAsia="宋体" w:cs="Times New Roman"/>
        </w:rPr>
        <w:t>框架定义</w:t>
      </w:r>
      <w:r w:rsidR="00013C83">
        <w:rPr>
          <w:rFonts w:eastAsia="宋体" w:cs="Times New Roman" w:hint="eastAsia"/>
        </w:rPr>
        <w:t>）</w:t>
      </w:r>
      <w:r w:rsidR="000129C2">
        <w:rPr>
          <w:rFonts w:eastAsia="宋体" w:cs="Times New Roman" w:hint="eastAsia"/>
        </w:rPr>
        <w:t>，细节</w:t>
      </w:r>
      <w:r w:rsidRPr="00D135DD">
        <w:rPr>
          <w:rFonts w:eastAsia="宋体" w:cs="Times New Roman" w:hint="eastAsia"/>
        </w:rPr>
        <w:t>如下：</w:t>
      </w:r>
    </w:p>
    <w:p w14:paraId="4F285526" w14:textId="314A9E2F" w:rsidR="008A149B" w:rsidRPr="00D135DD" w:rsidRDefault="008A149B" w:rsidP="008A149B">
      <w:pPr>
        <w:spacing w:beforeLines="50" w:before="156"/>
        <w:ind w:firstLine="420"/>
        <w:jc w:val="center"/>
        <w:rPr>
          <w:rFonts w:eastAsia="黑体" w:cs="Times New Roman"/>
          <w:sz w:val="21"/>
        </w:rPr>
      </w:pPr>
      <w:r w:rsidRPr="00D135DD">
        <w:rPr>
          <w:rFonts w:eastAsia="黑体" w:cs="Times New Roman" w:hint="eastAsia"/>
          <w:sz w:val="21"/>
        </w:rPr>
        <w:t>表</w:t>
      </w:r>
      <w:r w:rsidR="008B0B6F" w:rsidRPr="00D135DD">
        <w:rPr>
          <w:rFonts w:eastAsia="黑体" w:cs="Times New Roman" w:hint="eastAsia"/>
          <w:sz w:val="21"/>
        </w:rPr>
        <w:t>8</w:t>
      </w:r>
      <w:r w:rsidRPr="00D135DD">
        <w:rPr>
          <w:rFonts w:eastAsia="黑体" w:cs="Times New Roman" w:hint="eastAsia"/>
          <w:sz w:val="21"/>
        </w:rPr>
        <w:t>-1</w:t>
      </w:r>
      <w:r w:rsidRPr="00D135DD">
        <w:rPr>
          <w:rFonts w:eastAsia="黑体" w:cs="Times New Roman" w:hint="eastAsia"/>
          <w:sz w:val="21"/>
        </w:rPr>
        <w:tab/>
      </w:r>
      <w:r w:rsidRPr="00D135DD">
        <w:rPr>
          <w:rFonts w:eastAsia="黑体" w:cs="Times New Roman"/>
          <w:sz w:val="21"/>
        </w:rPr>
        <w:t>ngx_http_ipslab_module</w:t>
      </w:r>
      <w:r w:rsidRPr="00D135DD">
        <w:rPr>
          <w:rFonts w:eastAsia="黑体" w:cs="Times New Roman" w:hint="eastAsia"/>
          <w:sz w:val="21"/>
        </w:rPr>
        <w:t>模块配置结构体</w:t>
      </w:r>
      <w:r w:rsidRPr="00D135DD">
        <w:rPr>
          <w:rFonts w:eastAsia="黑体" w:cs="Times New Roman"/>
          <w:sz w:val="21"/>
        </w:rPr>
        <w:t>ngx_http_ipslab_conf_t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6"/>
        <w:gridCol w:w="2470"/>
        <w:gridCol w:w="3544"/>
      </w:tblGrid>
      <w:tr w:rsidR="008A149B" w:rsidRPr="00D135DD" w14:paraId="49F1F447" w14:textId="77777777" w:rsidTr="00B76258">
        <w:trPr>
          <w:trHeight w:hRule="exact" w:val="652"/>
          <w:jc w:val="center"/>
        </w:trPr>
        <w:tc>
          <w:tcPr>
            <w:tcW w:w="1636" w:type="dxa"/>
            <w:tcBorders>
              <w:top w:val="single" w:sz="4" w:space="0" w:color="auto"/>
              <w:left w:val="single" w:sz="4" w:space="0" w:color="auto"/>
              <w:bottom w:val="single" w:sz="4" w:space="0" w:color="auto"/>
              <w:right w:val="single" w:sz="4" w:space="0" w:color="auto"/>
            </w:tcBorders>
            <w:shd w:val="clear" w:color="auto" w:fill="CCCCCC"/>
            <w:vAlign w:val="center"/>
          </w:tcPr>
          <w:p w14:paraId="59577901" w14:textId="77777777" w:rsidR="008A149B" w:rsidRPr="00D135DD" w:rsidRDefault="008A149B" w:rsidP="004A7400">
            <w:pPr>
              <w:spacing w:line="400" w:lineRule="exact"/>
              <w:ind w:firstLineChars="5" w:firstLine="11"/>
              <w:rPr>
                <w:rFonts w:eastAsia="宋体" w:cs="Times New Roman"/>
                <w:b/>
                <w:bCs/>
                <w:color w:val="000000"/>
                <w:sz w:val="21"/>
              </w:rPr>
            </w:pPr>
            <w:r w:rsidRPr="00D135DD">
              <w:rPr>
                <w:rFonts w:eastAsia="宋体" w:cs="Times New Roman" w:hint="eastAsia"/>
                <w:b/>
                <w:bCs/>
                <w:color w:val="000000"/>
                <w:sz w:val="21"/>
              </w:rPr>
              <w:t>变量名称</w:t>
            </w:r>
          </w:p>
        </w:tc>
        <w:tc>
          <w:tcPr>
            <w:tcW w:w="2470" w:type="dxa"/>
            <w:tcBorders>
              <w:top w:val="single" w:sz="4" w:space="0" w:color="auto"/>
              <w:left w:val="single" w:sz="4" w:space="0" w:color="auto"/>
              <w:bottom w:val="single" w:sz="4" w:space="0" w:color="auto"/>
              <w:right w:val="single" w:sz="4" w:space="0" w:color="auto"/>
            </w:tcBorders>
            <w:shd w:val="clear" w:color="auto" w:fill="CCCCCC"/>
            <w:vAlign w:val="center"/>
          </w:tcPr>
          <w:p w14:paraId="0BCA1247" w14:textId="77777777" w:rsidR="008A149B" w:rsidRPr="00D135DD" w:rsidRDefault="008A149B" w:rsidP="004A7400">
            <w:pPr>
              <w:spacing w:line="400" w:lineRule="exact"/>
              <w:ind w:firstLineChars="5" w:firstLine="11"/>
              <w:rPr>
                <w:rFonts w:eastAsia="宋体" w:cs="Times New Roman"/>
                <w:b/>
                <w:bCs/>
                <w:color w:val="000000"/>
                <w:sz w:val="21"/>
              </w:rPr>
            </w:pPr>
            <w:r w:rsidRPr="00D135DD">
              <w:rPr>
                <w:rFonts w:eastAsia="宋体" w:cs="Times New Roman" w:hint="eastAsia"/>
                <w:b/>
                <w:bCs/>
                <w:color w:val="000000"/>
                <w:sz w:val="21"/>
              </w:rPr>
              <w:t>变量</w:t>
            </w:r>
            <w:r w:rsidRPr="00D135DD">
              <w:rPr>
                <w:rFonts w:eastAsia="宋体" w:cs="Times New Roman"/>
                <w:b/>
                <w:bCs/>
                <w:color w:val="000000"/>
                <w:sz w:val="21"/>
              </w:rPr>
              <w:t>类型</w:t>
            </w:r>
          </w:p>
        </w:tc>
        <w:tc>
          <w:tcPr>
            <w:tcW w:w="3544" w:type="dxa"/>
            <w:tcBorders>
              <w:top w:val="single" w:sz="4" w:space="0" w:color="auto"/>
              <w:left w:val="single" w:sz="4" w:space="0" w:color="auto"/>
              <w:bottom w:val="single" w:sz="4" w:space="0" w:color="auto"/>
              <w:right w:val="single" w:sz="4" w:space="0" w:color="auto"/>
            </w:tcBorders>
            <w:shd w:val="clear" w:color="auto" w:fill="CCCCCC"/>
            <w:vAlign w:val="center"/>
          </w:tcPr>
          <w:p w14:paraId="622BEB62" w14:textId="77777777" w:rsidR="008A149B" w:rsidRPr="00D135DD" w:rsidRDefault="008A149B" w:rsidP="004A7400">
            <w:pPr>
              <w:spacing w:line="400" w:lineRule="exact"/>
              <w:ind w:firstLineChars="5" w:firstLine="11"/>
              <w:rPr>
                <w:rFonts w:eastAsia="宋体" w:cs="Times New Roman"/>
                <w:b/>
                <w:bCs/>
                <w:color w:val="000000"/>
                <w:sz w:val="21"/>
              </w:rPr>
            </w:pPr>
            <w:r w:rsidRPr="00D135DD">
              <w:rPr>
                <w:rFonts w:eastAsia="宋体" w:cs="Times New Roman"/>
                <w:b/>
                <w:bCs/>
                <w:color w:val="000000"/>
                <w:sz w:val="21"/>
              </w:rPr>
              <w:t>含义</w:t>
            </w:r>
          </w:p>
        </w:tc>
      </w:tr>
      <w:tr w:rsidR="008A149B" w:rsidRPr="00D135DD" w14:paraId="493D7641" w14:textId="77777777" w:rsidTr="004A7400">
        <w:trPr>
          <w:trHeight w:hRule="exact" w:val="990"/>
          <w:jc w:val="center"/>
        </w:trPr>
        <w:tc>
          <w:tcPr>
            <w:tcW w:w="1636" w:type="dxa"/>
            <w:tcBorders>
              <w:top w:val="single" w:sz="4" w:space="0" w:color="auto"/>
              <w:left w:val="single" w:sz="4" w:space="0" w:color="auto"/>
              <w:bottom w:val="single" w:sz="4" w:space="0" w:color="auto"/>
              <w:right w:val="single" w:sz="4" w:space="0" w:color="auto"/>
            </w:tcBorders>
            <w:vAlign w:val="center"/>
          </w:tcPr>
          <w:p w14:paraId="6235344A" w14:textId="77777777" w:rsidR="008A149B" w:rsidRPr="00D135DD" w:rsidRDefault="008A149B" w:rsidP="004A7400">
            <w:pPr>
              <w:spacing w:line="400" w:lineRule="exact"/>
              <w:ind w:firstLineChars="5" w:firstLine="10"/>
              <w:rPr>
                <w:rFonts w:eastAsia="宋体" w:cs="Times New Roman"/>
                <w:bCs/>
                <w:color w:val="000000"/>
                <w:sz w:val="21"/>
              </w:rPr>
            </w:pPr>
            <w:r w:rsidRPr="00D135DD">
              <w:rPr>
                <w:rFonts w:eastAsia="宋体" w:cs="Times New Roman"/>
                <w:bCs/>
                <w:color w:val="000000"/>
                <w:sz w:val="21"/>
              </w:rPr>
              <w:t>shmsize_int</w:t>
            </w:r>
          </w:p>
        </w:tc>
        <w:tc>
          <w:tcPr>
            <w:tcW w:w="2470" w:type="dxa"/>
            <w:tcBorders>
              <w:top w:val="single" w:sz="4" w:space="0" w:color="auto"/>
              <w:left w:val="single" w:sz="4" w:space="0" w:color="auto"/>
              <w:bottom w:val="single" w:sz="4" w:space="0" w:color="auto"/>
              <w:right w:val="single" w:sz="4" w:space="0" w:color="auto"/>
            </w:tcBorders>
            <w:vAlign w:val="center"/>
          </w:tcPr>
          <w:p w14:paraId="2E23D553" w14:textId="77777777" w:rsidR="008A149B" w:rsidRPr="00D135DD" w:rsidRDefault="008A149B" w:rsidP="004A7400">
            <w:pPr>
              <w:spacing w:line="400" w:lineRule="exact"/>
              <w:ind w:firstLineChars="5" w:firstLine="10"/>
              <w:rPr>
                <w:rFonts w:eastAsia="宋体" w:cs="Times New Roman"/>
                <w:bCs/>
                <w:color w:val="000000"/>
                <w:sz w:val="21"/>
              </w:rPr>
            </w:pPr>
            <w:r w:rsidRPr="00D135DD">
              <w:rPr>
                <w:rFonts w:eastAsia="宋体" w:cs="Times New Roman"/>
                <w:bCs/>
                <w:color w:val="000000"/>
                <w:sz w:val="21"/>
              </w:rPr>
              <w:t>ngx_int_t</w:t>
            </w:r>
          </w:p>
        </w:tc>
        <w:tc>
          <w:tcPr>
            <w:tcW w:w="3544" w:type="dxa"/>
            <w:tcBorders>
              <w:top w:val="single" w:sz="4" w:space="0" w:color="auto"/>
              <w:left w:val="single" w:sz="4" w:space="0" w:color="auto"/>
              <w:bottom w:val="single" w:sz="4" w:space="0" w:color="auto"/>
              <w:right w:val="single" w:sz="4" w:space="0" w:color="auto"/>
            </w:tcBorders>
            <w:vAlign w:val="center"/>
          </w:tcPr>
          <w:p w14:paraId="2FBB8DD8" w14:textId="6C4F7B81" w:rsidR="008A149B" w:rsidRPr="00D135DD" w:rsidRDefault="008A149B" w:rsidP="004A7400">
            <w:pPr>
              <w:spacing w:line="400" w:lineRule="exact"/>
              <w:ind w:firstLineChars="5" w:firstLine="10"/>
              <w:rPr>
                <w:rFonts w:eastAsia="宋体" w:cs="Times New Roman" w:hint="eastAsia"/>
                <w:bCs/>
                <w:color w:val="000000"/>
                <w:sz w:val="21"/>
              </w:rPr>
            </w:pPr>
            <w:r w:rsidRPr="00D135DD">
              <w:rPr>
                <w:rFonts w:eastAsia="宋体" w:cs="Times New Roman" w:hint="eastAsia"/>
                <w:bCs/>
                <w:color w:val="000000"/>
                <w:sz w:val="21"/>
              </w:rPr>
              <w:t>共享内存</w:t>
            </w:r>
            <w:r w:rsidRPr="00D135DD">
              <w:rPr>
                <w:rFonts w:eastAsia="宋体" w:cs="Times New Roman"/>
                <w:bCs/>
                <w:color w:val="000000"/>
                <w:sz w:val="21"/>
              </w:rPr>
              <w:t>的大小</w:t>
            </w:r>
            <w:r w:rsidRPr="00D135DD">
              <w:rPr>
                <w:rFonts w:eastAsia="宋体" w:cs="Times New Roman" w:hint="eastAsia"/>
                <w:bCs/>
                <w:color w:val="000000"/>
                <w:sz w:val="21"/>
              </w:rPr>
              <w:t>，</w:t>
            </w:r>
            <w:r w:rsidR="00317A2D">
              <w:rPr>
                <w:rFonts w:eastAsia="宋体" w:cs="Times New Roman" w:hint="eastAsia"/>
                <w:bCs/>
                <w:color w:val="000000"/>
                <w:sz w:val="21"/>
              </w:rPr>
              <w:t>单位</w:t>
            </w:r>
            <w:r w:rsidR="00317A2D">
              <w:rPr>
                <w:rFonts w:eastAsia="宋体" w:cs="Times New Roman"/>
                <w:bCs/>
                <w:color w:val="000000"/>
                <w:sz w:val="21"/>
              </w:rPr>
              <w:t>：</w:t>
            </w:r>
            <w:r w:rsidRPr="00D135DD">
              <w:rPr>
                <w:rFonts w:eastAsia="宋体" w:cs="Times New Roman"/>
                <w:bCs/>
                <w:color w:val="000000"/>
                <w:sz w:val="21"/>
              </w:rPr>
              <w:t>pagesize</w:t>
            </w:r>
            <w:r w:rsidR="00317A2D">
              <w:rPr>
                <w:rFonts w:eastAsia="宋体" w:cs="Times New Roman"/>
                <w:bCs/>
                <w:color w:val="000000"/>
                <w:sz w:val="21"/>
              </w:rPr>
              <w:t xml:space="preserve"> </w:t>
            </w:r>
            <w:r w:rsidRPr="00D135DD">
              <w:rPr>
                <w:rFonts w:eastAsia="宋体" w:cs="Times New Roman"/>
                <w:bCs/>
                <w:color w:val="000000"/>
                <w:sz w:val="21"/>
              </w:rPr>
              <w:t>=</w:t>
            </w:r>
            <w:r w:rsidR="00317A2D">
              <w:rPr>
                <w:rFonts w:eastAsia="宋体" w:cs="Times New Roman"/>
                <w:bCs/>
                <w:color w:val="000000"/>
                <w:sz w:val="21"/>
              </w:rPr>
              <w:t xml:space="preserve"> </w:t>
            </w:r>
            <w:r w:rsidRPr="00D135DD">
              <w:rPr>
                <w:rFonts w:eastAsia="宋体" w:cs="Times New Roman"/>
                <w:bCs/>
                <w:color w:val="000000"/>
                <w:sz w:val="21"/>
              </w:rPr>
              <w:t>4096</w:t>
            </w:r>
          </w:p>
        </w:tc>
      </w:tr>
      <w:tr w:rsidR="008A149B" w:rsidRPr="00D135DD" w14:paraId="12EC1F8D" w14:textId="77777777" w:rsidTr="00B76258">
        <w:trPr>
          <w:trHeight w:hRule="exact" w:val="397"/>
          <w:jc w:val="center"/>
        </w:trPr>
        <w:tc>
          <w:tcPr>
            <w:tcW w:w="1636" w:type="dxa"/>
            <w:tcBorders>
              <w:top w:val="single" w:sz="4" w:space="0" w:color="auto"/>
              <w:left w:val="single" w:sz="4" w:space="0" w:color="auto"/>
              <w:bottom w:val="single" w:sz="4" w:space="0" w:color="auto"/>
              <w:right w:val="single" w:sz="4" w:space="0" w:color="auto"/>
            </w:tcBorders>
            <w:vAlign w:val="center"/>
          </w:tcPr>
          <w:p w14:paraId="55EE6CD6" w14:textId="77777777" w:rsidR="008A149B" w:rsidRPr="00D135DD" w:rsidRDefault="008A149B" w:rsidP="004A7400">
            <w:pPr>
              <w:spacing w:line="400" w:lineRule="exact"/>
              <w:ind w:firstLineChars="5" w:firstLine="10"/>
              <w:rPr>
                <w:rFonts w:eastAsia="宋体" w:cs="Times New Roman"/>
                <w:bCs/>
                <w:color w:val="000000"/>
                <w:sz w:val="21"/>
              </w:rPr>
            </w:pPr>
            <w:r w:rsidRPr="00D135DD">
              <w:rPr>
                <w:rFonts w:eastAsia="宋体" w:cs="Times New Roman"/>
                <w:bCs/>
                <w:color w:val="000000"/>
                <w:sz w:val="21"/>
              </w:rPr>
              <w:t>shpool</w:t>
            </w:r>
          </w:p>
        </w:tc>
        <w:tc>
          <w:tcPr>
            <w:tcW w:w="2470" w:type="dxa"/>
            <w:tcBorders>
              <w:top w:val="single" w:sz="4" w:space="0" w:color="auto"/>
              <w:left w:val="single" w:sz="4" w:space="0" w:color="auto"/>
              <w:bottom w:val="single" w:sz="4" w:space="0" w:color="auto"/>
              <w:right w:val="single" w:sz="4" w:space="0" w:color="auto"/>
            </w:tcBorders>
            <w:vAlign w:val="center"/>
          </w:tcPr>
          <w:p w14:paraId="36D223B0" w14:textId="77777777" w:rsidR="008A149B" w:rsidRPr="00D135DD" w:rsidRDefault="008A149B" w:rsidP="004A7400">
            <w:pPr>
              <w:spacing w:line="400" w:lineRule="exact"/>
              <w:ind w:firstLineChars="5" w:firstLine="10"/>
              <w:rPr>
                <w:rFonts w:eastAsia="宋体" w:cs="Times New Roman"/>
                <w:bCs/>
                <w:color w:val="000000"/>
                <w:sz w:val="21"/>
              </w:rPr>
            </w:pPr>
            <w:r w:rsidRPr="00D135DD">
              <w:rPr>
                <w:rFonts w:eastAsia="宋体" w:cs="Times New Roman"/>
                <w:bCs/>
                <w:color w:val="000000"/>
                <w:sz w:val="21"/>
              </w:rPr>
              <w:t>ngx_slab_pool_t</w:t>
            </w:r>
          </w:p>
        </w:tc>
        <w:tc>
          <w:tcPr>
            <w:tcW w:w="3544" w:type="dxa"/>
            <w:tcBorders>
              <w:top w:val="single" w:sz="4" w:space="0" w:color="auto"/>
              <w:left w:val="single" w:sz="4" w:space="0" w:color="auto"/>
              <w:bottom w:val="single" w:sz="4" w:space="0" w:color="auto"/>
              <w:right w:val="single" w:sz="4" w:space="0" w:color="auto"/>
            </w:tcBorders>
            <w:vAlign w:val="center"/>
          </w:tcPr>
          <w:p w14:paraId="36AFD787" w14:textId="77777777" w:rsidR="008A149B" w:rsidRPr="00D135DD" w:rsidRDefault="008A149B" w:rsidP="004A7400">
            <w:pPr>
              <w:spacing w:line="400" w:lineRule="exact"/>
              <w:ind w:firstLineChars="5" w:firstLine="10"/>
              <w:rPr>
                <w:rFonts w:eastAsia="宋体" w:cs="Times New Roman"/>
                <w:bCs/>
                <w:color w:val="000000"/>
                <w:sz w:val="21"/>
              </w:rPr>
            </w:pPr>
            <w:r w:rsidRPr="00D135DD">
              <w:rPr>
                <w:rFonts w:eastAsia="宋体" w:cs="Times New Roman" w:hint="eastAsia"/>
                <w:bCs/>
                <w:color w:val="000000"/>
                <w:sz w:val="21"/>
              </w:rPr>
              <w:t>共享内存结构体</w:t>
            </w:r>
          </w:p>
        </w:tc>
      </w:tr>
      <w:tr w:rsidR="008A149B" w:rsidRPr="00D135DD" w14:paraId="12B3EDC5" w14:textId="77777777" w:rsidTr="004A7400">
        <w:trPr>
          <w:trHeight w:hRule="exact" w:val="868"/>
          <w:jc w:val="center"/>
        </w:trPr>
        <w:tc>
          <w:tcPr>
            <w:tcW w:w="1636" w:type="dxa"/>
            <w:tcBorders>
              <w:top w:val="single" w:sz="4" w:space="0" w:color="auto"/>
              <w:left w:val="single" w:sz="4" w:space="0" w:color="auto"/>
              <w:bottom w:val="single" w:sz="4" w:space="0" w:color="auto"/>
              <w:right w:val="single" w:sz="4" w:space="0" w:color="auto"/>
            </w:tcBorders>
            <w:vAlign w:val="center"/>
          </w:tcPr>
          <w:p w14:paraId="07831EF8" w14:textId="77777777" w:rsidR="008A149B" w:rsidRPr="00D135DD" w:rsidRDefault="008A149B" w:rsidP="004A7400">
            <w:pPr>
              <w:spacing w:line="400" w:lineRule="exact"/>
              <w:ind w:firstLineChars="5" w:firstLine="10"/>
              <w:rPr>
                <w:rFonts w:eastAsia="宋体" w:cs="Times New Roman"/>
                <w:bCs/>
                <w:color w:val="000000"/>
                <w:sz w:val="21"/>
              </w:rPr>
            </w:pPr>
            <w:r w:rsidRPr="00D135DD">
              <w:rPr>
                <w:rFonts w:eastAsia="宋体" w:cs="Times New Roman"/>
                <w:bCs/>
                <w:color w:val="000000"/>
                <w:sz w:val="21"/>
              </w:rPr>
              <w:t>sh</w:t>
            </w:r>
          </w:p>
        </w:tc>
        <w:tc>
          <w:tcPr>
            <w:tcW w:w="2470" w:type="dxa"/>
            <w:tcBorders>
              <w:top w:val="single" w:sz="4" w:space="0" w:color="auto"/>
              <w:left w:val="single" w:sz="4" w:space="0" w:color="auto"/>
              <w:bottom w:val="single" w:sz="4" w:space="0" w:color="auto"/>
              <w:right w:val="single" w:sz="4" w:space="0" w:color="auto"/>
            </w:tcBorders>
            <w:vAlign w:val="center"/>
          </w:tcPr>
          <w:p w14:paraId="4C47D327" w14:textId="77777777" w:rsidR="008A149B" w:rsidRPr="00D135DD" w:rsidRDefault="008A149B" w:rsidP="004A7400">
            <w:pPr>
              <w:spacing w:line="400" w:lineRule="exact"/>
              <w:ind w:firstLineChars="5" w:firstLine="10"/>
              <w:rPr>
                <w:rFonts w:eastAsia="宋体" w:cs="Times New Roman"/>
                <w:bCs/>
                <w:color w:val="000000"/>
                <w:sz w:val="21"/>
              </w:rPr>
            </w:pPr>
            <w:r w:rsidRPr="00D135DD">
              <w:rPr>
                <w:rFonts w:eastAsia="宋体" w:cs="Times New Roman"/>
                <w:bCs/>
                <w:color w:val="000000"/>
                <w:sz w:val="21"/>
              </w:rPr>
              <w:t>ngx_http_ipslab_shm_t</w:t>
            </w:r>
          </w:p>
        </w:tc>
        <w:tc>
          <w:tcPr>
            <w:tcW w:w="3544" w:type="dxa"/>
            <w:tcBorders>
              <w:top w:val="single" w:sz="4" w:space="0" w:color="auto"/>
              <w:left w:val="single" w:sz="4" w:space="0" w:color="auto"/>
              <w:bottom w:val="single" w:sz="4" w:space="0" w:color="auto"/>
              <w:right w:val="single" w:sz="4" w:space="0" w:color="auto"/>
            </w:tcBorders>
            <w:vAlign w:val="center"/>
          </w:tcPr>
          <w:p w14:paraId="7A7C6ECF" w14:textId="3C9AB4D7" w:rsidR="008A149B" w:rsidRPr="00D135DD" w:rsidRDefault="005A142F" w:rsidP="004A7400">
            <w:pPr>
              <w:spacing w:line="400" w:lineRule="exact"/>
              <w:ind w:firstLineChars="5" w:firstLine="10"/>
              <w:rPr>
                <w:rFonts w:eastAsia="宋体" w:cs="Times New Roman" w:hint="eastAsia"/>
                <w:bCs/>
                <w:color w:val="000000"/>
                <w:sz w:val="21"/>
              </w:rPr>
            </w:pPr>
            <w:r>
              <w:rPr>
                <w:rFonts w:eastAsia="宋体" w:cs="Times New Roman" w:hint="eastAsia"/>
                <w:bCs/>
                <w:color w:val="000000"/>
                <w:sz w:val="21"/>
              </w:rPr>
              <w:t>存储内容的</w:t>
            </w:r>
            <w:r>
              <w:rPr>
                <w:rFonts w:eastAsia="宋体" w:cs="Times New Roman"/>
                <w:bCs/>
                <w:color w:val="000000"/>
                <w:sz w:val="21"/>
              </w:rPr>
              <w:t>结构</w:t>
            </w:r>
            <w:r>
              <w:rPr>
                <w:rFonts w:eastAsia="宋体" w:cs="Times New Roman" w:hint="eastAsia"/>
                <w:bCs/>
                <w:color w:val="000000"/>
                <w:sz w:val="21"/>
              </w:rPr>
              <w:t>（本系统中</w:t>
            </w:r>
            <w:r>
              <w:rPr>
                <w:rFonts w:eastAsia="宋体" w:cs="Times New Roman"/>
                <w:bCs/>
                <w:color w:val="000000"/>
                <w:sz w:val="21"/>
              </w:rPr>
              <w:t>是</w:t>
            </w:r>
            <w:r w:rsidR="008A149B" w:rsidRPr="00D135DD">
              <w:rPr>
                <w:rFonts w:eastAsia="宋体" w:cs="Times New Roman" w:hint="eastAsia"/>
                <w:bCs/>
                <w:color w:val="000000"/>
                <w:sz w:val="21"/>
              </w:rPr>
              <w:t>红黑树</w:t>
            </w:r>
            <w:r>
              <w:rPr>
                <w:rFonts w:eastAsia="宋体" w:cs="Times New Roman" w:hint="eastAsia"/>
                <w:bCs/>
                <w:color w:val="000000"/>
                <w:sz w:val="21"/>
              </w:rPr>
              <w:t>和</w:t>
            </w:r>
            <w:r w:rsidR="008A149B" w:rsidRPr="00D135DD">
              <w:rPr>
                <w:rFonts w:eastAsia="宋体" w:cs="Times New Roman"/>
                <w:bCs/>
                <w:color w:val="000000"/>
                <w:sz w:val="21"/>
              </w:rPr>
              <w:t>链表</w:t>
            </w:r>
            <w:r>
              <w:rPr>
                <w:rFonts w:eastAsia="宋体" w:cs="Times New Roman" w:hint="eastAsia"/>
                <w:bCs/>
                <w:color w:val="000000"/>
                <w:sz w:val="21"/>
              </w:rPr>
              <w:t>）</w:t>
            </w:r>
            <w:r>
              <w:rPr>
                <w:rFonts w:eastAsia="宋体" w:cs="Times New Roman"/>
                <w:bCs/>
                <w:color w:val="000000"/>
                <w:sz w:val="21"/>
              </w:rPr>
              <w:t>的</w:t>
            </w:r>
            <w:r>
              <w:rPr>
                <w:rFonts w:eastAsia="宋体" w:cs="Times New Roman" w:hint="eastAsia"/>
                <w:bCs/>
                <w:color w:val="000000"/>
                <w:sz w:val="21"/>
              </w:rPr>
              <w:t>存储</w:t>
            </w:r>
            <w:r>
              <w:rPr>
                <w:rFonts w:eastAsia="宋体" w:cs="Times New Roman"/>
                <w:bCs/>
                <w:color w:val="000000"/>
                <w:sz w:val="21"/>
              </w:rPr>
              <w:t>信息</w:t>
            </w:r>
          </w:p>
        </w:tc>
      </w:tr>
    </w:tbl>
    <w:p w14:paraId="1BB547B4" w14:textId="77777777" w:rsidR="008A149B" w:rsidRPr="00D135DD" w:rsidRDefault="008A149B" w:rsidP="008A149B">
      <w:pPr>
        <w:ind w:firstLine="420"/>
        <w:rPr>
          <w:rFonts w:eastAsia="宋体" w:cs="Times New Roman"/>
          <w:sz w:val="21"/>
        </w:rPr>
      </w:pPr>
    </w:p>
    <w:p w14:paraId="148C9385" w14:textId="1166C5B8" w:rsidR="008A149B" w:rsidRPr="00D135DD" w:rsidRDefault="008A149B" w:rsidP="008A149B">
      <w:pPr>
        <w:spacing w:beforeLines="50" w:before="156"/>
        <w:ind w:firstLine="420"/>
        <w:jc w:val="center"/>
        <w:rPr>
          <w:rFonts w:eastAsia="黑体" w:cs="Times New Roman"/>
          <w:sz w:val="21"/>
        </w:rPr>
      </w:pPr>
      <w:r w:rsidRPr="00D135DD">
        <w:rPr>
          <w:rFonts w:eastAsia="黑体" w:cs="Times New Roman"/>
          <w:sz w:val="21"/>
        </w:rPr>
        <w:t xml:space="preserve"> </w:t>
      </w:r>
      <w:r w:rsidRPr="00D135DD">
        <w:rPr>
          <w:rFonts w:eastAsia="黑体" w:cs="Times New Roman" w:hint="eastAsia"/>
          <w:sz w:val="21"/>
        </w:rPr>
        <w:t>表</w:t>
      </w:r>
      <w:r w:rsidR="008B0B6F" w:rsidRPr="00D135DD">
        <w:rPr>
          <w:rFonts w:eastAsia="黑体" w:cs="Times New Roman"/>
          <w:sz w:val="21"/>
        </w:rPr>
        <w:t>8</w:t>
      </w:r>
      <w:r w:rsidRPr="00D135DD">
        <w:rPr>
          <w:rFonts w:eastAsia="黑体" w:cs="Times New Roman" w:hint="eastAsia"/>
          <w:sz w:val="21"/>
        </w:rPr>
        <w:t>-2</w:t>
      </w:r>
      <w:r w:rsidRPr="00D135DD">
        <w:rPr>
          <w:rFonts w:eastAsia="黑体" w:cs="Times New Roman" w:hint="eastAsia"/>
          <w:sz w:val="21"/>
        </w:rPr>
        <w:tab/>
      </w:r>
      <w:r w:rsidRPr="00D135DD">
        <w:rPr>
          <w:rFonts w:eastAsia="黑体" w:cs="Times New Roman" w:hint="eastAsia"/>
          <w:sz w:val="21"/>
        </w:rPr>
        <w:t>存储</w:t>
      </w:r>
      <w:r w:rsidRPr="00D135DD">
        <w:rPr>
          <w:rFonts w:eastAsia="黑体" w:cs="Times New Roman" w:hint="eastAsia"/>
          <w:sz w:val="21"/>
        </w:rPr>
        <w:t>(</w:t>
      </w:r>
      <w:r w:rsidRPr="00D135DD">
        <w:rPr>
          <w:rFonts w:eastAsia="黑体" w:cs="Times New Roman"/>
          <w:sz w:val="21"/>
        </w:rPr>
        <w:t>IP,ID</w:t>
      </w:r>
      <w:r w:rsidRPr="00D135DD">
        <w:rPr>
          <w:rFonts w:eastAsia="黑体" w:cs="Times New Roman" w:hint="eastAsia"/>
          <w:sz w:val="21"/>
        </w:rPr>
        <w:t>)</w:t>
      </w:r>
      <w:r w:rsidRPr="00D135DD">
        <w:rPr>
          <w:rFonts w:eastAsia="黑体" w:cs="Times New Roman" w:hint="eastAsia"/>
          <w:sz w:val="21"/>
        </w:rPr>
        <w:t>对</w:t>
      </w:r>
      <w:r w:rsidRPr="00D135DD">
        <w:rPr>
          <w:rFonts w:eastAsia="黑体" w:cs="Times New Roman"/>
          <w:sz w:val="21"/>
        </w:rPr>
        <w:t>的</w:t>
      </w:r>
      <w:r w:rsidRPr="00D135DD">
        <w:rPr>
          <w:rFonts w:eastAsia="黑体" w:cs="Times New Roman" w:hint="eastAsia"/>
          <w:sz w:val="21"/>
        </w:rPr>
        <w:t>节点</w:t>
      </w:r>
      <w:r w:rsidRPr="00D135DD">
        <w:rPr>
          <w:rFonts w:eastAsia="黑体" w:cs="Times New Roman"/>
          <w:sz w:val="21"/>
        </w:rPr>
        <w:t>ngx_http_ipslab_node_t</w:t>
      </w:r>
      <w:r w:rsidRPr="00D135DD">
        <w:rPr>
          <w:rFonts w:eastAsia="黑体" w:cs="Times New Roman"/>
          <w:sz w:val="21"/>
        </w:rPr>
        <w:t>结构体</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50"/>
        <w:gridCol w:w="2256"/>
        <w:gridCol w:w="3686"/>
      </w:tblGrid>
      <w:tr w:rsidR="008A149B" w:rsidRPr="00D135DD" w14:paraId="33D8ABD8" w14:textId="77777777" w:rsidTr="00B76258">
        <w:trPr>
          <w:trHeight w:hRule="exact" w:val="600"/>
          <w:jc w:val="center"/>
        </w:trPr>
        <w:tc>
          <w:tcPr>
            <w:tcW w:w="1850" w:type="dxa"/>
            <w:tcBorders>
              <w:top w:val="single" w:sz="4" w:space="0" w:color="auto"/>
              <w:left w:val="single" w:sz="4" w:space="0" w:color="auto"/>
              <w:bottom w:val="single" w:sz="4" w:space="0" w:color="auto"/>
              <w:right w:val="single" w:sz="4" w:space="0" w:color="auto"/>
            </w:tcBorders>
            <w:shd w:val="clear" w:color="auto" w:fill="CCCCCC"/>
            <w:vAlign w:val="center"/>
          </w:tcPr>
          <w:p w14:paraId="70040199" w14:textId="77777777" w:rsidR="008A149B" w:rsidRPr="00D135DD" w:rsidRDefault="008A149B" w:rsidP="004A7400">
            <w:pPr>
              <w:ind w:firstLineChars="5" w:firstLine="11"/>
              <w:jc w:val="center"/>
              <w:rPr>
                <w:rFonts w:eastAsia="宋体" w:cs="Times New Roman"/>
                <w:b/>
                <w:bCs/>
                <w:color w:val="000000"/>
                <w:sz w:val="21"/>
              </w:rPr>
            </w:pPr>
            <w:r w:rsidRPr="00D135DD">
              <w:rPr>
                <w:rFonts w:eastAsia="宋体" w:cs="Times New Roman" w:hint="eastAsia"/>
                <w:b/>
                <w:bCs/>
                <w:color w:val="000000"/>
                <w:sz w:val="21"/>
              </w:rPr>
              <w:t>变量</w:t>
            </w:r>
            <w:r w:rsidRPr="00D135DD">
              <w:rPr>
                <w:rFonts w:eastAsia="宋体" w:cs="Times New Roman"/>
                <w:b/>
                <w:bCs/>
                <w:color w:val="000000"/>
                <w:sz w:val="21"/>
              </w:rPr>
              <w:t>名称</w:t>
            </w:r>
          </w:p>
        </w:tc>
        <w:tc>
          <w:tcPr>
            <w:tcW w:w="2256" w:type="dxa"/>
            <w:tcBorders>
              <w:top w:val="single" w:sz="4" w:space="0" w:color="auto"/>
              <w:left w:val="single" w:sz="4" w:space="0" w:color="auto"/>
              <w:bottom w:val="single" w:sz="4" w:space="0" w:color="auto"/>
              <w:right w:val="single" w:sz="4" w:space="0" w:color="auto"/>
            </w:tcBorders>
            <w:shd w:val="clear" w:color="auto" w:fill="CCCCCC"/>
            <w:vAlign w:val="center"/>
          </w:tcPr>
          <w:p w14:paraId="64BE31D5" w14:textId="77777777" w:rsidR="008A149B" w:rsidRPr="00D135DD" w:rsidRDefault="008A149B" w:rsidP="004A7400">
            <w:pPr>
              <w:ind w:firstLineChars="5" w:firstLine="11"/>
              <w:jc w:val="center"/>
              <w:rPr>
                <w:rFonts w:eastAsia="宋体" w:cs="Times New Roman"/>
                <w:b/>
                <w:bCs/>
                <w:color w:val="000000"/>
                <w:sz w:val="21"/>
              </w:rPr>
            </w:pPr>
            <w:r w:rsidRPr="00D135DD">
              <w:rPr>
                <w:rFonts w:eastAsia="宋体" w:cs="Times New Roman" w:hint="eastAsia"/>
                <w:b/>
                <w:bCs/>
                <w:color w:val="000000"/>
                <w:sz w:val="21"/>
              </w:rPr>
              <w:t>变量</w:t>
            </w:r>
            <w:r w:rsidRPr="00D135DD">
              <w:rPr>
                <w:rFonts w:eastAsia="宋体" w:cs="Times New Roman"/>
                <w:b/>
                <w:bCs/>
                <w:color w:val="000000"/>
                <w:sz w:val="21"/>
              </w:rPr>
              <w:t>类型</w:t>
            </w:r>
          </w:p>
        </w:tc>
        <w:tc>
          <w:tcPr>
            <w:tcW w:w="3686" w:type="dxa"/>
            <w:tcBorders>
              <w:top w:val="single" w:sz="4" w:space="0" w:color="auto"/>
              <w:left w:val="single" w:sz="4" w:space="0" w:color="auto"/>
              <w:bottom w:val="single" w:sz="4" w:space="0" w:color="auto"/>
              <w:right w:val="single" w:sz="4" w:space="0" w:color="auto"/>
            </w:tcBorders>
            <w:shd w:val="clear" w:color="auto" w:fill="CCCCCC"/>
            <w:vAlign w:val="center"/>
          </w:tcPr>
          <w:p w14:paraId="6F8A9DE7" w14:textId="77777777" w:rsidR="008A149B" w:rsidRPr="00D135DD" w:rsidRDefault="008A149B" w:rsidP="004A7400">
            <w:pPr>
              <w:ind w:firstLineChars="5" w:firstLine="11"/>
              <w:jc w:val="center"/>
              <w:rPr>
                <w:rFonts w:eastAsia="宋体" w:cs="Times New Roman"/>
                <w:b/>
                <w:bCs/>
                <w:color w:val="000000"/>
                <w:sz w:val="21"/>
              </w:rPr>
            </w:pPr>
            <w:r w:rsidRPr="00D135DD">
              <w:rPr>
                <w:rFonts w:eastAsia="宋体" w:cs="Times New Roman"/>
                <w:b/>
                <w:bCs/>
                <w:color w:val="000000"/>
                <w:sz w:val="21"/>
              </w:rPr>
              <w:t>含义</w:t>
            </w:r>
          </w:p>
        </w:tc>
      </w:tr>
      <w:tr w:rsidR="008A149B" w:rsidRPr="00D135DD" w14:paraId="22FFD8BC" w14:textId="77777777" w:rsidTr="004A7400">
        <w:trPr>
          <w:trHeight w:hRule="exact" w:val="886"/>
          <w:jc w:val="center"/>
        </w:trPr>
        <w:tc>
          <w:tcPr>
            <w:tcW w:w="1850" w:type="dxa"/>
            <w:tcBorders>
              <w:top w:val="single" w:sz="4" w:space="0" w:color="auto"/>
              <w:left w:val="single" w:sz="4" w:space="0" w:color="auto"/>
              <w:bottom w:val="single" w:sz="4" w:space="0" w:color="auto"/>
              <w:right w:val="single" w:sz="4" w:space="0" w:color="auto"/>
            </w:tcBorders>
            <w:vAlign w:val="center"/>
          </w:tcPr>
          <w:p w14:paraId="1A4539F0" w14:textId="77777777" w:rsidR="008A149B" w:rsidRPr="00D135DD" w:rsidRDefault="008A149B" w:rsidP="004A7400">
            <w:pPr>
              <w:ind w:firstLineChars="5" w:firstLine="10"/>
              <w:rPr>
                <w:rFonts w:eastAsia="宋体" w:cs="Times New Roman"/>
                <w:bCs/>
                <w:color w:val="000000"/>
                <w:sz w:val="21"/>
              </w:rPr>
            </w:pPr>
            <w:r w:rsidRPr="00D135DD">
              <w:rPr>
                <w:rFonts w:eastAsia="宋体" w:cs="Times New Roman"/>
                <w:bCs/>
                <w:color w:val="000000"/>
                <w:sz w:val="21"/>
              </w:rPr>
              <w:t>rbtree_node_data</w:t>
            </w:r>
          </w:p>
        </w:tc>
        <w:tc>
          <w:tcPr>
            <w:tcW w:w="2256" w:type="dxa"/>
            <w:tcBorders>
              <w:top w:val="single" w:sz="4" w:space="0" w:color="auto"/>
              <w:left w:val="single" w:sz="4" w:space="0" w:color="auto"/>
              <w:bottom w:val="single" w:sz="4" w:space="0" w:color="auto"/>
              <w:right w:val="single" w:sz="4" w:space="0" w:color="auto"/>
            </w:tcBorders>
            <w:vAlign w:val="center"/>
          </w:tcPr>
          <w:p w14:paraId="6CCC7610" w14:textId="77777777" w:rsidR="008A149B" w:rsidRPr="00D135DD" w:rsidRDefault="008A149B" w:rsidP="004A7400">
            <w:pPr>
              <w:ind w:firstLineChars="5" w:firstLine="10"/>
              <w:rPr>
                <w:rFonts w:eastAsia="宋体" w:cs="Times New Roman"/>
                <w:bCs/>
                <w:color w:val="000000"/>
                <w:sz w:val="21"/>
              </w:rPr>
            </w:pPr>
            <w:r w:rsidRPr="00D135DD">
              <w:rPr>
                <w:rFonts w:eastAsia="宋体" w:cs="Times New Roman"/>
                <w:bCs/>
                <w:color w:val="000000"/>
                <w:sz w:val="21"/>
              </w:rPr>
              <w:t>u_char</w:t>
            </w:r>
          </w:p>
        </w:tc>
        <w:tc>
          <w:tcPr>
            <w:tcW w:w="3686" w:type="dxa"/>
            <w:tcBorders>
              <w:top w:val="single" w:sz="4" w:space="0" w:color="auto"/>
              <w:left w:val="single" w:sz="4" w:space="0" w:color="auto"/>
              <w:bottom w:val="single" w:sz="4" w:space="0" w:color="auto"/>
              <w:right w:val="single" w:sz="4" w:space="0" w:color="auto"/>
            </w:tcBorders>
            <w:vAlign w:val="center"/>
          </w:tcPr>
          <w:p w14:paraId="7ADA47C2" w14:textId="44716B13" w:rsidR="008A149B" w:rsidRPr="00D135DD" w:rsidRDefault="00D3099E" w:rsidP="004A7400">
            <w:pPr>
              <w:ind w:firstLineChars="5" w:firstLine="10"/>
              <w:rPr>
                <w:rFonts w:eastAsia="宋体" w:cs="Times New Roman"/>
                <w:bCs/>
                <w:color w:val="000000"/>
                <w:sz w:val="21"/>
              </w:rPr>
            </w:pPr>
            <w:r>
              <w:rPr>
                <w:rFonts w:eastAsia="宋体" w:cs="Times New Roman" w:hint="eastAsia"/>
                <w:bCs/>
                <w:color w:val="000000"/>
                <w:sz w:val="21"/>
              </w:rPr>
              <w:t>通过</w:t>
            </w:r>
            <w:r>
              <w:rPr>
                <w:rFonts w:eastAsia="宋体" w:cs="Times New Roman" w:hint="eastAsia"/>
                <w:bCs/>
                <w:color w:val="000000"/>
                <w:sz w:val="21"/>
              </w:rPr>
              <w:t xml:space="preserve"> </w:t>
            </w:r>
            <w:r>
              <w:rPr>
                <w:rFonts w:eastAsia="宋体" w:cs="Times New Roman" w:hint="eastAsia"/>
                <w:bCs/>
                <w:color w:val="000000"/>
                <w:sz w:val="21"/>
              </w:rPr>
              <w:t>两个结构体</w:t>
            </w:r>
            <w:r>
              <w:rPr>
                <w:rFonts w:eastAsia="宋体" w:cs="Times New Roman"/>
                <w:bCs/>
                <w:color w:val="000000"/>
                <w:sz w:val="21"/>
              </w:rPr>
              <w:t>互相掺在一起来管理数据，</w:t>
            </w:r>
            <w:proofErr w:type="gramStart"/>
            <w:r>
              <w:rPr>
                <w:rFonts w:eastAsia="宋体" w:cs="Times New Roman" w:hint="eastAsia"/>
                <w:bCs/>
                <w:color w:val="000000"/>
                <w:sz w:val="21"/>
              </w:rPr>
              <w:t>本位置</w:t>
            </w:r>
            <w:proofErr w:type="gramEnd"/>
            <w:r>
              <w:rPr>
                <w:rFonts w:eastAsia="宋体" w:cs="Times New Roman"/>
                <w:bCs/>
                <w:color w:val="000000"/>
                <w:sz w:val="21"/>
              </w:rPr>
              <w:t>是</w:t>
            </w:r>
            <w:r w:rsidR="008A149B" w:rsidRPr="00D135DD">
              <w:rPr>
                <w:rFonts w:eastAsia="宋体" w:cs="Times New Roman" w:hint="eastAsia"/>
                <w:bCs/>
                <w:color w:val="000000"/>
                <w:sz w:val="21"/>
              </w:rPr>
              <w:t>实际</w:t>
            </w:r>
            <w:r>
              <w:rPr>
                <w:rFonts w:eastAsia="宋体" w:cs="Times New Roman" w:hint="eastAsia"/>
                <w:bCs/>
                <w:color w:val="000000"/>
                <w:sz w:val="21"/>
              </w:rPr>
              <w:t>数据存储</w:t>
            </w:r>
            <w:r w:rsidR="008A149B" w:rsidRPr="00D135DD">
              <w:rPr>
                <w:rFonts w:eastAsia="宋体" w:cs="Times New Roman" w:hint="eastAsia"/>
                <w:bCs/>
                <w:color w:val="000000"/>
                <w:sz w:val="21"/>
              </w:rPr>
              <w:t>位置</w:t>
            </w:r>
          </w:p>
        </w:tc>
      </w:tr>
      <w:tr w:rsidR="008A149B" w:rsidRPr="00D135DD" w14:paraId="4FFE159A" w14:textId="77777777" w:rsidTr="00B76258">
        <w:trPr>
          <w:trHeight w:hRule="exact" w:val="397"/>
          <w:jc w:val="center"/>
        </w:trPr>
        <w:tc>
          <w:tcPr>
            <w:tcW w:w="1850" w:type="dxa"/>
            <w:tcBorders>
              <w:top w:val="single" w:sz="4" w:space="0" w:color="auto"/>
              <w:left w:val="single" w:sz="4" w:space="0" w:color="auto"/>
              <w:bottom w:val="single" w:sz="4" w:space="0" w:color="auto"/>
              <w:right w:val="single" w:sz="4" w:space="0" w:color="auto"/>
            </w:tcBorders>
            <w:vAlign w:val="center"/>
          </w:tcPr>
          <w:p w14:paraId="4C2A767E" w14:textId="77777777" w:rsidR="008A149B" w:rsidRPr="00D135DD" w:rsidRDefault="008A149B" w:rsidP="004A7400">
            <w:pPr>
              <w:ind w:firstLineChars="5" w:firstLine="10"/>
              <w:rPr>
                <w:rFonts w:eastAsia="宋体" w:cs="Times New Roman"/>
                <w:bCs/>
                <w:color w:val="000000"/>
                <w:sz w:val="21"/>
              </w:rPr>
            </w:pPr>
            <w:r w:rsidRPr="00D135DD">
              <w:rPr>
                <w:rFonts w:eastAsia="宋体" w:cs="Times New Roman"/>
                <w:bCs/>
                <w:color w:val="000000"/>
                <w:sz w:val="21"/>
              </w:rPr>
              <w:t>slab_ID</w:t>
            </w:r>
          </w:p>
        </w:tc>
        <w:tc>
          <w:tcPr>
            <w:tcW w:w="2256" w:type="dxa"/>
            <w:tcBorders>
              <w:top w:val="single" w:sz="4" w:space="0" w:color="auto"/>
              <w:left w:val="single" w:sz="4" w:space="0" w:color="auto"/>
              <w:bottom w:val="single" w:sz="4" w:space="0" w:color="auto"/>
              <w:right w:val="single" w:sz="4" w:space="0" w:color="auto"/>
            </w:tcBorders>
            <w:vAlign w:val="center"/>
          </w:tcPr>
          <w:p w14:paraId="1410A395" w14:textId="77777777" w:rsidR="008A149B" w:rsidRPr="00D135DD" w:rsidRDefault="008A149B" w:rsidP="004A7400">
            <w:pPr>
              <w:ind w:firstLineChars="5" w:firstLine="10"/>
              <w:rPr>
                <w:rFonts w:eastAsia="宋体" w:cs="Times New Roman"/>
                <w:bCs/>
                <w:color w:val="000000"/>
                <w:sz w:val="21"/>
              </w:rPr>
            </w:pPr>
            <w:r w:rsidRPr="00D135DD">
              <w:rPr>
                <w:rFonts w:eastAsia="宋体" w:cs="Times New Roman"/>
                <w:bCs/>
                <w:color w:val="000000"/>
                <w:sz w:val="21"/>
              </w:rPr>
              <w:t>u_char[33]</w:t>
            </w:r>
          </w:p>
        </w:tc>
        <w:tc>
          <w:tcPr>
            <w:tcW w:w="3686" w:type="dxa"/>
            <w:tcBorders>
              <w:top w:val="single" w:sz="4" w:space="0" w:color="auto"/>
              <w:left w:val="single" w:sz="4" w:space="0" w:color="auto"/>
              <w:bottom w:val="single" w:sz="4" w:space="0" w:color="auto"/>
              <w:right w:val="single" w:sz="4" w:space="0" w:color="auto"/>
            </w:tcBorders>
            <w:vAlign w:val="center"/>
          </w:tcPr>
          <w:p w14:paraId="5D603C81" w14:textId="77777777" w:rsidR="008A149B" w:rsidRPr="00D135DD" w:rsidRDefault="008A149B" w:rsidP="004A7400">
            <w:pPr>
              <w:ind w:firstLineChars="5" w:firstLine="10"/>
              <w:rPr>
                <w:rFonts w:eastAsia="宋体" w:cs="Times New Roman"/>
                <w:bCs/>
                <w:color w:val="000000"/>
                <w:sz w:val="21"/>
              </w:rPr>
            </w:pPr>
            <w:r w:rsidRPr="00D135DD">
              <w:rPr>
                <w:rFonts w:eastAsia="宋体" w:cs="Times New Roman" w:hint="eastAsia"/>
                <w:bCs/>
                <w:color w:val="000000"/>
                <w:sz w:val="21"/>
              </w:rPr>
              <w:t>下发给浏览器端的</w:t>
            </w:r>
            <w:r w:rsidRPr="00D135DD">
              <w:rPr>
                <w:rFonts w:eastAsia="宋体" w:cs="Times New Roman"/>
                <w:bCs/>
                <w:color w:val="000000"/>
                <w:sz w:val="21"/>
              </w:rPr>
              <w:t>ID</w:t>
            </w:r>
          </w:p>
        </w:tc>
      </w:tr>
      <w:tr w:rsidR="008A149B" w:rsidRPr="00D135DD" w14:paraId="7A9A6D1E" w14:textId="77777777" w:rsidTr="00B76258">
        <w:trPr>
          <w:trHeight w:hRule="exact" w:val="397"/>
          <w:jc w:val="center"/>
        </w:trPr>
        <w:tc>
          <w:tcPr>
            <w:tcW w:w="1850" w:type="dxa"/>
            <w:tcBorders>
              <w:top w:val="single" w:sz="4" w:space="0" w:color="auto"/>
              <w:left w:val="single" w:sz="4" w:space="0" w:color="auto"/>
              <w:bottom w:val="single" w:sz="4" w:space="0" w:color="auto"/>
              <w:right w:val="single" w:sz="4" w:space="0" w:color="auto"/>
            </w:tcBorders>
            <w:vAlign w:val="center"/>
          </w:tcPr>
          <w:p w14:paraId="618F8EA2" w14:textId="77777777" w:rsidR="008A149B" w:rsidRPr="00D135DD" w:rsidRDefault="008A149B" w:rsidP="004A7400">
            <w:pPr>
              <w:ind w:firstLineChars="5" w:firstLine="10"/>
              <w:rPr>
                <w:rFonts w:eastAsia="宋体" w:cs="Times New Roman"/>
                <w:bCs/>
                <w:color w:val="000000"/>
                <w:sz w:val="21"/>
              </w:rPr>
            </w:pPr>
            <w:r w:rsidRPr="00D135DD">
              <w:rPr>
                <w:rFonts w:eastAsia="宋体" w:cs="Times New Roman"/>
                <w:bCs/>
                <w:color w:val="000000"/>
                <w:sz w:val="21"/>
              </w:rPr>
              <w:t>last_slab_ID</w:t>
            </w:r>
          </w:p>
        </w:tc>
        <w:tc>
          <w:tcPr>
            <w:tcW w:w="2256" w:type="dxa"/>
            <w:tcBorders>
              <w:top w:val="single" w:sz="4" w:space="0" w:color="auto"/>
              <w:left w:val="single" w:sz="4" w:space="0" w:color="auto"/>
              <w:bottom w:val="single" w:sz="4" w:space="0" w:color="auto"/>
              <w:right w:val="single" w:sz="4" w:space="0" w:color="auto"/>
            </w:tcBorders>
            <w:vAlign w:val="center"/>
          </w:tcPr>
          <w:p w14:paraId="5B5FC6F3" w14:textId="77777777" w:rsidR="008A149B" w:rsidRPr="00D135DD" w:rsidRDefault="008A149B" w:rsidP="004A7400">
            <w:pPr>
              <w:ind w:firstLineChars="5" w:firstLine="10"/>
              <w:rPr>
                <w:rFonts w:eastAsia="宋体" w:cs="Times New Roman"/>
                <w:bCs/>
                <w:color w:val="000000"/>
                <w:sz w:val="21"/>
              </w:rPr>
            </w:pPr>
            <w:r w:rsidRPr="00D135DD">
              <w:rPr>
                <w:rFonts w:eastAsia="宋体" w:cs="Times New Roman"/>
                <w:bCs/>
                <w:color w:val="000000"/>
                <w:sz w:val="21"/>
              </w:rPr>
              <w:t>u_char[33]</w:t>
            </w:r>
          </w:p>
        </w:tc>
        <w:tc>
          <w:tcPr>
            <w:tcW w:w="3686" w:type="dxa"/>
            <w:tcBorders>
              <w:top w:val="single" w:sz="4" w:space="0" w:color="auto"/>
              <w:left w:val="single" w:sz="4" w:space="0" w:color="auto"/>
              <w:bottom w:val="single" w:sz="4" w:space="0" w:color="auto"/>
              <w:right w:val="single" w:sz="4" w:space="0" w:color="auto"/>
            </w:tcBorders>
            <w:vAlign w:val="center"/>
          </w:tcPr>
          <w:p w14:paraId="046039EA" w14:textId="36EBD71C" w:rsidR="008A149B" w:rsidRPr="00D135DD" w:rsidRDefault="004C475A" w:rsidP="004A7400">
            <w:pPr>
              <w:ind w:firstLineChars="5" w:firstLine="10"/>
              <w:rPr>
                <w:rFonts w:eastAsia="宋体" w:cs="Times New Roman"/>
                <w:bCs/>
                <w:color w:val="000000"/>
                <w:sz w:val="21"/>
              </w:rPr>
            </w:pPr>
            <w:r w:rsidRPr="004C475A">
              <w:rPr>
                <w:rFonts w:eastAsia="宋体" w:cs="Times New Roman" w:hint="eastAsia"/>
                <w:bCs/>
                <w:color w:val="000000"/>
                <w:sz w:val="21"/>
              </w:rPr>
              <w:t>上次发送到浏览器的</w:t>
            </w:r>
            <w:r w:rsidRPr="004C475A">
              <w:rPr>
                <w:rFonts w:eastAsia="宋体" w:cs="Times New Roman" w:hint="eastAsia"/>
                <w:bCs/>
                <w:color w:val="000000"/>
                <w:sz w:val="21"/>
              </w:rPr>
              <w:t>ID</w:t>
            </w:r>
          </w:p>
        </w:tc>
      </w:tr>
      <w:tr w:rsidR="008A149B" w:rsidRPr="00D135DD" w14:paraId="156DFAF1" w14:textId="77777777" w:rsidTr="00B76258">
        <w:trPr>
          <w:trHeight w:hRule="exact" w:val="719"/>
          <w:jc w:val="center"/>
        </w:trPr>
        <w:tc>
          <w:tcPr>
            <w:tcW w:w="1850" w:type="dxa"/>
            <w:tcBorders>
              <w:top w:val="single" w:sz="4" w:space="0" w:color="auto"/>
              <w:left w:val="single" w:sz="4" w:space="0" w:color="auto"/>
              <w:bottom w:val="single" w:sz="4" w:space="0" w:color="auto"/>
              <w:right w:val="single" w:sz="4" w:space="0" w:color="auto"/>
            </w:tcBorders>
            <w:vAlign w:val="center"/>
          </w:tcPr>
          <w:p w14:paraId="11591110" w14:textId="77777777" w:rsidR="008A149B" w:rsidRPr="00D135DD" w:rsidRDefault="008A149B" w:rsidP="004A7400">
            <w:pPr>
              <w:ind w:firstLineChars="5" w:firstLine="10"/>
              <w:rPr>
                <w:rFonts w:eastAsia="宋体" w:cs="Times New Roman"/>
                <w:bCs/>
                <w:color w:val="000000"/>
                <w:sz w:val="21"/>
              </w:rPr>
            </w:pPr>
            <w:r w:rsidRPr="00D135DD">
              <w:rPr>
                <w:rFonts w:eastAsia="宋体" w:cs="Times New Roman"/>
                <w:bCs/>
                <w:color w:val="000000"/>
                <w:sz w:val="21"/>
              </w:rPr>
              <w:t>queue</w:t>
            </w:r>
          </w:p>
        </w:tc>
        <w:tc>
          <w:tcPr>
            <w:tcW w:w="2256" w:type="dxa"/>
            <w:tcBorders>
              <w:top w:val="single" w:sz="4" w:space="0" w:color="auto"/>
              <w:left w:val="single" w:sz="4" w:space="0" w:color="auto"/>
              <w:bottom w:val="single" w:sz="4" w:space="0" w:color="auto"/>
              <w:right w:val="single" w:sz="4" w:space="0" w:color="auto"/>
            </w:tcBorders>
            <w:vAlign w:val="center"/>
          </w:tcPr>
          <w:p w14:paraId="20F03B5A" w14:textId="77777777" w:rsidR="008A149B" w:rsidRPr="00D135DD" w:rsidRDefault="008A149B" w:rsidP="004A7400">
            <w:pPr>
              <w:ind w:firstLineChars="5" w:firstLine="10"/>
              <w:rPr>
                <w:rFonts w:eastAsia="宋体" w:cs="Times New Roman"/>
                <w:bCs/>
                <w:color w:val="000000"/>
                <w:sz w:val="21"/>
              </w:rPr>
            </w:pPr>
            <w:r w:rsidRPr="00D135DD">
              <w:rPr>
                <w:rFonts w:eastAsia="宋体" w:cs="Times New Roman"/>
                <w:bCs/>
                <w:color w:val="000000"/>
                <w:sz w:val="21"/>
              </w:rPr>
              <w:t>ngx_queue_t</w:t>
            </w:r>
          </w:p>
        </w:tc>
        <w:tc>
          <w:tcPr>
            <w:tcW w:w="3686" w:type="dxa"/>
            <w:tcBorders>
              <w:top w:val="single" w:sz="4" w:space="0" w:color="auto"/>
              <w:left w:val="single" w:sz="4" w:space="0" w:color="auto"/>
              <w:bottom w:val="single" w:sz="4" w:space="0" w:color="auto"/>
              <w:right w:val="single" w:sz="4" w:space="0" w:color="auto"/>
            </w:tcBorders>
            <w:vAlign w:val="center"/>
          </w:tcPr>
          <w:p w14:paraId="3B21A970" w14:textId="4B2A52A4" w:rsidR="008A149B" w:rsidRPr="00D135DD" w:rsidRDefault="001F3CA3" w:rsidP="004A7400">
            <w:pPr>
              <w:ind w:firstLineChars="5" w:firstLine="10"/>
              <w:rPr>
                <w:rFonts w:eastAsia="宋体" w:cs="Times New Roman"/>
                <w:bCs/>
                <w:color w:val="000000"/>
                <w:sz w:val="21"/>
              </w:rPr>
            </w:pPr>
            <w:r w:rsidRPr="001F3CA3">
              <w:rPr>
                <w:rFonts w:eastAsia="宋体" w:cs="Times New Roman" w:hint="eastAsia"/>
                <w:bCs/>
                <w:color w:val="000000"/>
                <w:sz w:val="21"/>
              </w:rPr>
              <w:t>用于消除过期节点的一定长度访问记录的链接列表</w:t>
            </w:r>
          </w:p>
        </w:tc>
      </w:tr>
    </w:tbl>
    <w:p w14:paraId="3740AD71" w14:textId="77777777" w:rsidR="008A149B" w:rsidRPr="00D135DD" w:rsidRDefault="008A149B" w:rsidP="008A149B">
      <w:pPr>
        <w:ind w:firstLine="420"/>
        <w:rPr>
          <w:rFonts w:eastAsia="宋体" w:cs="Times New Roman"/>
          <w:sz w:val="21"/>
        </w:rPr>
      </w:pPr>
    </w:p>
    <w:p w14:paraId="474AA33D" w14:textId="7660008C" w:rsidR="008A149B" w:rsidRPr="00D135DD" w:rsidRDefault="008A149B" w:rsidP="008A149B">
      <w:pPr>
        <w:spacing w:beforeLines="50" w:before="156"/>
        <w:ind w:firstLine="420"/>
        <w:jc w:val="center"/>
        <w:rPr>
          <w:rFonts w:eastAsia="黑体" w:cs="Times New Roman"/>
          <w:sz w:val="21"/>
        </w:rPr>
      </w:pPr>
      <w:r w:rsidRPr="00D135DD">
        <w:rPr>
          <w:rFonts w:eastAsia="黑体" w:cs="Times New Roman"/>
          <w:sz w:val="21"/>
        </w:rPr>
        <w:t xml:space="preserve"> </w:t>
      </w:r>
      <w:r w:rsidRPr="00D135DD">
        <w:rPr>
          <w:rFonts w:eastAsia="黑体" w:cs="Times New Roman" w:hint="eastAsia"/>
          <w:sz w:val="21"/>
        </w:rPr>
        <w:t>表</w:t>
      </w:r>
      <w:r w:rsidR="008B0B6F" w:rsidRPr="00D135DD">
        <w:rPr>
          <w:rFonts w:eastAsia="黑体" w:cs="Times New Roman"/>
          <w:sz w:val="21"/>
        </w:rPr>
        <w:t>8</w:t>
      </w:r>
      <w:r w:rsidRPr="00D135DD">
        <w:rPr>
          <w:rFonts w:eastAsia="黑体" w:cs="Times New Roman" w:hint="eastAsia"/>
          <w:sz w:val="21"/>
        </w:rPr>
        <w:t>-3</w:t>
      </w:r>
      <w:r w:rsidRPr="00D135DD">
        <w:rPr>
          <w:rFonts w:eastAsia="黑体" w:cs="Times New Roman" w:hint="eastAsia"/>
          <w:sz w:val="21"/>
        </w:rPr>
        <w:tab/>
      </w:r>
      <w:r w:rsidRPr="00D135DD">
        <w:rPr>
          <w:rFonts w:eastAsia="黑体" w:cs="Times New Roman"/>
          <w:sz w:val="21"/>
        </w:rPr>
        <w:t>ngx_http_ipslab_shm_t</w:t>
      </w:r>
      <w:r w:rsidRPr="00D135DD">
        <w:rPr>
          <w:rFonts w:eastAsia="黑体" w:cs="Times New Roman" w:hint="eastAsia"/>
          <w:sz w:val="21"/>
        </w:rPr>
        <w:t>结构体</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8"/>
        <w:gridCol w:w="2268"/>
        <w:gridCol w:w="3691"/>
      </w:tblGrid>
      <w:tr w:rsidR="008A149B" w:rsidRPr="00D135DD" w14:paraId="61345A7B" w14:textId="77777777" w:rsidTr="00B76258">
        <w:trPr>
          <w:trHeight w:hRule="exact" w:val="397"/>
          <w:jc w:val="center"/>
        </w:trPr>
        <w:tc>
          <w:tcPr>
            <w:tcW w:w="1838" w:type="dxa"/>
            <w:tcBorders>
              <w:top w:val="single" w:sz="4" w:space="0" w:color="auto"/>
              <w:left w:val="single" w:sz="4" w:space="0" w:color="auto"/>
              <w:bottom w:val="single" w:sz="4" w:space="0" w:color="auto"/>
              <w:right w:val="single" w:sz="4" w:space="0" w:color="auto"/>
            </w:tcBorders>
            <w:shd w:val="clear" w:color="auto" w:fill="CCCCCC"/>
            <w:vAlign w:val="center"/>
          </w:tcPr>
          <w:p w14:paraId="1565372D" w14:textId="77777777" w:rsidR="008A149B" w:rsidRPr="00D135DD" w:rsidRDefault="008A149B" w:rsidP="004A7400">
            <w:pPr>
              <w:ind w:firstLineChars="5" w:firstLine="11"/>
              <w:jc w:val="center"/>
              <w:rPr>
                <w:rFonts w:eastAsia="宋体" w:cs="Times New Roman"/>
                <w:b/>
                <w:bCs/>
                <w:color w:val="000000"/>
                <w:sz w:val="21"/>
              </w:rPr>
            </w:pPr>
            <w:r w:rsidRPr="00D135DD">
              <w:rPr>
                <w:rFonts w:eastAsia="宋体" w:cs="Times New Roman" w:hint="eastAsia"/>
                <w:b/>
                <w:bCs/>
                <w:color w:val="000000"/>
                <w:sz w:val="21"/>
              </w:rPr>
              <w:t>字段</w:t>
            </w:r>
            <w:r w:rsidRPr="00D135DD">
              <w:rPr>
                <w:rFonts w:eastAsia="宋体" w:cs="Times New Roman"/>
                <w:b/>
                <w:bCs/>
                <w:color w:val="000000"/>
                <w:sz w:val="21"/>
              </w:rPr>
              <w:t>名称</w:t>
            </w:r>
          </w:p>
        </w:tc>
        <w:tc>
          <w:tcPr>
            <w:tcW w:w="2268" w:type="dxa"/>
            <w:tcBorders>
              <w:top w:val="single" w:sz="4" w:space="0" w:color="auto"/>
              <w:left w:val="single" w:sz="4" w:space="0" w:color="auto"/>
              <w:bottom w:val="single" w:sz="4" w:space="0" w:color="auto"/>
              <w:right w:val="single" w:sz="4" w:space="0" w:color="auto"/>
            </w:tcBorders>
            <w:shd w:val="clear" w:color="auto" w:fill="CCCCCC"/>
            <w:vAlign w:val="center"/>
          </w:tcPr>
          <w:p w14:paraId="67026EEB" w14:textId="77777777" w:rsidR="008A149B" w:rsidRPr="00D135DD" w:rsidRDefault="008A149B" w:rsidP="004A7400">
            <w:pPr>
              <w:ind w:firstLineChars="5" w:firstLine="11"/>
              <w:jc w:val="center"/>
              <w:rPr>
                <w:rFonts w:eastAsia="宋体" w:cs="Times New Roman"/>
                <w:b/>
                <w:bCs/>
                <w:color w:val="000000"/>
                <w:sz w:val="21"/>
              </w:rPr>
            </w:pPr>
            <w:r w:rsidRPr="00D135DD">
              <w:rPr>
                <w:rFonts w:eastAsia="宋体" w:cs="Times New Roman" w:hint="eastAsia"/>
                <w:b/>
                <w:bCs/>
                <w:color w:val="000000"/>
                <w:sz w:val="21"/>
              </w:rPr>
              <w:t>存储</w:t>
            </w:r>
            <w:r w:rsidRPr="00D135DD">
              <w:rPr>
                <w:rFonts w:eastAsia="宋体" w:cs="Times New Roman"/>
                <w:b/>
                <w:bCs/>
                <w:color w:val="000000"/>
                <w:sz w:val="21"/>
              </w:rPr>
              <w:t>类型</w:t>
            </w:r>
          </w:p>
        </w:tc>
        <w:tc>
          <w:tcPr>
            <w:tcW w:w="3691" w:type="dxa"/>
            <w:tcBorders>
              <w:top w:val="single" w:sz="4" w:space="0" w:color="auto"/>
              <w:left w:val="single" w:sz="4" w:space="0" w:color="auto"/>
              <w:bottom w:val="single" w:sz="4" w:space="0" w:color="auto"/>
              <w:right w:val="single" w:sz="4" w:space="0" w:color="auto"/>
            </w:tcBorders>
            <w:shd w:val="clear" w:color="auto" w:fill="CCCCCC"/>
            <w:vAlign w:val="center"/>
          </w:tcPr>
          <w:p w14:paraId="636628B4" w14:textId="77777777" w:rsidR="008A149B" w:rsidRPr="00D135DD" w:rsidRDefault="008A149B" w:rsidP="004A7400">
            <w:pPr>
              <w:ind w:firstLineChars="5" w:firstLine="11"/>
              <w:jc w:val="center"/>
              <w:rPr>
                <w:rFonts w:eastAsia="宋体" w:cs="Times New Roman"/>
                <w:b/>
                <w:bCs/>
                <w:color w:val="000000"/>
                <w:sz w:val="21"/>
              </w:rPr>
            </w:pPr>
            <w:r w:rsidRPr="00D135DD">
              <w:rPr>
                <w:rFonts w:eastAsia="宋体" w:cs="Times New Roman"/>
                <w:b/>
                <w:bCs/>
                <w:color w:val="000000"/>
                <w:sz w:val="21"/>
              </w:rPr>
              <w:t>含义</w:t>
            </w:r>
          </w:p>
        </w:tc>
      </w:tr>
      <w:tr w:rsidR="008A149B" w:rsidRPr="00D135DD" w14:paraId="575F1D2D" w14:textId="77777777" w:rsidTr="00B76258">
        <w:trPr>
          <w:trHeight w:hRule="exact" w:val="397"/>
          <w:jc w:val="center"/>
        </w:trPr>
        <w:tc>
          <w:tcPr>
            <w:tcW w:w="1838" w:type="dxa"/>
            <w:tcBorders>
              <w:top w:val="single" w:sz="4" w:space="0" w:color="auto"/>
              <w:left w:val="single" w:sz="4" w:space="0" w:color="auto"/>
              <w:bottom w:val="single" w:sz="4" w:space="0" w:color="auto"/>
              <w:right w:val="single" w:sz="4" w:space="0" w:color="auto"/>
            </w:tcBorders>
            <w:vAlign w:val="center"/>
          </w:tcPr>
          <w:p w14:paraId="307FF966" w14:textId="77777777" w:rsidR="008A149B" w:rsidRPr="00D135DD" w:rsidRDefault="008A149B" w:rsidP="004A7400">
            <w:pPr>
              <w:ind w:firstLineChars="5" w:firstLine="10"/>
              <w:rPr>
                <w:rFonts w:eastAsia="宋体" w:cs="Times New Roman"/>
                <w:bCs/>
                <w:color w:val="000000"/>
                <w:sz w:val="21"/>
              </w:rPr>
            </w:pPr>
            <w:r w:rsidRPr="00D135DD">
              <w:rPr>
                <w:rFonts w:eastAsia="宋体" w:cs="Times New Roman"/>
                <w:bCs/>
                <w:color w:val="000000"/>
                <w:sz w:val="21"/>
              </w:rPr>
              <w:t>rbtree</w:t>
            </w:r>
          </w:p>
        </w:tc>
        <w:tc>
          <w:tcPr>
            <w:tcW w:w="2268" w:type="dxa"/>
            <w:tcBorders>
              <w:top w:val="single" w:sz="4" w:space="0" w:color="auto"/>
              <w:left w:val="single" w:sz="4" w:space="0" w:color="auto"/>
              <w:bottom w:val="single" w:sz="4" w:space="0" w:color="auto"/>
              <w:right w:val="single" w:sz="4" w:space="0" w:color="auto"/>
            </w:tcBorders>
            <w:vAlign w:val="center"/>
          </w:tcPr>
          <w:p w14:paraId="388F9A4B" w14:textId="77777777" w:rsidR="008A149B" w:rsidRPr="00D135DD" w:rsidRDefault="008A149B" w:rsidP="004A7400">
            <w:pPr>
              <w:ind w:firstLineChars="5" w:firstLine="10"/>
              <w:rPr>
                <w:rFonts w:eastAsia="宋体" w:cs="Times New Roman"/>
                <w:bCs/>
                <w:color w:val="000000"/>
                <w:sz w:val="21"/>
              </w:rPr>
            </w:pPr>
            <w:r w:rsidRPr="00D135DD">
              <w:rPr>
                <w:rFonts w:eastAsia="宋体" w:cs="Times New Roman"/>
                <w:bCs/>
                <w:color w:val="000000"/>
                <w:sz w:val="21"/>
              </w:rPr>
              <w:t>ngx_rbtree_t</w:t>
            </w:r>
          </w:p>
        </w:tc>
        <w:tc>
          <w:tcPr>
            <w:tcW w:w="3691" w:type="dxa"/>
            <w:tcBorders>
              <w:top w:val="single" w:sz="4" w:space="0" w:color="auto"/>
              <w:left w:val="single" w:sz="4" w:space="0" w:color="auto"/>
              <w:bottom w:val="single" w:sz="4" w:space="0" w:color="auto"/>
              <w:right w:val="single" w:sz="4" w:space="0" w:color="auto"/>
            </w:tcBorders>
            <w:vAlign w:val="center"/>
          </w:tcPr>
          <w:p w14:paraId="781EF9B9" w14:textId="77777777" w:rsidR="008A149B" w:rsidRPr="00D135DD" w:rsidRDefault="008A149B" w:rsidP="004A7400">
            <w:pPr>
              <w:ind w:firstLineChars="5" w:firstLine="10"/>
              <w:rPr>
                <w:rFonts w:eastAsia="宋体" w:cs="Times New Roman"/>
                <w:bCs/>
                <w:color w:val="000000"/>
                <w:sz w:val="21"/>
              </w:rPr>
            </w:pPr>
            <w:r w:rsidRPr="00D135DD">
              <w:rPr>
                <w:rFonts w:eastAsia="宋体" w:cs="Times New Roman" w:hint="eastAsia"/>
                <w:bCs/>
                <w:color w:val="000000"/>
                <w:sz w:val="21"/>
              </w:rPr>
              <w:t>红黑</w:t>
            </w:r>
            <w:proofErr w:type="gramStart"/>
            <w:r w:rsidRPr="00D135DD">
              <w:rPr>
                <w:rFonts w:eastAsia="宋体" w:cs="Times New Roman" w:hint="eastAsia"/>
                <w:bCs/>
                <w:color w:val="000000"/>
                <w:sz w:val="21"/>
              </w:rPr>
              <w:t>树用于</w:t>
            </w:r>
            <w:proofErr w:type="gramEnd"/>
            <w:r w:rsidRPr="00D135DD">
              <w:rPr>
                <w:rFonts w:eastAsia="宋体" w:cs="Times New Roman" w:hint="eastAsia"/>
                <w:bCs/>
                <w:color w:val="000000"/>
                <w:sz w:val="21"/>
              </w:rPr>
              <w:t>快速检索</w:t>
            </w:r>
          </w:p>
        </w:tc>
      </w:tr>
      <w:tr w:rsidR="008A149B" w:rsidRPr="00D135DD" w14:paraId="292042C2" w14:textId="77777777" w:rsidTr="00B76258">
        <w:trPr>
          <w:trHeight w:hRule="exact" w:val="397"/>
          <w:jc w:val="center"/>
        </w:trPr>
        <w:tc>
          <w:tcPr>
            <w:tcW w:w="1838" w:type="dxa"/>
            <w:tcBorders>
              <w:top w:val="single" w:sz="4" w:space="0" w:color="auto"/>
              <w:left w:val="single" w:sz="4" w:space="0" w:color="auto"/>
              <w:bottom w:val="single" w:sz="4" w:space="0" w:color="auto"/>
              <w:right w:val="single" w:sz="4" w:space="0" w:color="auto"/>
            </w:tcBorders>
            <w:vAlign w:val="center"/>
          </w:tcPr>
          <w:p w14:paraId="76EF21A2" w14:textId="77777777" w:rsidR="008A149B" w:rsidRPr="00D135DD" w:rsidRDefault="008A149B" w:rsidP="004A7400">
            <w:pPr>
              <w:ind w:firstLineChars="5" w:firstLine="10"/>
              <w:rPr>
                <w:rFonts w:eastAsia="宋体" w:cs="Times New Roman"/>
                <w:bCs/>
                <w:color w:val="000000"/>
                <w:sz w:val="21"/>
              </w:rPr>
            </w:pPr>
            <w:r w:rsidRPr="00D135DD">
              <w:rPr>
                <w:rFonts w:eastAsia="宋体" w:cs="Times New Roman"/>
                <w:bCs/>
                <w:color w:val="000000"/>
                <w:sz w:val="21"/>
              </w:rPr>
              <w:t>sentinel</w:t>
            </w:r>
          </w:p>
        </w:tc>
        <w:tc>
          <w:tcPr>
            <w:tcW w:w="2268" w:type="dxa"/>
            <w:tcBorders>
              <w:top w:val="single" w:sz="4" w:space="0" w:color="auto"/>
              <w:left w:val="single" w:sz="4" w:space="0" w:color="auto"/>
              <w:bottom w:val="single" w:sz="4" w:space="0" w:color="auto"/>
              <w:right w:val="single" w:sz="4" w:space="0" w:color="auto"/>
            </w:tcBorders>
            <w:vAlign w:val="center"/>
          </w:tcPr>
          <w:p w14:paraId="4EEA3F55" w14:textId="77777777" w:rsidR="008A149B" w:rsidRPr="00D135DD" w:rsidRDefault="008A149B" w:rsidP="004A7400">
            <w:pPr>
              <w:ind w:firstLineChars="5" w:firstLine="10"/>
              <w:rPr>
                <w:rFonts w:eastAsia="宋体" w:cs="Times New Roman"/>
                <w:bCs/>
                <w:color w:val="000000"/>
                <w:sz w:val="21"/>
              </w:rPr>
            </w:pPr>
            <w:r w:rsidRPr="00D135DD">
              <w:rPr>
                <w:rFonts w:eastAsia="宋体" w:cs="Times New Roman"/>
                <w:bCs/>
                <w:color w:val="000000"/>
                <w:sz w:val="21"/>
              </w:rPr>
              <w:t>ngx_rbtree_node_t</w:t>
            </w:r>
          </w:p>
        </w:tc>
        <w:tc>
          <w:tcPr>
            <w:tcW w:w="3691" w:type="dxa"/>
            <w:tcBorders>
              <w:top w:val="single" w:sz="4" w:space="0" w:color="auto"/>
              <w:left w:val="single" w:sz="4" w:space="0" w:color="auto"/>
              <w:bottom w:val="single" w:sz="4" w:space="0" w:color="auto"/>
              <w:right w:val="single" w:sz="4" w:space="0" w:color="auto"/>
            </w:tcBorders>
            <w:vAlign w:val="center"/>
          </w:tcPr>
          <w:p w14:paraId="0B8C86E9" w14:textId="31B13A91" w:rsidR="008A149B" w:rsidRPr="00D135DD" w:rsidRDefault="006933F3" w:rsidP="004A7400">
            <w:pPr>
              <w:ind w:firstLineChars="5" w:firstLine="10"/>
              <w:rPr>
                <w:rFonts w:eastAsia="宋体" w:cs="Times New Roman"/>
                <w:bCs/>
                <w:color w:val="000000"/>
                <w:sz w:val="21"/>
              </w:rPr>
            </w:pPr>
            <w:r>
              <w:rPr>
                <w:rFonts w:eastAsia="宋体" w:cs="Times New Roman" w:hint="eastAsia"/>
                <w:bCs/>
                <w:color w:val="000000"/>
                <w:sz w:val="21"/>
              </w:rPr>
              <w:t>使用红黑树需要的</w:t>
            </w:r>
            <w:r w:rsidR="00EB5F0B">
              <w:rPr>
                <w:rFonts w:eastAsia="宋体" w:cs="Times New Roman" w:hint="eastAsia"/>
                <w:bCs/>
                <w:color w:val="000000"/>
                <w:sz w:val="21"/>
              </w:rPr>
              <w:t>哨兵</w:t>
            </w:r>
            <w:r w:rsidRPr="006933F3">
              <w:rPr>
                <w:rFonts w:eastAsia="宋体" w:cs="Times New Roman" w:hint="eastAsia"/>
                <w:bCs/>
                <w:color w:val="000000"/>
                <w:sz w:val="21"/>
              </w:rPr>
              <w:t>节点</w:t>
            </w:r>
          </w:p>
        </w:tc>
      </w:tr>
      <w:tr w:rsidR="008A149B" w:rsidRPr="00D135DD" w14:paraId="7129C3E1" w14:textId="77777777" w:rsidTr="00B76258">
        <w:trPr>
          <w:trHeight w:hRule="exact" w:val="397"/>
          <w:jc w:val="center"/>
        </w:trPr>
        <w:tc>
          <w:tcPr>
            <w:tcW w:w="1838" w:type="dxa"/>
            <w:tcBorders>
              <w:top w:val="single" w:sz="4" w:space="0" w:color="auto"/>
              <w:left w:val="single" w:sz="4" w:space="0" w:color="auto"/>
              <w:bottom w:val="single" w:sz="4" w:space="0" w:color="auto"/>
              <w:right w:val="single" w:sz="4" w:space="0" w:color="auto"/>
            </w:tcBorders>
            <w:vAlign w:val="center"/>
          </w:tcPr>
          <w:p w14:paraId="55ADC319" w14:textId="77777777" w:rsidR="008A149B" w:rsidRPr="00D135DD" w:rsidRDefault="008A149B" w:rsidP="004A7400">
            <w:pPr>
              <w:ind w:firstLineChars="5" w:firstLine="10"/>
              <w:rPr>
                <w:rFonts w:eastAsia="宋体" w:cs="Times New Roman"/>
                <w:bCs/>
                <w:color w:val="000000"/>
                <w:sz w:val="21"/>
              </w:rPr>
            </w:pPr>
            <w:r w:rsidRPr="00D135DD">
              <w:rPr>
                <w:rFonts w:eastAsia="宋体" w:cs="Times New Roman"/>
                <w:bCs/>
                <w:color w:val="000000"/>
                <w:sz w:val="21"/>
              </w:rPr>
              <w:t>queue</w:t>
            </w:r>
          </w:p>
        </w:tc>
        <w:tc>
          <w:tcPr>
            <w:tcW w:w="2268" w:type="dxa"/>
            <w:tcBorders>
              <w:top w:val="single" w:sz="4" w:space="0" w:color="auto"/>
              <w:left w:val="single" w:sz="4" w:space="0" w:color="auto"/>
              <w:bottom w:val="single" w:sz="4" w:space="0" w:color="auto"/>
              <w:right w:val="single" w:sz="4" w:space="0" w:color="auto"/>
            </w:tcBorders>
            <w:vAlign w:val="center"/>
          </w:tcPr>
          <w:p w14:paraId="06227FE2" w14:textId="77777777" w:rsidR="008A149B" w:rsidRPr="00D135DD" w:rsidRDefault="008A149B" w:rsidP="004A7400">
            <w:pPr>
              <w:ind w:firstLineChars="5" w:firstLine="10"/>
              <w:rPr>
                <w:rFonts w:eastAsia="宋体" w:cs="Times New Roman"/>
                <w:bCs/>
                <w:color w:val="000000"/>
                <w:sz w:val="21"/>
              </w:rPr>
            </w:pPr>
            <w:r w:rsidRPr="00D135DD">
              <w:rPr>
                <w:rFonts w:eastAsia="宋体" w:cs="Times New Roman"/>
                <w:bCs/>
                <w:color w:val="000000"/>
                <w:sz w:val="21"/>
              </w:rPr>
              <w:t>ngx_queue_t</w:t>
            </w:r>
          </w:p>
        </w:tc>
        <w:tc>
          <w:tcPr>
            <w:tcW w:w="3691" w:type="dxa"/>
            <w:tcBorders>
              <w:top w:val="single" w:sz="4" w:space="0" w:color="auto"/>
              <w:left w:val="single" w:sz="4" w:space="0" w:color="auto"/>
              <w:bottom w:val="single" w:sz="4" w:space="0" w:color="auto"/>
              <w:right w:val="single" w:sz="4" w:space="0" w:color="auto"/>
            </w:tcBorders>
            <w:vAlign w:val="center"/>
          </w:tcPr>
          <w:p w14:paraId="7490C6DB" w14:textId="77777777" w:rsidR="008A149B" w:rsidRPr="00D135DD" w:rsidRDefault="008A149B" w:rsidP="004A7400">
            <w:pPr>
              <w:ind w:firstLineChars="5" w:firstLine="10"/>
              <w:rPr>
                <w:rFonts w:eastAsia="宋体" w:cs="Times New Roman"/>
                <w:bCs/>
                <w:color w:val="000000"/>
                <w:sz w:val="21"/>
              </w:rPr>
            </w:pPr>
            <w:r w:rsidRPr="00D135DD">
              <w:rPr>
                <w:rFonts w:eastAsia="宋体" w:cs="Times New Roman" w:hint="eastAsia"/>
                <w:bCs/>
                <w:color w:val="000000"/>
                <w:sz w:val="21"/>
              </w:rPr>
              <w:t>淘汰链表</w:t>
            </w:r>
          </w:p>
        </w:tc>
      </w:tr>
    </w:tbl>
    <w:p w14:paraId="6A4C868C" w14:textId="77777777" w:rsidR="008A149B" w:rsidRPr="00D135DD" w:rsidRDefault="008A149B" w:rsidP="008A149B">
      <w:pPr>
        <w:ind w:firstLine="420"/>
        <w:rPr>
          <w:rFonts w:eastAsia="宋体" w:cs="Times New Roman"/>
          <w:sz w:val="21"/>
        </w:rPr>
      </w:pPr>
    </w:p>
    <w:p w14:paraId="14D293C9" w14:textId="4F661076" w:rsidR="008A149B" w:rsidRPr="00D135DD" w:rsidRDefault="008A149B" w:rsidP="008A149B">
      <w:pPr>
        <w:spacing w:beforeLines="50" w:before="156"/>
        <w:ind w:firstLine="420"/>
        <w:jc w:val="center"/>
        <w:rPr>
          <w:rFonts w:eastAsia="黑体" w:cs="Times New Roman"/>
          <w:sz w:val="21"/>
        </w:rPr>
      </w:pPr>
      <w:r w:rsidRPr="00D135DD">
        <w:rPr>
          <w:rFonts w:eastAsia="黑体" w:cs="Times New Roman"/>
          <w:sz w:val="21"/>
        </w:rPr>
        <w:t xml:space="preserve"> </w:t>
      </w:r>
      <w:r w:rsidRPr="00D135DD">
        <w:rPr>
          <w:rFonts w:eastAsia="黑体" w:cs="Times New Roman" w:hint="eastAsia"/>
          <w:sz w:val="21"/>
        </w:rPr>
        <w:t>表</w:t>
      </w:r>
      <w:r w:rsidR="008B0B6F" w:rsidRPr="00D135DD">
        <w:rPr>
          <w:rFonts w:eastAsia="黑体" w:cs="Times New Roman"/>
          <w:sz w:val="21"/>
        </w:rPr>
        <w:t>8</w:t>
      </w:r>
      <w:r w:rsidRPr="00D135DD">
        <w:rPr>
          <w:rFonts w:eastAsia="黑体" w:cs="Times New Roman" w:hint="eastAsia"/>
          <w:sz w:val="21"/>
        </w:rPr>
        <w:t>-4</w:t>
      </w:r>
      <w:r w:rsidRPr="00D135DD">
        <w:rPr>
          <w:rFonts w:eastAsia="黑体" w:cs="Times New Roman" w:hint="eastAsia"/>
          <w:sz w:val="21"/>
        </w:rPr>
        <w:tab/>
      </w:r>
      <w:r w:rsidRPr="00D135DD">
        <w:rPr>
          <w:rFonts w:eastAsia="黑体" w:cs="Times New Roman"/>
          <w:sz w:val="21"/>
        </w:rPr>
        <w:t>ngx_http_ipslab_ctx_t</w:t>
      </w:r>
      <w:r w:rsidRPr="00D135DD">
        <w:rPr>
          <w:rFonts w:eastAsia="黑体" w:cs="Times New Roman"/>
          <w:sz w:val="21"/>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8"/>
        <w:gridCol w:w="2268"/>
        <w:gridCol w:w="3691"/>
      </w:tblGrid>
      <w:tr w:rsidR="008A149B" w:rsidRPr="00D135DD" w14:paraId="31E9B7D6" w14:textId="77777777" w:rsidTr="00B76258">
        <w:trPr>
          <w:trHeight w:hRule="exact" w:val="397"/>
          <w:jc w:val="center"/>
        </w:trPr>
        <w:tc>
          <w:tcPr>
            <w:tcW w:w="1838" w:type="dxa"/>
            <w:tcBorders>
              <w:top w:val="single" w:sz="4" w:space="0" w:color="auto"/>
              <w:left w:val="single" w:sz="4" w:space="0" w:color="auto"/>
              <w:bottom w:val="single" w:sz="4" w:space="0" w:color="auto"/>
              <w:right w:val="single" w:sz="4" w:space="0" w:color="auto"/>
            </w:tcBorders>
            <w:shd w:val="clear" w:color="auto" w:fill="CCCCCC"/>
            <w:vAlign w:val="center"/>
          </w:tcPr>
          <w:p w14:paraId="6D7C4136" w14:textId="77777777" w:rsidR="008A149B" w:rsidRPr="00D135DD" w:rsidRDefault="008A149B" w:rsidP="00B76258">
            <w:pPr>
              <w:ind w:firstLine="422"/>
              <w:jc w:val="center"/>
              <w:rPr>
                <w:rFonts w:eastAsia="宋体" w:cs="Times New Roman"/>
                <w:b/>
                <w:bCs/>
                <w:color w:val="000000"/>
                <w:sz w:val="21"/>
              </w:rPr>
            </w:pPr>
            <w:r w:rsidRPr="00D135DD">
              <w:rPr>
                <w:rFonts w:eastAsia="宋体" w:cs="Times New Roman" w:hint="eastAsia"/>
                <w:b/>
                <w:bCs/>
                <w:color w:val="000000"/>
                <w:sz w:val="21"/>
              </w:rPr>
              <w:t>字段</w:t>
            </w:r>
            <w:r w:rsidRPr="00D135DD">
              <w:rPr>
                <w:rFonts w:eastAsia="宋体" w:cs="Times New Roman"/>
                <w:b/>
                <w:bCs/>
                <w:color w:val="000000"/>
                <w:sz w:val="21"/>
              </w:rPr>
              <w:t>名称</w:t>
            </w:r>
          </w:p>
        </w:tc>
        <w:tc>
          <w:tcPr>
            <w:tcW w:w="2268" w:type="dxa"/>
            <w:tcBorders>
              <w:top w:val="single" w:sz="4" w:space="0" w:color="auto"/>
              <w:left w:val="single" w:sz="4" w:space="0" w:color="auto"/>
              <w:bottom w:val="single" w:sz="4" w:space="0" w:color="auto"/>
              <w:right w:val="single" w:sz="4" w:space="0" w:color="auto"/>
            </w:tcBorders>
            <w:shd w:val="clear" w:color="auto" w:fill="CCCCCC"/>
            <w:vAlign w:val="center"/>
          </w:tcPr>
          <w:p w14:paraId="52DEA17D" w14:textId="77777777" w:rsidR="008A149B" w:rsidRPr="00D135DD" w:rsidRDefault="008A149B" w:rsidP="00B76258">
            <w:pPr>
              <w:ind w:firstLine="422"/>
              <w:jc w:val="center"/>
              <w:rPr>
                <w:rFonts w:eastAsia="宋体" w:cs="Times New Roman"/>
                <w:b/>
                <w:bCs/>
                <w:color w:val="000000"/>
                <w:sz w:val="21"/>
              </w:rPr>
            </w:pPr>
            <w:r w:rsidRPr="00D135DD">
              <w:rPr>
                <w:rFonts w:eastAsia="宋体" w:cs="Times New Roman" w:hint="eastAsia"/>
                <w:b/>
                <w:bCs/>
                <w:color w:val="000000"/>
                <w:sz w:val="21"/>
              </w:rPr>
              <w:t>存储</w:t>
            </w:r>
            <w:r w:rsidRPr="00D135DD">
              <w:rPr>
                <w:rFonts w:eastAsia="宋体" w:cs="Times New Roman"/>
                <w:b/>
                <w:bCs/>
                <w:color w:val="000000"/>
                <w:sz w:val="21"/>
              </w:rPr>
              <w:t>类型</w:t>
            </w:r>
          </w:p>
        </w:tc>
        <w:tc>
          <w:tcPr>
            <w:tcW w:w="3691" w:type="dxa"/>
            <w:tcBorders>
              <w:top w:val="single" w:sz="4" w:space="0" w:color="auto"/>
              <w:left w:val="single" w:sz="4" w:space="0" w:color="auto"/>
              <w:bottom w:val="single" w:sz="4" w:space="0" w:color="auto"/>
              <w:right w:val="single" w:sz="4" w:space="0" w:color="auto"/>
            </w:tcBorders>
            <w:shd w:val="clear" w:color="auto" w:fill="CCCCCC"/>
            <w:vAlign w:val="center"/>
          </w:tcPr>
          <w:p w14:paraId="41E60F67" w14:textId="77777777" w:rsidR="008A149B" w:rsidRPr="00D135DD" w:rsidRDefault="008A149B" w:rsidP="00B76258">
            <w:pPr>
              <w:ind w:firstLine="422"/>
              <w:jc w:val="center"/>
              <w:rPr>
                <w:rFonts w:eastAsia="宋体" w:cs="Times New Roman"/>
                <w:b/>
                <w:bCs/>
                <w:color w:val="000000"/>
                <w:sz w:val="21"/>
              </w:rPr>
            </w:pPr>
            <w:r w:rsidRPr="00D135DD">
              <w:rPr>
                <w:rFonts w:eastAsia="宋体" w:cs="Times New Roman"/>
                <w:b/>
                <w:bCs/>
                <w:color w:val="000000"/>
                <w:sz w:val="21"/>
              </w:rPr>
              <w:t>含义</w:t>
            </w:r>
          </w:p>
        </w:tc>
      </w:tr>
      <w:tr w:rsidR="008A149B" w:rsidRPr="00D135DD" w14:paraId="3D19ABA0" w14:textId="77777777" w:rsidTr="00B76258">
        <w:trPr>
          <w:trHeight w:hRule="exact" w:val="397"/>
          <w:jc w:val="center"/>
        </w:trPr>
        <w:tc>
          <w:tcPr>
            <w:tcW w:w="1838" w:type="dxa"/>
            <w:tcBorders>
              <w:top w:val="single" w:sz="4" w:space="0" w:color="auto"/>
              <w:left w:val="single" w:sz="4" w:space="0" w:color="auto"/>
              <w:bottom w:val="single" w:sz="4" w:space="0" w:color="auto"/>
              <w:right w:val="single" w:sz="4" w:space="0" w:color="auto"/>
            </w:tcBorders>
            <w:vAlign w:val="center"/>
          </w:tcPr>
          <w:p w14:paraId="6E3E6947" w14:textId="77777777" w:rsidR="008A149B" w:rsidRPr="00D135DD" w:rsidRDefault="008A149B" w:rsidP="004A7400">
            <w:pPr>
              <w:ind w:firstLineChars="5" w:firstLine="10"/>
              <w:rPr>
                <w:rFonts w:eastAsia="宋体" w:cs="Times New Roman"/>
                <w:bCs/>
                <w:color w:val="000000"/>
                <w:sz w:val="21"/>
              </w:rPr>
            </w:pPr>
            <w:r w:rsidRPr="00D135DD">
              <w:rPr>
                <w:rFonts w:eastAsia="宋体" w:cs="Times New Roman"/>
                <w:bCs/>
                <w:color w:val="000000"/>
                <w:sz w:val="21"/>
              </w:rPr>
              <w:t>out_ctx</w:t>
            </w:r>
          </w:p>
        </w:tc>
        <w:tc>
          <w:tcPr>
            <w:tcW w:w="2268" w:type="dxa"/>
            <w:tcBorders>
              <w:top w:val="single" w:sz="4" w:space="0" w:color="auto"/>
              <w:left w:val="single" w:sz="4" w:space="0" w:color="auto"/>
              <w:bottom w:val="single" w:sz="4" w:space="0" w:color="auto"/>
              <w:right w:val="single" w:sz="4" w:space="0" w:color="auto"/>
            </w:tcBorders>
            <w:vAlign w:val="center"/>
          </w:tcPr>
          <w:p w14:paraId="6B59AF25" w14:textId="77777777" w:rsidR="008A149B" w:rsidRPr="00D135DD" w:rsidRDefault="008A149B" w:rsidP="004A7400">
            <w:pPr>
              <w:ind w:firstLineChars="5" w:firstLine="10"/>
              <w:rPr>
                <w:rFonts w:eastAsia="宋体" w:cs="Times New Roman"/>
                <w:bCs/>
                <w:color w:val="000000"/>
                <w:sz w:val="21"/>
              </w:rPr>
            </w:pPr>
            <w:r w:rsidRPr="00D135DD">
              <w:rPr>
                <w:rFonts w:eastAsia="宋体" w:cs="Times New Roman"/>
                <w:bCs/>
                <w:color w:val="000000"/>
                <w:sz w:val="21"/>
              </w:rPr>
              <w:t>ngx_chain_t *</w:t>
            </w:r>
          </w:p>
        </w:tc>
        <w:tc>
          <w:tcPr>
            <w:tcW w:w="3691" w:type="dxa"/>
            <w:tcBorders>
              <w:top w:val="single" w:sz="4" w:space="0" w:color="auto"/>
              <w:left w:val="single" w:sz="4" w:space="0" w:color="auto"/>
              <w:bottom w:val="single" w:sz="4" w:space="0" w:color="auto"/>
              <w:right w:val="single" w:sz="4" w:space="0" w:color="auto"/>
            </w:tcBorders>
            <w:vAlign w:val="center"/>
          </w:tcPr>
          <w:p w14:paraId="6AA0FD13" w14:textId="4094CF6C" w:rsidR="008A149B" w:rsidRPr="00D135DD" w:rsidRDefault="008A149B" w:rsidP="004A7400">
            <w:pPr>
              <w:ind w:firstLineChars="5" w:firstLine="10"/>
              <w:rPr>
                <w:rFonts w:eastAsia="宋体" w:cs="Times New Roman" w:hint="eastAsia"/>
                <w:bCs/>
                <w:color w:val="000000"/>
                <w:sz w:val="21"/>
              </w:rPr>
            </w:pPr>
            <w:r w:rsidRPr="00D135DD">
              <w:rPr>
                <w:rFonts w:eastAsia="宋体" w:cs="Times New Roman" w:hint="eastAsia"/>
                <w:bCs/>
                <w:color w:val="000000"/>
                <w:sz w:val="21"/>
              </w:rPr>
              <w:t>子请求</w:t>
            </w:r>
            <w:r w:rsidR="004007AA">
              <w:rPr>
                <w:rFonts w:eastAsia="宋体" w:cs="Times New Roman" w:hint="eastAsia"/>
                <w:bCs/>
                <w:color w:val="000000"/>
                <w:sz w:val="21"/>
              </w:rPr>
              <w:t>响应内容</w:t>
            </w:r>
            <w:r w:rsidR="004007AA">
              <w:rPr>
                <w:rFonts w:eastAsia="宋体" w:cs="Times New Roman"/>
                <w:bCs/>
                <w:color w:val="000000"/>
                <w:sz w:val="21"/>
              </w:rPr>
              <w:t>的传递链</w:t>
            </w:r>
          </w:p>
        </w:tc>
      </w:tr>
      <w:tr w:rsidR="008A149B" w:rsidRPr="00D135DD" w14:paraId="73D8410A" w14:textId="77777777" w:rsidTr="00B76258">
        <w:trPr>
          <w:trHeight w:hRule="exact" w:val="397"/>
          <w:jc w:val="center"/>
        </w:trPr>
        <w:tc>
          <w:tcPr>
            <w:tcW w:w="1838" w:type="dxa"/>
            <w:tcBorders>
              <w:top w:val="single" w:sz="4" w:space="0" w:color="auto"/>
              <w:left w:val="single" w:sz="4" w:space="0" w:color="auto"/>
              <w:bottom w:val="single" w:sz="4" w:space="0" w:color="auto"/>
              <w:right w:val="single" w:sz="4" w:space="0" w:color="auto"/>
            </w:tcBorders>
            <w:vAlign w:val="center"/>
          </w:tcPr>
          <w:p w14:paraId="1CD9FE48" w14:textId="77777777" w:rsidR="008A149B" w:rsidRPr="00D135DD" w:rsidRDefault="008A149B" w:rsidP="004A7400">
            <w:pPr>
              <w:ind w:firstLineChars="5" w:firstLine="10"/>
              <w:rPr>
                <w:rFonts w:eastAsia="宋体" w:cs="Times New Roman"/>
                <w:bCs/>
                <w:color w:val="000000"/>
                <w:sz w:val="21"/>
              </w:rPr>
            </w:pPr>
            <w:r w:rsidRPr="00D135DD">
              <w:rPr>
                <w:rFonts w:eastAsia="宋体" w:cs="Times New Roman"/>
                <w:bCs/>
                <w:color w:val="000000"/>
                <w:sz w:val="21"/>
              </w:rPr>
              <w:t>hxID</w:t>
            </w:r>
          </w:p>
        </w:tc>
        <w:tc>
          <w:tcPr>
            <w:tcW w:w="2268" w:type="dxa"/>
            <w:tcBorders>
              <w:top w:val="single" w:sz="4" w:space="0" w:color="auto"/>
              <w:left w:val="single" w:sz="4" w:space="0" w:color="auto"/>
              <w:bottom w:val="single" w:sz="4" w:space="0" w:color="auto"/>
              <w:right w:val="single" w:sz="4" w:space="0" w:color="auto"/>
            </w:tcBorders>
            <w:vAlign w:val="center"/>
          </w:tcPr>
          <w:p w14:paraId="71FCCBDF" w14:textId="77777777" w:rsidR="008A149B" w:rsidRPr="00D135DD" w:rsidRDefault="008A149B" w:rsidP="004A7400">
            <w:pPr>
              <w:ind w:firstLineChars="5" w:firstLine="10"/>
              <w:rPr>
                <w:rFonts w:eastAsia="宋体" w:cs="Times New Roman"/>
                <w:bCs/>
                <w:color w:val="000000"/>
                <w:sz w:val="21"/>
              </w:rPr>
            </w:pPr>
            <w:r w:rsidRPr="00D135DD">
              <w:rPr>
                <w:rFonts w:eastAsia="宋体" w:cs="Times New Roman"/>
                <w:bCs/>
                <w:color w:val="000000"/>
                <w:sz w:val="21"/>
              </w:rPr>
              <w:t>ngx_str_t</w:t>
            </w:r>
          </w:p>
        </w:tc>
        <w:tc>
          <w:tcPr>
            <w:tcW w:w="3691" w:type="dxa"/>
            <w:tcBorders>
              <w:top w:val="single" w:sz="4" w:space="0" w:color="auto"/>
              <w:left w:val="single" w:sz="4" w:space="0" w:color="auto"/>
              <w:bottom w:val="single" w:sz="4" w:space="0" w:color="auto"/>
              <w:right w:val="single" w:sz="4" w:space="0" w:color="auto"/>
            </w:tcBorders>
            <w:vAlign w:val="center"/>
          </w:tcPr>
          <w:p w14:paraId="0A26214D" w14:textId="77777777" w:rsidR="008A149B" w:rsidRPr="00D135DD" w:rsidRDefault="008A149B" w:rsidP="004A7400">
            <w:pPr>
              <w:ind w:firstLineChars="5" w:firstLine="10"/>
              <w:rPr>
                <w:rFonts w:eastAsia="宋体" w:cs="Times New Roman"/>
                <w:bCs/>
                <w:color w:val="000000"/>
                <w:sz w:val="21"/>
              </w:rPr>
            </w:pPr>
            <w:r w:rsidRPr="00D135DD">
              <w:rPr>
                <w:rFonts w:eastAsia="宋体" w:cs="Times New Roman" w:hint="eastAsia"/>
                <w:bCs/>
                <w:color w:val="000000"/>
                <w:sz w:val="21"/>
              </w:rPr>
              <w:t>父子</w:t>
            </w:r>
            <w:proofErr w:type="gramStart"/>
            <w:r w:rsidRPr="00D135DD">
              <w:rPr>
                <w:rFonts w:eastAsia="宋体" w:cs="Times New Roman" w:hint="eastAsia"/>
                <w:bCs/>
                <w:color w:val="000000"/>
                <w:sz w:val="21"/>
              </w:rPr>
              <w:t>请求间</w:t>
            </w:r>
            <w:proofErr w:type="gramEnd"/>
            <w:r w:rsidRPr="00D135DD">
              <w:rPr>
                <w:rFonts w:eastAsia="宋体" w:cs="Times New Roman" w:hint="eastAsia"/>
                <w:bCs/>
                <w:color w:val="000000"/>
                <w:sz w:val="21"/>
              </w:rPr>
              <w:t>传递</w:t>
            </w:r>
            <w:r w:rsidRPr="00D135DD">
              <w:rPr>
                <w:rFonts w:eastAsia="宋体" w:cs="Times New Roman"/>
                <w:bCs/>
                <w:color w:val="000000"/>
                <w:sz w:val="21"/>
              </w:rPr>
              <w:t>ID</w:t>
            </w:r>
          </w:p>
        </w:tc>
      </w:tr>
    </w:tbl>
    <w:p w14:paraId="4A441411" w14:textId="77777777" w:rsidR="008A149B" w:rsidRPr="00D135DD" w:rsidRDefault="008A149B" w:rsidP="008A149B">
      <w:pPr>
        <w:ind w:firstLine="420"/>
        <w:rPr>
          <w:rFonts w:eastAsia="宋体" w:cs="Times New Roman"/>
          <w:sz w:val="21"/>
        </w:rPr>
      </w:pPr>
    </w:p>
    <w:p w14:paraId="30C2BEB2" w14:textId="75749DAB" w:rsidR="008A149B" w:rsidRPr="00D135DD" w:rsidRDefault="008B0B6F" w:rsidP="008A149B">
      <w:pPr>
        <w:ind w:firstLine="420"/>
        <w:jc w:val="center"/>
        <w:rPr>
          <w:rFonts w:eastAsia="宋体" w:cs="Times New Roman"/>
          <w:sz w:val="21"/>
        </w:rPr>
      </w:pPr>
      <w:r w:rsidRPr="00D135DD">
        <w:rPr>
          <w:rFonts w:eastAsia="黑体" w:cs="Times New Roman" w:hint="eastAsia"/>
          <w:sz w:val="21"/>
        </w:rPr>
        <w:t>表</w:t>
      </w:r>
      <w:r w:rsidRPr="00D135DD">
        <w:rPr>
          <w:rFonts w:eastAsia="黑体" w:cs="Times New Roman"/>
          <w:sz w:val="21"/>
        </w:rPr>
        <w:t>8</w:t>
      </w:r>
      <w:r w:rsidRPr="00D135DD">
        <w:rPr>
          <w:rFonts w:eastAsia="黑体" w:cs="Times New Roman" w:hint="eastAsia"/>
          <w:sz w:val="21"/>
        </w:rPr>
        <w:t>-</w:t>
      </w:r>
      <w:r w:rsidRPr="00D135DD">
        <w:rPr>
          <w:rFonts w:eastAsia="黑体" w:cs="Times New Roman"/>
          <w:sz w:val="21"/>
        </w:rPr>
        <w:t>5</w:t>
      </w:r>
      <w:r w:rsidR="008A149B" w:rsidRPr="00D135DD">
        <w:rPr>
          <w:rFonts w:eastAsia="宋体" w:cs="Times New Roman" w:hint="eastAsia"/>
          <w:sz w:val="21"/>
        </w:rPr>
        <w:t>枚举类型</w:t>
      </w:r>
      <w:r w:rsidR="008A149B" w:rsidRPr="00D135DD">
        <w:rPr>
          <w:rFonts w:eastAsia="宋体" w:cs="Times New Roman"/>
          <w:sz w:val="21"/>
        </w:rPr>
        <w:t>Append_flag</w:t>
      </w:r>
      <w:r w:rsidR="008A149B" w:rsidRPr="00D135DD">
        <w:rPr>
          <w:rFonts w:eastAsia="宋体" w:cs="Times New Roman" w:hint="eastAsia"/>
          <w:sz w:val="21"/>
        </w:rPr>
        <w:t>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8"/>
        <w:gridCol w:w="2268"/>
        <w:gridCol w:w="3691"/>
      </w:tblGrid>
      <w:tr w:rsidR="008A149B" w:rsidRPr="00D135DD" w14:paraId="0990E9CF" w14:textId="77777777" w:rsidTr="00B76258">
        <w:trPr>
          <w:trHeight w:hRule="exact" w:val="397"/>
          <w:jc w:val="center"/>
        </w:trPr>
        <w:tc>
          <w:tcPr>
            <w:tcW w:w="1838" w:type="dxa"/>
            <w:tcBorders>
              <w:top w:val="single" w:sz="4" w:space="0" w:color="auto"/>
              <w:left w:val="single" w:sz="4" w:space="0" w:color="auto"/>
              <w:bottom w:val="single" w:sz="4" w:space="0" w:color="auto"/>
              <w:right w:val="single" w:sz="4" w:space="0" w:color="auto"/>
            </w:tcBorders>
            <w:shd w:val="clear" w:color="auto" w:fill="CCCCCC"/>
            <w:vAlign w:val="center"/>
          </w:tcPr>
          <w:p w14:paraId="3A1A896F" w14:textId="77777777" w:rsidR="008A149B" w:rsidRPr="00D135DD" w:rsidRDefault="008A149B" w:rsidP="00B76258">
            <w:pPr>
              <w:ind w:firstLine="422"/>
              <w:jc w:val="center"/>
              <w:rPr>
                <w:rFonts w:eastAsia="宋体" w:cs="Times New Roman"/>
                <w:b/>
                <w:bCs/>
                <w:color w:val="000000"/>
                <w:sz w:val="21"/>
              </w:rPr>
            </w:pPr>
            <w:r w:rsidRPr="00D135DD">
              <w:rPr>
                <w:rFonts w:eastAsia="宋体" w:cs="Times New Roman" w:hint="eastAsia"/>
                <w:b/>
                <w:bCs/>
                <w:color w:val="000000"/>
                <w:sz w:val="21"/>
              </w:rPr>
              <w:t>字段</w:t>
            </w:r>
            <w:r w:rsidRPr="00D135DD">
              <w:rPr>
                <w:rFonts w:eastAsia="宋体" w:cs="Times New Roman"/>
                <w:b/>
                <w:bCs/>
                <w:color w:val="000000"/>
                <w:sz w:val="21"/>
              </w:rPr>
              <w:t>名称</w:t>
            </w:r>
          </w:p>
        </w:tc>
        <w:tc>
          <w:tcPr>
            <w:tcW w:w="2268" w:type="dxa"/>
            <w:tcBorders>
              <w:top w:val="single" w:sz="4" w:space="0" w:color="auto"/>
              <w:left w:val="single" w:sz="4" w:space="0" w:color="auto"/>
              <w:bottom w:val="single" w:sz="4" w:space="0" w:color="auto"/>
              <w:right w:val="single" w:sz="4" w:space="0" w:color="auto"/>
            </w:tcBorders>
            <w:shd w:val="clear" w:color="auto" w:fill="CCCCCC"/>
            <w:vAlign w:val="center"/>
          </w:tcPr>
          <w:p w14:paraId="271727D7" w14:textId="77777777" w:rsidR="008A149B" w:rsidRPr="00D135DD" w:rsidRDefault="008A149B" w:rsidP="00B76258">
            <w:pPr>
              <w:ind w:firstLine="422"/>
              <w:jc w:val="center"/>
              <w:rPr>
                <w:rFonts w:eastAsia="宋体" w:cs="Times New Roman"/>
                <w:b/>
                <w:bCs/>
                <w:color w:val="000000"/>
                <w:sz w:val="21"/>
              </w:rPr>
            </w:pPr>
            <w:r w:rsidRPr="00D135DD">
              <w:rPr>
                <w:rFonts w:eastAsia="宋体" w:cs="Times New Roman" w:hint="eastAsia"/>
                <w:b/>
                <w:bCs/>
                <w:color w:val="000000"/>
                <w:sz w:val="21"/>
              </w:rPr>
              <w:t>存储</w:t>
            </w:r>
            <w:r w:rsidRPr="00D135DD">
              <w:rPr>
                <w:rFonts w:eastAsia="宋体" w:cs="Times New Roman"/>
                <w:b/>
                <w:bCs/>
                <w:color w:val="000000"/>
                <w:sz w:val="21"/>
              </w:rPr>
              <w:t>类型</w:t>
            </w:r>
          </w:p>
        </w:tc>
        <w:tc>
          <w:tcPr>
            <w:tcW w:w="3691" w:type="dxa"/>
            <w:tcBorders>
              <w:top w:val="single" w:sz="4" w:space="0" w:color="auto"/>
              <w:left w:val="single" w:sz="4" w:space="0" w:color="auto"/>
              <w:bottom w:val="single" w:sz="4" w:space="0" w:color="auto"/>
              <w:right w:val="single" w:sz="4" w:space="0" w:color="auto"/>
            </w:tcBorders>
            <w:shd w:val="clear" w:color="auto" w:fill="CCCCCC"/>
            <w:vAlign w:val="center"/>
          </w:tcPr>
          <w:p w14:paraId="3E6025A4" w14:textId="77777777" w:rsidR="008A149B" w:rsidRPr="00D135DD" w:rsidRDefault="008A149B" w:rsidP="00B76258">
            <w:pPr>
              <w:ind w:firstLine="422"/>
              <w:jc w:val="center"/>
              <w:rPr>
                <w:rFonts w:eastAsia="宋体" w:cs="Times New Roman"/>
                <w:b/>
                <w:bCs/>
                <w:color w:val="000000"/>
                <w:sz w:val="21"/>
              </w:rPr>
            </w:pPr>
            <w:r w:rsidRPr="00D135DD">
              <w:rPr>
                <w:rFonts w:eastAsia="宋体" w:cs="Times New Roman"/>
                <w:b/>
                <w:bCs/>
                <w:color w:val="000000"/>
                <w:sz w:val="21"/>
              </w:rPr>
              <w:t>含义</w:t>
            </w:r>
          </w:p>
        </w:tc>
      </w:tr>
      <w:tr w:rsidR="008A149B" w:rsidRPr="00D135DD" w14:paraId="3376D124" w14:textId="77777777" w:rsidTr="00B76258">
        <w:trPr>
          <w:trHeight w:hRule="exact" w:val="397"/>
          <w:jc w:val="center"/>
        </w:trPr>
        <w:tc>
          <w:tcPr>
            <w:tcW w:w="1838" w:type="dxa"/>
            <w:tcBorders>
              <w:top w:val="single" w:sz="4" w:space="0" w:color="auto"/>
              <w:left w:val="single" w:sz="4" w:space="0" w:color="auto"/>
              <w:bottom w:val="single" w:sz="4" w:space="0" w:color="auto"/>
              <w:right w:val="single" w:sz="4" w:space="0" w:color="auto"/>
            </w:tcBorders>
            <w:vAlign w:val="center"/>
          </w:tcPr>
          <w:p w14:paraId="17666CE3" w14:textId="77777777" w:rsidR="008A149B" w:rsidRPr="00D135DD" w:rsidRDefault="008A149B" w:rsidP="004A7400">
            <w:pPr>
              <w:ind w:firstLineChars="5" w:firstLine="10"/>
              <w:rPr>
                <w:rFonts w:eastAsia="宋体" w:cs="Times New Roman"/>
                <w:bCs/>
                <w:color w:val="000000"/>
                <w:sz w:val="21"/>
              </w:rPr>
            </w:pPr>
            <w:r w:rsidRPr="00D135DD">
              <w:rPr>
                <w:rFonts w:eastAsia="宋体" w:cs="Times New Roman"/>
                <w:bCs/>
                <w:color w:val="000000"/>
                <w:sz w:val="21"/>
              </w:rPr>
              <w:t>pure_chrctr</w:t>
            </w:r>
          </w:p>
        </w:tc>
        <w:tc>
          <w:tcPr>
            <w:tcW w:w="2268" w:type="dxa"/>
            <w:tcBorders>
              <w:top w:val="single" w:sz="4" w:space="0" w:color="auto"/>
              <w:left w:val="single" w:sz="4" w:space="0" w:color="auto"/>
              <w:bottom w:val="single" w:sz="4" w:space="0" w:color="auto"/>
              <w:right w:val="single" w:sz="4" w:space="0" w:color="auto"/>
            </w:tcBorders>
            <w:vAlign w:val="center"/>
          </w:tcPr>
          <w:p w14:paraId="4F6C0D44" w14:textId="77777777" w:rsidR="008A149B" w:rsidRPr="00D135DD" w:rsidRDefault="008A149B" w:rsidP="004A7400">
            <w:pPr>
              <w:ind w:firstLineChars="5" w:firstLine="10"/>
              <w:rPr>
                <w:rFonts w:eastAsia="宋体" w:cs="Times New Roman"/>
                <w:bCs/>
                <w:color w:val="000000"/>
                <w:sz w:val="21"/>
              </w:rPr>
            </w:pPr>
            <w:r w:rsidRPr="00D135DD">
              <w:rPr>
                <w:rFonts w:eastAsia="宋体" w:cs="Times New Roman"/>
                <w:bCs/>
                <w:color w:val="000000"/>
                <w:sz w:val="21"/>
              </w:rPr>
              <w:t>0</w:t>
            </w:r>
          </w:p>
        </w:tc>
        <w:tc>
          <w:tcPr>
            <w:tcW w:w="3691" w:type="dxa"/>
            <w:tcBorders>
              <w:top w:val="single" w:sz="4" w:space="0" w:color="auto"/>
              <w:left w:val="single" w:sz="4" w:space="0" w:color="auto"/>
              <w:bottom w:val="single" w:sz="4" w:space="0" w:color="auto"/>
              <w:right w:val="single" w:sz="4" w:space="0" w:color="auto"/>
            </w:tcBorders>
            <w:vAlign w:val="center"/>
          </w:tcPr>
          <w:p w14:paraId="7F45CA82" w14:textId="78F57D1C" w:rsidR="008A149B" w:rsidRPr="00D135DD" w:rsidRDefault="005B4FAD" w:rsidP="004A7400">
            <w:pPr>
              <w:ind w:firstLineChars="5" w:firstLine="10"/>
              <w:rPr>
                <w:rFonts w:eastAsia="宋体" w:cs="Times New Roman"/>
                <w:bCs/>
                <w:color w:val="000000"/>
                <w:sz w:val="21"/>
              </w:rPr>
            </w:pPr>
            <w:r>
              <w:rPr>
                <w:rFonts w:eastAsia="宋体" w:cs="Times New Roman" w:hint="eastAsia"/>
                <w:bCs/>
                <w:color w:val="000000"/>
                <w:sz w:val="21"/>
              </w:rPr>
              <w:t>标志着</w:t>
            </w:r>
            <w:r>
              <w:rPr>
                <w:rFonts w:eastAsia="宋体" w:cs="Times New Roman"/>
                <w:bCs/>
                <w:color w:val="000000"/>
                <w:sz w:val="21"/>
              </w:rPr>
              <w:t>需</w:t>
            </w:r>
            <w:r>
              <w:rPr>
                <w:rFonts w:eastAsia="宋体" w:cs="Times New Roman" w:hint="eastAsia"/>
                <w:bCs/>
                <w:color w:val="000000"/>
                <w:sz w:val="21"/>
              </w:rPr>
              <w:t>要</w:t>
            </w:r>
            <w:r w:rsidR="008A149B" w:rsidRPr="00D135DD">
              <w:rPr>
                <w:rFonts w:eastAsia="宋体" w:cs="Times New Roman" w:hint="eastAsia"/>
                <w:bCs/>
                <w:color w:val="000000"/>
                <w:sz w:val="21"/>
              </w:rPr>
              <w:t>添加“</w:t>
            </w:r>
            <w:r w:rsidR="008A149B" w:rsidRPr="00D135DD">
              <w:rPr>
                <w:rFonts w:eastAsia="宋体" w:cs="Times New Roman" w:hint="eastAsia"/>
                <w:bCs/>
                <w:color w:val="000000"/>
                <w:sz w:val="21"/>
              </w:rPr>
              <w:t>hxID=xxxx</w:t>
            </w:r>
            <w:r w:rsidR="008A149B" w:rsidRPr="00D135DD">
              <w:rPr>
                <w:rFonts w:eastAsia="宋体" w:cs="Times New Roman" w:hint="eastAsia"/>
                <w:bCs/>
                <w:color w:val="000000"/>
                <w:sz w:val="21"/>
              </w:rPr>
              <w:t>”</w:t>
            </w:r>
          </w:p>
        </w:tc>
      </w:tr>
      <w:tr w:rsidR="008A149B" w:rsidRPr="00D135DD" w14:paraId="707E6EEE" w14:textId="77777777" w:rsidTr="00B76258">
        <w:trPr>
          <w:trHeight w:hRule="exact" w:val="397"/>
          <w:jc w:val="center"/>
        </w:trPr>
        <w:tc>
          <w:tcPr>
            <w:tcW w:w="1838" w:type="dxa"/>
            <w:tcBorders>
              <w:top w:val="single" w:sz="4" w:space="0" w:color="auto"/>
              <w:left w:val="single" w:sz="4" w:space="0" w:color="auto"/>
              <w:bottom w:val="single" w:sz="4" w:space="0" w:color="auto"/>
              <w:right w:val="single" w:sz="4" w:space="0" w:color="auto"/>
            </w:tcBorders>
            <w:vAlign w:val="center"/>
          </w:tcPr>
          <w:p w14:paraId="70422BEA" w14:textId="77777777" w:rsidR="008A149B" w:rsidRPr="00D135DD" w:rsidRDefault="008A149B" w:rsidP="004A7400">
            <w:pPr>
              <w:ind w:firstLineChars="5" w:firstLine="10"/>
              <w:rPr>
                <w:rFonts w:eastAsia="宋体" w:cs="Times New Roman"/>
                <w:bCs/>
                <w:color w:val="000000"/>
                <w:sz w:val="21"/>
              </w:rPr>
            </w:pPr>
            <w:r w:rsidRPr="00D135DD">
              <w:rPr>
                <w:rFonts w:eastAsia="宋体" w:cs="Times New Roman"/>
                <w:bCs/>
                <w:color w:val="000000"/>
                <w:sz w:val="21"/>
              </w:rPr>
              <w:t>ampersand_chrctr</w:t>
            </w:r>
          </w:p>
        </w:tc>
        <w:tc>
          <w:tcPr>
            <w:tcW w:w="2268" w:type="dxa"/>
            <w:tcBorders>
              <w:top w:val="single" w:sz="4" w:space="0" w:color="auto"/>
              <w:left w:val="single" w:sz="4" w:space="0" w:color="auto"/>
              <w:bottom w:val="single" w:sz="4" w:space="0" w:color="auto"/>
              <w:right w:val="single" w:sz="4" w:space="0" w:color="auto"/>
            </w:tcBorders>
            <w:vAlign w:val="center"/>
          </w:tcPr>
          <w:p w14:paraId="359BA80B" w14:textId="77777777" w:rsidR="008A149B" w:rsidRPr="00D135DD" w:rsidRDefault="008A149B" w:rsidP="004A7400">
            <w:pPr>
              <w:ind w:firstLineChars="5" w:firstLine="10"/>
              <w:rPr>
                <w:rFonts w:eastAsia="宋体" w:cs="Times New Roman"/>
                <w:bCs/>
                <w:color w:val="000000"/>
                <w:sz w:val="21"/>
              </w:rPr>
            </w:pPr>
            <w:r w:rsidRPr="00D135DD">
              <w:rPr>
                <w:rFonts w:eastAsia="宋体" w:cs="Times New Roman"/>
                <w:bCs/>
                <w:color w:val="000000"/>
                <w:sz w:val="21"/>
              </w:rPr>
              <w:t>1</w:t>
            </w:r>
          </w:p>
        </w:tc>
        <w:tc>
          <w:tcPr>
            <w:tcW w:w="3691" w:type="dxa"/>
            <w:tcBorders>
              <w:top w:val="single" w:sz="4" w:space="0" w:color="auto"/>
              <w:left w:val="single" w:sz="4" w:space="0" w:color="auto"/>
              <w:bottom w:val="single" w:sz="4" w:space="0" w:color="auto"/>
              <w:right w:val="single" w:sz="4" w:space="0" w:color="auto"/>
            </w:tcBorders>
            <w:vAlign w:val="center"/>
          </w:tcPr>
          <w:p w14:paraId="2F8A8789" w14:textId="7CCD8292" w:rsidR="008A149B" w:rsidRPr="00D135DD" w:rsidRDefault="005B4FAD" w:rsidP="004A7400">
            <w:pPr>
              <w:ind w:firstLineChars="5" w:firstLine="10"/>
              <w:rPr>
                <w:rFonts w:eastAsia="宋体" w:cs="Times New Roman"/>
                <w:bCs/>
                <w:color w:val="000000"/>
                <w:sz w:val="21"/>
              </w:rPr>
            </w:pPr>
            <w:r>
              <w:rPr>
                <w:rFonts w:eastAsia="宋体" w:cs="Times New Roman" w:hint="eastAsia"/>
                <w:bCs/>
                <w:color w:val="000000"/>
                <w:sz w:val="21"/>
              </w:rPr>
              <w:t>标志着</w:t>
            </w:r>
            <w:r>
              <w:rPr>
                <w:rFonts w:eastAsia="宋体" w:cs="Times New Roman"/>
                <w:bCs/>
                <w:color w:val="000000"/>
                <w:sz w:val="21"/>
              </w:rPr>
              <w:t>需</w:t>
            </w:r>
            <w:r>
              <w:rPr>
                <w:rFonts w:eastAsia="宋体" w:cs="Times New Roman" w:hint="eastAsia"/>
                <w:bCs/>
                <w:color w:val="000000"/>
                <w:sz w:val="21"/>
              </w:rPr>
              <w:t>要</w:t>
            </w:r>
            <w:r w:rsidR="008A149B" w:rsidRPr="00D135DD">
              <w:rPr>
                <w:rFonts w:eastAsia="宋体" w:cs="Times New Roman" w:hint="eastAsia"/>
                <w:bCs/>
                <w:color w:val="000000"/>
                <w:sz w:val="21"/>
              </w:rPr>
              <w:t>添加“</w:t>
            </w:r>
            <w:r w:rsidR="008A149B" w:rsidRPr="00D135DD">
              <w:rPr>
                <w:rFonts w:eastAsia="宋体" w:cs="Times New Roman" w:hint="eastAsia"/>
                <w:bCs/>
                <w:color w:val="000000"/>
                <w:sz w:val="21"/>
              </w:rPr>
              <w:t>&amp;hxID=xxxx</w:t>
            </w:r>
            <w:r w:rsidR="008A149B" w:rsidRPr="00D135DD">
              <w:rPr>
                <w:rFonts w:eastAsia="宋体" w:cs="Times New Roman" w:hint="eastAsia"/>
                <w:bCs/>
                <w:color w:val="000000"/>
                <w:sz w:val="21"/>
              </w:rPr>
              <w:t>”</w:t>
            </w:r>
          </w:p>
        </w:tc>
      </w:tr>
      <w:tr w:rsidR="008A149B" w:rsidRPr="00D135DD" w14:paraId="127E3C64" w14:textId="77777777" w:rsidTr="00B76258">
        <w:trPr>
          <w:trHeight w:hRule="exact" w:val="397"/>
          <w:jc w:val="center"/>
        </w:trPr>
        <w:tc>
          <w:tcPr>
            <w:tcW w:w="1838" w:type="dxa"/>
            <w:tcBorders>
              <w:top w:val="single" w:sz="4" w:space="0" w:color="auto"/>
              <w:left w:val="single" w:sz="4" w:space="0" w:color="auto"/>
              <w:bottom w:val="single" w:sz="4" w:space="0" w:color="auto"/>
              <w:right w:val="single" w:sz="4" w:space="0" w:color="auto"/>
            </w:tcBorders>
            <w:vAlign w:val="center"/>
          </w:tcPr>
          <w:p w14:paraId="3D728A56" w14:textId="77777777" w:rsidR="008A149B" w:rsidRPr="00D135DD" w:rsidRDefault="008A149B" w:rsidP="004A7400">
            <w:pPr>
              <w:ind w:firstLineChars="5" w:firstLine="10"/>
              <w:rPr>
                <w:rFonts w:eastAsia="宋体" w:cs="Times New Roman"/>
                <w:bCs/>
                <w:color w:val="000000"/>
                <w:sz w:val="21"/>
              </w:rPr>
            </w:pPr>
            <w:r w:rsidRPr="00D135DD">
              <w:rPr>
                <w:rFonts w:eastAsia="宋体" w:cs="Times New Roman"/>
                <w:bCs/>
                <w:color w:val="000000"/>
                <w:sz w:val="21"/>
              </w:rPr>
              <w:t>question_chrctr</w:t>
            </w:r>
          </w:p>
        </w:tc>
        <w:tc>
          <w:tcPr>
            <w:tcW w:w="2268" w:type="dxa"/>
            <w:tcBorders>
              <w:top w:val="single" w:sz="4" w:space="0" w:color="auto"/>
              <w:left w:val="single" w:sz="4" w:space="0" w:color="auto"/>
              <w:bottom w:val="single" w:sz="4" w:space="0" w:color="auto"/>
              <w:right w:val="single" w:sz="4" w:space="0" w:color="auto"/>
            </w:tcBorders>
            <w:vAlign w:val="center"/>
          </w:tcPr>
          <w:p w14:paraId="6E31D20B" w14:textId="77777777" w:rsidR="008A149B" w:rsidRPr="00D135DD" w:rsidRDefault="008A149B" w:rsidP="004A7400">
            <w:pPr>
              <w:ind w:firstLineChars="5" w:firstLine="10"/>
              <w:rPr>
                <w:rFonts w:eastAsia="宋体" w:cs="Times New Roman"/>
                <w:bCs/>
                <w:color w:val="000000"/>
                <w:sz w:val="21"/>
              </w:rPr>
            </w:pPr>
            <w:r w:rsidRPr="00D135DD">
              <w:rPr>
                <w:rFonts w:eastAsia="宋体" w:cs="Times New Roman" w:hint="eastAsia"/>
                <w:bCs/>
                <w:color w:val="000000"/>
                <w:sz w:val="21"/>
              </w:rPr>
              <w:t>2</w:t>
            </w:r>
          </w:p>
        </w:tc>
        <w:tc>
          <w:tcPr>
            <w:tcW w:w="3691" w:type="dxa"/>
            <w:tcBorders>
              <w:top w:val="single" w:sz="4" w:space="0" w:color="auto"/>
              <w:left w:val="single" w:sz="4" w:space="0" w:color="auto"/>
              <w:bottom w:val="single" w:sz="4" w:space="0" w:color="auto"/>
              <w:right w:val="single" w:sz="4" w:space="0" w:color="auto"/>
            </w:tcBorders>
            <w:vAlign w:val="center"/>
          </w:tcPr>
          <w:p w14:paraId="0853D0CF" w14:textId="73170E5A" w:rsidR="008A149B" w:rsidRPr="00D135DD" w:rsidRDefault="005B4FAD" w:rsidP="004A7400">
            <w:pPr>
              <w:ind w:firstLineChars="5" w:firstLine="10"/>
              <w:rPr>
                <w:rFonts w:eastAsia="宋体" w:cs="Times New Roman"/>
                <w:bCs/>
                <w:color w:val="000000"/>
                <w:sz w:val="21"/>
              </w:rPr>
            </w:pPr>
            <w:r>
              <w:rPr>
                <w:rFonts w:eastAsia="宋体" w:cs="Times New Roman" w:hint="eastAsia"/>
                <w:bCs/>
                <w:color w:val="000000"/>
                <w:sz w:val="21"/>
              </w:rPr>
              <w:t>标志着</w:t>
            </w:r>
            <w:r>
              <w:rPr>
                <w:rFonts w:eastAsia="宋体" w:cs="Times New Roman"/>
                <w:bCs/>
                <w:color w:val="000000"/>
                <w:sz w:val="21"/>
              </w:rPr>
              <w:t>需</w:t>
            </w:r>
            <w:r>
              <w:rPr>
                <w:rFonts w:eastAsia="宋体" w:cs="Times New Roman" w:hint="eastAsia"/>
                <w:bCs/>
                <w:color w:val="000000"/>
                <w:sz w:val="21"/>
              </w:rPr>
              <w:t>要</w:t>
            </w:r>
            <w:r w:rsidR="008A149B" w:rsidRPr="00D135DD">
              <w:rPr>
                <w:rFonts w:eastAsia="宋体" w:cs="Times New Roman" w:hint="eastAsia"/>
                <w:bCs/>
                <w:color w:val="000000"/>
                <w:sz w:val="21"/>
              </w:rPr>
              <w:t>添加“</w:t>
            </w:r>
            <w:r w:rsidR="008A149B" w:rsidRPr="00D135DD">
              <w:rPr>
                <w:rFonts w:eastAsia="宋体" w:cs="Times New Roman" w:hint="eastAsia"/>
                <w:bCs/>
                <w:color w:val="000000"/>
                <w:sz w:val="21"/>
              </w:rPr>
              <w:t>?hxID=xxxx</w:t>
            </w:r>
            <w:r w:rsidR="008A149B" w:rsidRPr="00D135DD">
              <w:rPr>
                <w:rFonts w:eastAsia="宋体" w:cs="Times New Roman" w:hint="eastAsia"/>
                <w:bCs/>
                <w:color w:val="000000"/>
                <w:sz w:val="21"/>
              </w:rPr>
              <w:t>”</w:t>
            </w:r>
          </w:p>
        </w:tc>
      </w:tr>
    </w:tbl>
    <w:p w14:paraId="0FDF7BBB" w14:textId="77777777" w:rsidR="008A149B" w:rsidRPr="00D135DD" w:rsidRDefault="008A149B" w:rsidP="008A149B">
      <w:pPr>
        <w:spacing w:line="400" w:lineRule="exact"/>
        <w:ind w:firstLine="480"/>
        <w:rPr>
          <w:rFonts w:eastAsia="宋体" w:cs="Times New Roman"/>
        </w:rPr>
      </w:pPr>
    </w:p>
    <w:p w14:paraId="0B9A7FA4" w14:textId="77777777" w:rsidR="008A149B" w:rsidRPr="00D135DD" w:rsidRDefault="008A149B" w:rsidP="008A149B">
      <w:pPr>
        <w:pStyle w:val="ab"/>
        <w:ind w:firstLine="420"/>
        <w:rPr>
          <w:rFonts w:ascii="Times New Roman" w:hAnsi="Times New Roman"/>
        </w:rPr>
      </w:pPr>
    </w:p>
    <w:p w14:paraId="411F6DBA" w14:textId="77777777" w:rsidR="008A149B" w:rsidRPr="00D135DD" w:rsidRDefault="008A149B" w:rsidP="008A149B">
      <w:pPr>
        <w:pStyle w:val="ab"/>
        <w:ind w:firstLine="420"/>
        <w:rPr>
          <w:rFonts w:ascii="Times New Roman" w:hAnsi="Times New Roman"/>
        </w:rPr>
      </w:pPr>
    </w:p>
    <w:p w14:paraId="6DC1466B" w14:textId="77777777" w:rsidR="008A149B" w:rsidRPr="00D135DD" w:rsidRDefault="008A149B" w:rsidP="008A149B">
      <w:pPr>
        <w:pStyle w:val="ab"/>
        <w:ind w:firstLine="420"/>
        <w:rPr>
          <w:rFonts w:ascii="Times New Roman" w:eastAsia="黑体" w:hAnsi="Times New Roman"/>
        </w:rPr>
      </w:pPr>
      <w:r w:rsidRPr="00D135DD">
        <w:rPr>
          <w:rFonts w:ascii="Times New Roman" w:eastAsia="黑体" w:hAnsi="Times New Roman" w:hint="eastAsia"/>
        </w:rPr>
        <w:t>4.2</w:t>
      </w:r>
      <w:r w:rsidRPr="00D135DD">
        <w:rPr>
          <w:rFonts w:ascii="Times New Roman" w:eastAsia="黑体" w:hAnsi="Times New Roman" w:hint="eastAsia"/>
        </w:rPr>
        <w:t>安全保密设计</w:t>
      </w:r>
    </w:p>
    <w:p w14:paraId="2AB76C83" w14:textId="77777777" w:rsidR="008A149B" w:rsidRPr="00D135DD" w:rsidRDefault="008A149B" w:rsidP="008A149B">
      <w:pPr>
        <w:pStyle w:val="ab"/>
        <w:ind w:firstLine="420"/>
        <w:rPr>
          <w:rFonts w:ascii="Times New Roman" w:hAnsi="Times New Roman"/>
        </w:rPr>
      </w:pPr>
      <w:r w:rsidRPr="00D135DD">
        <w:rPr>
          <w:rFonts w:ascii="Times New Roman" w:hAnsi="Times New Roman" w:hint="eastAsia"/>
        </w:rPr>
        <w:t xml:space="preserve">    </w:t>
      </w:r>
      <w:r w:rsidRPr="00D135DD">
        <w:rPr>
          <w:rFonts w:ascii="Times New Roman" w:hAnsi="Times New Roman" w:hint="eastAsia"/>
        </w:rPr>
        <w:t>无</w:t>
      </w:r>
    </w:p>
    <w:p w14:paraId="59CA97F5" w14:textId="4CB8AF93" w:rsidR="00205BF6" w:rsidRPr="00D135DD" w:rsidRDefault="00205BF6">
      <w:pPr>
        <w:ind w:firstLine="480"/>
      </w:pPr>
      <w:r w:rsidRPr="00D135DD">
        <w:br w:type="page"/>
      </w:r>
    </w:p>
    <w:p w14:paraId="7E96234C" w14:textId="6A5E596D" w:rsidR="00AE1E79" w:rsidRPr="00D135DD" w:rsidRDefault="00E07B5D" w:rsidP="00E07B5D">
      <w:pPr>
        <w:pStyle w:val="-10"/>
        <w:ind w:firstLine="600"/>
        <w:jc w:val="both"/>
      </w:pPr>
      <w:bookmarkStart w:id="230" w:name="_Toc7728465"/>
      <w:r w:rsidRPr="00D135DD">
        <w:rPr>
          <w:rFonts w:hint="eastAsia"/>
        </w:rPr>
        <w:t>附录</w:t>
      </w:r>
      <w:r w:rsidRPr="00D135DD">
        <w:rPr>
          <w:rFonts w:hint="eastAsia"/>
        </w:rPr>
        <w:t xml:space="preserve">9 </w:t>
      </w:r>
      <w:r w:rsidR="007639F7" w:rsidRPr="00D135DD">
        <w:rPr>
          <w:rFonts w:hint="eastAsia"/>
        </w:rPr>
        <w:t>组装测试计划</w:t>
      </w:r>
      <w:bookmarkEnd w:id="230"/>
    </w:p>
    <w:p w14:paraId="7C520C9C" w14:textId="41D5A71B" w:rsidR="00E07B5D" w:rsidRPr="00D135DD" w:rsidRDefault="00E07B5D" w:rsidP="00E07B5D">
      <w:pPr>
        <w:ind w:firstLine="880"/>
        <w:jc w:val="center"/>
        <w:rPr>
          <w:rFonts w:eastAsia="黑体"/>
          <w:sz w:val="44"/>
        </w:rPr>
      </w:pPr>
      <w:r w:rsidRPr="00D135DD">
        <w:rPr>
          <w:rFonts w:eastAsia="黑体"/>
          <w:noProof/>
          <w:sz w:val="44"/>
        </w:rPr>
        <mc:AlternateContent>
          <mc:Choice Requires="wps">
            <w:drawing>
              <wp:anchor distT="0" distB="0" distL="114300" distR="114300" simplePos="0" relativeHeight="251671552" behindDoc="0" locked="0" layoutInCell="0" allowOverlap="1" wp14:anchorId="11454A37" wp14:editId="31346363">
                <wp:simplePos x="0" y="0"/>
                <wp:positionH relativeFrom="column">
                  <wp:posOffset>0</wp:posOffset>
                </wp:positionH>
                <wp:positionV relativeFrom="paragraph">
                  <wp:posOffset>495300</wp:posOffset>
                </wp:positionV>
                <wp:extent cx="5143500" cy="0"/>
                <wp:effectExtent l="0" t="0" r="0" b="0"/>
                <wp:wrapTopAndBottom/>
                <wp:docPr id="43" name="直接连接符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DB32C66" id="直接连接符 43" o:spid="_x0000_s1026" style="position:absolute;left:0;text-align:lef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pt" to="40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" o:allowincell="f" stroked="f">
                <w10:wrap type="topAndBottom"/>
              </v:line>
            </w:pict>
          </mc:Fallback>
        </mc:AlternateContent>
      </w:r>
      <w:r w:rsidRPr="00D135DD">
        <w:rPr>
          <w:rFonts w:eastAsia="黑体" w:hint="eastAsia"/>
          <w:sz w:val="44"/>
        </w:rPr>
        <w:t>基于代码混淆的</w:t>
      </w:r>
      <w:r w:rsidRPr="00D135DD">
        <w:rPr>
          <w:rFonts w:eastAsia="黑体"/>
          <w:sz w:val="44"/>
        </w:rPr>
        <w:t>W</w:t>
      </w:r>
      <w:r w:rsidRPr="00D135DD">
        <w:rPr>
          <w:rFonts w:eastAsia="黑体" w:hint="eastAsia"/>
          <w:sz w:val="44"/>
        </w:rPr>
        <w:t>eb</w:t>
      </w:r>
      <w:r w:rsidRPr="00D135DD">
        <w:rPr>
          <w:rFonts w:eastAsia="黑体" w:hint="eastAsia"/>
          <w:sz w:val="44"/>
        </w:rPr>
        <w:t>站点动态防御系统</w:t>
      </w:r>
    </w:p>
    <w:p w14:paraId="72BAB95A" w14:textId="77777777" w:rsidR="00E07B5D" w:rsidRPr="00D135DD" w:rsidRDefault="00E07B5D" w:rsidP="00E07B5D">
      <w:pPr>
        <w:ind w:firstLine="880"/>
        <w:jc w:val="center"/>
        <w:rPr>
          <w:rFonts w:eastAsia="黑体"/>
          <w:sz w:val="44"/>
        </w:rPr>
      </w:pPr>
    </w:p>
    <w:p w14:paraId="00659521" w14:textId="77777777" w:rsidR="00E07B5D" w:rsidRPr="00D135DD" w:rsidRDefault="00E07B5D" w:rsidP="00E07B5D">
      <w:pPr>
        <w:ind w:firstLine="880"/>
        <w:jc w:val="center"/>
        <w:rPr>
          <w:rFonts w:eastAsia="黑体"/>
          <w:sz w:val="44"/>
        </w:rPr>
      </w:pPr>
      <w:r w:rsidRPr="00D135DD">
        <w:rPr>
          <w:rFonts w:eastAsia="黑体" w:hint="eastAsia"/>
          <w:sz w:val="44"/>
        </w:rPr>
        <w:t>组装测试计划</w:t>
      </w:r>
    </w:p>
    <w:p w14:paraId="5416C7F6" w14:textId="77777777" w:rsidR="00E07B5D" w:rsidRPr="00D135DD" w:rsidRDefault="00E07B5D" w:rsidP="00E07B5D">
      <w:pPr>
        <w:ind w:firstLine="560"/>
        <w:jc w:val="center"/>
        <w:rPr>
          <w:sz w:val="28"/>
        </w:rPr>
      </w:pPr>
    </w:p>
    <w:p w14:paraId="09021252" w14:textId="77777777" w:rsidR="00E07B5D" w:rsidRPr="00D135DD" w:rsidRDefault="00E07B5D" w:rsidP="00E07B5D">
      <w:pPr>
        <w:ind w:firstLine="560"/>
        <w:jc w:val="center"/>
        <w:rPr>
          <w:sz w:val="28"/>
        </w:rPr>
      </w:pPr>
      <w:r w:rsidRPr="00D135DD">
        <w:rPr>
          <w:rFonts w:hint="eastAsia"/>
          <w:sz w:val="28"/>
        </w:rPr>
        <w:t>[V</w:t>
      </w:r>
      <w:r w:rsidRPr="00D135DD">
        <w:rPr>
          <w:sz w:val="28"/>
        </w:rPr>
        <w:t>1.0</w:t>
      </w:r>
      <w:r w:rsidRPr="00D135DD">
        <w:rPr>
          <w:rFonts w:hint="eastAsia"/>
          <w:sz w:val="28"/>
        </w:rPr>
        <w:t>]</w:t>
      </w:r>
    </w:p>
    <w:p w14:paraId="2F858F82" w14:textId="77777777" w:rsidR="00E07B5D" w:rsidRPr="00D135DD" w:rsidRDefault="00E07B5D" w:rsidP="00E07B5D">
      <w:pPr>
        <w:ind w:firstLine="560"/>
        <w:jc w:val="center"/>
        <w:rPr>
          <w:sz w:val="28"/>
        </w:rPr>
      </w:pPr>
    </w:p>
    <w:p w14:paraId="31DF3F26" w14:textId="77777777" w:rsidR="00E07B5D" w:rsidRPr="00D135DD" w:rsidRDefault="00E07B5D" w:rsidP="00E07B5D">
      <w:pPr>
        <w:ind w:firstLine="560"/>
        <w:jc w:val="center"/>
        <w:rPr>
          <w:sz w:val="28"/>
        </w:rPr>
      </w:pPr>
    </w:p>
    <w:p w14:paraId="5C86753C" w14:textId="77777777" w:rsidR="00E07B5D" w:rsidRPr="00D135DD" w:rsidRDefault="00E07B5D" w:rsidP="00E07B5D">
      <w:pPr>
        <w:ind w:firstLine="560"/>
        <w:jc w:val="center"/>
        <w:rPr>
          <w:sz w:val="28"/>
        </w:rPr>
      </w:pPr>
    </w:p>
    <w:p w14:paraId="2D4C763C" w14:textId="77777777" w:rsidR="00E07B5D" w:rsidRPr="00D135DD" w:rsidRDefault="00E07B5D" w:rsidP="00E07B5D">
      <w:pPr>
        <w:ind w:firstLine="480"/>
      </w:pPr>
    </w:p>
    <w:p w14:paraId="6960A3CD" w14:textId="77777777" w:rsidR="00E07B5D" w:rsidRPr="00D135DD" w:rsidRDefault="00E07B5D" w:rsidP="00E07B5D">
      <w:pPr>
        <w:spacing w:line="720" w:lineRule="auto"/>
        <w:ind w:firstLine="560"/>
        <w:jc w:val="center"/>
        <w:rPr>
          <w:sz w:val="28"/>
        </w:rPr>
      </w:pPr>
      <w:r w:rsidRPr="00D135DD">
        <w:rPr>
          <w:rFonts w:hint="eastAsia"/>
          <w:sz w:val="28"/>
        </w:rPr>
        <w:t>拟</w:t>
      </w:r>
      <w:r w:rsidRPr="00D135DD">
        <w:rPr>
          <w:sz w:val="28"/>
        </w:rPr>
        <w:t xml:space="preserve"> </w:t>
      </w:r>
      <w:r w:rsidRPr="00D135DD">
        <w:rPr>
          <w:rFonts w:hint="eastAsia"/>
          <w:sz w:val="28"/>
        </w:rPr>
        <w:t>制</w:t>
      </w:r>
      <w:r w:rsidRPr="00D135DD">
        <w:rPr>
          <w:sz w:val="28"/>
        </w:rPr>
        <w:t xml:space="preserve"> </w:t>
      </w:r>
      <w:r w:rsidRPr="00D135DD">
        <w:rPr>
          <w:rFonts w:hint="eastAsia"/>
          <w:sz w:val="28"/>
        </w:rPr>
        <w:t>人</w:t>
      </w:r>
      <w:r w:rsidRPr="00D135DD">
        <w:rPr>
          <w:sz w:val="28"/>
        </w:rPr>
        <w:t>___________</w:t>
      </w:r>
      <w:proofErr w:type="gramStart"/>
      <w:r w:rsidRPr="00D135DD">
        <w:rPr>
          <w:rFonts w:hint="eastAsia"/>
          <w:sz w:val="28"/>
        </w:rPr>
        <w:t>邵</w:t>
      </w:r>
      <w:proofErr w:type="gramEnd"/>
      <w:r w:rsidRPr="00D135DD">
        <w:rPr>
          <w:rFonts w:hint="eastAsia"/>
          <w:sz w:val="28"/>
        </w:rPr>
        <w:t>欣欣</w:t>
      </w:r>
      <w:r w:rsidRPr="00D135DD">
        <w:rPr>
          <w:sz w:val="28"/>
        </w:rPr>
        <w:t>___________</w:t>
      </w:r>
    </w:p>
    <w:p w14:paraId="3B78DEAB" w14:textId="77777777" w:rsidR="00E07B5D" w:rsidRPr="00D135DD" w:rsidRDefault="00E07B5D" w:rsidP="00E07B5D">
      <w:pPr>
        <w:spacing w:line="720" w:lineRule="auto"/>
        <w:ind w:firstLine="560"/>
        <w:jc w:val="center"/>
        <w:rPr>
          <w:sz w:val="28"/>
        </w:rPr>
      </w:pPr>
      <w:r w:rsidRPr="00D135DD">
        <w:rPr>
          <w:rFonts w:hint="eastAsia"/>
          <w:sz w:val="28"/>
        </w:rPr>
        <w:t>审</w:t>
      </w:r>
      <w:r w:rsidRPr="00D135DD">
        <w:rPr>
          <w:sz w:val="28"/>
        </w:rPr>
        <w:t xml:space="preserve"> </w:t>
      </w:r>
      <w:r w:rsidRPr="00D135DD">
        <w:rPr>
          <w:rFonts w:hint="eastAsia"/>
          <w:sz w:val="28"/>
        </w:rPr>
        <w:t>核</w:t>
      </w:r>
      <w:r w:rsidRPr="00D135DD">
        <w:rPr>
          <w:sz w:val="28"/>
        </w:rPr>
        <w:t xml:space="preserve"> </w:t>
      </w:r>
      <w:r w:rsidRPr="00D135DD">
        <w:rPr>
          <w:rFonts w:hint="eastAsia"/>
          <w:sz w:val="28"/>
        </w:rPr>
        <w:t>人</w:t>
      </w:r>
      <w:r w:rsidRPr="00D135DD">
        <w:rPr>
          <w:sz w:val="28"/>
        </w:rPr>
        <w:t>___________</w:t>
      </w:r>
      <w:r w:rsidRPr="00D135DD">
        <w:rPr>
          <w:rFonts w:hint="eastAsia"/>
          <w:sz w:val="28"/>
        </w:rPr>
        <w:t>王海舟</w:t>
      </w:r>
      <w:r w:rsidRPr="00D135DD">
        <w:rPr>
          <w:sz w:val="28"/>
        </w:rPr>
        <w:t>___________</w:t>
      </w:r>
    </w:p>
    <w:p w14:paraId="27030EE1" w14:textId="77777777" w:rsidR="00E07B5D" w:rsidRPr="00D135DD" w:rsidRDefault="00E07B5D" w:rsidP="00E07B5D">
      <w:pPr>
        <w:spacing w:line="720" w:lineRule="auto"/>
        <w:ind w:firstLine="560"/>
        <w:jc w:val="center"/>
        <w:rPr>
          <w:sz w:val="28"/>
        </w:rPr>
      </w:pPr>
      <w:r w:rsidRPr="00D135DD">
        <w:rPr>
          <w:rFonts w:hint="eastAsia"/>
          <w:sz w:val="28"/>
        </w:rPr>
        <w:t>批</w:t>
      </w:r>
      <w:r w:rsidRPr="00D135DD">
        <w:rPr>
          <w:sz w:val="28"/>
        </w:rPr>
        <w:t xml:space="preserve"> </w:t>
      </w:r>
      <w:r w:rsidRPr="00D135DD">
        <w:rPr>
          <w:rFonts w:hint="eastAsia"/>
          <w:sz w:val="28"/>
        </w:rPr>
        <w:t>准</w:t>
      </w:r>
      <w:r w:rsidRPr="00D135DD">
        <w:rPr>
          <w:sz w:val="28"/>
        </w:rPr>
        <w:t xml:space="preserve"> </w:t>
      </w:r>
      <w:r w:rsidRPr="00D135DD">
        <w:rPr>
          <w:rFonts w:hint="eastAsia"/>
          <w:sz w:val="28"/>
        </w:rPr>
        <w:t>人</w:t>
      </w:r>
      <w:r w:rsidRPr="00D135DD">
        <w:rPr>
          <w:sz w:val="28"/>
        </w:rPr>
        <w:t>___________</w:t>
      </w:r>
      <w:r w:rsidRPr="00D135DD">
        <w:rPr>
          <w:rFonts w:hint="eastAsia"/>
          <w:sz w:val="28"/>
        </w:rPr>
        <w:t>王海舟</w:t>
      </w:r>
      <w:r w:rsidRPr="00D135DD">
        <w:rPr>
          <w:sz w:val="28"/>
        </w:rPr>
        <w:t>___________</w:t>
      </w:r>
    </w:p>
    <w:p w14:paraId="3B5E8F87" w14:textId="77777777" w:rsidR="00E07B5D" w:rsidRPr="00D135DD" w:rsidRDefault="00E07B5D" w:rsidP="00E07B5D">
      <w:pPr>
        <w:ind w:firstLine="560"/>
        <w:jc w:val="center"/>
        <w:rPr>
          <w:sz w:val="28"/>
        </w:rPr>
      </w:pPr>
    </w:p>
    <w:p w14:paraId="5E3D9067" w14:textId="77777777" w:rsidR="00E07B5D" w:rsidRPr="00D135DD" w:rsidRDefault="00E07B5D" w:rsidP="00E07B5D">
      <w:pPr>
        <w:ind w:firstLine="560"/>
        <w:jc w:val="center"/>
        <w:rPr>
          <w:rFonts w:hint="eastAsia"/>
          <w:sz w:val="28"/>
        </w:rPr>
      </w:pPr>
    </w:p>
    <w:p w14:paraId="096EC3ED" w14:textId="13DF704B" w:rsidR="00FA5B4D" w:rsidRDefault="00E07B5D" w:rsidP="00E07B5D">
      <w:pPr>
        <w:ind w:firstLine="560"/>
        <w:jc w:val="center"/>
      </w:pPr>
      <w:r w:rsidRPr="00D135DD">
        <w:rPr>
          <w:rFonts w:hint="eastAsia"/>
          <w:sz w:val="28"/>
        </w:rPr>
        <w:t>[</w:t>
      </w:r>
      <w:r w:rsidRPr="00D135DD">
        <w:rPr>
          <w:rFonts w:hint="eastAsia"/>
          <w:sz w:val="28"/>
        </w:rPr>
        <w:t>二零一九年三月六日</w:t>
      </w:r>
      <w:r w:rsidRPr="00D135DD">
        <w:rPr>
          <w:rFonts w:hint="eastAsia"/>
          <w:sz w:val="28"/>
        </w:rPr>
        <w:t>]</w:t>
      </w:r>
      <w:r w:rsidRPr="00D135DD">
        <w:rPr>
          <w:rFonts w:hint="eastAsia"/>
        </w:rPr>
        <w:t xml:space="preserve"> </w:t>
      </w:r>
    </w:p>
    <w:p w14:paraId="7DE39B66" w14:textId="77777777" w:rsidR="00FA5B4D" w:rsidRDefault="00FA5B4D">
      <w:r>
        <w:br w:type="page"/>
      </w:r>
    </w:p>
    <w:p w14:paraId="29B80689" w14:textId="77777777" w:rsidR="00E07B5D" w:rsidRPr="00D135DD" w:rsidRDefault="00E07B5D" w:rsidP="00E72285"/>
    <w:p w14:paraId="795F1E28" w14:textId="77777777" w:rsidR="00E07B5D" w:rsidRPr="00D135DD" w:rsidRDefault="00E07B5D" w:rsidP="00CD5E67">
      <w:pPr>
        <w:pStyle w:val="3"/>
        <w:ind w:firstLine="643"/>
      </w:pPr>
      <w:r w:rsidRPr="00D135DD">
        <w:rPr>
          <w:rFonts w:hint="eastAsia"/>
        </w:rPr>
        <w:t>1.</w:t>
      </w:r>
      <w:r w:rsidRPr="00D135DD">
        <w:rPr>
          <w:rFonts w:hint="eastAsia"/>
        </w:rPr>
        <w:t>引言</w:t>
      </w:r>
    </w:p>
    <w:p w14:paraId="271C8EB4" w14:textId="568E8183" w:rsidR="00E07B5D" w:rsidRPr="00D135DD" w:rsidRDefault="00E07B5D" w:rsidP="00E07B5D">
      <w:pPr>
        <w:pStyle w:val="ab"/>
        <w:ind w:firstLine="420"/>
        <w:rPr>
          <w:rFonts w:ascii="Times New Roman" w:hAnsi="Times New Roman"/>
        </w:rPr>
      </w:pPr>
      <w:r w:rsidRPr="00D135DD">
        <w:rPr>
          <w:rFonts w:ascii="Times New Roman" w:eastAsia="黑体" w:hAnsi="Times New Roman" w:hint="eastAsia"/>
        </w:rPr>
        <w:t>1.1</w:t>
      </w:r>
      <w:r w:rsidRPr="00D135DD">
        <w:rPr>
          <w:rFonts w:ascii="Times New Roman" w:eastAsia="黑体" w:hAnsi="Times New Roman" w:hint="eastAsia"/>
        </w:rPr>
        <w:t>编写目的</w:t>
      </w:r>
    </w:p>
    <w:p w14:paraId="0D9B4664"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本测试计划用来</w:t>
      </w:r>
      <w:r w:rsidRPr="00D135DD">
        <w:rPr>
          <w:rFonts w:ascii="Times New Roman" w:hAnsi="Times New Roman"/>
        </w:rPr>
        <w:t>指导测试，</w:t>
      </w:r>
      <w:r w:rsidRPr="00D135DD">
        <w:rPr>
          <w:rFonts w:ascii="Times New Roman" w:hAnsi="Times New Roman" w:hint="eastAsia"/>
        </w:rPr>
        <w:t>制定详细的</w:t>
      </w:r>
      <w:r w:rsidRPr="00D135DD">
        <w:rPr>
          <w:rFonts w:ascii="Times New Roman" w:hAnsi="Times New Roman"/>
        </w:rPr>
        <w:t>测试计划，使用测试</w:t>
      </w:r>
      <w:r w:rsidRPr="00D135DD">
        <w:rPr>
          <w:rFonts w:ascii="Times New Roman" w:hAnsi="Times New Roman" w:hint="eastAsia"/>
        </w:rPr>
        <w:t>执行结果</w:t>
      </w:r>
      <w:r w:rsidRPr="00D135DD">
        <w:rPr>
          <w:rFonts w:ascii="Times New Roman" w:hAnsi="Times New Roman"/>
        </w:rPr>
        <w:t>确保软件开发正确的功能，</w:t>
      </w:r>
      <w:r w:rsidRPr="00D135DD">
        <w:rPr>
          <w:rFonts w:ascii="Times New Roman" w:hAnsi="Times New Roman" w:hint="eastAsia"/>
        </w:rPr>
        <w:t>确保</w:t>
      </w:r>
      <w:r w:rsidRPr="00D135DD">
        <w:rPr>
          <w:rFonts w:ascii="Times New Roman" w:hAnsi="Times New Roman"/>
        </w:rPr>
        <w:t>功能的正确实现。</w:t>
      </w:r>
      <w:r w:rsidRPr="00D135DD">
        <w:rPr>
          <w:rFonts w:ascii="Times New Roman" w:hAnsi="Times New Roman" w:hint="eastAsia"/>
        </w:rPr>
        <w:t>保证软件开发</w:t>
      </w:r>
      <w:r w:rsidRPr="00D135DD">
        <w:rPr>
          <w:rFonts w:ascii="Times New Roman" w:hAnsi="Times New Roman"/>
        </w:rPr>
        <w:t>在预期轨道。预期读者</w:t>
      </w:r>
      <w:r w:rsidRPr="00D135DD">
        <w:rPr>
          <w:rFonts w:ascii="Times New Roman" w:hAnsi="Times New Roman" w:hint="eastAsia"/>
        </w:rPr>
        <w:t>是</w:t>
      </w:r>
      <w:r w:rsidRPr="00D135DD">
        <w:rPr>
          <w:rFonts w:ascii="Times New Roman" w:hAnsi="Times New Roman"/>
        </w:rPr>
        <w:t>需求分析人员，项目</w:t>
      </w:r>
      <w:r w:rsidRPr="00D135DD">
        <w:rPr>
          <w:rFonts w:ascii="Times New Roman" w:hAnsi="Times New Roman" w:hint="eastAsia"/>
        </w:rPr>
        <w:t>经理</w:t>
      </w:r>
      <w:r w:rsidRPr="00D135DD">
        <w:rPr>
          <w:rFonts w:ascii="Times New Roman" w:hAnsi="Times New Roman"/>
        </w:rPr>
        <w:t>，软件开发人员</w:t>
      </w:r>
      <w:r w:rsidRPr="00D135DD">
        <w:rPr>
          <w:rFonts w:ascii="Times New Roman" w:hAnsi="Times New Roman" w:hint="eastAsia"/>
        </w:rPr>
        <w:t>和</w:t>
      </w:r>
      <w:r w:rsidRPr="00D135DD">
        <w:rPr>
          <w:rFonts w:ascii="Times New Roman" w:hAnsi="Times New Roman"/>
        </w:rPr>
        <w:t>网站</w:t>
      </w:r>
      <w:proofErr w:type="gramStart"/>
      <w:r w:rsidRPr="00D135DD">
        <w:rPr>
          <w:rFonts w:ascii="Times New Roman" w:hAnsi="Times New Roman"/>
        </w:rPr>
        <w:t>安全运</w:t>
      </w:r>
      <w:proofErr w:type="gramEnd"/>
      <w:r w:rsidRPr="00D135DD">
        <w:rPr>
          <w:rFonts w:ascii="Times New Roman" w:hAnsi="Times New Roman"/>
        </w:rPr>
        <w:t>维人员。</w:t>
      </w:r>
    </w:p>
    <w:p w14:paraId="18E82A3F" w14:textId="77777777" w:rsidR="00E07B5D" w:rsidRPr="00D135DD" w:rsidRDefault="00E07B5D" w:rsidP="00E07B5D">
      <w:pPr>
        <w:pStyle w:val="ab"/>
        <w:ind w:firstLine="420"/>
        <w:rPr>
          <w:rFonts w:ascii="Times New Roman" w:eastAsia="黑体" w:hAnsi="Times New Roman"/>
        </w:rPr>
      </w:pPr>
      <w:r w:rsidRPr="00D135DD">
        <w:rPr>
          <w:rFonts w:ascii="Times New Roman" w:eastAsia="黑体" w:hAnsi="Times New Roman" w:hint="eastAsia"/>
        </w:rPr>
        <w:t>1.2</w:t>
      </w:r>
      <w:r w:rsidRPr="00D135DD">
        <w:rPr>
          <w:rFonts w:ascii="Times New Roman" w:eastAsia="黑体" w:hAnsi="Times New Roman" w:hint="eastAsia"/>
        </w:rPr>
        <w:t>背景</w:t>
      </w:r>
    </w:p>
    <w:p w14:paraId="1DA9640B" w14:textId="77777777" w:rsidR="00E07B5D" w:rsidRPr="00D135DD" w:rsidRDefault="00E07B5D" w:rsidP="00E07B5D">
      <w:pPr>
        <w:pStyle w:val="ab"/>
        <w:numPr>
          <w:ilvl w:val="0"/>
          <w:numId w:val="28"/>
        </w:numPr>
        <w:ind w:firstLine="420"/>
        <w:rPr>
          <w:rFonts w:ascii="Times New Roman" w:hAnsi="Times New Roman"/>
        </w:rPr>
      </w:pPr>
      <w:r w:rsidRPr="00D135DD">
        <w:rPr>
          <w:rFonts w:ascii="Times New Roman" w:hAnsi="Times New Roman" w:hint="eastAsia"/>
        </w:rPr>
        <w:t>基于代码混淆的</w:t>
      </w:r>
      <w:r w:rsidRPr="00D135DD">
        <w:rPr>
          <w:rFonts w:ascii="Times New Roman" w:hAnsi="Times New Roman" w:hint="eastAsia"/>
        </w:rPr>
        <w:t>Web</w:t>
      </w:r>
      <w:r w:rsidRPr="00D135DD">
        <w:rPr>
          <w:rFonts w:ascii="Times New Roman" w:hAnsi="Times New Roman" w:hint="eastAsia"/>
        </w:rPr>
        <w:t>站点动态防御系统</w:t>
      </w:r>
    </w:p>
    <w:p w14:paraId="2C8153A2" w14:textId="340B714E" w:rsidR="008B3FF7" w:rsidRPr="00D135DD" w:rsidRDefault="00E07B5D" w:rsidP="00E07B5D">
      <w:pPr>
        <w:pStyle w:val="ab"/>
        <w:numPr>
          <w:ilvl w:val="0"/>
          <w:numId w:val="28"/>
        </w:numPr>
        <w:ind w:firstLine="420"/>
        <w:rPr>
          <w:rFonts w:ascii="Times New Roman" w:hAnsi="Times New Roman"/>
        </w:rPr>
      </w:pPr>
      <w:r w:rsidRPr="00D135DD">
        <w:rPr>
          <w:rFonts w:ascii="Times New Roman" w:hAnsi="Times New Roman" w:hint="eastAsia"/>
        </w:rPr>
        <w:t>任务提出者：</w:t>
      </w:r>
      <w:proofErr w:type="gramStart"/>
      <w:r w:rsidRPr="00D135DD">
        <w:rPr>
          <w:rFonts w:ascii="Times New Roman" w:hAnsi="Times New Roman" w:hint="eastAsia"/>
        </w:rPr>
        <w:t>邵</w:t>
      </w:r>
      <w:proofErr w:type="gramEnd"/>
      <w:r w:rsidRPr="00D135DD">
        <w:rPr>
          <w:rFonts w:ascii="Times New Roman" w:hAnsi="Times New Roman" w:hint="eastAsia"/>
        </w:rPr>
        <w:t>欣欣；开发者：</w:t>
      </w:r>
      <w:proofErr w:type="gramStart"/>
      <w:r w:rsidRPr="00D135DD">
        <w:rPr>
          <w:rFonts w:ascii="Times New Roman" w:hAnsi="Times New Roman" w:hint="eastAsia"/>
        </w:rPr>
        <w:t>邵</w:t>
      </w:r>
      <w:proofErr w:type="gramEnd"/>
      <w:r w:rsidRPr="00D135DD">
        <w:rPr>
          <w:rFonts w:ascii="Times New Roman" w:hAnsi="Times New Roman" w:hint="eastAsia"/>
        </w:rPr>
        <w:t>欣欣；用户：网站</w:t>
      </w:r>
      <w:proofErr w:type="gramStart"/>
      <w:r w:rsidRPr="00D135DD">
        <w:rPr>
          <w:rFonts w:ascii="Times New Roman" w:hAnsi="Times New Roman" w:hint="eastAsia"/>
        </w:rPr>
        <w:t>安全运</w:t>
      </w:r>
      <w:proofErr w:type="gramEnd"/>
      <w:r w:rsidRPr="00D135DD">
        <w:rPr>
          <w:rFonts w:ascii="Times New Roman" w:hAnsi="Times New Roman" w:hint="eastAsia"/>
        </w:rPr>
        <w:t>维人员。</w:t>
      </w:r>
    </w:p>
    <w:p w14:paraId="16DE2D22" w14:textId="77777777" w:rsidR="00E07B5D" w:rsidRPr="00D135DD" w:rsidRDefault="00E07B5D" w:rsidP="00E72285">
      <w:pPr>
        <w:pStyle w:val="ab"/>
        <w:ind w:left="420" w:firstLine="0"/>
        <w:rPr>
          <w:rFonts w:ascii="Times New Roman" w:eastAsia="黑体" w:hAnsi="Times New Roman"/>
        </w:rPr>
      </w:pPr>
      <w:r w:rsidRPr="00D135DD">
        <w:rPr>
          <w:rFonts w:ascii="Times New Roman" w:eastAsia="黑体" w:hAnsi="Times New Roman" w:hint="eastAsia"/>
        </w:rPr>
        <w:t>1.3</w:t>
      </w:r>
      <w:r w:rsidRPr="00D135DD">
        <w:rPr>
          <w:rFonts w:ascii="Times New Roman" w:eastAsia="黑体" w:hAnsi="Times New Roman" w:hint="eastAsia"/>
        </w:rPr>
        <w:t>定义</w:t>
      </w:r>
    </w:p>
    <w:p w14:paraId="262FEB01"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HTML</w:t>
      </w:r>
      <w:r w:rsidRPr="00D135DD">
        <w:rPr>
          <w:rFonts w:ascii="Times New Roman" w:hAnsi="Times New Roman" w:hint="eastAsia"/>
        </w:rPr>
        <w:t>：</w:t>
      </w:r>
      <w:r w:rsidRPr="00D135DD">
        <w:rPr>
          <w:rFonts w:ascii="Times New Roman" w:hAnsi="Times New Roman"/>
        </w:rPr>
        <w:t>Hyper Text Markup Language</w:t>
      </w:r>
      <w:r w:rsidRPr="00D135DD">
        <w:rPr>
          <w:rFonts w:ascii="Times New Roman" w:hAnsi="Times New Roman" w:hint="eastAsia"/>
        </w:rPr>
        <w:t>的</w:t>
      </w:r>
      <w:r w:rsidRPr="00D135DD">
        <w:rPr>
          <w:rFonts w:ascii="Times New Roman" w:hAnsi="Times New Roman"/>
        </w:rPr>
        <w:t>缩写</w:t>
      </w:r>
      <w:r w:rsidRPr="00D135DD">
        <w:rPr>
          <w:rFonts w:ascii="Times New Roman" w:hAnsi="Times New Roman" w:hint="eastAsia"/>
        </w:rPr>
        <w:t>，超文本标记语言。</w:t>
      </w:r>
      <w:r w:rsidRPr="00D135DD">
        <w:rPr>
          <w:rFonts w:ascii="Times New Roman" w:hAnsi="Times New Roman" w:hint="eastAsia"/>
        </w:rPr>
        <w:t xml:space="preserve">HTML </w:t>
      </w:r>
      <w:r w:rsidRPr="00D135DD">
        <w:rPr>
          <w:rFonts w:ascii="Times New Roman" w:hAnsi="Times New Roman" w:hint="eastAsia"/>
        </w:rPr>
        <w:t>不是一种编程语言，而是制作网页必需</w:t>
      </w:r>
      <w:r w:rsidRPr="00D135DD">
        <w:rPr>
          <w:rFonts w:ascii="Times New Roman" w:hAnsi="Times New Roman"/>
        </w:rPr>
        <w:t>的标记语言。</w:t>
      </w:r>
      <w:r w:rsidRPr="00D135DD">
        <w:rPr>
          <w:rFonts w:ascii="Times New Roman" w:hAnsi="Times New Roman" w:hint="eastAsia"/>
        </w:rPr>
        <w:t>“超文本”指页面可以包含图片，链接，音乐和程序等非文字元素。</w:t>
      </w:r>
    </w:p>
    <w:p w14:paraId="1757528B" w14:textId="77777777" w:rsidR="00E07B5D" w:rsidRPr="00D135DD" w:rsidRDefault="00E07B5D" w:rsidP="00E07B5D">
      <w:pPr>
        <w:pStyle w:val="ab"/>
        <w:ind w:firstLine="420"/>
        <w:rPr>
          <w:rFonts w:ascii="Times New Roman" w:hAnsi="Times New Roman"/>
        </w:rPr>
      </w:pPr>
      <w:r w:rsidRPr="00D135DD">
        <w:rPr>
          <w:rFonts w:ascii="Times New Roman" w:hAnsi="Times New Roman"/>
        </w:rPr>
        <w:t>JavaScript</w:t>
      </w:r>
      <w:r w:rsidRPr="00D135DD">
        <w:rPr>
          <w:rFonts w:ascii="Times New Roman" w:hAnsi="Times New Roman"/>
        </w:rPr>
        <w:t>：</w:t>
      </w:r>
      <w:r w:rsidRPr="00D135DD">
        <w:rPr>
          <w:rFonts w:ascii="Times New Roman" w:hAnsi="Times New Roman" w:hint="eastAsia"/>
        </w:rPr>
        <w:t>JavaScript</w:t>
      </w:r>
      <w:r w:rsidRPr="00D135DD">
        <w:rPr>
          <w:rFonts w:ascii="Times New Roman" w:hAnsi="Times New Roman" w:hint="eastAsia"/>
        </w:rPr>
        <w:t>是因特网上最流行的脚本语言，一种直译式脚本语言。</w:t>
      </w:r>
    </w:p>
    <w:p w14:paraId="0C06556C"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Gumbo</w:t>
      </w:r>
      <w:r w:rsidRPr="00D135DD">
        <w:rPr>
          <w:rFonts w:ascii="Times New Roman" w:hAnsi="Times New Roman"/>
        </w:rPr>
        <w:t>：一个</w:t>
      </w:r>
      <w:r w:rsidRPr="00D135DD">
        <w:rPr>
          <w:rFonts w:ascii="Times New Roman" w:hAnsi="Times New Roman" w:hint="eastAsia"/>
        </w:rPr>
        <w:t>C</w:t>
      </w:r>
      <w:r w:rsidRPr="00D135DD">
        <w:rPr>
          <w:rFonts w:ascii="Times New Roman" w:hAnsi="Times New Roman" w:hint="eastAsia"/>
        </w:rPr>
        <w:t>语言</w:t>
      </w:r>
      <w:r w:rsidRPr="00D135DD">
        <w:rPr>
          <w:rFonts w:ascii="Times New Roman" w:hAnsi="Times New Roman"/>
        </w:rPr>
        <w:t>编写的开源的</w:t>
      </w:r>
      <w:r w:rsidRPr="00D135DD">
        <w:rPr>
          <w:rFonts w:ascii="Times New Roman" w:hAnsi="Times New Roman"/>
        </w:rPr>
        <w:t>HTML</w:t>
      </w:r>
      <w:r w:rsidRPr="00D135DD">
        <w:rPr>
          <w:rFonts w:ascii="Times New Roman" w:hAnsi="Times New Roman"/>
        </w:rPr>
        <w:t>解析器。</w:t>
      </w:r>
    </w:p>
    <w:p w14:paraId="6A07C92D"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Duktape</w:t>
      </w:r>
      <w:r w:rsidRPr="00D135DD">
        <w:rPr>
          <w:rFonts w:ascii="Times New Roman" w:hAnsi="Times New Roman"/>
        </w:rPr>
        <w:t>：一个</w:t>
      </w:r>
      <w:r w:rsidRPr="00D135DD">
        <w:rPr>
          <w:rFonts w:ascii="Times New Roman" w:hAnsi="Times New Roman" w:hint="eastAsia"/>
        </w:rPr>
        <w:t>C</w:t>
      </w:r>
      <w:r w:rsidRPr="00D135DD">
        <w:rPr>
          <w:rFonts w:ascii="Times New Roman" w:hAnsi="Times New Roman"/>
        </w:rPr>
        <w:t>语言编写的可以嵌入</w:t>
      </w:r>
      <w:r w:rsidRPr="00D135DD">
        <w:rPr>
          <w:rFonts w:ascii="Times New Roman" w:hAnsi="Times New Roman"/>
        </w:rPr>
        <w:t>C/C++</w:t>
      </w:r>
      <w:r w:rsidRPr="00D135DD">
        <w:rPr>
          <w:rFonts w:ascii="Times New Roman" w:hAnsi="Times New Roman"/>
        </w:rPr>
        <w:t>工程</w:t>
      </w:r>
      <w:r w:rsidRPr="00D135DD">
        <w:rPr>
          <w:rFonts w:ascii="Times New Roman" w:hAnsi="Times New Roman" w:hint="eastAsia"/>
        </w:rPr>
        <w:t>的</w:t>
      </w:r>
      <w:r w:rsidRPr="00D135DD">
        <w:rPr>
          <w:rFonts w:ascii="Times New Roman" w:hAnsi="Times New Roman"/>
        </w:rPr>
        <w:t>JavaScript</w:t>
      </w:r>
      <w:r w:rsidRPr="00D135DD">
        <w:rPr>
          <w:rFonts w:ascii="Times New Roman" w:hAnsi="Times New Roman"/>
        </w:rPr>
        <w:t>引擎。</w:t>
      </w:r>
    </w:p>
    <w:p w14:paraId="47BDC559"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反向代理服务器</w:t>
      </w:r>
      <w:r w:rsidRPr="00D135DD">
        <w:rPr>
          <w:rFonts w:ascii="Times New Roman" w:hAnsi="Times New Roman"/>
        </w:rPr>
        <w:t>：</w:t>
      </w:r>
      <w:r w:rsidRPr="00D135DD">
        <w:rPr>
          <w:rFonts w:ascii="Times New Roman" w:hAnsi="Times New Roman" w:hint="eastAsia"/>
        </w:rPr>
        <w:t>反向代理服务器</w:t>
      </w:r>
      <w:r w:rsidRPr="00D135DD">
        <w:rPr>
          <w:rFonts w:ascii="Times New Roman" w:hAnsi="Times New Roman"/>
        </w:rPr>
        <w:t>是服务器的一种，它连接一组或多组后端服务器</w:t>
      </w:r>
      <w:r w:rsidRPr="00D135DD">
        <w:rPr>
          <w:rFonts w:ascii="Times New Roman" w:hAnsi="Times New Roman" w:hint="eastAsia"/>
        </w:rPr>
        <w:t>。</w:t>
      </w:r>
      <w:r w:rsidRPr="00D135DD">
        <w:rPr>
          <w:rFonts w:ascii="Times New Roman" w:hAnsi="Times New Roman"/>
        </w:rPr>
        <w:t>用户</w:t>
      </w:r>
      <w:r w:rsidRPr="00D135DD">
        <w:rPr>
          <w:rFonts w:ascii="Times New Roman" w:hAnsi="Times New Roman" w:hint="eastAsia"/>
        </w:rPr>
        <w:t>只知道</w:t>
      </w:r>
      <w:r w:rsidRPr="00D135DD">
        <w:rPr>
          <w:rFonts w:ascii="Times New Roman" w:hAnsi="Times New Roman"/>
        </w:rPr>
        <w:t>反向</w:t>
      </w:r>
      <w:r w:rsidRPr="00D135DD">
        <w:rPr>
          <w:rFonts w:ascii="Times New Roman" w:hAnsi="Times New Roman" w:hint="eastAsia"/>
        </w:rPr>
        <w:t>代理</w:t>
      </w:r>
      <w:r w:rsidRPr="00D135DD">
        <w:rPr>
          <w:rFonts w:ascii="Times New Roman" w:hAnsi="Times New Roman"/>
        </w:rPr>
        <w:t>服务器的</w:t>
      </w:r>
      <w:r w:rsidRPr="00D135DD">
        <w:rPr>
          <w:rFonts w:ascii="Times New Roman" w:hAnsi="Times New Roman" w:hint="eastAsia"/>
        </w:rPr>
        <w:t>IP</w:t>
      </w:r>
      <w:r w:rsidRPr="00D135DD">
        <w:rPr>
          <w:rFonts w:ascii="Times New Roman" w:hAnsi="Times New Roman"/>
        </w:rPr>
        <w:t>地址，对于用户请求，</w:t>
      </w:r>
      <w:r w:rsidRPr="00D135DD">
        <w:rPr>
          <w:rFonts w:ascii="Times New Roman" w:hAnsi="Times New Roman" w:hint="eastAsia"/>
        </w:rPr>
        <w:t>由</w:t>
      </w:r>
      <w:r w:rsidRPr="00D135DD">
        <w:rPr>
          <w:rFonts w:ascii="Times New Roman" w:hAnsi="Times New Roman"/>
        </w:rPr>
        <w:t>反向代理服务器</w:t>
      </w:r>
      <w:r w:rsidRPr="00D135DD">
        <w:rPr>
          <w:rFonts w:ascii="Times New Roman" w:hAnsi="Times New Roman" w:hint="eastAsia"/>
        </w:rPr>
        <w:t>向</w:t>
      </w:r>
      <w:r w:rsidRPr="00D135DD">
        <w:rPr>
          <w:rFonts w:ascii="Times New Roman" w:hAnsi="Times New Roman"/>
        </w:rPr>
        <w:t>后端服务器进行请求，在发送给用户。</w:t>
      </w:r>
      <w:r w:rsidRPr="00D135DD">
        <w:rPr>
          <w:rFonts w:ascii="Times New Roman" w:hAnsi="Times New Roman" w:hint="eastAsia"/>
        </w:rPr>
        <w:t>它与前向代理</w:t>
      </w:r>
      <w:r w:rsidRPr="00D135DD">
        <w:rPr>
          <w:rFonts w:ascii="Times New Roman" w:hAnsi="Times New Roman"/>
        </w:rPr>
        <w:t>的明显区别是，前向代理</w:t>
      </w:r>
      <w:r w:rsidRPr="00D135DD">
        <w:rPr>
          <w:rFonts w:ascii="Times New Roman" w:hAnsi="Times New Roman" w:hint="eastAsia"/>
        </w:rPr>
        <w:t>作为客户端的</w:t>
      </w:r>
      <w:r w:rsidRPr="00D135DD">
        <w:rPr>
          <w:rFonts w:ascii="Times New Roman" w:hAnsi="Times New Roman"/>
        </w:rPr>
        <w:t>代理，可能会将资源发送给一个或多个客户端</w:t>
      </w:r>
      <w:r w:rsidRPr="00D135DD">
        <w:rPr>
          <w:rFonts w:ascii="Times New Roman" w:hAnsi="Times New Roman" w:hint="eastAsia"/>
        </w:rPr>
        <w:t>。</w:t>
      </w:r>
    </w:p>
    <w:p w14:paraId="5648C6CA"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AngularJS</w:t>
      </w:r>
      <w:r w:rsidRPr="00D135DD">
        <w:rPr>
          <w:rFonts w:ascii="Times New Roman" w:hAnsi="Times New Roman"/>
        </w:rPr>
        <w:t>：是</w:t>
      </w:r>
      <w:r w:rsidRPr="00D135DD">
        <w:rPr>
          <w:rFonts w:ascii="Times New Roman" w:hAnsi="Times New Roman" w:hint="eastAsia"/>
        </w:rPr>
        <w:t>一个</w:t>
      </w:r>
      <w:r w:rsidRPr="00D135DD">
        <w:rPr>
          <w:rFonts w:ascii="Times New Roman" w:hAnsi="Times New Roman"/>
        </w:rPr>
        <w:t>JavaScript</w:t>
      </w:r>
      <w:r w:rsidRPr="00D135DD">
        <w:rPr>
          <w:rFonts w:ascii="Times New Roman" w:hAnsi="Times New Roman"/>
        </w:rPr>
        <w:t>框架，使用</w:t>
      </w:r>
      <w:r w:rsidRPr="00D135DD">
        <w:rPr>
          <w:rFonts w:ascii="Times New Roman" w:hAnsi="Times New Roman"/>
        </w:rPr>
        <w:t xml:space="preserve">MVC </w:t>
      </w:r>
      <w:r w:rsidRPr="00D135DD">
        <w:rPr>
          <w:rFonts w:ascii="Times New Roman" w:hAnsi="Times New Roman" w:hint="eastAsia"/>
        </w:rPr>
        <w:t>架构</w:t>
      </w:r>
      <w:r w:rsidRPr="00D135DD">
        <w:rPr>
          <w:rFonts w:ascii="Times New Roman" w:hAnsi="Times New Roman"/>
        </w:rPr>
        <w:t>在</w:t>
      </w:r>
      <w:r w:rsidRPr="00D135DD">
        <w:rPr>
          <w:rFonts w:ascii="Times New Roman" w:hAnsi="Times New Roman"/>
        </w:rPr>
        <w:t>HTML</w:t>
      </w:r>
      <w:r w:rsidRPr="00D135DD">
        <w:rPr>
          <w:rFonts w:ascii="Times New Roman" w:hAnsi="Times New Roman"/>
        </w:rPr>
        <w:t>与</w:t>
      </w:r>
      <w:r w:rsidRPr="00D135DD">
        <w:rPr>
          <w:rFonts w:ascii="Times New Roman" w:hAnsi="Times New Roman"/>
        </w:rPr>
        <w:t>JavaScript</w:t>
      </w:r>
      <w:proofErr w:type="gramStart"/>
      <w:r w:rsidRPr="00D135DD">
        <w:rPr>
          <w:rFonts w:ascii="Times New Roman" w:hAnsi="Times New Roman" w:hint="eastAsia"/>
        </w:rPr>
        <w:t>见</w:t>
      </w:r>
      <w:r w:rsidRPr="00D135DD">
        <w:rPr>
          <w:rFonts w:ascii="Times New Roman" w:hAnsi="Times New Roman"/>
        </w:rPr>
        <w:t>提供</w:t>
      </w:r>
      <w:proofErr w:type="gramEnd"/>
      <w:r w:rsidRPr="00D135DD">
        <w:rPr>
          <w:rFonts w:ascii="Times New Roman" w:hAnsi="Times New Roman"/>
        </w:rPr>
        <w:t>良好用户体验</w:t>
      </w:r>
      <w:r w:rsidRPr="00D135DD">
        <w:rPr>
          <w:rFonts w:ascii="Times New Roman" w:hAnsi="Times New Roman" w:hint="eastAsia"/>
        </w:rPr>
        <w:t>。</w:t>
      </w:r>
    </w:p>
    <w:p w14:paraId="40FF1CF5" w14:textId="77777777" w:rsidR="00E07B5D" w:rsidRPr="00D135DD" w:rsidRDefault="00E07B5D" w:rsidP="00E07B5D">
      <w:pPr>
        <w:pStyle w:val="ab"/>
        <w:ind w:firstLine="420"/>
        <w:rPr>
          <w:rFonts w:ascii="Times New Roman" w:hAnsi="Times New Roman"/>
        </w:rPr>
      </w:pPr>
      <w:r w:rsidRPr="00D135DD">
        <w:rPr>
          <w:rFonts w:ascii="Times New Roman" w:hAnsi="Times New Roman"/>
        </w:rPr>
        <w:t>slab</w:t>
      </w:r>
      <w:r w:rsidRPr="00D135DD">
        <w:rPr>
          <w:rFonts w:ascii="Times New Roman" w:hAnsi="Times New Roman" w:hint="eastAsia"/>
        </w:rPr>
        <w:t>共享</w:t>
      </w:r>
      <w:r w:rsidRPr="00D135DD">
        <w:rPr>
          <w:rFonts w:ascii="Times New Roman" w:hAnsi="Times New Roman"/>
        </w:rPr>
        <w:t>内存：</w:t>
      </w:r>
      <w:r w:rsidRPr="00D135DD">
        <w:rPr>
          <w:rFonts w:ascii="Times New Roman" w:hAnsi="Times New Roman" w:hint="eastAsia"/>
        </w:rPr>
        <w:t>Nginx</w:t>
      </w:r>
      <w:r w:rsidRPr="00D135DD">
        <w:rPr>
          <w:rFonts w:ascii="Times New Roman" w:hAnsi="Times New Roman"/>
        </w:rPr>
        <w:t>的设计架构是一个</w:t>
      </w:r>
      <w:proofErr w:type="gramStart"/>
      <w:r w:rsidRPr="00D135DD">
        <w:rPr>
          <w:rFonts w:ascii="Times New Roman" w:hAnsi="Times New Roman"/>
        </w:rPr>
        <w:t>多进程</w:t>
      </w:r>
      <w:proofErr w:type="gramEnd"/>
      <w:r w:rsidRPr="00D135DD">
        <w:rPr>
          <w:rFonts w:ascii="Times New Roman" w:hAnsi="Times New Roman"/>
        </w:rPr>
        <w:t>的程序，收到的请求分布在不同的进程上，当</w:t>
      </w:r>
      <w:r w:rsidRPr="00D135DD">
        <w:rPr>
          <w:rFonts w:ascii="Times New Roman" w:hAnsi="Times New Roman" w:hint="eastAsia"/>
        </w:rPr>
        <w:t>请求的完成</w:t>
      </w:r>
      <w:r w:rsidRPr="00D135DD">
        <w:rPr>
          <w:rFonts w:ascii="Times New Roman" w:hAnsi="Times New Roman"/>
        </w:rPr>
        <w:t>需要</w:t>
      </w:r>
      <w:proofErr w:type="gramStart"/>
      <w:r w:rsidRPr="00D135DD">
        <w:rPr>
          <w:rFonts w:ascii="Times New Roman" w:hAnsi="Times New Roman" w:hint="eastAsia"/>
        </w:rPr>
        <w:t>各</w:t>
      </w:r>
      <w:r w:rsidRPr="00D135DD">
        <w:rPr>
          <w:rFonts w:ascii="Times New Roman" w:hAnsi="Times New Roman"/>
        </w:rPr>
        <w:t>进程</w:t>
      </w:r>
      <w:proofErr w:type="gramEnd"/>
      <w:r w:rsidRPr="00D135DD">
        <w:rPr>
          <w:rFonts w:ascii="Times New Roman" w:hAnsi="Times New Roman"/>
        </w:rPr>
        <w:t>相互配合时，进程间需要通信，</w:t>
      </w:r>
      <w:r w:rsidRPr="00D135DD">
        <w:rPr>
          <w:rFonts w:ascii="Times New Roman" w:hAnsi="Times New Roman" w:hint="eastAsia"/>
        </w:rPr>
        <w:t>但我们知道</w:t>
      </w:r>
      <w:r w:rsidRPr="00D135DD">
        <w:rPr>
          <w:rFonts w:ascii="Times New Roman" w:hAnsi="Times New Roman"/>
        </w:rPr>
        <w:t>，</w:t>
      </w:r>
      <w:r w:rsidRPr="00D135DD">
        <w:rPr>
          <w:rFonts w:ascii="Times New Roman" w:hAnsi="Times New Roman" w:hint="eastAsia"/>
        </w:rPr>
        <w:t>进程间通信</w:t>
      </w:r>
      <w:r w:rsidRPr="00D135DD">
        <w:rPr>
          <w:rFonts w:ascii="Times New Roman" w:hAnsi="Times New Roman"/>
        </w:rPr>
        <w:t>开发</w:t>
      </w:r>
      <w:r w:rsidRPr="00D135DD">
        <w:rPr>
          <w:rFonts w:ascii="Times New Roman" w:hAnsi="Times New Roman" w:hint="eastAsia"/>
        </w:rPr>
        <w:t>往往会很困难，为此</w:t>
      </w:r>
      <w:r w:rsidRPr="00D135DD">
        <w:rPr>
          <w:rFonts w:ascii="Times New Roman" w:hAnsi="Times New Roman"/>
        </w:rPr>
        <w:t>，</w:t>
      </w:r>
      <w:r w:rsidRPr="00D135DD">
        <w:rPr>
          <w:rFonts w:ascii="Times New Roman" w:hAnsi="Times New Roman"/>
        </w:rPr>
        <w:t>Nginx</w:t>
      </w:r>
      <w:r w:rsidRPr="00D135DD">
        <w:rPr>
          <w:rFonts w:ascii="Times New Roman" w:hAnsi="Times New Roman"/>
        </w:rPr>
        <w:t>实现了一套</w:t>
      </w:r>
      <w:r w:rsidRPr="00D135DD">
        <w:rPr>
          <w:rFonts w:ascii="Times New Roman" w:hAnsi="Times New Roman" w:hint="eastAsia"/>
        </w:rPr>
        <w:t>共享</w:t>
      </w:r>
      <w:r w:rsidRPr="00D135DD">
        <w:rPr>
          <w:rFonts w:ascii="Times New Roman" w:hAnsi="Times New Roman"/>
        </w:rPr>
        <w:t>内存管理机制</w:t>
      </w:r>
      <w:r w:rsidRPr="00D135DD">
        <w:rPr>
          <w:rFonts w:ascii="Times New Roman" w:hAnsi="Times New Roman" w:hint="eastAsia"/>
        </w:rPr>
        <w:t>-</w:t>
      </w:r>
      <w:r w:rsidRPr="00D135DD">
        <w:rPr>
          <w:rFonts w:ascii="Times New Roman" w:hAnsi="Times New Roman"/>
        </w:rPr>
        <w:t>slab</w:t>
      </w:r>
      <w:r w:rsidRPr="00D135DD">
        <w:rPr>
          <w:rFonts w:ascii="Times New Roman" w:hAnsi="Times New Roman"/>
        </w:rPr>
        <w:t>。</w:t>
      </w:r>
    </w:p>
    <w:p w14:paraId="1606BA39"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红黑树</w:t>
      </w:r>
      <w:r w:rsidRPr="00D135DD">
        <w:rPr>
          <w:rFonts w:ascii="Times New Roman" w:hAnsi="Times New Roman"/>
        </w:rPr>
        <w:t>：</w:t>
      </w:r>
      <w:r w:rsidRPr="00D135DD">
        <w:rPr>
          <w:rFonts w:ascii="Times New Roman" w:hAnsi="Times New Roman" w:hint="eastAsia"/>
        </w:rPr>
        <w:t>一种</w:t>
      </w:r>
      <w:r w:rsidRPr="00D135DD">
        <w:rPr>
          <w:rFonts w:ascii="Times New Roman" w:hAnsi="Times New Roman"/>
        </w:rPr>
        <w:t>数据结构，自</w:t>
      </w:r>
      <w:proofErr w:type="gramStart"/>
      <w:r w:rsidRPr="00D135DD">
        <w:rPr>
          <w:rFonts w:ascii="Times New Roman" w:hAnsi="Times New Roman"/>
        </w:rPr>
        <w:t>平衡</w:t>
      </w:r>
      <w:r w:rsidRPr="00D135DD">
        <w:rPr>
          <w:rFonts w:ascii="Times New Roman" w:hAnsi="Times New Roman" w:hint="eastAsia"/>
        </w:rPr>
        <w:t>二叉</w:t>
      </w:r>
      <w:r w:rsidRPr="00D135DD">
        <w:rPr>
          <w:rFonts w:ascii="Times New Roman" w:hAnsi="Times New Roman"/>
        </w:rPr>
        <w:t>查找</w:t>
      </w:r>
      <w:proofErr w:type="gramEnd"/>
      <w:r w:rsidRPr="00D135DD">
        <w:rPr>
          <w:rFonts w:ascii="Times New Roman" w:hAnsi="Times New Roman"/>
        </w:rPr>
        <w:t>树</w:t>
      </w:r>
      <w:r w:rsidRPr="00D135DD">
        <w:rPr>
          <w:rFonts w:ascii="Times New Roman" w:hAnsi="Times New Roman" w:hint="eastAsia"/>
        </w:rPr>
        <w:t>。</w:t>
      </w:r>
    </w:p>
    <w:p w14:paraId="1B22E0AB" w14:textId="77777777" w:rsidR="00E07B5D" w:rsidRPr="00D135DD" w:rsidRDefault="00E07B5D" w:rsidP="00E07B5D">
      <w:pPr>
        <w:pStyle w:val="ab"/>
        <w:ind w:firstLine="420"/>
        <w:rPr>
          <w:rFonts w:ascii="Times New Roman" w:hAnsi="Times New Roman"/>
        </w:rPr>
      </w:pPr>
      <w:r w:rsidRPr="00D135DD">
        <w:rPr>
          <w:rFonts w:ascii="Times New Roman" w:hAnsi="Times New Roman"/>
        </w:rPr>
        <w:t>subrequest</w:t>
      </w:r>
      <w:r w:rsidRPr="00D135DD">
        <w:rPr>
          <w:rFonts w:ascii="Times New Roman" w:hAnsi="Times New Roman" w:hint="eastAsia"/>
        </w:rPr>
        <w:t>:</w:t>
      </w:r>
      <w:r w:rsidRPr="00D135DD">
        <w:rPr>
          <w:rFonts w:ascii="Times New Roman" w:hAnsi="Times New Roman"/>
        </w:rPr>
        <w:t>N</w:t>
      </w:r>
      <w:r w:rsidRPr="00D135DD">
        <w:rPr>
          <w:rFonts w:ascii="Times New Roman" w:hAnsi="Times New Roman" w:hint="eastAsia"/>
        </w:rPr>
        <w:t>ginx</w:t>
      </w:r>
      <w:r w:rsidRPr="00D135DD">
        <w:rPr>
          <w:rFonts w:ascii="Times New Roman" w:hAnsi="Times New Roman"/>
        </w:rPr>
        <w:t>模块中处理子请求的模块。</w:t>
      </w:r>
    </w:p>
    <w:p w14:paraId="2411D04C"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DOM</w:t>
      </w:r>
      <w:r w:rsidRPr="00D135DD">
        <w:rPr>
          <w:rFonts w:ascii="Times New Roman" w:hAnsi="Times New Roman"/>
        </w:rPr>
        <w:t>：</w:t>
      </w:r>
      <w:r w:rsidRPr="00D135DD">
        <w:rPr>
          <w:rFonts w:ascii="Times New Roman" w:hAnsi="Times New Roman"/>
        </w:rPr>
        <w:t>Document Object Model</w:t>
      </w:r>
      <w:r w:rsidRPr="00D135DD">
        <w:rPr>
          <w:rFonts w:ascii="Times New Roman" w:hAnsi="Times New Roman" w:hint="eastAsia"/>
        </w:rPr>
        <w:t>，</w:t>
      </w:r>
      <w:r w:rsidRPr="00D135DD">
        <w:rPr>
          <w:rFonts w:ascii="Times New Roman" w:hAnsi="Times New Roman"/>
        </w:rPr>
        <w:t>文档对象模型。</w:t>
      </w:r>
      <w:r w:rsidRPr="00D135DD">
        <w:rPr>
          <w:rFonts w:ascii="Times New Roman" w:hAnsi="Times New Roman" w:hint="eastAsia"/>
        </w:rPr>
        <w:t>简单来说</w:t>
      </w:r>
      <w:r w:rsidRPr="00D135DD">
        <w:rPr>
          <w:rFonts w:ascii="Times New Roman" w:hAnsi="Times New Roman"/>
        </w:rPr>
        <w:t>，就是一个</w:t>
      </w:r>
      <w:r w:rsidRPr="00D135DD">
        <w:rPr>
          <w:rFonts w:ascii="Times New Roman" w:hAnsi="Times New Roman"/>
        </w:rPr>
        <w:t>HTML</w:t>
      </w:r>
      <w:r w:rsidRPr="00D135DD">
        <w:rPr>
          <w:rFonts w:ascii="Times New Roman" w:hAnsi="Times New Roman"/>
        </w:rPr>
        <w:t>文件对应结构的数据结构。</w:t>
      </w:r>
      <w:r w:rsidRPr="00D135DD">
        <w:rPr>
          <w:rFonts w:ascii="Times New Roman" w:hAnsi="Times New Roman" w:hint="eastAsia"/>
        </w:rPr>
        <w:t>DOM</w:t>
      </w:r>
      <w:r w:rsidRPr="00D135DD">
        <w:rPr>
          <w:rFonts w:ascii="Times New Roman" w:hAnsi="Times New Roman"/>
        </w:rPr>
        <w:t>是</w:t>
      </w:r>
      <w:r w:rsidRPr="00D135DD">
        <w:rPr>
          <w:rFonts w:ascii="Times New Roman" w:hAnsi="Times New Roman" w:hint="eastAsia"/>
        </w:rPr>
        <w:t>表示和处理一个</w:t>
      </w:r>
      <w:r w:rsidRPr="00D135DD">
        <w:rPr>
          <w:rFonts w:ascii="Times New Roman" w:hAnsi="Times New Roman" w:hint="eastAsia"/>
        </w:rPr>
        <w:t>HTML</w:t>
      </w:r>
      <w:r w:rsidRPr="00D135DD">
        <w:rPr>
          <w:rFonts w:ascii="Times New Roman" w:hAnsi="Times New Roman" w:hint="eastAsia"/>
        </w:rPr>
        <w:t>或</w:t>
      </w:r>
      <w:r w:rsidRPr="00D135DD">
        <w:rPr>
          <w:rFonts w:ascii="Times New Roman" w:hAnsi="Times New Roman" w:hint="eastAsia"/>
        </w:rPr>
        <w:t>XML</w:t>
      </w:r>
      <w:r w:rsidRPr="00D135DD">
        <w:rPr>
          <w:rFonts w:ascii="Times New Roman" w:hAnsi="Times New Roman" w:hint="eastAsia"/>
        </w:rPr>
        <w:t>文档的常用方法。是</w:t>
      </w:r>
      <w:r w:rsidRPr="00D135DD">
        <w:rPr>
          <w:rFonts w:ascii="Times New Roman" w:hAnsi="Times New Roman"/>
        </w:rPr>
        <w:t>以</w:t>
      </w:r>
      <w:r w:rsidRPr="00D135DD">
        <w:rPr>
          <w:rFonts w:ascii="Times New Roman" w:hAnsi="Times New Roman" w:hint="eastAsia"/>
        </w:rPr>
        <w:t>面向对象</w:t>
      </w:r>
      <w:r w:rsidRPr="00D135DD">
        <w:rPr>
          <w:rFonts w:ascii="Times New Roman" w:hAnsi="Times New Roman"/>
        </w:rPr>
        <w:t>的</w:t>
      </w:r>
      <w:r w:rsidRPr="00D135DD">
        <w:rPr>
          <w:rFonts w:ascii="Times New Roman" w:hAnsi="Times New Roman" w:hint="eastAsia"/>
        </w:rPr>
        <w:t>方式描述文档的模型。每一个</w:t>
      </w:r>
      <w:r w:rsidRPr="00D135DD">
        <w:rPr>
          <w:rFonts w:ascii="Times New Roman" w:hAnsi="Times New Roman"/>
        </w:rPr>
        <w:t>标签都是树上的一个节点。</w:t>
      </w:r>
    </w:p>
    <w:p w14:paraId="5A70B4B9"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AST</w:t>
      </w:r>
      <w:r w:rsidRPr="00D135DD">
        <w:rPr>
          <w:rFonts w:ascii="Times New Roman" w:hAnsi="Times New Roman" w:hint="eastAsia"/>
        </w:rPr>
        <w:t>：</w:t>
      </w:r>
      <w:r w:rsidRPr="00D135DD">
        <w:rPr>
          <w:rFonts w:ascii="Times New Roman" w:hAnsi="Times New Roman" w:hint="eastAsia"/>
        </w:rPr>
        <w:t>Abstract Syntax Tree</w:t>
      </w:r>
      <w:r w:rsidRPr="00D135DD">
        <w:rPr>
          <w:rFonts w:ascii="Times New Roman" w:hAnsi="Times New Roman" w:hint="eastAsia"/>
        </w:rPr>
        <w:t>，抽象语法树，简称语法树，是源代码语法结构的抽象表示。它以树的形式表示编程语言的语法结构，分析</w:t>
      </w:r>
      <w:r w:rsidRPr="00D135DD">
        <w:rPr>
          <w:rFonts w:ascii="Times New Roman" w:hAnsi="Times New Roman"/>
        </w:rPr>
        <w:t>源代码更直观，更形象</w:t>
      </w:r>
      <w:r w:rsidRPr="00D135DD">
        <w:rPr>
          <w:rFonts w:ascii="Times New Roman" w:hAnsi="Times New Roman" w:hint="eastAsia"/>
        </w:rPr>
        <w:t>，</w:t>
      </w:r>
      <w:r w:rsidRPr="00D135DD">
        <w:rPr>
          <w:rFonts w:ascii="Times New Roman" w:hAnsi="Times New Roman"/>
        </w:rPr>
        <w:t>更贴近人的感性认知</w:t>
      </w:r>
      <w:r w:rsidRPr="00D135DD">
        <w:rPr>
          <w:rFonts w:ascii="Times New Roman" w:hAnsi="Times New Roman" w:hint="eastAsia"/>
        </w:rPr>
        <w:t>。</w:t>
      </w:r>
    </w:p>
    <w:p w14:paraId="30D1F121"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代码混淆</w:t>
      </w:r>
      <w:r w:rsidRPr="00D135DD">
        <w:rPr>
          <w:rFonts w:ascii="Times New Roman" w:hAnsi="Times New Roman"/>
        </w:rPr>
        <w:t>：</w:t>
      </w:r>
      <w:r w:rsidRPr="00D135DD">
        <w:rPr>
          <w:rFonts w:ascii="Times New Roman" w:hAnsi="Times New Roman" w:hint="eastAsia"/>
        </w:rPr>
        <w:t>本系统</w:t>
      </w:r>
      <w:r w:rsidRPr="00D135DD">
        <w:rPr>
          <w:rFonts w:ascii="Times New Roman" w:hAnsi="Times New Roman"/>
        </w:rPr>
        <w:t>中涉及到的代码混淆均不涉及到加密解密，</w:t>
      </w:r>
      <w:r w:rsidRPr="00D135DD">
        <w:rPr>
          <w:rFonts w:ascii="Times New Roman" w:hAnsi="Times New Roman" w:hint="eastAsia"/>
        </w:rPr>
        <w:t>对于</w:t>
      </w:r>
      <w:r w:rsidRPr="00D135DD">
        <w:rPr>
          <w:rFonts w:ascii="Times New Roman" w:hAnsi="Times New Roman"/>
        </w:rPr>
        <w:t>人来说，通过</w:t>
      </w:r>
      <w:r w:rsidRPr="00D135DD">
        <w:rPr>
          <w:rFonts w:ascii="Times New Roman" w:hAnsi="Times New Roman" w:hint="eastAsia"/>
        </w:rPr>
        <w:t>改变形式让</w:t>
      </w:r>
      <w:r w:rsidRPr="00D135DD">
        <w:rPr>
          <w:rFonts w:ascii="Times New Roman" w:hAnsi="Times New Roman"/>
        </w:rPr>
        <w:t>脚本代码</w:t>
      </w:r>
      <w:r w:rsidRPr="00D135DD">
        <w:rPr>
          <w:rFonts w:ascii="Times New Roman" w:hAnsi="Times New Roman" w:hint="eastAsia"/>
        </w:rPr>
        <w:t>变得</w:t>
      </w:r>
      <w:r w:rsidRPr="00D135DD">
        <w:rPr>
          <w:rFonts w:ascii="Times New Roman" w:hAnsi="Times New Roman"/>
        </w:rPr>
        <w:t>晦涩难懂，</w:t>
      </w:r>
      <w:r w:rsidRPr="00D135DD">
        <w:rPr>
          <w:rFonts w:ascii="Times New Roman" w:hAnsi="Times New Roman" w:hint="eastAsia"/>
        </w:rPr>
        <w:t>但对于</w:t>
      </w:r>
      <w:r w:rsidRPr="00D135DD">
        <w:rPr>
          <w:rFonts w:ascii="Times New Roman" w:hAnsi="Times New Roman"/>
        </w:rPr>
        <w:t>机器来说，并没</w:t>
      </w:r>
      <w:r w:rsidRPr="00D135DD">
        <w:rPr>
          <w:rFonts w:ascii="Times New Roman" w:hAnsi="Times New Roman" w:hint="eastAsia"/>
        </w:rPr>
        <w:t>有</w:t>
      </w:r>
      <w:r w:rsidRPr="00D135DD">
        <w:rPr>
          <w:rFonts w:ascii="Times New Roman" w:hAnsi="Times New Roman"/>
        </w:rPr>
        <w:t>实质不同。</w:t>
      </w:r>
    </w:p>
    <w:p w14:paraId="344CB3EF" w14:textId="36069AB3" w:rsidR="00E07B5D" w:rsidRPr="00D135DD" w:rsidRDefault="00E07B5D" w:rsidP="00E07B5D">
      <w:pPr>
        <w:pStyle w:val="ab"/>
        <w:ind w:firstLine="420"/>
        <w:rPr>
          <w:rFonts w:ascii="Times New Roman" w:hAnsi="Times New Roman"/>
        </w:rPr>
      </w:pPr>
      <w:r w:rsidRPr="00D135DD">
        <w:rPr>
          <w:rFonts w:ascii="Times New Roman" w:hAnsi="Times New Roman" w:hint="eastAsia"/>
        </w:rPr>
        <w:t>MD</w:t>
      </w:r>
      <w:r w:rsidRPr="00D135DD">
        <w:rPr>
          <w:rFonts w:ascii="Times New Roman" w:hAnsi="Times New Roman"/>
        </w:rPr>
        <w:t>5</w:t>
      </w:r>
      <w:r w:rsidRPr="00D135DD">
        <w:rPr>
          <w:rFonts w:ascii="Times New Roman" w:hAnsi="Times New Roman" w:hint="eastAsia"/>
        </w:rPr>
        <w:t>：</w:t>
      </w:r>
      <w:r w:rsidRPr="00D135DD">
        <w:rPr>
          <w:rFonts w:ascii="Times New Roman" w:hAnsi="Times New Roman"/>
        </w:rPr>
        <w:t>MD5 Message-Digest Algorithm</w:t>
      </w:r>
      <w:r w:rsidRPr="00D135DD">
        <w:rPr>
          <w:rFonts w:ascii="Times New Roman" w:hAnsi="Times New Roman" w:hint="eastAsia"/>
        </w:rPr>
        <w:t>，</w:t>
      </w:r>
      <w:r w:rsidRPr="00D135DD">
        <w:rPr>
          <w:rFonts w:ascii="Times New Roman" w:hAnsi="Times New Roman" w:hint="eastAsia"/>
        </w:rPr>
        <w:t>MD5</w:t>
      </w:r>
      <w:r w:rsidRPr="00D135DD">
        <w:rPr>
          <w:rFonts w:ascii="Times New Roman" w:hAnsi="Times New Roman" w:hint="eastAsia"/>
        </w:rPr>
        <w:t>消息摘要算法。</w:t>
      </w:r>
      <w:r w:rsidRPr="00D135DD">
        <w:rPr>
          <w:rFonts w:ascii="Times New Roman" w:hAnsi="Times New Roman" w:hint="eastAsia"/>
        </w:rPr>
        <w:t>MD5</w:t>
      </w:r>
      <w:r w:rsidRPr="00D135DD">
        <w:rPr>
          <w:rFonts w:ascii="Times New Roman" w:hAnsi="Times New Roman" w:hint="eastAsia"/>
        </w:rPr>
        <w:t>将文本信息，通过其不可逆的字符串变换算法，产生了这个唯一的</w:t>
      </w:r>
      <w:r w:rsidRPr="00D135DD">
        <w:rPr>
          <w:rFonts w:ascii="Times New Roman" w:hAnsi="Times New Roman" w:hint="eastAsia"/>
        </w:rPr>
        <w:t>MD5</w:t>
      </w:r>
      <w:r w:rsidRPr="00D135DD">
        <w:rPr>
          <w:rFonts w:ascii="Times New Roman" w:hAnsi="Times New Roman" w:hint="eastAsia"/>
        </w:rPr>
        <w:t>信息。</w:t>
      </w:r>
    </w:p>
    <w:p w14:paraId="7D9FAED0" w14:textId="77777777" w:rsidR="00E07B5D" w:rsidRPr="00D135DD" w:rsidRDefault="00E07B5D" w:rsidP="00E07B5D">
      <w:pPr>
        <w:pStyle w:val="ab"/>
        <w:ind w:firstLine="420"/>
        <w:rPr>
          <w:rFonts w:ascii="Times New Roman" w:eastAsia="黑体" w:hAnsi="Times New Roman"/>
        </w:rPr>
      </w:pPr>
      <w:r w:rsidRPr="00D135DD">
        <w:rPr>
          <w:rFonts w:ascii="Times New Roman" w:eastAsia="黑体" w:hAnsi="Times New Roman" w:hint="eastAsia"/>
        </w:rPr>
        <w:t>1.4</w:t>
      </w:r>
      <w:r w:rsidRPr="00D135DD">
        <w:rPr>
          <w:rFonts w:ascii="Times New Roman" w:eastAsia="黑体" w:hAnsi="Times New Roman" w:hint="eastAsia"/>
        </w:rPr>
        <w:t>参考资料</w:t>
      </w:r>
    </w:p>
    <w:p w14:paraId="720268D8" w14:textId="091DE912" w:rsidR="00E07B5D" w:rsidRPr="00D135DD" w:rsidRDefault="00E07B5D" w:rsidP="00E07B5D">
      <w:pPr>
        <w:pStyle w:val="ab"/>
        <w:ind w:firstLine="422"/>
        <w:rPr>
          <w:rFonts w:ascii="Times New Roman" w:hAnsi="Times New Roman"/>
        </w:rPr>
      </w:pPr>
      <w:r w:rsidRPr="00D135DD">
        <w:rPr>
          <w:rFonts w:ascii="Times New Roman" w:hAnsi="Times New Roman" w:hint="eastAsia"/>
          <w:b/>
        </w:rPr>
        <w:t xml:space="preserve">  </w:t>
      </w:r>
    </w:p>
    <w:p w14:paraId="617D11B0" w14:textId="77777777" w:rsidR="00E07B5D" w:rsidRPr="00D135DD" w:rsidRDefault="00E07B5D" w:rsidP="00CD5E67">
      <w:pPr>
        <w:pStyle w:val="3"/>
        <w:ind w:firstLine="643"/>
        <w:rPr>
          <w:rFonts w:eastAsia="楷体_GB2312"/>
        </w:rPr>
      </w:pPr>
      <w:r w:rsidRPr="00D135DD">
        <w:t>2</w:t>
      </w:r>
      <w:r w:rsidRPr="00D135DD">
        <w:rPr>
          <w:rFonts w:hint="eastAsia"/>
        </w:rPr>
        <w:t>．</w:t>
      </w:r>
      <w:r w:rsidRPr="00D135DD">
        <w:rPr>
          <w:rFonts w:eastAsia="楷体_GB2312" w:hint="eastAsia"/>
        </w:rPr>
        <w:t>计划</w:t>
      </w:r>
    </w:p>
    <w:p w14:paraId="161C8A72" w14:textId="77777777" w:rsidR="00E07B5D" w:rsidRPr="00D135DD" w:rsidRDefault="00E07B5D" w:rsidP="00E07B5D">
      <w:pPr>
        <w:pStyle w:val="ab"/>
        <w:ind w:firstLine="420"/>
        <w:rPr>
          <w:rFonts w:ascii="Times New Roman" w:eastAsia="黑体" w:hAnsi="Times New Roman"/>
        </w:rPr>
      </w:pPr>
      <w:r w:rsidRPr="00D135DD">
        <w:rPr>
          <w:rFonts w:ascii="Times New Roman" w:eastAsia="黑体" w:hAnsi="Times New Roman" w:hint="eastAsia"/>
        </w:rPr>
        <w:t>2</w:t>
      </w:r>
      <w:r w:rsidRPr="00D135DD">
        <w:rPr>
          <w:rFonts w:ascii="Times New Roman" w:eastAsia="黑体" w:hAnsi="Times New Roman"/>
        </w:rPr>
        <w:t>.</w:t>
      </w:r>
      <w:r w:rsidRPr="00D135DD">
        <w:rPr>
          <w:rFonts w:ascii="Times New Roman" w:eastAsia="黑体" w:hAnsi="Times New Roman" w:hint="eastAsia"/>
        </w:rPr>
        <w:t>1</w:t>
      </w:r>
      <w:r w:rsidRPr="00D135DD">
        <w:rPr>
          <w:rFonts w:ascii="Times New Roman" w:eastAsia="黑体" w:hAnsi="Times New Roman" w:hint="eastAsia"/>
        </w:rPr>
        <w:t>系统说明</w:t>
      </w:r>
    </w:p>
    <w:p w14:paraId="5FF7F467"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本</w:t>
      </w:r>
      <w:r w:rsidRPr="00D135DD">
        <w:rPr>
          <w:rFonts w:ascii="Times New Roman" w:hAnsi="Times New Roman"/>
        </w:rPr>
        <w:t>系统：</w:t>
      </w:r>
      <w:r w:rsidRPr="00D135DD">
        <w:rPr>
          <w:rFonts w:ascii="Times New Roman" w:hAnsi="Times New Roman" w:hint="eastAsia"/>
        </w:rPr>
        <w:t>基于代码混淆的</w:t>
      </w:r>
      <w:r w:rsidRPr="00D135DD">
        <w:rPr>
          <w:rFonts w:ascii="Times New Roman" w:hAnsi="Times New Roman"/>
        </w:rPr>
        <w:t>W</w:t>
      </w:r>
      <w:r w:rsidRPr="00D135DD">
        <w:rPr>
          <w:rFonts w:ascii="Times New Roman" w:hAnsi="Times New Roman" w:hint="eastAsia"/>
        </w:rPr>
        <w:t>eb</w:t>
      </w:r>
      <w:r w:rsidRPr="00D135DD">
        <w:rPr>
          <w:rFonts w:ascii="Times New Roman" w:hAnsi="Times New Roman" w:hint="eastAsia"/>
        </w:rPr>
        <w:t>站点动态防御系统有如下</w:t>
      </w:r>
      <w:r w:rsidRPr="00D135DD">
        <w:rPr>
          <w:rFonts w:ascii="Times New Roman" w:hAnsi="Times New Roman"/>
        </w:rPr>
        <w:t>划分方法</w:t>
      </w:r>
      <w:r w:rsidRPr="00D135DD">
        <w:rPr>
          <w:rFonts w:ascii="Times New Roman" w:hAnsi="Times New Roman" w:hint="eastAsia"/>
        </w:rPr>
        <w:t>：</w:t>
      </w:r>
    </w:p>
    <w:p w14:paraId="46680E13" w14:textId="5B831102" w:rsidR="00E07B5D" w:rsidRPr="00D135DD" w:rsidRDefault="00E07B5D" w:rsidP="00E07B5D">
      <w:pPr>
        <w:pStyle w:val="ab"/>
        <w:ind w:firstLine="420"/>
        <w:rPr>
          <w:rFonts w:ascii="Times New Roman" w:hAnsi="Times New Roman"/>
        </w:rPr>
      </w:pPr>
      <w:r w:rsidRPr="00D135DD">
        <w:rPr>
          <w:rFonts w:ascii="Times New Roman" w:hAnsi="Times New Roman" w:hint="eastAsia"/>
        </w:rPr>
        <w:t>从逻辑上</w:t>
      </w:r>
      <w:r w:rsidRPr="00D135DD">
        <w:rPr>
          <w:rFonts w:ascii="Times New Roman" w:hAnsi="Times New Roman"/>
        </w:rPr>
        <w:t>可分为动态</w:t>
      </w:r>
      <w:r w:rsidRPr="00D135DD">
        <w:rPr>
          <w:rFonts w:ascii="Times New Roman" w:hAnsi="Times New Roman"/>
        </w:rPr>
        <w:t>ID</w:t>
      </w:r>
      <w:r w:rsidRPr="00D135DD">
        <w:rPr>
          <w:rFonts w:ascii="Times New Roman" w:hAnsi="Times New Roman"/>
        </w:rPr>
        <w:t>模块</w:t>
      </w:r>
      <w:r w:rsidRPr="00D135DD">
        <w:rPr>
          <w:rFonts w:ascii="Times New Roman" w:hAnsi="Times New Roman" w:hint="eastAsia"/>
        </w:rPr>
        <w:t>和</w:t>
      </w:r>
      <w:r w:rsidRPr="00D135DD">
        <w:rPr>
          <w:rFonts w:ascii="Times New Roman" w:hAnsi="Times New Roman"/>
        </w:rPr>
        <w:t>的代码混淆模块</w:t>
      </w:r>
      <w:r w:rsidRPr="00D135DD">
        <w:rPr>
          <w:rFonts w:ascii="Times New Roman" w:hAnsi="Times New Roman" w:hint="eastAsia"/>
        </w:rPr>
        <w:t>，其中</w:t>
      </w:r>
      <w:r w:rsidRPr="00D135DD">
        <w:rPr>
          <w:rFonts w:ascii="Times New Roman" w:hAnsi="Times New Roman"/>
        </w:rPr>
        <w:t>动态</w:t>
      </w:r>
      <w:r w:rsidRPr="00D135DD">
        <w:rPr>
          <w:rFonts w:ascii="Times New Roman" w:hAnsi="Times New Roman"/>
        </w:rPr>
        <w:t>ID</w:t>
      </w:r>
      <w:r w:rsidRPr="00D135DD">
        <w:rPr>
          <w:rFonts w:ascii="Times New Roman" w:hAnsi="Times New Roman"/>
        </w:rPr>
        <w:t>模块分为浏览器插件模块和动态</w:t>
      </w:r>
      <w:r w:rsidRPr="00D135DD">
        <w:rPr>
          <w:rFonts w:ascii="Times New Roman" w:hAnsi="Times New Roman"/>
        </w:rPr>
        <w:t>ID</w:t>
      </w:r>
      <w:r w:rsidRPr="00D135DD">
        <w:rPr>
          <w:rFonts w:ascii="Times New Roman" w:hAnsi="Times New Roman"/>
        </w:rPr>
        <w:t>服务器模块。</w:t>
      </w:r>
    </w:p>
    <w:p w14:paraId="20F0D602" w14:textId="4E305FC7" w:rsidR="00E07B5D" w:rsidRPr="00D135DD" w:rsidRDefault="00E07B5D" w:rsidP="00E07B5D">
      <w:pPr>
        <w:pStyle w:val="ab"/>
        <w:ind w:firstLine="420"/>
        <w:rPr>
          <w:rFonts w:ascii="Times New Roman" w:hAnsi="Times New Roman"/>
        </w:rPr>
      </w:pPr>
      <w:r w:rsidRPr="00D135DD">
        <w:rPr>
          <w:rFonts w:ascii="Times New Roman" w:hAnsi="Times New Roman" w:hint="eastAsia"/>
        </w:rPr>
        <w:t>如下图</w:t>
      </w:r>
      <w:r w:rsidRPr="00D135DD">
        <w:rPr>
          <w:rFonts w:ascii="Times New Roman" w:hAnsi="Times New Roman"/>
        </w:rPr>
        <w:t>：</w:t>
      </w:r>
      <w:r w:rsidRPr="00D135DD">
        <w:rPr>
          <w:rFonts w:ascii="Times New Roman" w:hAnsi="Times New Roman" w:hint="eastAsia"/>
        </w:rPr>
        <w:t xml:space="preserve"> A</w:t>
      </w:r>
      <w:r w:rsidRPr="00D135DD">
        <w:rPr>
          <w:rFonts w:ascii="Times New Roman" w:hAnsi="Times New Roman"/>
        </w:rPr>
        <w:t>代表动态</w:t>
      </w:r>
      <w:r w:rsidRPr="00D135DD">
        <w:rPr>
          <w:rFonts w:ascii="Times New Roman" w:hAnsi="Times New Roman"/>
        </w:rPr>
        <w:t>ID</w:t>
      </w:r>
      <w:r w:rsidRPr="00D135DD">
        <w:rPr>
          <w:rFonts w:ascii="Times New Roman" w:hAnsi="Times New Roman"/>
        </w:rPr>
        <w:t>浏览器插件模块，</w:t>
      </w:r>
      <w:r w:rsidRPr="00D135DD">
        <w:rPr>
          <w:rFonts w:ascii="Times New Roman" w:hAnsi="Times New Roman" w:hint="eastAsia"/>
        </w:rPr>
        <w:t>B</w:t>
      </w:r>
      <w:r w:rsidRPr="00D135DD">
        <w:rPr>
          <w:rFonts w:ascii="Times New Roman" w:hAnsi="Times New Roman"/>
        </w:rPr>
        <w:t>代表动态</w:t>
      </w:r>
      <w:r w:rsidRPr="00D135DD">
        <w:rPr>
          <w:rFonts w:ascii="Times New Roman" w:hAnsi="Times New Roman"/>
        </w:rPr>
        <w:t>ID</w:t>
      </w:r>
      <w:r w:rsidRPr="00D135DD">
        <w:rPr>
          <w:rFonts w:ascii="Times New Roman" w:hAnsi="Times New Roman"/>
        </w:rPr>
        <w:t>服务器模块</w:t>
      </w:r>
      <w:r w:rsidRPr="00D135DD">
        <w:rPr>
          <w:rFonts w:ascii="Times New Roman" w:hAnsi="Times New Roman" w:hint="eastAsia"/>
        </w:rPr>
        <w:t>，</w:t>
      </w:r>
      <w:r w:rsidRPr="00D135DD">
        <w:rPr>
          <w:rFonts w:ascii="Times New Roman" w:hAnsi="Times New Roman"/>
        </w:rPr>
        <w:t>A</w:t>
      </w:r>
      <w:r w:rsidRPr="00D135DD">
        <w:rPr>
          <w:rFonts w:ascii="Times New Roman" w:hAnsi="Times New Roman" w:hint="eastAsia"/>
        </w:rPr>
        <w:t>和</w:t>
      </w:r>
      <w:r w:rsidRPr="00D135DD">
        <w:rPr>
          <w:rFonts w:ascii="Times New Roman" w:hAnsi="Times New Roman"/>
        </w:rPr>
        <w:t>B</w:t>
      </w:r>
      <w:r w:rsidRPr="00D135DD">
        <w:rPr>
          <w:rFonts w:ascii="Times New Roman" w:hAnsi="Times New Roman"/>
        </w:rPr>
        <w:t>共同组成动态</w:t>
      </w:r>
      <w:r w:rsidRPr="00D135DD">
        <w:rPr>
          <w:rFonts w:ascii="Times New Roman" w:hAnsi="Times New Roman"/>
        </w:rPr>
        <w:t>ID</w:t>
      </w:r>
      <w:r w:rsidRPr="00D135DD">
        <w:rPr>
          <w:rFonts w:ascii="Times New Roman" w:hAnsi="Times New Roman"/>
        </w:rPr>
        <w:t>模块</w:t>
      </w:r>
      <w:r w:rsidRPr="00D135DD">
        <w:rPr>
          <w:rFonts w:ascii="Times New Roman" w:hAnsi="Times New Roman" w:hint="eastAsia"/>
        </w:rPr>
        <w:t>，</w:t>
      </w:r>
      <w:r w:rsidRPr="00D135DD">
        <w:rPr>
          <w:rFonts w:ascii="Times New Roman" w:hAnsi="Times New Roman"/>
        </w:rPr>
        <w:t>C</w:t>
      </w:r>
      <w:r w:rsidRPr="00D135DD">
        <w:rPr>
          <w:rFonts w:ascii="Times New Roman" w:hAnsi="Times New Roman" w:hint="eastAsia"/>
        </w:rPr>
        <w:t>代表</w:t>
      </w:r>
      <w:r w:rsidRPr="00D135DD">
        <w:rPr>
          <w:rFonts w:ascii="Times New Roman" w:hAnsi="Times New Roman"/>
        </w:rPr>
        <w:t>代码混淆模块</w:t>
      </w:r>
    </w:p>
    <w:p w14:paraId="716904C6" w14:textId="77777777" w:rsidR="008B0B6F" w:rsidRPr="00D135DD" w:rsidRDefault="00E07B5D" w:rsidP="008B0B6F">
      <w:pPr>
        <w:pStyle w:val="ab"/>
        <w:keepNext/>
        <w:ind w:firstLine="420"/>
        <w:jc w:val="center"/>
        <w:rPr>
          <w:rFonts w:ascii="Times New Roman" w:hAnsi="Times New Roman"/>
        </w:rPr>
      </w:pPr>
      <w:r w:rsidRPr="00D135DD">
        <w:rPr>
          <w:rFonts w:ascii="Times New Roman" w:hAnsi="Times New Roman"/>
          <w:noProof/>
        </w:rPr>
        <w:drawing>
          <wp:inline distT="0" distB="0" distL="0" distR="0" wp14:anchorId="2A3CDF5F" wp14:editId="2E91CC82">
            <wp:extent cx="4324985" cy="2413635"/>
            <wp:effectExtent l="0" t="0" r="0" b="5715"/>
            <wp:docPr id="42" name="图片 42" descr="组长测试设计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组长测试设计图"/>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4985" cy="2413635"/>
                    </a:xfrm>
                    <a:prstGeom prst="rect">
                      <a:avLst/>
                    </a:prstGeom>
                    <a:noFill/>
                    <a:ln>
                      <a:noFill/>
                    </a:ln>
                  </pic:spPr>
                </pic:pic>
              </a:graphicData>
            </a:graphic>
          </wp:inline>
        </w:drawing>
      </w:r>
    </w:p>
    <w:p w14:paraId="524EBBCE" w14:textId="49C491F2" w:rsidR="00E07B5D" w:rsidRPr="00D135DD" w:rsidRDefault="008B0B6F" w:rsidP="008B0B6F">
      <w:pPr>
        <w:pStyle w:val="af0"/>
        <w:ind w:firstLine="400"/>
        <w:jc w:val="center"/>
        <w:rPr>
          <w:rFonts w:ascii="Times New Roman" w:hAnsi="Times New Roman"/>
        </w:rPr>
      </w:pPr>
      <w:r w:rsidRPr="00D135DD">
        <w:rPr>
          <w:rFonts w:ascii="Times New Roman" w:hAnsi="Times New Roman" w:hint="eastAsia"/>
        </w:rPr>
        <w:t>图</w:t>
      </w:r>
      <w:r w:rsidRPr="00D135DD">
        <w:rPr>
          <w:rFonts w:ascii="Times New Roman" w:hAnsi="Times New Roman" w:hint="eastAsia"/>
        </w:rPr>
        <w:t xml:space="preserve">9- </w:t>
      </w:r>
      <w:r w:rsidRPr="00D135DD">
        <w:rPr>
          <w:rFonts w:ascii="Times New Roman" w:hAnsi="Times New Roman"/>
        </w:rPr>
        <w:fldChar w:fldCharType="begin"/>
      </w:r>
      <w:r w:rsidRPr="00D135DD">
        <w:rPr>
          <w:rFonts w:ascii="Times New Roman" w:hAnsi="Times New Roman"/>
        </w:rPr>
        <w:instrText xml:space="preserve"> </w:instrText>
      </w:r>
      <w:r w:rsidRPr="00D135DD">
        <w:rPr>
          <w:rFonts w:ascii="Times New Roman" w:hAnsi="Times New Roman" w:hint="eastAsia"/>
        </w:rPr>
        <w:instrText xml:space="preserve">SEQ </w:instrText>
      </w:r>
      <w:r w:rsidRPr="00D135DD">
        <w:rPr>
          <w:rFonts w:ascii="Times New Roman" w:hAnsi="Times New Roman" w:hint="eastAsia"/>
        </w:rPr>
        <w:instrText>图</w:instrText>
      </w:r>
      <w:r w:rsidRPr="00D135DD">
        <w:rPr>
          <w:rFonts w:ascii="Times New Roman" w:hAnsi="Times New Roman" w:hint="eastAsia"/>
        </w:rPr>
        <w:instrText>9- \* ARABIC</w:instrText>
      </w:r>
      <w:r w:rsidRPr="00D135DD">
        <w:rPr>
          <w:rFonts w:ascii="Times New Roman" w:hAnsi="Times New Roman"/>
        </w:rPr>
        <w:instrText xml:space="preserve"> </w:instrText>
      </w:r>
      <w:r w:rsidRPr="00D135DD">
        <w:rPr>
          <w:rFonts w:ascii="Times New Roman" w:hAnsi="Times New Roman"/>
        </w:rPr>
        <w:fldChar w:fldCharType="separate"/>
      </w:r>
      <w:r w:rsidRPr="00D135DD">
        <w:rPr>
          <w:rFonts w:ascii="Times New Roman" w:hAnsi="Times New Roman"/>
          <w:noProof/>
        </w:rPr>
        <w:t>1</w:t>
      </w:r>
      <w:r w:rsidRPr="00D135DD">
        <w:rPr>
          <w:rFonts w:ascii="Times New Roman" w:hAnsi="Times New Roman"/>
        </w:rPr>
        <w:fldChar w:fldCharType="end"/>
      </w:r>
      <w:r w:rsidRPr="00D135DD">
        <w:rPr>
          <w:rFonts w:ascii="Times New Roman" w:hAnsi="Times New Roman"/>
        </w:rPr>
        <w:t xml:space="preserve"> </w:t>
      </w:r>
      <w:r w:rsidRPr="00D135DD">
        <w:rPr>
          <w:rFonts w:ascii="Times New Roman" w:hAnsi="Times New Roman" w:hint="eastAsia"/>
        </w:rPr>
        <w:t>数据流通图</w:t>
      </w:r>
    </w:p>
    <w:p w14:paraId="3187A6B4" w14:textId="77777777" w:rsidR="00E07B5D" w:rsidRPr="00D135DD" w:rsidRDefault="00E07B5D" w:rsidP="00E07B5D">
      <w:pPr>
        <w:pStyle w:val="ab"/>
        <w:ind w:firstLine="420"/>
        <w:rPr>
          <w:rFonts w:ascii="Times New Roman" w:hAnsi="Times New Roma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6"/>
        <w:gridCol w:w="2316"/>
        <w:gridCol w:w="2225"/>
        <w:gridCol w:w="2567"/>
      </w:tblGrid>
      <w:tr w:rsidR="00E07B5D" w:rsidRPr="00D135DD" w14:paraId="0E79D689" w14:textId="77777777" w:rsidTr="00B76258">
        <w:trPr>
          <w:jc w:val="center"/>
        </w:trPr>
        <w:tc>
          <w:tcPr>
            <w:tcW w:w="866" w:type="dxa"/>
            <w:shd w:val="clear" w:color="auto" w:fill="auto"/>
            <w:vAlign w:val="center"/>
          </w:tcPr>
          <w:p w14:paraId="3C130B34" w14:textId="77777777" w:rsidR="00E07B5D" w:rsidRPr="00D135DD" w:rsidRDefault="00E07B5D" w:rsidP="00E72285">
            <w:pPr>
              <w:pStyle w:val="ab"/>
              <w:spacing w:line="400" w:lineRule="exact"/>
              <w:ind w:firstLineChars="5" w:firstLine="10"/>
              <w:jc w:val="left"/>
              <w:rPr>
                <w:rFonts w:ascii="Times New Roman" w:hAnsi="Times New Roman"/>
              </w:rPr>
            </w:pPr>
            <w:r w:rsidRPr="00D135DD">
              <w:rPr>
                <w:rFonts w:ascii="Times New Roman" w:hAnsi="Times New Roman" w:hint="eastAsia"/>
              </w:rPr>
              <w:t>标识符</w:t>
            </w:r>
          </w:p>
        </w:tc>
        <w:tc>
          <w:tcPr>
            <w:tcW w:w="2316" w:type="dxa"/>
            <w:shd w:val="clear" w:color="auto" w:fill="auto"/>
            <w:vAlign w:val="center"/>
          </w:tcPr>
          <w:p w14:paraId="41A18C21" w14:textId="77777777" w:rsidR="00E07B5D" w:rsidRPr="00D135DD" w:rsidRDefault="00E07B5D" w:rsidP="00E72285">
            <w:pPr>
              <w:pStyle w:val="ab"/>
              <w:spacing w:line="400" w:lineRule="exact"/>
              <w:ind w:firstLineChars="5" w:firstLine="10"/>
              <w:jc w:val="left"/>
              <w:rPr>
                <w:rFonts w:ascii="Times New Roman" w:hAnsi="Times New Roman"/>
              </w:rPr>
            </w:pPr>
            <w:r w:rsidRPr="00D135DD">
              <w:rPr>
                <w:rFonts w:ascii="Times New Roman" w:hAnsi="Times New Roman" w:hint="eastAsia"/>
              </w:rPr>
              <w:t>测试内容</w:t>
            </w:r>
          </w:p>
        </w:tc>
        <w:tc>
          <w:tcPr>
            <w:tcW w:w="2225" w:type="dxa"/>
            <w:shd w:val="clear" w:color="auto" w:fill="auto"/>
            <w:vAlign w:val="center"/>
          </w:tcPr>
          <w:p w14:paraId="6D899757" w14:textId="77777777" w:rsidR="00E07B5D" w:rsidRPr="00D135DD" w:rsidRDefault="00E07B5D" w:rsidP="00E72285">
            <w:pPr>
              <w:pStyle w:val="ab"/>
              <w:spacing w:line="400" w:lineRule="exact"/>
              <w:ind w:firstLineChars="5" w:firstLine="10"/>
              <w:jc w:val="left"/>
              <w:rPr>
                <w:rFonts w:ascii="Times New Roman" w:hAnsi="Times New Roman"/>
              </w:rPr>
            </w:pPr>
            <w:r w:rsidRPr="00D135DD">
              <w:rPr>
                <w:rFonts w:ascii="Times New Roman" w:hAnsi="Times New Roman" w:hint="eastAsia"/>
              </w:rPr>
              <w:t>进度安排</w:t>
            </w:r>
          </w:p>
        </w:tc>
        <w:tc>
          <w:tcPr>
            <w:tcW w:w="2567" w:type="dxa"/>
            <w:shd w:val="clear" w:color="auto" w:fill="auto"/>
            <w:vAlign w:val="center"/>
          </w:tcPr>
          <w:p w14:paraId="527FDE23" w14:textId="77777777" w:rsidR="00E07B5D" w:rsidRPr="00D135DD" w:rsidRDefault="00E07B5D" w:rsidP="00E72285">
            <w:pPr>
              <w:pStyle w:val="ab"/>
              <w:spacing w:line="400" w:lineRule="exact"/>
              <w:ind w:firstLineChars="5" w:firstLine="10"/>
              <w:jc w:val="left"/>
              <w:rPr>
                <w:rFonts w:ascii="Times New Roman" w:hAnsi="Times New Roman"/>
              </w:rPr>
            </w:pPr>
            <w:r w:rsidRPr="00D135DD">
              <w:rPr>
                <w:rFonts w:ascii="Times New Roman" w:hAnsi="Times New Roman" w:hint="eastAsia"/>
              </w:rPr>
              <w:t>测试目的</w:t>
            </w:r>
          </w:p>
        </w:tc>
      </w:tr>
      <w:tr w:rsidR="00E07B5D" w:rsidRPr="00D135DD" w14:paraId="2C9FB26B" w14:textId="77777777" w:rsidTr="00B76258">
        <w:trPr>
          <w:jc w:val="center"/>
        </w:trPr>
        <w:tc>
          <w:tcPr>
            <w:tcW w:w="866" w:type="dxa"/>
            <w:shd w:val="clear" w:color="auto" w:fill="auto"/>
            <w:vAlign w:val="center"/>
          </w:tcPr>
          <w:p w14:paraId="7327F5DF" w14:textId="77777777" w:rsidR="00E07B5D" w:rsidRPr="00D135DD" w:rsidRDefault="00E07B5D" w:rsidP="00E72285">
            <w:pPr>
              <w:pStyle w:val="ab"/>
              <w:spacing w:line="400" w:lineRule="exact"/>
              <w:ind w:firstLineChars="5" w:firstLine="10"/>
              <w:jc w:val="left"/>
              <w:rPr>
                <w:rFonts w:ascii="Times New Roman" w:hAnsi="Times New Roman"/>
                <w:szCs w:val="22"/>
              </w:rPr>
            </w:pPr>
            <w:r w:rsidRPr="00D135DD">
              <w:rPr>
                <w:rFonts w:ascii="Times New Roman" w:hAnsi="Times New Roman" w:hint="eastAsia"/>
                <w:szCs w:val="22"/>
              </w:rPr>
              <w:t>01</w:t>
            </w:r>
          </w:p>
        </w:tc>
        <w:tc>
          <w:tcPr>
            <w:tcW w:w="2316" w:type="dxa"/>
            <w:shd w:val="clear" w:color="auto" w:fill="auto"/>
            <w:vAlign w:val="center"/>
          </w:tcPr>
          <w:p w14:paraId="5F105D60" w14:textId="30D73E45" w:rsidR="00E07B5D" w:rsidRPr="00D135DD" w:rsidRDefault="00E07B5D" w:rsidP="00E72285">
            <w:pPr>
              <w:pStyle w:val="ab"/>
              <w:spacing w:line="400" w:lineRule="exact"/>
              <w:ind w:firstLineChars="5" w:firstLine="10"/>
              <w:jc w:val="left"/>
              <w:rPr>
                <w:rFonts w:ascii="Times New Roman" w:hAnsi="Times New Roman"/>
              </w:rPr>
            </w:pPr>
            <w:r w:rsidRPr="00D135DD">
              <w:rPr>
                <w:rFonts w:ascii="Times New Roman" w:hAnsi="Times New Roman" w:hint="eastAsia"/>
              </w:rPr>
              <w:t>浏览器扩展</w:t>
            </w:r>
            <w:r w:rsidR="000B11C9">
              <w:rPr>
                <w:rFonts w:ascii="Times New Roman" w:hAnsi="Times New Roman" w:hint="eastAsia"/>
              </w:rPr>
              <w:t>“</w:t>
            </w:r>
            <w:r w:rsidRPr="00D135DD">
              <w:rPr>
                <w:rFonts w:ascii="Times New Roman" w:hAnsi="Times New Roman" w:hint="eastAsia"/>
              </w:rPr>
              <w:t>protect</w:t>
            </w:r>
            <w:r w:rsidRPr="00D135DD">
              <w:rPr>
                <w:rFonts w:ascii="Times New Roman" w:hAnsi="Times New Roman" w:hint="eastAsia"/>
              </w:rPr>
              <w:t>”作用网站的正确设置</w:t>
            </w:r>
          </w:p>
        </w:tc>
        <w:tc>
          <w:tcPr>
            <w:tcW w:w="2225" w:type="dxa"/>
            <w:shd w:val="clear" w:color="auto" w:fill="auto"/>
            <w:vAlign w:val="center"/>
          </w:tcPr>
          <w:p w14:paraId="11DB2556" w14:textId="77777777" w:rsidR="00E07B5D" w:rsidRPr="00D135DD" w:rsidRDefault="00E07B5D" w:rsidP="00E72285">
            <w:pPr>
              <w:pStyle w:val="ab"/>
              <w:spacing w:line="400" w:lineRule="exact"/>
              <w:ind w:firstLineChars="5" w:firstLine="10"/>
              <w:jc w:val="left"/>
              <w:rPr>
                <w:rFonts w:ascii="Times New Roman" w:hAnsi="Times New Roman"/>
              </w:rPr>
            </w:pPr>
            <w:r w:rsidRPr="00D135DD">
              <w:rPr>
                <w:rFonts w:ascii="Times New Roman" w:hAnsi="Times New Roman"/>
              </w:rPr>
              <w:t>2019.03.10-2019.03.1</w:t>
            </w:r>
            <w:r w:rsidRPr="00D135DD">
              <w:rPr>
                <w:rFonts w:ascii="Times New Roman" w:hAnsi="Times New Roman" w:hint="eastAsia"/>
              </w:rPr>
              <w:t>2</w:t>
            </w:r>
          </w:p>
        </w:tc>
        <w:tc>
          <w:tcPr>
            <w:tcW w:w="2567" w:type="dxa"/>
            <w:shd w:val="clear" w:color="auto" w:fill="auto"/>
            <w:vAlign w:val="center"/>
          </w:tcPr>
          <w:p w14:paraId="1F341894" w14:textId="77777777" w:rsidR="00E07B5D" w:rsidRPr="00D135DD" w:rsidRDefault="00E07B5D" w:rsidP="00E72285">
            <w:pPr>
              <w:pStyle w:val="ab"/>
              <w:spacing w:line="400" w:lineRule="exact"/>
              <w:ind w:firstLineChars="5" w:firstLine="10"/>
              <w:jc w:val="left"/>
              <w:rPr>
                <w:rFonts w:ascii="Times New Roman" w:hAnsi="Times New Roman"/>
              </w:rPr>
            </w:pPr>
            <w:r w:rsidRPr="00D135DD">
              <w:rPr>
                <w:rFonts w:ascii="Times New Roman" w:hAnsi="Times New Roman" w:hint="eastAsia"/>
              </w:rPr>
              <w:t>确认反向代理服务器网址的正则表达式可以成功设置</w:t>
            </w:r>
          </w:p>
        </w:tc>
      </w:tr>
      <w:tr w:rsidR="00E07B5D" w:rsidRPr="00D135DD" w14:paraId="4E022C0B" w14:textId="77777777" w:rsidTr="00B76258">
        <w:trPr>
          <w:jc w:val="center"/>
        </w:trPr>
        <w:tc>
          <w:tcPr>
            <w:tcW w:w="866" w:type="dxa"/>
            <w:shd w:val="clear" w:color="auto" w:fill="auto"/>
            <w:vAlign w:val="center"/>
          </w:tcPr>
          <w:p w14:paraId="058C85BF" w14:textId="77777777" w:rsidR="00E07B5D" w:rsidRPr="00D135DD" w:rsidRDefault="00E07B5D" w:rsidP="00E72285">
            <w:pPr>
              <w:pStyle w:val="ab"/>
              <w:spacing w:line="400" w:lineRule="exact"/>
              <w:ind w:firstLineChars="5" w:firstLine="10"/>
              <w:jc w:val="left"/>
              <w:rPr>
                <w:rFonts w:ascii="Times New Roman" w:hAnsi="Times New Roman"/>
                <w:szCs w:val="22"/>
              </w:rPr>
            </w:pPr>
            <w:r w:rsidRPr="00D135DD">
              <w:rPr>
                <w:rFonts w:ascii="Times New Roman" w:hAnsi="Times New Roman" w:hint="eastAsia"/>
                <w:szCs w:val="22"/>
              </w:rPr>
              <w:t>02</w:t>
            </w:r>
          </w:p>
        </w:tc>
        <w:tc>
          <w:tcPr>
            <w:tcW w:w="2316" w:type="dxa"/>
            <w:shd w:val="clear" w:color="auto" w:fill="auto"/>
            <w:vAlign w:val="center"/>
          </w:tcPr>
          <w:p w14:paraId="7AF39FD0" w14:textId="77777777" w:rsidR="00E07B5D" w:rsidRPr="00D135DD" w:rsidRDefault="00E07B5D" w:rsidP="00E72285">
            <w:pPr>
              <w:pStyle w:val="ab"/>
              <w:spacing w:line="400" w:lineRule="exact"/>
              <w:ind w:firstLineChars="5" w:firstLine="10"/>
              <w:jc w:val="left"/>
              <w:rPr>
                <w:rFonts w:ascii="Times New Roman" w:hAnsi="Times New Roman"/>
              </w:rPr>
            </w:pPr>
            <w:r w:rsidRPr="00D135DD">
              <w:rPr>
                <w:rFonts w:ascii="Times New Roman" w:hAnsi="Times New Roman" w:hint="eastAsia"/>
              </w:rPr>
              <w:t>浏览器插件给请求加</w:t>
            </w:r>
            <w:r w:rsidRPr="00D135DD">
              <w:rPr>
                <w:rFonts w:ascii="Times New Roman" w:hAnsi="Times New Roman"/>
              </w:rPr>
              <w:t>ID</w:t>
            </w:r>
          </w:p>
        </w:tc>
        <w:tc>
          <w:tcPr>
            <w:tcW w:w="2225" w:type="dxa"/>
            <w:shd w:val="clear" w:color="auto" w:fill="auto"/>
            <w:vAlign w:val="center"/>
          </w:tcPr>
          <w:p w14:paraId="6F46EDF0" w14:textId="77777777" w:rsidR="00E07B5D" w:rsidRPr="00D135DD" w:rsidRDefault="00E07B5D" w:rsidP="00E72285">
            <w:pPr>
              <w:spacing w:line="400" w:lineRule="exact"/>
              <w:ind w:firstLineChars="5" w:firstLine="10"/>
              <w:jc w:val="left"/>
              <w:rPr>
                <w:sz w:val="21"/>
                <w:szCs w:val="21"/>
              </w:rPr>
            </w:pPr>
            <w:r w:rsidRPr="00D135DD">
              <w:rPr>
                <w:sz w:val="21"/>
                <w:szCs w:val="21"/>
              </w:rPr>
              <w:t>2019.03.10-2019.03.12</w:t>
            </w:r>
          </w:p>
        </w:tc>
        <w:tc>
          <w:tcPr>
            <w:tcW w:w="2567" w:type="dxa"/>
            <w:shd w:val="clear" w:color="auto" w:fill="auto"/>
            <w:vAlign w:val="center"/>
          </w:tcPr>
          <w:p w14:paraId="0F23084D" w14:textId="77777777" w:rsidR="00E07B5D" w:rsidRPr="00D135DD" w:rsidRDefault="00E07B5D" w:rsidP="00E72285">
            <w:pPr>
              <w:pStyle w:val="ab"/>
              <w:spacing w:line="400" w:lineRule="exact"/>
              <w:ind w:firstLineChars="5" w:firstLine="10"/>
              <w:jc w:val="left"/>
              <w:rPr>
                <w:rFonts w:ascii="Times New Roman" w:hAnsi="Times New Roman"/>
              </w:rPr>
            </w:pPr>
            <w:r w:rsidRPr="00D135DD">
              <w:rPr>
                <w:rFonts w:ascii="Times New Roman" w:hAnsi="Times New Roman" w:hint="eastAsia"/>
              </w:rPr>
              <w:t>确认拦截请求，重定向成功</w:t>
            </w:r>
          </w:p>
        </w:tc>
      </w:tr>
      <w:tr w:rsidR="00E07B5D" w:rsidRPr="00D135DD" w14:paraId="332A1450" w14:textId="77777777" w:rsidTr="00B76258">
        <w:trPr>
          <w:jc w:val="center"/>
        </w:trPr>
        <w:tc>
          <w:tcPr>
            <w:tcW w:w="866" w:type="dxa"/>
            <w:shd w:val="clear" w:color="auto" w:fill="auto"/>
            <w:vAlign w:val="center"/>
          </w:tcPr>
          <w:p w14:paraId="44607312" w14:textId="77777777" w:rsidR="00E07B5D" w:rsidRPr="00D135DD" w:rsidRDefault="00E07B5D" w:rsidP="00E72285">
            <w:pPr>
              <w:pStyle w:val="ab"/>
              <w:spacing w:line="400" w:lineRule="exact"/>
              <w:ind w:firstLineChars="5" w:firstLine="10"/>
              <w:jc w:val="left"/>
              <w:rPr>
                <w:rFonts w:ascii="Times New Roman" w:hAnsi="Times New Roman"/>
                <w:szCs w:val="22"/>
              </w:rPr>
            </w:pPr>
            <w:r w:rsidRPr="00D135DD">
              <w:rPr>
                <w:rFonts w:ascii="Times New Roman" w:hAnsi="Times New Roman" w:hint="eastAsia"/>
                <w:szCs w:val="22"/>
              </w:rPr>
              <w:t>03</w:t>
            </w:r>
          </w:p>
        </w:tc>
        <w:tc>
          <w:tcPr>
            <w:tcW w:w="2316" w:type="dxa"/>
            <w:shd w:val="clear" w:color="auto" w:fill="auto"/>
            <w:vAlign w:val="center"/>
          </w:tcPr>
          <w:p w14:paraId="432B418C" w14:textId="77777777" w:rsidR="00E07B5D" w:rsidRPr="00D135DD" w:rsidRDefault="00E07B5D" w:rsidP="00E72285">
            <w:pPr>
              <w:pStyle w:val="ab"/>
              <w:spacing w:line="400" w:lineRule="exact"/>
              <w:ind w:firstLineChars="5" w:firstLine="10"/>
              <w:jc w:val="left"/>
              <w:rPr>
                <w:rFonts w:ascii="Times New Roman" w:hAnsi="Times New Roman"/>
              </w:rPr>
            </w:pPr>
            <w:r w:rsidRPr="00D135DD">
              <w:rPr>
                <w:rFonts w:ascii="Times New Roman" w:hAnsi="Times New Roman" w:hint="eastAsia"/>
              </w:rPr>
              <w:t>服务器</w:t>
            </w:r>
            <w:r w:rsidRPr="00D135DD">
              <w:rPr>
                <w:rFonts w:ascii="Times New Roman" w:hAnsi="Times New Roman" w:hint="eastAsia"/>
              </w:rPr>
              <w:t>ID</w:t>
            </w:r>
            <w:r w:rsidRPr="00D135DD">
              <w:rPr>
                <w:rFonts w:ascii="Times New Roman" w:hAnsi="Times New Roman" w:hint="eastAsia"/>
              </w:rPr>
              <w:t>分配</w:t>
            </w:r>
          </w:p>
        </w:tc>
        <w:tc>
          <w:tcPr>
            <w:tcW w:w="2225" w:type="dxa"/>
            <w:shd w:val="clear" w:color="auto" w:fill="auto"/>
            <w:vAlign w:val="center"/>
          </w:tcPr>
          <w:p w14:paraId="6D7E60B0" w14:textId="77777777" w:rsidR="00E07B5D" w:rsidRPr="00D135DD" w:rsidRDefault="00E07B5D" w:rsidP="00E72285">
            <w:pPr>
              <w:spacing w:line="400" w:lineRule="exact"/>
              <w:ind w:firstLineChars="5" w:firstLine="10"/>
              <w:jc w:val="left"/>
              <w:rPr>
                <w:sz w:val="21"/>
                <w:szCs w:val="21"/>
              </w:rPr>
            </w:pPr>
            <w:r w:rsidRPr="00D135DD">
              <w:rPr>
                <w:sz w:val="21"/>
                <w:szCs w:val="21"/>
              </w:rPr>
              <w:t>2019.03.10-2019.03.12</w:t>
            </w:r>
          </w:p>
        </w:tc>
        <w:tc>
          <w:tcPr>
            <w:tcW w:w="2567" w:type="dxa"/>
            <w:shd w:val="clear" w:color="auto" w:fill="auto"/>
            <w:vAlign w:val="center"/>
          </w:tcPr>
          <w:p w14:paraId="24502F0F" w14:textId="77777777" w:rsidR="00E07B5D" w:rsidRPr="00D135DD" w:rsidRDefault="00E07B5D" w:rsidP="00E72285">
            <w:pPr>
              <w:pStyle w:val="ab"/>
              <w:spacing w:line="400" w:lineRule="exact"/>
              <w:ind w:firstLineChars="5" w:firstLine="10"/>
              <w:jc w:val="left"/>
              <w:rPr>
                <w:rFonts w:ascii="Times New Roman" w:hAnsi="Times New Roman"/>
              </w:rPr>
            </w:pPr>
            <w:r w:rsidRPr="00D135DD">
              <w:rPr>
                <w:rFonts w:ascii="Times New Roman" w:hAnsi="Times New Roman" w:hint="eastAsia"/>
              </w:rPr>
              <w:t>确认</w:t>
            </w:r>
            <w:r w:rsidRPr="00D135DD">
              <w:rPr>
                <w:rFonts w:ascii="Times New Roman" w:hAnsi="Times New Roman" w:hint="eastAsia"/>
              </w:rPr>
              <w:t>ID</w:t>
            </w:r>
            <w:r w:rsidRPr="00D135DD">
              <w:rPr>
                <w:rFonts w:ascii="Times New Roman" w:hAnsi="Times New Roman" w:hint="eastAsia"/>
              </w:rPr>
              <w:t>新建成功</w:t>
            </w:r>
          </w:p>
        </w:tc>
      </w:tr>
      <w:tr w:rsidR="00E07B5D" w:rsidRPr="00D135DD" w14:paraId="06AC1559" w14:textId="77777777" w:rsidTr="00B76258">
        <w:trPr>
          <w:jc w:val="center"/>
        </w:trPr>
        <w:tc>
          <w:tcPr>
            <w:tcW w:w="866" w:type="dxa"/>
            <w:shd w:val="clear" w:color="auto" w:fill="auto"/>
            <w:vAlign w:val="center"/>
          </w:tcPr>
          <w:p w14:paraId="705A0DF0" w14:textId="77777777" w:rsidR="00E07B5D" w:rsidRPr="00D135DD" w:rsidRDefault="00E07B5D" w:rsidP="00E72285">
            <w:pPr>
              <w:pStyle w:val="ab"/>
              <w:spacing w:line="400" w:lineRule="exact"/>
              <w:ind w:firstLineChars="5" w:firstLine="10"/>
              <w:jc w:val="left"/>
              <w:rPr>
                <w:rFonts w:ascii="Times New Roman" w:hAnsi="Times New Roman"/>
                <w:szCs w:val="22"/>
              </w:rPr>
            </w:pPr>
            <w:r w:rsidRPr="00D135DD">
              <w:rPr>
                <w:rFonts w:ascii="Times New Roman" w:hAnsi="Times New Roman" w:hint="eastAsia"/>
                <w:szCs w:val="22"/>
              </w:rPr>
              <w:t>04</w:t>
            </w:r>
          </w:p>
        </w:tc>
        <w:tc>
          <w:tcPr>
            <w:tcW w:w="2316" w:type="dxa"/>
            <w:shd w:val="clear" w:color="auto" w:fill="auto"/>
            <w:vAlign w:val="center"/>
          </w:tcPr>
          <w:p w14:paraId="49D597F7" w14:textId="77777777" w:rsidR="00E07B5D" w:rsidRPr="00D135DD" w:rsidRDefault="00E07B5D" w:rsidP="00E72285">
            <w:pPr>
              <w:pStyle w:val="ab"/>
              <w:spacing w:line="400" w:lineRule="exact"/>
              <w:ind w:firstLineChars="5" w:firstLine="10"/>
              <w:jc w:val="left"/>
              <w:rPr>
                <w:rFonts w:ascii="Times New Roman" w:hAnsi="Times New Roman"/>
              </w:rPr>
            </w:pPr>
            <w:r w:rsidRPr="00D135DD">
              <w:rPr>
                <w:rFonts w:ascii="Times New Roman" w:hAnsi="Times New Roman" w:hint="eastAsia"/>
              </w:rPr>
              <w:t>服务器</w:t>
            </w:r>
            <w:r w:rsidRPr="00D135DD">
              <w:rPr>
                <w:rFonts w:ascii="Times New Roman" w:hAnsi="Times New Roman" w:hint="eastAsia"/>
              </w:rPr>
              <w:t>ID</w:t>
            </w:r>
            <w:r w:rsidRPr="00D135DD">
              <w:rPr>
                <w:rFonts w:ascii="Times New Roman" w:hAnsi="Times New Roman" w:hint="eastAsia"/>
              </w:rPr>
              <w:t>进行比较验证</w:t>
            </w:r>
          </w:p>
        </w:tc>
        <w:tc>
          <w:tcPr>
            <w:tcW w:w="2225" w:type="dxa"/>
            <w:shd w:val="clear" w:color="auto" w:fill="auto"/>
            <w:vAlign w:val="center"/>
          </w:tcPr>
          <w:p w14:paraId="2233A83D" w14:textId="77777777" w:rsidR="00E07B5D" w:rsidRPr="00D135DD" w:rsidRDefault="00E07B5D" w:rsidP="00E72285">
            <w:pPr>
              <w:spacing w:line="400" w:lineRule="exact"/>
              <w:ind w:firstLineChars="5" w:firstLine="10"/>
              <w:jc w:val="left"/>
              <w:rPr>
                <w:sz w:val="21"/>
                <w:szCs w:val="21"/>
              </w:rPr>
            </w:pPr>
            <w:r w:rsidRPr="00D135DD">
              <w:rPr>
                <w:sz w:val="21"/>
                <w:szCs w:val="21"/>
              </w:rPr>
              <w:t>2019.03.12-2019.03.13</w:t>
            </w:r>
          </w:p>
        </w:tc>
        <w:tc>
          <w:tcPr>
            <w:tcW w:w="2567" w:type="dxa"/>
            <w:shd w:val="clear" w:color="auto" w:fill="auto"/>
            <w:vAlign w:val="center"/>
          </w:tcPr>
          <w:p w14:paraId="32C9E6E8" w14:textId="77777777" w:rsidR="00E07B5D" w:rsidRPr="00D135DD" w:rsidRDefault="00E07B5D" w:rsidP="00E72285">
            <w:pPr>
              <w:pStyle w:val="ab"/>
              <w:spacing w:line="400" w:lineRule="exact"/>
              <w:ind w:firstLineChars="5" w:firstLine="10"/>
              <w:jc w:val="left"/>
              <w:rPr>
                <w:rFonts w:ascii="Times New Roman" w:hAnsi="Times New Roman"/>
              </w:rPr>
            </w:pPr>
            <w:r w:rsidRPr="00D135DD">
              <w:rPr>
                <w:rFonts w:ascii="Times New Roman" w:hAnsi="Times New Roman" w:hint="eastAsia"/>
              </w:rPr>
              <w:t>确认</w:t>
            </w:r>
            <w:r w:rsidRPr="00D135DD">
              <w:rPr>
                <w:rFonts w:ascii="Times New Roman" w:hAnsi="Times New Roman" w:hint="eastAsia"/>
              </w:rPr>
              <w:t>ID</w:t>
            </w:r>
            <w:r w:rsidRPr="00D135DD">
              <w:rPr>
                <w:rFonts w:ascii="Times New Roman" w:hAnsi="Times New Roman" w:hint="eastAsia"/>
              </w:rPr>
              <w:t>验证模块功能实现</w:t>
            </w:r>
          </w:p>
        </w:tc>
      </w:tr>
      <w:tr w:rsidR="00E07B5D" w:rsidRPr="00D135DD" w14:paraId="5DCA1E25" w14:textId="77777777" w:rsidTr="00B76258">
        <w:trPr>
          <w:jc w:val="center"/>
        </w:trPr>
        <w:tc>
          <w:tcPr>
            <w:tcW w:w="866" w:type="dxa"/>
            <w:shd w:val="clear" w:color="auto" w:fill="auto"/>
            <w:vAlign w:val="center"/>
          </w:tcPr>
          <w:p w14:paraId="12BB9A40" w14:textId="77777777" w:rsidR="00E07B5D" w:rsidRPr="00D135DD" w:rsidRDefault="00E07B5D" w:rsidP="00E72285">
            <w:pPr>
              <w:pStyle w:val="ab"/>
              <w:spacing w:line="400" w:lineRule="exact"/>
              <w:ind w:firstLineChars="5" w:firstLine="10"/>
              <w:jc w:val="left"/>
              <w:rPr>
                <w:rFonts w:ascii="Times New Roman" w:hAnsi="Times New Roman"/>
                <w:szCs w:val="22"/>
              </w:rPr>
            </w:pPr>
            <w:r w:rsidRPr="00D135DD">
              <w:rPr>
                <w:rFonts w:ascii="Times New Roman" w:hAnsi="Times New Roman" w:hint="eastAsia"/>
                <w:szCs w:val="22"/>
              </w:rPr>
              <w:t>05</w:t>
            </w:r>
          </w:p>
        </w:tc>
        <w:tc>
          <w:tcPr>
            <w:tcW w:w="2316" w:type="dxa"/>
            <w:shd w:val="clear" w:color="auto" w:fill="auto"/>
            <w:vAlign w:val="center"/>
          </w:tcPr>
          <w:p w14:paraId="42195574" w14:textId="77777777" w:rsidR="00E07B5D" w:rsidRPr="00D135DD" w:rsidRDefault="00E07B5D" w:rsidP="00E72285">
            <w:pPr>
              <w:pStyle w:val="ab"/>
              <w:spacing w:line="400" w:lineRule="exact"/>
              <w:ind w:firstLineChars="5" w:firstLine="10"/>
              <w:jc w:val="left"/>
              <w:rPr>
                <w:rFonts w:ascii="Times New Roman" w:hAnsi="Times New Roman"/>
              </w:rPr>
            </w:pPr>
            <w:r w:rsidRPr="00D135DD">
              <w:rPr>
                <w:rFonts w:ascii="Times New Roman" w:hAnsi="Times New Roman" w:hint="eastAsia"/>
              </w:rPr>
              <w:t>服务器向</w:t>
            </w:r>
            <w:r w:rsidRPr="00D135DD">
              <w:rPr>
                <w:rFonts w:ascii="Times New Roman" w:hAnsi="Times New Roman" w:hint="eastAsia"/>
              </w:rPr>
              <w:t>HTML</w:t>
            </w:r>
            <w:r w:rsidRPr="00D135DD">
              <w:rPr>
                <w:rFonts w:ascii="Times New Roman" w:hAnsi="Times New Roman" w:hint="eastAsia"/>
              </w:rPr>
              <w:t>文件注入</w:t>
            </w:r>
            <w:r w:rsidRPr="00D135DD">
              <w:rPr>
                <w:rFonts w:ascii="Times New Roman" w:hAnsi="Times New Roman" w:hint="eastAsia"/>
              </w:rPr>
              <w:t>ID</w:t>
            </w:r>
          </w:p>
        </w:tc>
        <w:tc>
          <w:tcPr>
            <w:tcW w:w="2225" w:type="dxa"/>
            <w:shd w:val="clear" w:color="auto" w:fill="auto"/>
            <w:vAlign w:val="center"/>
          </w:tcPr>
          <w:p w14:paraId="60F01290" w14:textId="77777777" w:rsidR="00E07B5D" w:rsidRPr="00D135DD" w:rsidRDefault="00E07B5D" w:rsidP="00E72285">
            <w:pPr>
              <w:spacing w:line="400" w:lineRule="exact"/>
              <w:ind w:firstLineChars="5" w:firstLine="10"/>
              <w:jc w:val="left"/>
              <w:rPr>
                <w:sz w:val="21"/>
                <w:szCs w:val="21"/>
              </w:rPr>
            </w:pPr>
            <w:r w:rsidRPr="00D135DD">
              <w:rPr>
                <w:sz w:val="21"/>
                <w:szCs w:val="21"/>
              </w:rPr>
              <w:t>2019.03.12-2019.03.13</w:t>
            </w:r>
          </w:p>
        </w:tc>
        <w:tc>
          <w:tcPr>
            <w:tcW w:w="2567" w:type="dxa"/>
            <w:shd w:val="clear" w:color="auto" w:fill="auto"/>
            <w:vAlign w:val="center"/>
          </w:tcPr>
          <w:p w14:paraId="75050CD4" w14:textId="77777777" w:rsidR="00E07B5D" w:rsidRPr="00D135DD" w:rsidRDefault="00E07B5D" w:rsidP="00E72285">
            <w:pPr>
              <w:pStyle w:val="ab"/>
              <w:spacing w:line="400" w:lineRule="exact"/>
              <w:ind w:firstLineChars="5" w:firstLine="10"/>
              <w:jc w:val="left"/>
              <w:rPr>
                <w:rFonts w:ascii="Times New Roman" w:hAnsi="Times New Roman"/>
              </w:rPr>
            </w:pPr>
            <w:r w:rsidRPr="00D135DD">
              <w:rPr>
                <w:rFonts w:ascii="Times New Roman" w:hAnsi="Times New Roman" w:hint="eastAsia"/>
              </w:rPr>
              <w:t>确认动态</w:t>
            </w:r>
            <w:r w:rsidRPr="00D135DD">
              <w:rPr>
                <w:rFonts w:ascii="Times New Roman" w:hAnsi="Times New Roman" w:hint="eastAsia"/>
              </w:rPr>
              <w:t>ID</w:t>
            </w:r>
            <w:r w:rsidRPr="00D135DD">
              <w:rPr>
                <w:rFonts w:ascii="Times New Roman" w:hAnsi="Times New Roman" w:hint="eastAsia"/>
              </w:rPr>
              <w:t>模块服务器</w:t>
            </w:r>
            <w:proofErr w:type="gramStart"/>
            <w:r w:rsidRPr="00D135DD">
              <w:rPr>
                <w:rFonts w:ascii="Times New Roman" w:hAnsi="Times New Roman" w:hint="eastAsia"/>
              </w:rPr>
              <w:t>端功能</w:t>
            </w:r>
            <w:proofErr w:type="gramEnd"/>
            <w:r w:rsidRPr="00D135DD">
              <w:rPr>
                <w:rFonts w:ascii="Times New Roman" w:hAnsi="Times New Roman" w:hint="eastAsia"/>
              </w:rPr>
              <w:t>实现</w:t>
            </w:r>
          </w:p>
        </w:tc>
      </w:tr>
      <w:tr w:rsidR="00E07B5D" w:rsidRPr="00D135DD" w14:paraId="62D5AD5E" w14:textId="77777777" w:rsidTr="00B76258">
        <w:trPr>
          <w:jc w:val="center"/>
        </w:trPr>
        <w:tc>
          <w:tcPr>
            <w:tcW w:w="866" w:type="dxa"/>
            <w:shd w:val="clear" w:color="auto" w:fill="auto"/>
            <w:vAlign w:val="center"/>
          </w:tcPr>
          <w:p w14:paraId="2DF35878" w14:textId="77777777" w:rsidR="00E07B5D" w:rsidRPr="00D135DD" w:rsidRDefault="00E07B5D" w:rsidP="00E72285">
            <w:pPr>
              <w:pStyle w:val="ab"/>
              <w:spacing w:line="400" w:lineRule="exact"/>
              <w:ind w:firstLineChars="5" w:firstLine="10"/>
              <w:jc w:val="left"/>
              <w:rPr>
                <w:rFonts w:ascii="Times New Roman" w:hAnsi="Times New Roman"/>
                <w:szCs w:val="22"/>
              </w:rPr>
            </w:pPr>
            <w:r w:rsidRPr="00D135DD">
              <w:rPr>
                <w:rFonts w:ascii="Times New Roman" w:hAnsi="Times New Roman" w:hint="eastAsia"/>
                <w:szCs w:val="22"/>
              </w:rPr>
              <w:t>06</w:t>
            </w:r>
          </w:p>
        </w:tc>
        <w:tc>
          <w:tcPr>
            <w:tcW w:w="2316" w:type="dxa"/>
            <w:shd w:val="clear" w:color="auto" w:fill="auto"/>
            <w:vAlign w:val="center"/>
          </w:tcPr>
          <w:p w14:paraId="6B95C410" w14:textId="77777777" w:rsidR="00E07B5D" w:rsidRPr="00D135DD" w:rsidRDefault="00E07B5D" w:rsidP="00E72285">
            <w:pPr>
              <w:pStyle w:val="ab"/>
              <w:spacing w:line="400" w:lineRule="exact"/>
              <w:ind w:firstLineChars="5" w:firstLine="10"/>
              <w:jc w:val="left"/>
              <w:rPr>
                <w:rFonts w:ascii="Times New Roman" w:hAnsi="Times New Roman"/>
              </w:rPr>
            </w:pPr>
            <w:r w:rsidRPr="00D135DD">
              <w:rPr>
                <w:rFonts w:ascii="Times New Roman" w:hAnsi="Times New Roman" w:hint="eastAsia"/>
              </w:rPr>
              <w:t>服务器混淆</w:t>
            </w:r>
            <w:r w:rsidRPr="00D135DD">
              <w:rPr>
                <w:rFonts w:ascii="Times New Roman" w:hAnsi="Times New Roman" w:hint="eastAsia"/>
              </w:rPr>
              <w:t>JavaScript</w:t>
            </w:r>
            <w:r w:rsidRPr="00D135DD">
              <w:rPr>
                <w:rFonts w:ascii="Times New Roman" w:hAnsi="Times New Roman" w:hint="eastAsia"/>
              </w:rPr>
              <w:t>响应</w:t>
            </w:r>
          </w:p>
        </w:tc>
        <w:tc>
          <w:tcPr>
            <w:tcW w:w="2225" w:type="dxa"/>
            <w:shd w:val="clear" w:color="auto" w:fill="auto"/>
            <w:vAlign w:val="center"/>
          </w:tcPr>
          <w:p w14:paraId="6B8F9D29" w14:textId="77777777" w:rsidR="00E07B5D" w:rsidRPr="00D135DD" w:rsidRDefault="00E07B5D" w:rsidP="00E72285">
            <w:pPr>
              <w:spacing w:line="400" w:lineRule="exact"/>
              <w:ind w:firstLineChars="5" w:firstLine="10"/>
              <w:jc w:val="left"/>
              <w:rPr>
                <w:sz w:val="21"/>
                <w:szCs w:val="21"/>
              </w:rPr>
            </w:pPr>
            <w:r w:rsidRPr="00D135DD">
              <w:rPr>
                <w:sz w:val="21"/>
                <w:szCs w:val="21"/>
              </w:rPr>
              <w:t>2019.03.13-2019.03.15</w:t>
            </w:r>
          </w:p>
        </w:tc>
        <w:tc>
          <w:tcPr>
            <w:tcW w:w="2567" w:type="dxa"/>
            <w:shd w:val="clear" w:color="auto" w:fill="auto"/>
            <w:vAlign w:val="center"/>
          </w:tcPr>
          <w:p w14:paraId="7F8D17C4" w14:textId="77777777" w:rsidR="00E07B5D" w:rsidRPr="00D135DD" w:rsidRDefault="00E07B5D" w:rsidP="00E72285">
            <w:pPr>
              <w:pStyle w:val="ab"/>
              <w:spacing w:line="400" w:lineRule="exact"/>
              <w:ind w:firstLineChars="5" w:firstLine="10"/>
              <w:jc w:val="left"/>
              <w:rPr>
                <w:rFonts w:ascii="Times New Roman" w:hAnsi="Times New Roman"/>
              </w:rPr>
            </w:pPr>
            <w:r w:rsidRPr="00D135DD">
              <w:rPr>
                <w:rFonts w:ascii="Times New Roman" w:hAnsi="Times New Roman" w:hint="eastAsia"/>
              </w:rPr>
              <w:t>确认代码混淆模块正常工作</w:t>
            </w:r>
          </w:p>
        </w:tc>
      </w:tr>
    </w:tbl>
    <w:p w14:paraId="3A68D008" w14:textId="77777777" w:rsidR="00E07B5D" w:rsidRPr="00D135DD" w:rsidRDefault="00E07B5D" w:rsidP="00E07B5D">
      <w:pPr>
        <w:pStyle w:val="ab"/>
        <w:ind w:firstLine="420"/>
        <w:rPr>
          <w:rFonts w:ascii="Times New Roman" w:hAnsi="Times New Roman"/>
        </w:rPr>
      </w:pPr>
    </w:p>
    <w:p w14:paraId="6201976C" w14:textId="77777777" w:rsidR="00E07B5D" w:rsidRPr="00D135DD" w:rsidRDefault="00E07B5D" w:rsidP="00E07B5D">
      <w:pPr>
        <w:pStyle w:val="ab"/>
        <w:ind w:firstLine="420"/>
        <w:rPr>
          <w:rFonts w:ascii="Times New Roman" w:eastAsia="黑体" w:hAnsi="Times New Roman"/>
        </w:rPr>
      </w:pPr>
      <w:r w:rsidRPr="00D135DD">
        <w:rPr>
          <w:rFonts w:ascii="Times New Roman" w:eastAsia="黑体" w:hAnsi="Times New Roman" w:hint="eastAsia"/>
        </w:rPr>
        <w:t>2</w:t>
      </w:r>
      <w:r w:rsidRPr="00D135DD">
        <w:rPr>
          <w:rFonts w:ascii="Times New Roman" w:eastAsia="黑体" w:hAnsi="Times New Roman"/>
        </w:rPr>
        <w:t>.</w:t>
      </w:r>
      <w:r w:rsidRPr="00D135DD">
        <w:rPr>
          <w:rFonts w:ascii="Times New Roman" w:eastAsia="黑体" w:hAnsi="Times New Roman" w:hint="eastAsia"/>
        </w:rPr>
        <w:t>2</w:t>
      </w:r>
      <w:r w:rsidRPr="00D135DD">
        <w:rPr>
          <w:rFonts w:ascii="Times New Roman" w:eastAsia="黑体" w:hAnsi="Times New Roman" w:hint="eastAsia"/>
        </w:rPr>
        <w:t>测试内容</w:t>
      </w:r>
    </w:p>
    <w:p w14:paraId="721B063D"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A</w:t>
      </w:r>
      <w:r w:rsidRPr="00D135DD">
        <w:rPr>
          <w:rFonts w:ascii="Times New Roman" w:hAnsi="Times New Roman"/>
        </w:rPr>
        <w:t>代表动态</w:t>
      </w:r>
      <w:r w:rsidRPr="00D135DD">
        <w:rPr>
          <w:rFonts w:ascii="Times New Roman" w:hAnsi="Times New Roman"/>
        </w:rPr>
        <w:t>ID</w:t>
      </w:r>
      <w:r w:rsidRPr="00D135DD">
        <w:rPr>
          <w:rFonts w:ascii="Times New Roman" w:hAnsi="Times New Roman"/>
        </w:rPr>
        <w:t>浏览器插件模块</w:t>
      </w:r>
      <w:r w:rsidRPr="00D135DD">
        <w:rPr>
          <w:rFonts w:ascii="Times New Roman" w:hAnsi="Times New Roman" w:hint="eastAsia"/>
        </w:rPr>
        <w:t>；</w:t>
      </w:r>
    </w:p>
    <w:p w14:paraId="11CB439B"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B</w:t>
      </w:r>
      <w:r w:rsidRPr="00D135DD">
        <w:rPr>
          <w:rFonts w:ascii="Times New Roman" w:hAnsi="Times New Roman"/>
        </w:rPr>
        <w:t>代表动态</w:t>
      </w:r>
      <w:r w:rsidRPr="00D135DD">
        <w:rPr>
          <w:rFonts w:ascii="Times New Roman" w:hAnsi="Times New Roman"/>
        </w:rPr>
        <w:t>ID</w:t>
      </w:r>
      <w:r w:rsidRPr="00D135DD">
        <w:rPr>
          <w:rFonts w:ascii="Times New Roman" w:hAnsi="Times New Roman"/>
        </w:rPr>
        <w:t>服务器模块</w:t>
      </w:r>
      <w:r w:rsidRPr="00D135DD">
        <w:rPr>
          <w:rFonts w:ascii="Times New Roman" w:hAnsi="Times New Roman" w:hint="eastAsia"/>
        </w:rPr>
        <w:t>；</w:t>
      </w:r>
    </w:p>
    <w:p w14:paraId="3DED4516" w14:textId="77777777" w:rsidR="00E07B5D" w:rsidRPr="00D135DD" w:rsidRDefault="00E07B5D" w:rsidP="00E07B5D">
      <w:pPr>
        <w:pStyle w:val="ab"/>
        <w:ind w:firstLine="420"/>
        <w:rPr>
          <w:rFonts w:ascii="Times New Roman" w:hAnsi="Times New Roman"/>
        </w:rPr>
      </w:pPr>
      <w:r w:rsidRPr="00D135DD">
        <w:rPr>
          <w:rFonts w:ascii="Times New Roman" w:hAnsi="Times New Roman"/>
        </w:rPr>
        <w:t>C</w:t>
      </w:r>
      <w:r w:rsidRPr="00D135DD">
        <w:rPr>
          <w:rFonts w:ascii="Times New Roman" w:hAnsi="Times New Roman" w:hint="eastAsia"/>
        </w:rPr>
        <w:t>代表</w:t>
      </w:r>
      <w:r w:rsidRPr="00D135DD">
        <w:rPr>
          <w:rFonts w:ascii="Times New Roman" w:hAnsi="Times New Roman"/>
        </w:rPr>
        <w:t>代码混淆模块</w:t>
      </w:r>
    </w:p>
    <w:p w14:paraId="5280242C" w14:textId="77777777" w:rsidR="00E07B5D" w:rsidRPr="00D135DD" w:rsidRDefault="00E07B5D" w:rsidP="00E07B5D">
      <w:pPr>
        <w:pStyle w:val="ab"/>
        <w:ind w:firstLine="420"/>
        <w:rPr>
          <w:rFonts w:ascii="Times New Roman" w:hAnsi="Times New Roman"/>
        </w:rPr>
      </w:pPr>
    </w:p>
    <w:p w14:paraId="18F89B41" w14:textId="77777777" w:rsidR="00E07B5D" w:rsidRPr="00D135DD" w:rsidRDefault="00E07B5D" w:rsidP="00E07B5D">
      <w:pPr>
        <w:pStyle w:val="ab"/>
        <w:ind w:firstLine="420"/>
        <w:rPr>
          <w:rFonts w:ascii="Times New Roman" w:eastAsia="黑体" w:hAnsi="Times New Roman"/>
        </w:rPr>
      </w:pPr>
      <w:r w:rsidRPr="00D135DD">
        <w:rPr>
          <w:rFonts w:ascii="Times New Roman" w:eastAsia="黑体" w:hAnsi="Times New Roman" w:hint="eastAsia"/>
        </w:rPr>
        <w:t>2</w:t>
      </w:r>
      <w:r w:rsidRPr="00D135DD">
        <w:rPr>
          <w:rFonts w:ascii="Times New Roman" w:eastAsia="黑体" w:hAnsi="Times New Roman"/>
        </w:rPr>
        <w:t>.</w:t>
      </w:r>
      <w:r w:rsidRPr="00D135DD">
        <w:rPr>
          <w:rFonts w:ascii="Times New Roman" w:eastAsia="黑体" w:hAnsi="Times New Roman" w:hint="eastAsia"/>
        </w:rPr>
        <w:t>3</w:t>
      </w:r>
      <w:r w:rsidRPr="00D135DD">
        <w:rPr>
          <w:rFonts w:ascii="Times New Roman" w:eastAsia="黑体" w:hAnsi="Times New Roman" w:hint="eastAsia"/>
        </w:rPr>
        <w:t>测试</w:t>
      </w:r>
      <w:r w:rsidRPr="00D135DD">
        <w:rPr>
          <w:rFonts w:ascii="Times New Roman" w:eastAsia="黑体" w:hAnsi="Times New Roman" w:hint="eastAsia"/>
        </w:rPr>
        <w:t>1</w:t>
      </w:r>
      <w:r w:rsidRPr="00D135DD">
        <w:rPr>
          <w:rFonts w:ascii="Times New Roman" w:eastAsia="黑体" w:hAnsi="Times New Roman" w:hint="eastAsia"/>
        </w:rPr>
        <w:t>（模块</w:t>
      </w:r>
      <w:r w:rsidRPr="00D135DD">
        <w:rPr>
          <w:rFonts w:ascii="Times New Roman" w:eastAsia="黑体" w:hAnsi="Times New Roman"/>
        </w:rPr>
        <w:t>A</w:t>
      </w:r>
      <w:r w:rsidRPr="00D135DD">
        <w:rPr>
          <w:rFonts w:ascii="Times New Roman" w:eastAsia="黑体" w:hAnsi="Times New Roman" w:hint="eastAsia"/>
        </w:rPr>
        <w:t>，</w:t>
      </w:r>
      <w:r w:rsidRPr="00D135DD">
        <w:rPr>
          <w:rFonts w:ascii="Times New Roman" w:eastAsia="黑体" w:hAnsi="Times New Roman"/>
        </w:rPr>
        <w:t>B</w:t>
      </w:r>
      <w:r w:rsidRPr="00D135DD">
        <w:rPr>
          <w:rFonts w:ascii="Times New Roman" w:eastAsia="黑体" w:hAnsi="Times New Roman" w:hint="eastAsia"/>
        </w:rPr>
        <w:t>）</w:t>
      </w:r>
    </w:p>
    <w:p w14:paraId="1468DC57"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模块</w:t>
      </w:r>
      <w:r w:rsidRPr="00D135DD">
        <w:rPr>
          <w:rFonts w:ascii="Times New Roman" w:hAnsi="Times New Roman"/>
        </w:rPr>
        <w:t>A</w:t>
      </w:r>
      <w:r w:rsidRPr="00D135DD">
        <w:rPr>
          <w:rFonts w:ascii="Times New Roman" w:hAnsi="Times New Roman"/>
        </w:rPr>
        <w:t>的下</w:t>
      </w:r>
      <w:r w:rsidRPr="00D135DD">
        <w:rPr>
          <w:rFonts w:ascii="Times New Roman" w:hAnsi="Times New Roman" w:hint="eastAsia"/>
        </w:rPr>
        <w:t>述</w:t>
      </w:r>
      <w:r w:rsidRPr="00D135DD">
        <w:rPr>
          <w:rFonts w:ascii="Times New Roman" w:hAnsi="Times New Roman" w:hint="eastAsia"/>
        </w:rPr>
        <w:t>3</w:t>
      </w:r>
      <w:r w:rsidRPr="00D135DD">
        <w:rPr>
          <w:rFonts w:ascii="Times New Roman" w:hAnsi="Times New Roman" w:hint="eastAsia"/>
        </w:rPr>
        <w:t>个单元：</w:t>
      </w:r>
    </w:p>
    <w:p w14:paraId="15D9B346" w14:textId="77777777" w:rsidR="00E07B5D" w:rsidRPr="00D135DD" w:rsidRDefault="00E07B5D" w:rsidP="00E07B5D">
      <w:pPr>
        <w:pStyle w:val="ab"/>
        <w:ind w:leftChars="100" w:left="240" w:firstLine="420"/>
        <w:rPr>
          <w:rFonts w:ascii="Times New Roman" w:hAnsi="Times New Roman"/>
        </w:rPr>
      </w:pPr>
      <w:r w:rsidRPr="00D135DD">
        <w:rPr>
          <w:rFonts w:ascii="Times New Roman" w:hAnsi="Times New Roman"/>
        </w:rPr>
        <w:t>C</w:t>
      </w:r>
      <w:r w:rsidRPr="00D135DD">
        <w:rPr>
          <w:rFonts w:ascii="Times New Roman" w:hAnsi="Times New Roman" w:hint="eastAsia"/>
        </w:rPr>
        <w:t>ontent</w:t>
      </w:r>
      <w:r w:rsidRPr="00D135DD">
        <w:rPr>
          <w:rFonts w:ascii="Times New Roman" w:hAnsi="Times New Roman"/>
        </w:rPr>
        <w:t>Script</w:t>
      </w:r>
      <w:r w:rsidRPr="00D135DD">
        <w:rPr>
          <w:rFonts w:ascii="Times New Roman" w:hAnsi="Times New Roman"/>
        </w:rPr>
        <w:t>单</w:t>
      </w:r>
      <w:r w:rsidRPr="00D135DD">
        <w:rPr>
          <w:rFonts w:ascii="Times New Roman" w:hAnsi="Times New Roman" w:hint="eastAsia"/>
        </w:rPr>
        <w:t>元</w:t>
      </w:r>
    </w:p>
    <w:p w14:paraId="5BBF4AB6" w14:textId="77777777" w:rsidR="00E07B5D" w:rsidRPr="00D135DD" w:rsidRDefault="00E07B5D" w:rsidP="00E07B5D">
      <w:pPr>
        <w:pStyle w:val="ab"/>
        <w:ind w:leftChars="100" w:left="240" w:firstLine="420"/>
        <w:rPr>
          <w:rFonts w:ascii="Times New Roman" w:hAnsi="Times New Roman"/>
        </w:rPr>
      </w:pPr>
      <w:r w:rsidRPr="00D135DD">
        <w:rPr>
          <w:rFonts w:ascii="Times New Roman" w:hAnsi="Times New Roman" w:hint="eastAsia"/>
        </w:rPr>
        <w:t>Background</w:t>
      </w:r>
      <w:r w:rsidRPr="00D135DD">
        <w:rPr>
          <w:rFonts w:ascii="Times New Roman" w:hAnsi="Times New Roman"/>
        </w:rPr>
        <w:t>单</w:t>
      </w:r>
      <w:r w:rsidRPr="00D135DD">
        <w:rPr>
          <w:rFonts w:ascii="Times New Roman" w:hAnsi="Times New Roman" w:hint="eastAsia"/>
        </w:rPr>
        <w:t>元</w:t>
      </w:r>
    </w:p>
    <w:p w14:paraId="54A2107E" w14:textId="77777777" w:rsidR="00E07B5D" w:rsidRPr="00D135DD" w:rsidRDefault="00E07B5D" w:rsidP="00E07B5D">
      <w:pPr>
        <w:pStyle w:val="ab"/>
        <w:ind w:leftChars="100" w:left="240" w:firstLine="420"/>
        <w:rPr>
          <w:rFonts w:ascii="Times New Roman" w:hAnsi="Times New Roman"/>
        </w:rPr>
      </w:pPr>
      <w:r w:rsidRPr="00D135DD">
        <w:rPr>
          <w:rFonts w:ascii="Times New Roman" w:hAnsi="Times New Roman"/>
        </w:rPr>
        <w:t>P</w:t>
      </w:r>
      <w:r w:rsidRPr="00D135DD">
        <w:rPr>
          <w:rFonts w:ascii="Times New Roman" w:hAnsi="Times New Roman" w:hint="eastAsia"/>
        </w:rPr>
        <w:t>opup</w:t>
      </w:r>
      <w:r w:rsidRPr="00D135DD">
        <w:rPr>
          <w:rFonts w:ascii="Times New Roman" w:hAnsi="Times New Roman" w:hint="eastAsia"/>
        </w:rPr>
        <w:t>单元</w:t>
      </w:r>
    </w:p>
    <w:p w14:paraId="685F8C96"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模块</w:t>
      </w:r>
      <w:r w:rsidRPr="00D135DD">
        <w:rPr>
          <w:rFonts w:ascii="Times New Roman" w:hAnsi="Times New Roman"/>
        </w:rPr>
        <w:t>B</w:t>
      </w:r>
      <w:r w:rsidRPr="00D135DD">
        <w:rPr>
          <w:rFonts w:ascii="Times New Roman" w:hAnsi="Times New Roman"/>
        </w:rPr>
        <w:t>的下</w:t>
      </w:r>
      <w:r w:rsidRPr="00D135DD">
        <w:rPr>
          <w:rFonts w:ascii="Times New Roman" w:hAnsi="Times New Roman" w:hint="eastAsia"/>
        </w:rPr>
        <w:t>述</w:t>
      </w:r>
      <w:r w:rsidRPr="00D135DD">
        <w:rPr>
          <w:rFonts w:ascii="Times New Roman" w:hAnsi="Times New Roman"/>
        </w:rPr>
        <w:t>单元：</w:t>
      </w:r>
    </w:p>
    <w:p w14:paraId="34A13607" w14:textId="77777777" w:rsidR="00E07B5D" w:rsidRPr="00D135DD" w:rsidRDefault="00E07B5D" w:rsidP="00E07B5D">
      <w:pPr>
        <w:pStyle w:val="ab"/>
        <w:ind w:leftChars="100" w:left="240" w:firstLine="420"/>
        <w:rPr>
          <w:rFonts w:ascii="Times New Roman" w:hAnsi="Times New Roman"/>
        </w:rPr>
      </w:pPr>
      <w:r w:rsidRPr="00D135DD">
        <w:rPr>
          <w:rFonts w:ascii="Times New Roman" w:hAnsi="Times New Roman" w:hint="eastAsia"/>
        </w:rPr>
        <w:t>ID</w:t>
      </w:r>
      <w:r w:rsidRPr="00D135DD">
        <w:rPr>
          <w:rFonts w:ascii="Times New Roman" w:hAnsi="Times New Roman"/>
        </w:rPr>
        <w:t>分发</w:t>
      </w:r>
      <w:r w:rsidRPr="00D135DD">
        <w:rPr>
          <w:rFonts w:ascii="Times New Roman" w:hAnsi="Times New Roman" w:hint="eastAsia"/>
        </w:rPr>
        <w:t>单元</w:t>
      </w:r>
    </w:p>
    <w:p w14:paraId="27A274B9" w14:textId="77777777" w:rsidR="00E07B5D" w:rsidRPr="00D135DD" w:rsidRDefault="00E07B5D" w:rsidP="00E07B5D">
      <w:pPr>
        <w:pStyle w:val="ab"/>
        <w:ind w:leftChars="100" w:left="240" w:firstLine="420"/>
        <w:rPr>
          <w:rFonts w:ascii="Times New Roman" w:hAnsi="Times New Roman"/>
        </w:rPr>
      </w:pPr>
      <w:r w:rsidRPr="00D135DD">
        <w:rPr>
          <w:rFonts w:ascii="Times New Roman" w:hAnsi="Times New Roman" w:hint="eastAsia"/>
        </w:rPr>
        <w:t>ID</w:t>
      </w:r>
      <w:r w:rsidRPr="00D135DD">
        <w:rPr>
          <w:rFonts w:ascii="Times New Roman" w:hAnsi="Times New Roman"/>
        </w:rPr>
        <w:t>验证</w:t>
      </w:r>
      <w:r w:rsidRPr="00D135DD">
        <w:rPr>
          <w:rFonts w:ascii="Times New Roman" w:hAnsi="Times New Roman" w:hint="eastAsia"/>
        </w:rPr>
        <w:t>单元</w:t>
      </w:r>
    </w:p>
    <w:p w14:paraId="1E64B04E" w14:textId="77777777" w:rsidR="00E07B5D" w:rsidRPr="00D135DD" w:rsidRDefault="00E07B5D" w:rsidP="00E07B5D">
      <w:pPr>
        <w:pStyle w:val="ab"/>
        <w:ind w:leftChars="100" w:left="240" w:firstLine="420"/>
        <w:rPr>
          <w:rFonts w:ascii="Times New Roman" w:hAnsi="Times New Roman"/>
        </w:rPr>
      </w:pPr>
      <w:r w:rsidRPr="00D135DD">
        <w:rPr>
          <w:rFonts w:ascii="Times New Roman" w:hAnsi="Times New Roman" w:hint="eastAsia"/>
        </w:rPr>
        <w:t>ID</w:t>
      </w:r>
      <w:r w:rsidRPr="00D135DD">
        <w:rPr>
          <w:rFonts w:ascii="Times New Roman" w:hAnsi="Times New Roman"/>
        </w:rPr>
        <w:t>更新</w:t>
      </w:r>
      <w:r w:rsidRPr="00D135DD">
        <w:rPr>
          <w:rFonts w:ascii="Times New Roman" w:hAnsi="Times New Roman" w:hint="eastAsia"/>
        </w:rPr>
        <w:t>单元</w:t>
      </w:r>
    </w:p>
    <w:p w14:paraId="17CC64AC"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2</w:t>
      </w:r>
      <w:r w:rsidRPr="00D135DD">
        <w:rPr>
          <w:rFonts w:ascii="Times New Roman" w:hAnsi="Times New Roman"/>
        </w:rPr>
        <w:t>.</w:t>
      </w:r>
      <w:r w:rsidRPr="00D135DD">
        <w:rPr>
          <w:rFonts w:ascii="Times New Roman" w:hAnsi="Times New Roman" w:hint="eastAsia"/>
        </w:rPr>
        <w:t>3</w:t>
      </w:r>
      <w:r w:rsidRPr="00D135DD">
        <w:rPr>
          <w:rFonts w:ascii="Times New Roman" w:hAnsi="Times New Roman"/>
        </w:rPr>
        <w:t>.</w:t>
      </w:r>
      <w:r w:rsidRPr="00D135DD">
        <w:rPr>
          <w:rFonts w:ascii="Times New Roman" w:hAnsi="Times New Roman" w:hint="eastAsia"/>
        </w:rPr>
        <w:t>1</w:t>
      </w:r>
      <w:r w:rsidRPr="00D135DD">
        <w:rPr>
          <w:rFonts w:ascii="Times New Roman" w:hAnsi="Times New Roman" w:hint="eastAsia"/>
        </w:rPr>
        <w:t>进度安排</w:t>
      </w:r>
    </w:p>
    <w:p w14:paraId="173EE724"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 xml:space="preserve">    </w:t>
      </w:r>
      <w:r w:rsidRPr="00D135DD">
        <w:rPr>
          <w:rFonts w:ascii="Times New Roman" w:hAnsi="Times New Roman"/>
        </w:rPr>
        <w:t>2019.03.10-2019.03.1</w:t>
      </w:r>
      <w:r w:rsidRPr="00D135DD">
        <w:rPr>
          <w:rFonts w:ascii="Times New Roman" w:hAnsi="Times New Roman" w:hint="eastAsia"/>
        </w:rPr>
        <w:t>2</w:t>
      </w:r>
    </w:p>
    <w:p w14:paraId="6335FC95"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2</w:t>
      </w:r>
      <w:r w:rsidRPr="00D135DD">
        <w:rPr>
          <w:rFonts w:ascii="Times New Roman" w:hAnsi="Times New Roman"/>
        </w:rPr>
        <w:t>.</w:t>
      </w:r>
      <w:r w:rsidRPr="00D135DD">
        <w:rPr>
          <w:rFonts w:ascii="Times New Roman" w:hAnsi="Times New Roman" w:hint="eastAsia"/>
        </w:rPr>
        <w:t>3</w:t>
      </w:r>
      <w:r w:rsidRPr="00D135DD">
        <w:rPr>
          <w:rFonts w:ascii="Times New Roman" w:hAnsi="Times New Roman"/>
        </w:rPr>
        <w:t>.</w:t>
      </w:r>
      <w:r w:rsidRPr="00D135DD">
        <w:rPr>
          <w:rFonts w:ascii="Times New Roman" w:hAnsi="Times New Roman" w:hint="eastAsia"/>
        </w:rPr>
        <w:t>2</w:t>
      </w:r>
      <w:r w:rsidRPr="00D135DD">
        <w:rPr>
          <w:rFonts w:ascii="Times New Roman" w:hAnsi="Times New Roman" w:hint="eastAsia"/>
        </w:rPr>
        <w:t>条件</w:t>
      </w:r>
    </w:p>
    <w:p w14:paraId="2927DC49"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 xml:space="preserve"> </w:t>
      </w:r>
    </w:p>
    <w:p w14:paraId="793AB588" w14:textId="77777777" w:rsidR="00E07B5D" w:rsidRPr="00D135DD" w:rsidRDefault="00E07B5D" w:rsidP="00E07B5D">
      <w:pPr>
        <w:pStyle w:val="ab"/>
        <w:numPr>
          <w:ilvl w:val="0"/>
          <w:numId w:val="29"/>
        </w:numPr>
        <w:tabs>
          <w:tab w:val="clear" w:pos="1050"/>
          <w:tab w:val="num" w:pos="540"/>
        </w:tabs>
        <w:ind w:left="540" w:firstLine="420"/>
        <w:rPr>
          <w:rFonts w:ascii="Times New Roman" w:hAnsi="Times New Roman"/>
        </w:rPr>
      </w:pPr>
      <w:r w:rsidRPr="00D135DD">
        <w:rPr>
          <w:rFonts w:ascii="Times New Roman" w:hAnsi="Times New Roman" w:hint="eastAsia"/>
        </w:rPr>
        <w:t>硬件：</w:t>
      </w:r>
      <w:r w:rsidRPr="00D135DD">
        <w:rPr>
          <w:rFonts w:ascii="Times New Roman" w:hAnsi="Times New Roman"/>
        </w:rPr>
        <w:t xml:space="preserve"> PC</w:t>
      </w:r>
    </w:p>
    <w:p w14:paraId="5C531A84" w14:textId="77777777" w:rsidR="00E07B5D" w:rsidRPr="00D135DD" w:rsidRDefault="00E07B5D" w:rsidP="00E07B5D">
      <w:pPr>
        <w:pStyle w:val="ab"/>
        <w:numPr>
          <w:ilvl w:val="0"/>
          <w:numId w:val="29"/>
        </w:numPr>
        <w:tabs>
          <w:tab w:val="clear" w:pos="1050"/>
          <w:tab w:val="num" w:pos="540"/>
        </w:tabs>
        <w:ind w:left="540" w:firstLine="420"/>
        <w:rPr>
          <w:rFonts w:ascii="Times New Roman" w:hAnsi="Times New Roman"/>
        </w:rPr>
      </w:pPr>
      <w:r w:rsidRPr="00D135DD">
        <w:rPr>
          <w:rFonts w:ascii="Times New Roman" w:hAnsi="Times New Roman" w:hint="eastAsia"/>
        </w:rPr>
        <w:t>软件：</w:t>
      </w:r>
      <w:r w:rsidRPr="00D135DD">
        <w:rPr>
          <w:rFonts w:ascii="Times New Roman" w:hAnsi="Times New Roman"/>
        </w:rPr>
        <w:t>Windows</w:t>
      </w:r>
      <w:r w:rsidRPr="00D135DD">
        <w:rPr>
          <w:rFonts w:ascii="Times New Roman" w:hAnsi="Times New Roman" w:hint="eastAsia"/>
        </w:rPr>
        <w:t>操作系统</w:t>
      </w:r>
      <w:r w:rsidRPr="00D135DD">
        <w:rPr>
          <w:rFonts w:ascii="Times New Roman" w:hAnsi="Times New Roman"/>
        </w:rPr>
        <w:t>，</w:t>
      </w:r>
      <w:r w:rsidRPr="00D135DD">
        <w:rPr>
          <w:rFonts w:ascii="Times New Roman" w:hAnsi="Times New Roman"/>
        </w:rPr>
        <w:t>Chrome</w:t>
      </w:r>
      <w:r w:rsidRPr="00D135DD">
        <w:rPr>
          <w:rFonts w:ascii="Times New Roman" w:hAnsi="Times New Roman"/>
        </w:rPr>
        <w:t>浏览器。</w:t>
      </w:r>
    </w:p>
    <w:p w14:paraId="7B2D1A62" w14:textId="77777777" w:rsidR="00E07B5D" w:rsidRPr="00D135DD" w:rsidRDefault="00E07B5D" w:rsidP="00E07B5D">
      <w:pPr>
        <w:pStyle w:val="ab"/>
        <w:numPr>
          <w:ilvl w:val="0"/>
          <w:numId w:val="29"/>
        </w:numPr>
        <w:tabs>
          <w:tab w:val="clear" w:pos="1050"/>
          <w:tab w:val="num" w:pos="540"/>
        </w:tabs>
        <w:ind w:left="540" w:firstLine="420"/>
        <w:rPr>
          <w:rFonts w:ascii="Times New Roman" w:hAnsi="Times New Roman"/>
        </w:rPr>
      </w:pPr>
      <w:r w:rsidRPr="00D135DD">
        <w:rPr>
          <w:rFonts w:ascii="Times New Roman" w:hAnsi="Times New Roman" w:hint="eastAsia"/>
        </w:rPr>
        <w:t>人员：</w:t>
      </w:r>
      <w:proofErr w:type="gramStart"/>
      <w:r w:rsidRPr="00D135DD">
        <w:rPr>
          <w:rFonts w:ascii="Times New Roman" w:hAnsi="Times New Roman"/>
        </w:rPr>
        <w:t>邵</w:t>
      </w:r>
      <w:proofErr w:type="gramEnd"/>
      <w:r w:rsidRPr="00D135DD">
        <w:rPr>
          <w:rFonts w:ascii="Times New Roman" w:hAnsi="Times New Roman"/>
        </w:rPr>
        <w:t>欣欣</w:t>
      </w:r>
    </w:p>
    <w:p w14:paraId="0C5A190A"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2.3</w:t>
      </w:r>
      <w:r w:rsidRPr="00D135DD">
        <w:rPr>
          <w:rFonts w:ascii="Times New Roman" w:hAnsi="Times New Roman"/>
        </w:rPr>
        <w:t>.</w:t>
      </w:r>
      <w:r w:rsidRPr="00D135DD">
        <w:rPr>
          <w:rFonts w:ascii="Times New Roman" w:hAnsi="Times New Roman" w:hint="eastAsia"/>
        </w:rPr>
        <w:t>3</w:t>
      </w:r>
      <w:r w:rsidRPr="00D135DD">
        <w:rPr>
          <w:rFonts w:ascii="Times New Roman" w:hAnsi="Times New Roman" w:hint="eastAsia"/>
        </w:rPr>
        <w:t>测试资料</w:t>
      </w:r>
    </w:p>
    <w:p w14:paraId="777F5CC9" w14:textId="4C7CA2E6" w:rsidR="00E07B5D" w:rsidRPr="00D135DD" w:rsidRDefault="00E07B5D" w:rsidP="00E07B5D">
      <w:pPr>
        <w:pStyle w:val="ab"/>
        <w:ind w:firstLine="420"/>
        <w:rPr>
          <w:rFonts w:ascii="Times New Roman" w:hAnsi="Times New Roman"/>
        </w:rPr>
      </w:pPr>
      <w:r w:rsidRPr="00D135DD">
        <w:rPr>
          <w:rFonts w:ascii="Times New Roman" w:hAnsi="Times New Roman" w:hint="eastAsia"/>
        </w:rPr>
        <w:t>当前页面</w:t>
      </w:r>
      <w:r w:rsidRPr="00D135DD">
        <w:rPr>
          <w:rFonts w:ascii="Times New Roman" w:hAnsi="Times New Roman"/>
        </w:rPr>
        <w:t>是</w:t>
      </w:r>
      <w:r w:rsidRPr="00D135DD">
        <w:rPr>
          <w:rFonts w:ascii="Times New Roman" w:hAnsi="Times New Roman" w:hint="eastAsia"/>
        </w:rPr>
        <w:t>由</w:t>
      </w:r>
      <w:r w:rsidRPr="00D135DD">
        <w:rPr>
          <w:rFonts w:ascii="Times New Roman" w:hAnsi="Times New Roman"/>
        </w:rPr>
        <w:t>本系统响应给浏览器的</w:t>
      </w:r>
      <w:r w:rsidRPr="00D135DD">
        <w:rPr>
          <w:rFonts w:ascii="Times New Roman" w:hAnsi="Times New Roman" w:hint="eastAsia"/>
        </w:rPr>
        <w:t>，</w:t>
      </w:r>
      <w:r w:rsidRPr="00D135DD">
        <w:rPr>
          <w:rFonts w:ascii="Times New Roman" w:hAnsi="Times New Roman"/>
        </w:rPr>
        <w:t>在浏览器控制台</w:t>
      </w:r>
      <w:r w:rsidRPr="00D135DD">
        <w:rPr>
          <w:rFonts w:ascii="Times New Roman" w:hAnsi="Times New Roman" w:hint="eastAsia"/>
        </w:rPr>
        <w:t>。</w:t>
      </w:r>
    </w:p>
    <w:p w14:paraId="6C178826"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2</w:t>
      </w:r>
      <w:r w:rsidRPr="00D135DD">
        <w:rPr>
          <w:rFonts w:ascii="Times New Roman" w:hAnsi="Times New Roman"/>
        </w:rPr>
        <w:t>.</w:t>
      </w:r>
      <w:r w:rsidRPr="00D135DD">
        <w:rPr>
          <w:rFonts w:ascii="Times New Roman" w:hAnsi="Times New Roman" w:hint="eastAsia"/>
        </w:rPr>
        <w:t>3</w:t>
      </w:r>
      <w:r w:rsidRPr="00D135DD">
        <w:rPr>
          <w:rFonts w:ascii="Times New Roman" w:hAnsi="Times New Roman"/>
        </w:rPr>
        <w:t>.</w:t>
      </w:r>
      <w:r w:rsidRPr="00D135DD">
        <w:rPr>
          <w:rFonts w:ascii="Times New Roman" w:hAnsi="Times New Roman" w:hint="eastAsia"/>
        </w:rPr>
        <w:t>4</w:t>
      </w:r>
      <w:r w:rsidRPr="00D135DD">
        <w:rPr>
          <w:rFonts w:ascii="Times New Roman" w:hAnsi="Times New Roman" w:hint="eastAsia"/>
        </w:rPr>
        <w:t>测试培训</w:t>
      </w:r>
    </w:p>
    <w:p w14:paraId="5DCF00D4"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培训的内容：</w:t>
      </w:r>
      <w:r w:rsidRPr="00D135DD">
        <w:rPr>
          <w:rFonts w:ascii="Times New Roman" w:hAnsi="Times New Roman"/>
        </w:rPr>
        <w:t>JavaScript</w:t>
      </w:r>
      <w:r w:rsidRPr="00D135DD">
        <w:rPr>
          <w:rFonts w:ascii="Times New Roman" w:hAnsi="Times New Roman"/>
        </w:rPr>
        <w:t>的</w:t>
      </w:r>
      <w:r w:rsidRPr="00D135DD">
        <w:rPr>
          <w:rFonts w:ascii="Times New Roman" w:hAnsi="Times New Roman" w:hint="eastAsia"/>
        </w:rPr>
        <w:t>调试</w:t>
      </w:r>
      <w:r w:rsidRPr="00D135DD">
        <w:rPr>
          <w:rFonts w:ascii="Times New Roman" w:hAnsi="Times New Roman"/>
        </w:rPr>
        <w:t>，</w:t>
      </w:r>
      <w:r w:rsidRPr="00D135DD">
        <w:rPr>
          <w:rFonts w:ascii="Times New Roman" w:hAnsi="Times New Roman" w:hint="eastAsia"/>
        </w:rPr>
        <w:t>浏览器</w:t>
      </w:r>
      <w:r w:rsidRPr="00D135DD">
        <w:rPr>
          <w:rFonts w:ascii="Times New Roman" w:hAnsi="Times New Roman"/>
        </w:rPr>
        <w:t>扩展的调试</w:t>
      </w:r>
    </w:p>
    <w:p w14:paraId="695FBBED"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受训的人员：</w:t>
      </w:r>
      <w:proofErr w:type="gramStart"/>
      <w:r w:rsidRPr="00D135DD">
        <w:rPr>
          <w:rFonts w:ascii="Times New Roman" w:hAnsi="Times New Roman" w:hint="eastAsia"/>
        </w:rPr>
        <w:t>邵</w:t>
      </w:r>
      <w:proofErr w:type="gramEnd"/>
      <w:r w:rsidRPr="00D135DD">
        <w:rPr>
          <w:rFonts w:ascii="Times New Roman" w:hAnsi="Times New Roman" w:hint="eastAsia"/>
        </w:rPr>
        <w:t>欣欣。</w:t>
      </w:r>
    </w:p>
    <w:p w14:paraId="18B9570E" w14:textId="77777777" w:rsidR="00E07B5D" w:rsidRPr="00D135DD" w:rsidRDefault="00E07B5D" w:rsidP="00E07B5D">
      <w:pPr>
        <w:pStyle w:val="ab"/>
        <w:ind w:firstLine="420"/>
        <w:rPr>
          <w:rFonts w:ascii="Times New Roman" w:hAnsi="Times New Roman"/>
        </w:rPr>
      </w:pPr>
    </w:p>
    <w:p w14:paraId="194D7367" w14:textId="77777777" w:rsidR="00E07B5D" w:rsidRPr="00D135DD" w:rsidRDefault="00E07B5D" w:rsidP="00E07B5D">
      <w:pPr>
        <w:pStyle w:val="ab"/>
        <w:ind w:firstLine="420"/>
        <w:rPr>
          <w:rFonts w:ascii="Times New Roman" w:eastAsia="黑体" w:hAnsi="Times New Roman"/>
        </w:rPr>
      </w:pPr>
      <w:r w:rsidRPr="00D135DD">
        <w:rPr>
          <w:rFonts w:ascii="Times New Roman" w:eastAsia="黑体" w:hAnsi="Times New Roman" w:hint="eastAsia"/>
        </w:rPr>
        <w:t>2</w:t>
      </w:r>
      <w:r w:rsidRPr="00D135DD">
        <w:rPr>
          <w:rFonts w:ascii="Times New Roman" w:eastAsia="黑体" w:hAnsi="Times New Roman"/>
        </w:rPr>
        <w:t>.</w:t>
      </w:r>
      <w:r w:rsidRPr="00D135DD">
        <w:rPr>
          <w:rFonts w:ascii="Times New Roman" w:eastAsia="黑体" w:hAnsi="Times New Roman" w:hint="eastAsia"/>
        </w:rPr>
        <w:t>4</w:t>
      </w:r>
      <w:r w:rsidRPr="00D135DD">
        <w:rPr>
          <w:rFonts w:ascii="Times New Roman" w:eastAsia="黑体" w:hAnsi="Times New Roman" w:hint="eastAsia"/>
        </w:rPr>
        <w:t>测试</w:t>
      </w:r>
      <w:r w:rsidRPr="00D135DD">
        <w:rPr>
          <w:rFonts w:ascii="Times New Roman" w:eastAsia="黑体" w:hAnsi="Times New Roman" w:hint="eastAsia"/>
        </w:rPr>
        <w:t>2</w:t>
      </w:r>
      <w:r w:rsidRPr="00D135DD">
        <w:rPr>
          <w:rFonts w:ascii="Times New Roman" w:eastAsia="黑体" w:hAnsi="Times New Roman" w:hint="eastAsia"/>
        </w:rPr>
        <w:t>（模块</w:t>
      </w:r>
      <w:r w:rsidRPr="00D135DD">
        <w:rPr>
          <w:rFonts w:ascii="Times New Roman" w:eastAsia="黑体" w:hAnsi="Times New Roman" w:hint="eastAsia"/>
        </w:rPr>
        <w:t>C</w:t>
      </w:r>
      <w:r w:rsidRPr="00D135DD">
        <w:rPr>
          <w:rFonts w:ascii="Times New Roman" w:eastAsia="黑体" w:hAnsi="Times New Roman" w:hint="eastAsia"/>
        </w:rPr>
        <w:t>）</w:t>
      </w:r>
    </w:p>
    <w:p w14:paraId="4B50FC8D" w14:textId="77777777" w:rsidR="00E07B5D" w:rsidRPr="00D135DD" w:rsidRDefault="00E07B5D" w:rsidP="00E07B5D">
      <w:pPr>
        <w:pStyle w:val="ab"/>
        <w:ind w:firstLine="420"/>
        <w:rPr>
          <w:rFonts w:ascii="Times New Roman" w:eastAsia="黑体" w:hAnsi="Times New Roman"/>
        </w:rPr>
      </w:pPr>
      <w:r w:rsidRPr="00D135DD">
        <w:rPr>
          <w:rFonts w:ascii="Times New Roman" w:eastAsia="黑体" w:hAnsi="Times New Roman"/>
        </w:rPr>
        <w:tab/>
      </w:r>
      <w:r w:rsidRPr="00D135DD">
        <w:rPr>
          <w:rFonts w:ascii="Times New Roman" w:eastAsia="黑体" w:hAnsi="Times New Roman" w:hint="eastAsia"/>
        </w:rPr>
        <w:t>测试代码混淆</w:t>
      </w:r>
      <w:r w:rsidRPr="00D135DD">
        <w:rPr>
          <w:rFonts w:ascii="Times New Roman" w:eastAsia="黑体" w:hAnsi="Times New Roman"/>
        </w:rPr>
        <w:t>模块</w:t>
      </w:r>
    </w:p>
    <w:p w14:paraId="7CF587A8"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2</w:t>
      </w:r>
      <w:r w:rsidRPr="00D135DD">
        <w:rPr>
          <w:rFonts w:ascii="Times New Roman" w:hAnsi="Times New Roman"/>
        </w:rPr>
        <w:t>.4.</w:t>
      </w:r>
      <w:r w:rsidRPr="00D135DD">
        <w:rPr>
          <w:rFonts w:ascii="Times New Roman" w:hAnsi="Times New Roman" w:hint="eastAsia"/>
        </w:rPr>
        <w:t>1</w:t>
      </w:r>
      <w:r w:rsidRPr="00D135DD">
        <w:rPr>
          <w:rFonts w:ascii="Times New Roman" w:hAnsi="Times New Roman" w:hint="eastAsia"/>
        </w:rPr>
        <w:t>进度安排</w:t>
      </w:r>
    </w:p>
    <w:p w14:paraId="72624172"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 xml:space="preserve">    </w:t>
      </w:r>
      <w:r w:rsidRPr="00D135DD">
        <w:rPr>
          <w:rFonts w:ascii="Times New Roman" w:hAnsi="Times New Roman"/>
        </w:rPr>
        <w:t>2019.03.10-2019.03.1</w:t>
      </w:r>
      <w:r w:rsidRPr="00D135DD">
        <w:rPr>
          <w:rFonts w:ascii="Times New Roman" w:hAnsi="Times New Roman" w:hint="eastAsia"/>
        </w:rPr>
        <w:t>2</w:t>
      </w:r>
    </w:p>
    <w:p w14:paraId="3E75B7B6"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2</w:t>
      </w:r>
      <w:r w:rsidRPr="00D135DD">
        <w:rPr>
          <w:rFonts w:ascii="Times New Roman" w:hAnsi="Times New Roman"/>
        </w:rPr>
        <w:t>.4.</w:t>
      </w:r>
      <w:r w:rsidRPr="00D135DD">
        <w:rPr>
          <w:rFonts w:ascii="Times New Roman" w:hAnsi="Times New Roman" w:hint="eastAsia"/>
        </w:rPr>
        <w:t>2</w:t>
      </w:r>
      <w:r w:rsidRPr="00D135DD">
        <w:rPr>
          <w:rFonts w:ascii="Times New Roman" w:hAnsi="Times New Roman" w:hint="eastAsia"/>
        </w:rPr>
        <w:t>条件</w:t>
      </w:r>
    </w:p>
    <w:p w14:paraId="4515A05A"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 xml:space="preserve"> </w:t>
      </w:r>
    </w:p>
    <w:p w14:paraId="69B5715D" w14:textId="77777777" w:rsidR="00E07B5D" w:rsidRPr="00D135DD" w:rsidRDefault="00E07B5D" w:rsidP="00E07B5D">
      <w:pPr>
        <w:pStyle w:val="ab"/>
        <w:numPr>
          <w:ilvl w:val="0"/>
          <w:numId w:val="30"/>
        </w:numPr>
        <w:ind w:firstLine="420"/>
        <w:rPr>
          <w:rFonts w:ascii="Times New Roman" w:hAnsi="Times New Roman"/>
        </w:rPr>
      </w:pPr>
      <w:r w:rsidRPr="00D135DD">
        <w:rPr>
          <w:rFonts w:ascii="Times New Roman" w:hAnsi="Times New Roman" w:hint="eastAsia"/>
        </w:rPr>
        <w:t>硬件：</w:t>
      </w:r>
      <w:r w:rsidRPr="00D135DD">
        <w:rPr>
          <w:rFonts w:ascii="Times New Roman" w:hAnsi="Times New Roman"/>
        </w:rPr>
        <w:t xml:space="preserve"> PC</w:t>
      </w:r>
    </w:p>
    <w:p w14:paraId="70CAE05D" w14:textId="77777777" w:rsidR="00E07B5D" w:rsidRPr="00D135DD" w:rsidRDefault="00E07B5D" w:rsidP="00E07B5D">
      <w:pPr>
        <w:pStyle w:val="ab"/>
        <w:numPr>
          <w:ilvl w:val="0"/>
          <w:numId w:val="30"/>
        </w:numPr>
        <w:ind w:firstLine="420"/>
        <w:rPr>
          <w:rFonts w:ascii="Times New Roman" w:hAnsi="Times New Roman"/>
        </w:rPr>
      </w:pPr>
      <w:r w:rsidRPr="00D135DD">
        <w:rPr>
          <w:rFonts w:ascii="Times New Roman" w:hAnsi="Times New Roman" w:hint="eastAsia"/>
        </w:rPr>
        <w:t>软件：</w:t>
      </w:r>
      <w:r w:rsidRPr="00D135DD">
        <w:rPr>
          <w:rFonts w:ascii="Times New Roman" w:hAnsi="Times New Roman"/>
        </w:rPr>
        <w:t>Windows</w:t>
      </w:r>
      <w:r w:rsidRPr="00D135DD">
        <w:rPr>
          <w:rFonts w:ascii="Times New Roman" w:hAnsi="Times New Roman" w:hint="eastAsia"/>
        </w:rPr>
        <w:t>操作系统</w:t>
      </w:r>
      <w:r w:rsidRPr="00D135DD">
        <w:rPr>
          <w:rFonts w:ascii="Times New Roman" w:hAnsi="Times New Roman"/>
        </w:rPr>
        <w:t>，</w:t>
      </w:r>
      <w:r w:rsidRPr="00D135DD">
        <w:rPr>
          <w:rFonts w:ascii="Times New Roman" w:hAnsi="Times New Roman" w:hint="eastAsia"/>
        </w:rPr>
        <w:t>Nginx</w:t>
      </w:r>
      <w:r w:rsidRPr="00D135DD">
        <w:rPr>
          <w:rFonts w:ascii="Times New Roman" w:hAnsi="Times New Roman" w:hint="eastAsia"/>
        </w:rPr>
        <w:t>服务器</w:t>
      </w:r>
      <w:r w:rsidRPr="00D135DD">
        <w:rPr>
          <w:rFonts w:ascii="Times New Roman" w:hAnsi="Times New Roman"/>
        </w:rPr>
        <w:t>。</w:t>
      </w:r>
    </w:p>
    <w:p w14:paraId="320E38FC" w14:textId="77777777" w:rsidR="00E07B5D" w:rsidRPr="00D135DD" w:rsidRDefault="00E07B5D" w:rsidP="00E07B5D">
      <w:pPr>
        <w:pStyle w:val="ab"/>
        <w:numPr>
          <w:ilvl w:val="0"/>
          <w:numId w:val="30"/>
        </w:numPr>
        <w:ind w:firstLine="420"/>
        <w:rPr>
          <w:rFonts w:ascii="Times New Roman" w:hAnsi="Times New Roman"/>
        </w:rPr>
      </w:pPr>
      <w:r w:rsidRPr="00D135DD">
        <w:rPr>
          <w:rFonts w:ascii="Times New Roman" w:hAnsi="Times New Roman" w:hint="eastAsia"/>
        </w:rPr>
        <w:t>人员：</w:t>
      </w:r>
      <w:proofErr w:type="gramStart"/>
      <w:r w:rsidRPr="00D135DD">
        <w:rPr>
          <w:rFonts w:ascii="Times New Roman" w:hAnsi="Times New Roman"/>
        </w:rPr>
        <w:t>邵</w:t>
      </w:r>
      <w:proofErr w:type="gramEnd"/>
      <w:r w:rsidRPr="00D135DD">
        <w:rPr>
          <w:rFonts w:ascii="Times New Roman" w:hAnsi="Times New Roman"/>
        </w:rPr>
        <w:t>欣欣</w:t>
      </w:r>
    </w:p>
    <w:p w14:paraId="66ACF648"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2.</w:t>
      </w:r>
      <w:r w:rsidRPr="00D135DD">
        <w:rPr>
          <w:rFonts w:ascii="Times New Roman" w:hAnsi="Times New Roman"/>
        </w:rPr>
        <w:t>4.</w:t>
      </w:r>
      <w:r w:rsidRPr="00D135DD">
        <w:rPr>
          <w:rFonts w:ascii="Times New Roman" w:hAnsi="Times New Roman" w:hint="eastAsia"/>
        </w:rPr>
        <w:t>3</w:t>
      </w:r>
      <w:r w:rsidRPr="00D135DD">
        <w:rPr>
          <w:rFonts w:ascii="Times New Roman" w:hAnsi="Times New Roman" w:hint="eastAsia"/>
        </w:rPr>
        <w:t>测试资料</w:t>
      </w:r>
    </w:p>
    <w:p w14:paraId="14712716" w14:textId="6482367B" w:rsidR="00E07B5D" w:rsidRPr="00D135DD" w:rsidRDefault="00E07B5D" w:rsidP="00E07B5D">
      <w:pPr>
        <w:pStyle w:val="ab"/>
        <w:ind w:firstLine="420"/>
        <w:rPr>
          <w:rFonts w:ascii="Times New Roman" w:hAnsi="Times New Roman"/>
        </w:rPr>
      </w:pPr>
      <w:r w:rsidRPr="00D135DD">
        <w:rPr>
          <w:rFonts w:ascii="Times New Roman" w:hAnsi="Times New Roman" w:hint="eastAsia"/>
        </w:rPr>
        <w:t xml:space="preserve"> [</w:t>
      </w:r>
      <w:r w:rsidRPr="00D135DD">
        <w:rPr>
          <w:rFonts w:ascii="Times New Roman" w:hAnsi="Times New Roman"/>
        </w:rPr>
        <w:t>1</w:t>
      </w:r>
      <w:r w:rsidRPr="00D135DD">
        <w:rPr>
          <w:rFonts w:ascii="Times New Roman" w:hAnsi="Times New Roman" w:hint="eastAsia"/>
        </w:rPr>
        <w:t xml:space="preserve">] </w:t>
      </w:r>
      <w:r w:rsidRPr="00D135DD">
        <w:rPr>
          <w:rFonts w:ascii="Times New Roman" w:hAnsi="Times New Roman" w:hint="eastAsia"/>
        </w:rPr>
        <w:t>陶辉</w:t>
      </w:r>
      <w:r w:rsidRPr="00D135DD">
        <w:rPr>
          <w:rFonts w:ascii="Times New Roman" w:hAnsi="Times New Roman" w:hint="eastAsia"/>
        </w:rPr>
        <w:t>.</w:t>
      </w:r>
      <w:r w:rsidRPr="00D135DD">
        <w:rPr>
          <w:rFonts w:ascii="Times New Roman" w:hAnsi="Times New Roman" w:hint="eastAsia"/>
        </w:rPr>
        <w:t>深入理解</w:t>
      </w:r>
      <w:r w:rsidRPr="00D135DD">
        <w:rPr>
          <w:rFonts w:ascii="Times New Roman" w:hAnsi="Times New Roman" w:hint="eastAsia"/>
        </w:rPr>
        <w:t>Nginx-</w:t>
      </w:r>
      <w:r w:rsidRPr="00D135DD">
        <w:rPr>
          <w:rFonts w:ascii="Times New Roman" w:hAnsi="Times New Roman" w:hint="eastAsia"/>
        </w:rPr>
        <w:t>模块开发与架构解析第二版</w:t>
      </w:r>
      <w:r w:rsidRPr="00D135DD">
        <w:rPr>
          <w:rFonts w:ascii="Times New Roman" w:hAnsi="Times New Roman" w:hint="eastAsia"/>
        </w:rPr>
        <w:t>[M].</w:t>
      </w:r>
      <w:r w:rsidRPr="00D135DD">
        <w:rPr>
          <w:rFonts w:ascii="Times New Roman" w:hAnsi="Times New Roman" w:hint="eastAsia"/>
        </w:rPr>
        <w:t>北京：机械工业出版社，</w:t>
      </w:r>
      <w:r w:rsidRPr="00D135DD">
        <w:rPr>
          <w:rFonts w:ascii="Times New Roman" w:hAnsi="Times New Roman" w:hint="eastAsia"/>
        </w:rPr>
        <w:t>2016</w:t>
      </w:r>
    </w:p>
    <w:p w14:paraId="53F5454B"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2</w:t>
      </w:r>
      <w:r w:rsidRPr="00D135DD">
        <w:rPr>
          <w:rFonts w:ascii="Times New Roman" w:hAnsi="Times New Roman"/>
        </w:rPr>
        <w:t>.4.</w:t>
      </w:r>
      <w:r w:rsidRPr="00D135DD">
        <w:rPr>
          <w:rFonts w:ascii="Times New Roman" w:hAnsi="Times New Roman" w:hint="eastAsia"/>
        </w:rPr>
        <w:t>4</w:t>
      </w:r>
      <w:r w:rsidRPr="00D135DD">
        <w:rPr>
          <w:rFonts w:ascii="Times New Roman" w:hAnsi="Times New Roman" w:hint="eastAsia"/>
        </w:rPr>
        <w:t>测试培训</w:t>
      </w:r>
    </w:p>
    <w:p w14:paraId="037020F9"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培训的内容：</w:t>
      </w:r>
      <w:r w:rsidRPr="00D135DD">
        <w:rPr>
          <w:rFonts w:ascii="Times New Roman" w:hAnsi="Times New Roman"/>
        </w:rPr>
        <w:t>JavaScript</w:t>
      </w:r>
      <w:r w:rsidRPr="00D135DD">
        <w:rPr>
          <w:rFonts w:ascii="Times New Roman" w:hAnsi="Times New Roman"/>
        </w:rPr>
        <w:t>的</w:t>
      </w:r>
      <w:r w:rsidRPr="00D135DD">
        <w:rPr>
          <w:rFonts w:ascii="Times New Roman" w:hAnsi="Times New Roman" w:hint="eastAsia"/>
        </w:rPr>
        <w:t>调试</w:t>
      </w:r>
      <w:r w:rsidRPr="00D135DD">
        <w:rPr>
          <w:rFonts w:ascii="Times New Roman" w:hAnsi="Times New Roman"/>
        </w:rPr>
        <w:t>，</w:t>
      </w:r>
      <w:r w:rsidRPr="00D135DD">
        <w:rPr>
          <w:rFonts w:ascii="Times New Roman" w:hAnsi="Times New Roman" w:hint="eastAsia"/>
        </w:rPr>
        <w:t>浏览器</w:t>
      </w:r>
      <w:r w:rsidRPr="00D135DD">
        <w:rPr>
          <w:rFonts w:ascii="Times New Roman" w:hAnsi="Times New Roman"/>
        </w:rPr>
        <w:t>扩展的调试</w:t>
      </w:r>
    </w:p>
    <w:p w14:paraId="7FAD91F2"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受训的人员：</w:t>
      </w:r>
      <w:proofErr w:type="gramStart"/>
      <w:r w:rsidRPr="00D135DD">
        <w:rPr>
          <w:rFonts w:ascii="Times New Roman" w:hAnsi="Times New Roman" w:hint="eastAsia"/>
        </w:rPr>
        <w:t>邵</w:t>
      </w:r>
      <w:proofErr w:type="gramEnd"/>
      <w:r w:rsidRPr="00D135DD">
        <w:rPr>
          <w:rFonts w:ascii="Times New Roman" w:hAnsi="Times New Roman" w:hint="eastAsia"/>
        </w:rPr>
        <w:t>欣欣。</w:t>
      </w:r>
    </w:p>
    <w:p w14:paraId="40C4F889" w14:textId="77777777" w:rsidR="00E07B5D" w:rsidRPr="00D135DD" w:rsidRDefault="00E07B5D" w:rsidP="00E07B5D">
      <w:pPr>
        <w:pStyle w:val="ab"/>
        <w:ind w:firstLine="420"/>
        <w:rPr>
          <w:rFonts w:ascii="Times New Roman" w:hAnsi="Times New Roman"/>
        </w:rPr>
      </w:pPr>
    </w:p>
    <w:p w14:paraId="5F7F70EA" w14:textId="77777777" w:rsidR="00E07B5D" w:rsidRPr="00D135DD" w:rsidRDefault="00E07B5D" w:rsidP="00CD5E67">
      <w:pPr>
        <w:pStyle w:val="3"/>
        <w:ind w:firstLine="643"/>
        <w:rPr>
          <w:rFonts w:eastAsia="楷体_GB2312"/>
        </w:rPr>
      </w:pPr>
      <w:r w:rsidRPr="00D135DD">
        <w:rPr>
          <w:rFonts w:eastAsia="楷体_GB2312" w:hint="eastAsia"/>
        </w:rPr>
        <w:t>3</w:t>
      </w:r>
      <w:r w:rsidRPr="00D135DD">
        <w:rPr>
          <w:rFonts w:eastAsia="楷体_GB2312" w:hint="eastAsia"/>
        </w:rPr>
        <w:t>．测试设计说明</w:t>
      </w:r>
    </w:p>
    <w:p w14:paraId="371BB659"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3.1</w:t>
      </w:r>
      <w:r w:rsidRPr="00D135DD">
        <w:rPr>
          <w:rFonts w:ascii="Times New Roman" w:hAnsi="Times New Roman" w:hint="eastAsia"/>
        </w:rPr>
        <w:t>测试</w:t>
      </w:r>
      <w:r w:rsidRPr="00D135DD">
        <w:rPr>
          <w:rFonts w:ascii="Times New Roman" w:hAnsi="Times New Roman" w:hint="eastAsia"/>
        </w:rPr>
        <w:t>1</w:t>
      </w:r>
      <w:r w:rsidRPr="00D135DD">
        <w:rPr>
          <w:rFonts w:ascii="Times New Roman" w:hAnsi="Times New Roman" w:hint="eastAsia"/>
        </w:rPr>
        <w:t>（</w:t>
      </w:r>
      <w:r w:rsidRPr="00D135DD">
        <w:rPr>
          <w:rFonts w:ascii="Times New Roman" w:hAnsi="Times New Roman" w:hint="eastAsia"/>
        </w:rPr>
        <w:t>01</w:t>
      </w:r>
      <w:r w:rsidRPr="00D135DD">
        <w:rPr>
          <w:rFonts w:ascii="Times New Roman" w:hAnsi="Times New Roman" w:hint="eastAsia"/>
        </w:rPr>
        <w:t>）</w:t>
      </w:r>
    </w:p>
    <w:p w14:paraId="3D2F390B"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3.1.1</w:t>
      </w:r>
      <w:r w:rsidRPr="00D135DD">
        <w:rPr>
          <w:rFonts w:ascii="Times New Roman" w:hAnsi="Times New Roman" w:hint="eastAsia"/>
        </w:rPr>
        <w:t>控制</w:t>
      </w:r>
    </w:p>
    <w:p w14:paraId="57AC2420"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 xml:space="preserve">    </w:t>
      </w:r>
      <w:r w:rsidRPr="00D135DD">
        <w:rPr>
          <w:rFonts w:ascii="Times New Roman" w:hAnsi="Times New Roman" w:hint="eastAsia"/>
        </w:rPr>
        <w:t>黑盒测试</w:t>
      </w:r>
      <w:proofErr w:type="gramStart"/>
      <w:r w:rsidRPr="00D135DD">
        <w:rPr>
          <w:rFonts w:ascii="Times New Roman" w:hAnsi="Times New Roman" w:hint="eastAsia"/>
        </w:rPr>
        <w:t>和白盒测试</w:t>
      </w:r>
      <w:proofErr w:type="gramEnd"/>
      <w:r w:rsidRPr="00D135DD">
        <w:rPr>
          <w:rFonts w:ascii="Times New Roman" w:hAnsi="Times New Roman" w:hint="eastAsia"/>
        </w:rPr>
        <w:t>相结合</w:t>
      </w:r>
    </w:p>
    <w:p w14:paraId="01F2C442"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3.1.2</w:t>
      </w:r>
      <w:r w:rsidRPr="00D135DD">
        <w:rPr>
          <w:rFonts w:ascii="Times New Roman" w:hAnsi="Times New Roman" w:hint="eastAsia"/>
        </w:rPr>
        <w:t>输入</w:t>
      </w:r>
    </w:p>
    <w:p w14:paraId="595FC947"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用户配置浏览器扩展作用网站</w:t>
      </w:r>
      <w:r w:rsidRPr="00D135DD">
        <w:rPr>
          <w:rFonts w:ascii="Times New Roman" w:hAnsi="Times New Roman"/>
        </w:rPr>
        <w:t>的正则表达式</w:t>
      </w:r>
    </w:p>
    <w:p w14:paraId="4AB99691"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3.1.3</w:t>
      </w:r>
      <w:r w:rsidRPr="00D135DD">
        <w:rPr>
          <w:rFonts w:ascii="Times New Roman" w:hAnsi="Times New Roman" w:hint="eastAsia"/>
        </w:rPr>
        <w:t>输出</w:t>
      </w:r>
    </w:p>
    <w:p w14:paraId="4CD20720"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 xml:space="preserve">    </w:t>
      </w:r>
      <w:r w:rsidRPr="00D135DD">
        <w:rPr>
          <w:rFonts w:ascii="Times New Roman" w:hAnsi="Times New Roman" w:hint="eastAsia"/>
        </w:rPr>
        <w:t>作用网站</w:t>
      </w:r>
      <w:r w:rsidRPr="00D135DD">
        <w:rPr>
          <w:rFonts w:ascii="Times New Roman" w:hAnsi="Times New Roman"/>
        </w:rPr>
        <w:t>的正则表达式</w:t>
      </w:r>
      <w:r w:rsidRPr="00D135DD">
        <w:rPr>
          <w:rFonts w:ascii="Times New Roman" w:hAnsi="Times New Roman" w:hint="eastAsia"/>
        </w:rPr>
        <w:t>数据正确存储到</w:t>
      </w:r>
      <w:r w:rsidRPr="00D135DD">
        <w:rPr>
          <w:rFonts w:ascii="Times New Roman" w:hAnsi="Times New Roman" w:hint="eastAsia"/>
        </w:rPr>
        <w:t>Chrome.local</w:t>
      </w:r>
      <w:r w:rsidRPr="00D135DD">
        <w:rPr>
          <w:rFonts w:ascii="Times New Roman" w:hAnsi="Times New Roman"/>
        </w:rPr>
        <w:t>storage</w:t>
      </w:r>
      <w:r w:rsidRPr="00D135DD">
        <w:rPr>
          <w:rFonts w:ascii="Times New Roman" w:hAnsi="Times New Roman" w:hint="eastAsia"/>
        </w:rPr>
        <w:t>对象</w:t>
      </w:r>
    </w:p>
    <w:p w14:paraId="30683749"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3.1.4</w:t>
      </w:r>
      <w:r w:rsidRPr="00D135DD">
        <w:rPr>
          <w:rFonts w:ascii="Times New Roman" w:hAnsi="Times New Roman" w:hint="eastAsia"/>
        </w:rPr>
        <w:t>过程</w:t>
      </w:r>
    </w:p>
    <w:p w14:paraId="291DAB23"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 xml:space="preserve">    </w:t>
      </w:r>
      <w:r w:rsidRPr="00D135DD">
        <w:rPr>
          <w:rFonts w:ascii="Times New Roman" w:hAnsi="Times New Roman" w:hint="eastAsia"/>
        </w:rPr>
        <w:t>用户配置浏览器扩展作用网站</w:t>
      </w:r>
      <w:r w:rsidRPr="00D135DD">
        <w:rPr>
          <w:rFonts w:ascii="Times New Roman" w:hAnsi="Times New Roman"/>
        </w:rPr>
        <w:t>的正则表达式</w:t>
      </w:r>
      <w:r w:rsidRPr="00D135DD">
        <w:rPr>
          <w:rFonts w:ascii="Times New Roman" w:hAnsi="Times New Roman" w:hint="eastAsia"/>
        </w:rPr>
        <w:t>，作用网站</w:t>
      </w:r>
      <w:r w:rsidRPr="00D135DD">
        <w:rPr>
          <w:rFonts w:ascii="Times New Roman" w:hAnsi="Times New Roman"/>
        </w:rPr>
        <w:t>的正则表达式</w:t>
      </w:r>
      <w:r w:rsidRPr="00D135DD">
        <w:rPr>
          <w:rFonts w:ascii="Times New Roman" w:hAnsi="Times New Roman" w:hint="eastAsia"/>
        </w:rPr>
        <w:t>数据正确存储到</w:t>
      </w:r>
      <w:r w:rsidRPr="00D135DD">
        <w:rPr>
          <w:rFonts w:ascii="Times New Roman" w:hAnsi="Times New Roman" w:hint="eastAsia"/>
        </w:rPr>
        <w:t>Chrome.local</w:t>
      </w:r>
      <w:r w:rsidRPr="00D135DD">
        <w:rPr>
          <w:rFonts w:ascii="Times New Roman" w:hAnsi="Times New Roman"/>
        </w:rPr>
        <w:t>storage</w:t>
      </w:r>
      <w:r w:rsidRPr="00D135DD">
        <w:rPr>
          <w:rFonts w:ascii="Times New Roman" w:hAnsi="Times New Roman" w:hint="eastAsia"/>
        </w:rPr>
        <w:t>对象。</w:t>
      </w:r>
    </w:p>
    <w:p w14:paraId="723B195B" w14:textId="77777777" w:rsidR="00E07B5D" w:rsidRPr="00D135DD" w:rsidRDefault="00E07B5D" w:rsidP="00E07B5D">
      <w:pPr>
        <w:pStyle w:val="ab"/>
        <w:ind w:firstLine="420"/>
        <w:rPr>
          <w:rFonts w:ascii="Times New Roman" w:hAnsi="Times New Roman"/>
        </w:rPr>
      </w:pPr>
    </w:p>
    <w:p w14:paraId="6048A860"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3.2</w:t>
      </w:r>
      <w:r w:rsidRPr="00D135DD">
        <w:rPr>
          <w:rFonts w:ascii="Times New Roman" w:hAnsi="Times New Roman" w:hint="eastAsia"/>
        </w:rPr>
        <w:t>测试</w:t>
      </w:r>
      <w:r w:rsidRPr="00D135DD">
        <w:rPr>
          <w:rFonts w:ascii="Times New Roman" w:hAnsi="Times New Roman" w:hint="eastAsia"/>
        </w:rPr>
        <w:t>2</w:t>
      </w:r>
      <w:r w:rsidRPr="00D135DD">
        <w:rPr>
          <w:rFonts w:ascii="Times New Roman" w:hAnsi="Times New Roman" w:hint="eastAsia"/>
        </w:rPr>
        <w:t>（</w:t>
      </w:r>
      <w:r w:rsidRPr="00D135DD">
        <w:rPr>
          <w:rFonts w:ascii="Times New Roman" w:hAnsi="Times New Roman" w:hint="eastAsia"/>
        </w:rPr>
        <w:t>02</w:t>
      </w:r>
      <w:r w:rsidRPr="00D135DD">
        <w:rPr>
          <w:rFonts w:ascii="Times New Roman" w:hAnsi="Times New Roman" w:hint="eastAsia"/>
        </w:rPr>
        <w:t>）</w:t>
      </w:r>
    </w:p>
    <w:p w14:paraId="5E704F81"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3.2.1</w:t>
      </w:r>
      <w:r w:rsidRPr="00D135DD">
        <w:rPr>
          <w:rFonts w:ascii="Times New Roman" w:hAnsi="Times New Roman" w:hint="eastAsia"/>
        </w:rPr>
        <w:t>控制</w:t>
      </w:r>
    </w:p>
    <w:p w14:paraId="15A6DF88"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 xml:space="preserve">    </w:t>
      </w:r>
      <w:r w:rsidRPr="00D135DD">
        <w:rPr>
          <w:rFonts w:ascii="Times New Roman" w:hAnsi="Times New Roman" w:hint="eastAsia"/>
        </w:rPr>
        <w:t>黑盒测试</w:t>
      </w:r>
    </w:p>
    <w:p w14:paraId="3DDA2BD0"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3.2.2</w:t>
      </w:r>
      <w:r w:rsidRPr="00D135DD">
        <w:rPr>
          <w:rFonts w:ascii="Times New Roman" w:hAnsi="Times New Roman" w:hint="eastAsia"/>
        </w:rPr>
        <w:t>输入</w:t>
      </w:r>
    </w:p>
    <w:p w14:paraId="75CFA85F"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用户在浏览器</w:t>
      </w:r>
      <w:r w:rsidRPr="00D135DD">
        <w:rPr>
          <w:rFonts w:ascii="Times New Roman" w:hAnsi="Times New Roman"/>
        </w:rPr>
        <w:t>地址栏输入已设置网站的一个网址请求</w:t>
      </w:r>
    </w:p>
    <w:p w14:paraId="3A7B2E3C"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3.2.3</w:t>
      </w:r>
      <w:r w:rsidRPr="00D135DD">
        <w:rPr>
          <w:rFonts w:ascii="Times New Roman" w:hAnsi="Times New Roman" w:hint="eastAsia"/>
        </w:rPr>
        <w:t>输出</w:t>
      </w:r>
    </w:p>
    <w:p w14:paraId="22A99907"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 xml:space="preserve">    </w:t>
      </w:r>
      <w:r w:rsidRPr="00D135DD">
        <w:rPr>
          <w:rFonts w:ascii="Times New Roman" w:hAnsi="Times New Roman" w:hint="eastAsia"/>
        </w:rPr>
        <w:t>浏览器发出</w:t>
      </w:r>
      <w:r w:rsidRPr="00D135DD">
        <w:rPr>
          <w:rFonts w:ascii="Times New Roman" w:hAnsi="Times New Roman"/>
        </w:rPr>
        <w:t>带</w:t>
      </w:r>
      <w:r w:rsidRPr="00D135DD">
        <w:rPr>
          <w:rFonts w:ascii="Times New Roman" w:hAnsi="Times New Roman"/>
        </w:rPr>
        <w:t>ID</w:t>
      </w:r>
      <w:r w:rsidRPr="00D135DD">
        <w:rPr>
          <w:rFonts w:ascii="Times New Roman" w:hAnsi="Times New Roman"/>
        </w:rPr>
        <w:t>的请求</w:t>
      </w:r>
    </w:p>
    <w:p w14:paraId="5F60643A"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3.2.4</w:t>
      </w:r>
      <w:r w:rsidRPr="00D135DD">
        <w:rPr>
          <w:rFonts w:ascii="Times New Roman" w:hAnsi="Times New Roman" w:hint="eastAsia"/>
        </w:rPr>
        <w:t>过程</w:t>
      </w:r>
    </w:p>
    <w:p w14:paraId="0FF1F83D"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用户在浏览器</w:t>
      </w:r>
      <w:r w:rsidRPr="00D135DD">
        <w:rPr>
          <w:rFonts w:ascii="Times New Roman" w:hAnsi="Times New Roman"/>
        </w:rPr>
        <w:t>地址栏输入已设置网站的一个网址请求</w:t>
      </w:r>
      <w:r w:rsidRPr="00D135DD">
        <w:rPr>
          <w:rFonts w:ascii="Times New Roman" w:hAnsi="Times New Roman" w:hint="eastAsia"/>
        </w:rPr>
        <w:t>，浏览器发出</w:t>
      </w:r>
      <w:r w:rsidRPr="00D135DD">
        <w:rPr>
          <w:rFonts w:ascii="Times New Roman" w:hAnsi="Times New Roman"/>
        </w:rPr>
        <w:t>带</w:t>
      </w:r>
      <w:r w:rsidRPr="00D135DD">
        <w:rPr>
          <w:rFonts w:ascii="Times New Roman" w:hAnsi="Times New Roman"/>
        </w:rPr>
        <w:t>ID</w:t>
      </w:r>
      <w:r w:rsidRPr="00D135DD">
        <w:rPr>
          <w:rFonts w:ascii="Times New Roman" w:hAnsi="Times New Roman"/>
        </w:rPr>
        <w:t>的请求</w:t>
      </w:r>
    </w:p>
    <w:p w14:paraId="50CCF69B" w14:textId="77777777" w:rsidR="00E07B5D" w:rsidRPr="00D135DD" w:rsidRDefault="00E07B5D" w:rsidP="00E07B5D">
      <w:pPr>
        <w:pStyle w:val="ab"/>
        <w:ind w:firstLine="420"/>
        <w:rPr>
          <w:rFonts w:ascii="Times New Roman" w:hAnsi="Times New Roman"/>
        </w:rPr>
      </w:pPr>
    </w:p>
    <w:p w14:paraId="621D65DC"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3.3</w:t>
      </w:r>
      <w:r w:rsidRPr="00D135DD">
        <w:rPr>
          <w:rFonts w:ascii="Times New Roman" w:hAnsi="Times New Roman" w:hint="eastAsia"/>
        </w:rPr>
        <w:t>测试</w:t>
      </w:r>
      <w:r w:rsidRPr="00D135DD">
        <w:rPr>
          <w:rFonts w:ascii="Times New Roman" w:hAnsi="Times New Roman" w:hint="eastAsia"/>
        </w:rPr>
        <w:t>3</w:t>
      </w:r>
      <w:r w:rsidRPr="00D135DD">
        <w:rPr>
          <w:rFonts w:ascii="Times New Roman" w:hAnsi="Times New Roman" w:hint="eastAsia"/>
        </w:rPr>
        <w:t>（</w:t>
      </w:r>
      <w:r w:rsidRPr="00D135DD">
        <w:rPr>
          <w:rFonts w:ascii="Times New Roman" w:hAnsi="Times New Roman" w:hint="eastAsia"/>
        </w:rPr>
        <w:t>03</w:t>
      </w:r>
      <w:r w:rsidRPr="00D135DD">
        <w:rPr>
          <w:rFonts w:ascii="Times New Roman" w:hAnsi="Times New Roman" w:hint="eastAsia"/>
        </w:rPr>
        <w:t>）</w:t>
      </w:r>
    </w:p>
    <w:p w14:paraId="1CD982B0"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3.3.1</w:t>
      </w:r>
      <w:r w:rsidRPr="00D135DD">
        <w:rPr>
          <w:rFonts w:ascii="Times New Roman" w:hAnsi="Times New Roman" w:hint="eastAsia"/>
        </w:rPr>
        <w:t>控制</w:t>
      </w:r>
    </w:p>
    <w:p w14:paraId="5F7764A4"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 xml:space="preserve">    </w:t>
      </w:r>
      <w:proofErr w:type="gramStart"/>
      <w:r w:rsidRPr="00D135DD">
        <w:rPr>
          <w:rFonts w:ascii="Times New Roman" w:hAnsi="Times New Roman" w:hint="eastAsia"/>
        </w:rPr>
        <w:t>白盒测试</w:t>
      </w:r>
      <w:proofErr w:type="gramEnd"/>
    </w:p>
    <w:p w14:paraId="025CC518"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3.3.2</w:t>
      </w:r>
      <w:r w:rsidRPr="00D135DD">
        <w:rPr>
          <w:rFonts w:ascii="Times New Roman" w:hAnsi="Times New Roman" w:hint="eastAsia"/>
        </w:rPr>
        <w:t>输入</w:t>
      </w:r>
    </w:p>
    <w:p w14:paraId="3C01D135"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一个请求</w:t>
      </w:r>
    </w:p>
    <w:p w14:paraId="2CC3AD88"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3.3.3</w:t>
      </w:r>
      <w:r w:rsidRPr="00D135DD">
        <w:rPr>
          <w:rFonts w:ascii="Times New Roman" w:hAnsi="Times New Roman" w:hint="eastAsia"/>
        </w:rPr>
        <w:t>输出</w:t>
      </w:r>
    </w:p>
    <w:p w14:paraId="69E50BA0"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 xml:space="preserve">    </w:t>
      </w:r>
      <w:r w:rsidRPr="00D135DD">
        <w:rPr>
          <w:rFonts w:ascii="Times New Roman" w:hAnsi="Times New Roman" w:hint="eastAsia"/>
        </w:rPr>
        <w:t>在没有在数据库中找到</w:t>
      </w:r>
      <w:r w:rsidRPr="00D135DD">
        <w:rPr>
          <w:rFonts w:ascii="Times New Roman" w:hAnsi="Times New Roman"/>
        </w:rPr>
        <w:t>请求相关信息时，</w:t>
      </w:r>
      <w:r w:rsidRPr="00D135DD">
        <w:rPr>
          <w:rFonts w:ascii="Times New Roman" w:hAnsi="Times New Roman" w:hint="eastAsia"/>
        </w:rPr>
        <w:t>数据库中分配一个</w:t>
      </w:r>
      <w:r w:rsidRPr="00D135DD">
        <w:rPr>
          <w:rFonts w:ascii="Times New Roman" w:hAnsi="Times New Roman"/>
        </w:rPr>
        <w:t>新节点</w:t>
      </w:r>
      <w:r w:rsidRPr="00D135DD">
        <w:rPr>
          <w:rFonts w:ascii="Times New Roman" w:hAnsi="Times New Roman" w:hint="eastAsia"/>
        </w:rPr>
        <w:t>记录</w:t>
      </w:r>
      <w:r w:rsidRPr="00D135DD">
        <w:rPr>
          <w:rFonts w:ascii="Times New Roman" w:hAnsi="Times New Roman"/>
        </w:rPr>
        <w:t>这个</w:t>
      </w:r>
      <w:r w:rsidRPr="00D135DD">
        <w:rPr>
          <w:rFonts w:ascii="Times New Roman" w:hAnsi="Times New Roman"/>
        </w:rPr>
        <w:t>IP</w:t>
      </w:r>
      <w:r w:rsidRPr="00D135DD">
        <w:rPr>
          <w:rFonts w:ascii="Times New Roman" w:hAnsi="Times New Roman"/>
        </w:rPr>
        <w:t>对应的</w:t>
      </w:r>
      <w:r w:rsidRPr="00D135DD">
        <w:rPr>
          <w:rFonts w:ascii="Times New Roman" w:hAnsi="Times New Roman"/>
        </w:rPr>
        <w:t>ID</w:t>
      </w:r>
      <w:r w:rsidRPr="00D135DD">
        <w:rPr>
          <w:rFonts w:ascii="Times New Roman" w:hAnsi="Times New Roman"/>
        </w:rPr>
        <w:t>。</w:t>
      </w:r>
    </w:p>
    <w:p w14:paraId="12FBF56F"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3.3.4</w:t>
      </w:r>
      <w:r w:rsidRPr="00D135DD">
        <w:rPr>
          <w:rFonts w:ascii="Times New Roman" w:hAnsi="Times New Roman" w:hint="eastAsia"/>
        </w:rPr>
        <w:t>过程</w:t>
      </w:r>
    </w:p>
    <w:p w14:paraId="670363E9"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服务器接受一个请求，在没有在数据库中找到</w:t>
      </w:r>
      <w:r w:rsidRPr="00D135DD">
        <w:rPr>
          <w:rFonts w:ascii="Times New Roman" w:hAnsi="Times New Roman"/>
        </w:rPr>
        <w:t>请求相关信息时</w:t>
      </w:r>
      <w:r w:rsidRPr="00D135DD">
        <w:rPr>
          <w:rFonts w:ascii="Times New Roman" w:hAnsi="Times New Roman" w:hint="eastAsia"/>
        </w:rPr>
        <w:t>，数据库中分配一个</w:t>
      </w:r>
      <w:r w:rsidRPr="00D135DD">
        <w:rPr>
          <w:rFonts w:ascii="Times New Roman" w:hAnsi="Times New Roman"/>
        </w:rPr>
        <w:t>新节点</w:t>
      </w:r>
      <w:r w:rsidRPr="00D135DD">
        <w:rPr>
          <w:rFonts w:ascii="Times New Roman" w:hAnsi="Times New Roman" w:hint="eastAsia"/>
        </w:rPr>
        <w:t>记录</w:t>
      </w:r>
      <w:r w:rsidRPr="00D135DD">
        <w:rPr>
          <w:rFonts w:ascii="Times New Roman" w:hAnsi="Times New Roman"/>
        </w:rPr>
        <w:t>这个</w:t>
      </w:r>
      <w:r w:rsidRPr="00D135DD">
        <w:rPr>
          <w:rFonts w:ascii="Times New Roman" w:hAnsi="Times New Roman"/>
        </w:rPr>
        <w:t>IP</w:t>
      </w:r>
      <w:r w:rsidRPr="00D135DD">
        <w:rPr>
          <w:rFonts w:ascii="Times New Roman" w:hAnsi="Times New Roman"/>
        </w:rPr>
        <w:t>对应的</w:t>
      </w:r>
      <w:r w:rsidRPr="00D135DD">
        <w:rPr>
          <w:rFonts w:ascii="Times New Roman" w:hAnsi="Times New Roman"/>
        </w:rPr>
        <w:t>ID</w:t>
      </w:r>
    </w:p>
    <w:p w14:paraId="081CD184" w14:textId="77777777" w:rsidR="00E07B5D" w:rsidRPr="00D135DD" w:rsidRDefault="00E07B5D" w:rsidP="00E07B5D">
      <w:pPr>
        <w:pStyle w:val="ab"/>
        <w:ind w:firstLine="420"/>
        <w:rPr>
          <w:rFonts w:ascii="Times New Roman" w:hAnsi="Times New Roman"/>
        </w:rPr>
      </w:pPr>
    </w:p>
    <w:p w14:paraId="549E6FB2"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3.4</w:t>
      </w:r>
      <w:r w:rsidRPr="00D135DD">
        <w:rPr>
          <w:rFonts w:ascii="Times New Roman" w:hAnsi="Times New Roman" w:hint="eastAsia"/>
        </w:rPr>
        <w:t>测试</w:t>
      </w:r>
      <w:r w:rsidRPr="00D135DD">
        <w:rPr>
          <w:rFonts w:ascii="Times New Roman" w:hAnsi="Times New Roman" w:hint="eastAsia"/>
        </w:rPr>
        <w:t>4</w:t>
      </w:r>
      <w:r w:rsidRPr="00D135DD">
        <w:rPr>
          <w:rFonts w:ascii="Times New Roman" w:hAnsi="Times New Roman" w:hint="eastAsia"/>
        </w:rPr>
        <w:t>（</w:t>
      </w:r>
      <w:r w:rsidRPr="00D135DD">
        <w:rPr>
          <w:rFonts w:ascii="Times New Roman" w:hAnsi="Times New Roman" w:hint="eastAsia"/>
        </w:rPr>
        <w:t>04</w:t>
      </w:r>
      <w:r w:rsidRPr="00D135DD">
        <w:rPr>
          <w:rFonts w:ascii="Times New Roman" w:hAnsi="Times New Roman" w:hint="eastAsia"/>
        </w:rPr>
        <w:t>）</w:t>
      </w:r>
    </w:p>
    <w:p w14:paraId="5D2FE916"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3.4.1</w:t>
      </w:r>
      <w:r w:rsidRPr="00D135DD">
        <w:rPr>
          <w:rFonts w:ascii="Times New Roman" w:hAnsi="Times New Roman" w:hint="eastAsia"/>
        </w:rPr>
        <w:t>控制</w:t>
      </w:r>
    </w:p>
    <w:p w14:paraId="120DE0A3" w14:textId="77777777" w:rsidR="00E07B5D" w:rsidRPr="00D135DD" w:rsidRDefault="00E07B5D" w:rsidP="00E07B5D">
      <w:pPr>
        <w:pStyle w:val="ab"/>
        <w:ind w:firstLine="420"/>
        <w:rPr>
          <w:rFonts w:ascii="Times New Roman" w:hAnsi="Times New Roman"/>
        </w:rPr>
      </w:pPr>
      <w:proofErr w:type="gramStart"/>
      <w:r w:rsidRPr="00D135DD">
        <w:rPr>
          <w:rFonts w:ascii="Times New Roman" w:hAnsi="Times New Roman" w:hint="eastAsia"/>
        </w:rPr>
        <w:t>白盒测试</w:t>
      </w:r>
      <w:proofErr w:type="gramEnd"/>
    </w:p>
    <w:p w14:paraId="396F996B"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3.4.2</w:t>
      </w:r>
      <w:r w:rsidRPr="00D135DD">
        <w:rPr>
          <w:rFonts w:ascii="Times New Roman" w:hAnsi="Times New Roman" w:hint="eastAsia"/>
        </w:rPr>
        <w:t>输入</w:t>
      </w:r>
    </w:p>
    <w:p w14:paraId="095D6D4C"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服务器将请求中的</w:t>
      </w:r>
      <w:r w:rsidRPr="00D135DD">
        <w:rPr>
          <w:rFonts w:ascii="Times New Roman" w:hAnsi="Times New Roman"/>
        </w:rPr>
        <w:t>ID</w:t>
      </w:r>
      <w:r w:rsidRPr="00D135DD">
        <w:rPr>
          <w:rFonts w:ascii="Times New Roman" w:hAnsi="Times New Roman"/>
        </w:rPr>
        <w:t>和数据库中的</w:t>
      </w:r>
      <w:r w:rsidRPr="00D135DD">
        <w:rPr>
          <w:rFonts w:ascii="Times New Roman" w:hAnsi="Times New Roman"/>
        </w:rPr>
        <w:t>ID</w:t>
      </w:r>
      <w:r w:rsidRPr="00D135DD">
        <w:rPr>
          <w:rFonts w:ascii="Times New Roman" w:hAnsi="Times New Roman" w:hint="eastAsia"/>
        </w:rPr>
        <w:t>进行</w:t>
      </w:r>
      <w:r w:rsidRPr="00D135DD">
        <w:rPr>
          <w:rFonts w:ascii="Times New Roman" w:hAnsi="Times New Roman"/>
        </w:rPr>
        <w:t>比较</w:t>
      </w:r>
    </w:p>
    <w:p w14:paraId="6036C4C4"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3.4.3</w:t>
      </w:r>
      <w:r w:rsidRPr="00D135DD">
        <w:rPr>
          <w:rFonts w:ascii="Times New Roman" w:hAnsi="Times New Roman" w:hint="eastAsia"/>
        </w:rPr>
        <w:t>输出</w:t>
      </w:r>
    </w:p>
    <w:p w14:paraId="302769F9"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 xml:space="preserve">    </w:t>
      </w:r>
      <w:r w:rsidRPr="00D135DD">
        <w:rPr>
          <w:rFonts w:ascii="Times New Roman" w:hAnsi="Times New Roman" w:hint="eastAsia"/>
        </w:rPr>
        <w:t>比较结果</w:t>
      </w:r>
    </w:p>
    <w:p w14:paraId="731935F8"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3.4.4</w:t>
      </w:r>
      <w:r w:rsidRPr="00D135DD">
        <w:rPr>
          <w:rFonts w:ascii="Times New Roman" w:hAnsi="Times New Roman" w:hint="eastAsia"/>
        </w:rPr>
        <w:t>过程</w:t>
      </w:r>
    </w:p>
    <w:p w14:paraId="293853FF"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服务器将请求中的</w:t>
      </w:r>
      <w:r w:rsidRPr="00D135DD">
        <w:rPr>
          <w:rFonts w:ascii="Times New Roman" w:hAnsi="Times New Roman" w:hint="eastAsia"/>
        </w:rPr>
        <w:t>ID</w:t>
      </w:r>
      <w:r w:rsidRPr="00D135DD">
        <w:rPr>
          <w:rFonts w:ascii="Times New Roman" w:hAnsi="Times New Roman" w:hint="eastAsia"/>
        </w:rPr>
        <w:t>和数据库中的</w:t>
      </w:r>
      <w:r w:rsidRPr="00D135DD">
        <w:rPr>
          <w:rFonts w:ascii="Times New Roman" w:hAnsi="Times New Roman" w:hint="eastAsia"/>
        </w:rPr>
        <w:t>ID</w:t>
      </w:r>
      <w:r w:rsidRPr="00D135DD">
        <w:rPr>
          <w:rFonts w:ascii="Times New Roman" w:hAnsi="Times New Roman" w:hint="eastAsia"/>
        </w:rPr>
        <w:t>进行比较，输出比较结果。</w:t>
      </w:r>
    </w:p>
    <w:p w14:paraId="70FB1C80" w14:textId="77777777" w:rsidR="00E07B5D" w:rsidRPr="00D135DD" w:rsidRDefault="00E07B5D" w:rsidP="00E07B5D">
      <w:pPr>
        <w:pStyle w:val="ab"/>
        <w:ind w:firstLine="420"/>
        <w:rPr>
          <w:rFonts w:ascii="Times New Roman" w:hAnsi="Times New Roman"/>
        </w:rPr>
      </w:pPr>
    </w:p>
    <w:p w14:paraId="6C81438C"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3.5</w:t>
      </w:r>
      <w:r w:rsidRPr="00D135DD">
        <w:rPr>
          <w:rFonts w:ascii="Times New Roman" w:hAnsi="Times New Roman" w:hint="eastAsia"/>
        </w:rPr>
        <w:t>测试</w:t>
      </w:r>
      <w:r w:rsidRPr="00D135DD">
        <w:rPr>
          <w:rFonts w:ascii="Times New Roman" w:hAnsi="Times New Roman" w:hint="eastAsia"/>
        </w:rPr>
        <w:t>5</w:t>
      </w:r>
      <w:r w:rsidRPr="00D135DD">
        <w:rPr>
          <w:rFonts w:ascii="Times New Roman" w:hAnsi="Times New Roman" w:hint="eastAsia"/>
        </w:rPr>
        <w:t>（</w:t>
      </w:r>
      <w:r w:rsidRPr="00D135DD">
        <w:rPr>
          <w:rFonts w:ascii="Times New Roman" w:hAnsi="Times New Roman" w:hint="eastAsia"/>
        </w:rPr>
        <w:t>05</w:t>
      </w:r>
      <w:r w:rsidRPr="00D135DD">
        <w:rPr>
          <w:rFonts w:ascii="Times New Roman" w:hAnsi="Times New Roman" w:hint="eastAsia"/>
        </w:rPr>
        <w:t>）</w:t>
      </w:r>
    </w:p>
    <w:p w14:paraId="3609452D"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3.5.1</w:t>
      </w:r>
      <w:r w:rsidRPr="00D135DD">
        <w:rPr>
          <w:rFonts w:ascii="Times New Roman" w:hAnsi="Times New Roman" w:hint="eastAsia"/>
        </w:rPr>
        <w:t>控制</w:t>
      </w:r>
    </w:p>
    <w:p w14:paraId="1CAF97CE"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黑盒测试</w:t>
      </w:r>
      <w:proofErr w:type="gramStart"/>
      <w:r w:rsidRPr="00D135DD">
        <w:rPr>
          <w:rFonts w:ascii="Times New Roman" w:hAnsi="Times New Roman" w:hint="eastAsia"/>
        </w:rPr>
        <w:t>和白盒测试</w:t>
      </w:r>
      <w:proofErr w:type="gramEnd"/>
      <w:r w:rsidRPr="00D135DD">
        <w:rPr>
          <w:rFonts w:ascii="Times New Roman" w:hAnsi="Times New Roman"/>
        </w:rPr>
        <w:t>相结合</w:t>
      </w:r>
    </w:p>
    <w:p w14:paraId="175F861E"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3.5.2</w:t>
      </w:r>
      <w:r w:rsidRPr="00D135DD">
        <w:rPr>
          <w:rFonts w:ascii="Times New Roman" w:hAnsi="Times New Roman" w:hint="eastAsia"/>
        </w:rPr>
        <w:t>输入</w:t>
      </w:r>
    </w:p>
    <w:p w14:paraId="46A8DCED"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HTML</w:t>
      </w:r>
      <w:r w:rsidRPr="00D135DD">
        <w:rPr>
          <w:rFonts w:ascii="Times New Roman" w:hAnsi="Times New Roman"/>
        </w:rPr>
        <w:t>文件</w:t>
      </w:r>
    </w:p>
    <w:p w14:paraId="57305A7F"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3.5.3</w:t>
      </w:r>
      <w:r w:rsidRPr="00D135DD">
        <w:rPr>
          <w:rFonts w:ascii="Times New Roman" w:hAnsi="Times New Roman" w:hint="eastAsia"/>
        </w:rPr>
        <w:t>输出</w:t>
      </w:r>
    </w:p>
    <w:p w14:paraId="750C9147"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 xml:space="preserve">    </w:t>
      </w:r>
      <w:r w:rsidRPr="00D135DD">
        <w:rPr>
          <w:rFonts w:ascii="Times New Roman" w:hAnsi="Times New Roman" w:hint="eastAsia"/>
        </w:rPr>
        <w:t>添加了</w:t>
      </w:r>
      <w:r w:rsidRPr="00D135DD">
        <w:rPr>
          <w:rFonts w:ascii="Times New Roman" w:hAnsi="Times New Roman" w:hint="eastAsia"/>
        </w:rPr>
        <w:t>ID</w:t>
      </w:r>
      <w:r w:rsidRPr="00D135DD">
        <w:rPr>
          <w:rFonts w:ascii="Times New Roman" w:hAnsi="Times New Roman"/>
        </w:rPr>
        <w:t>信息在其中的</w:t>
      </w:r>
      <w:r w:rsidRPr="00D135DD">
        <w:rPr>
          <w:rFonts w:ascii="Times New Roman" w:hAnsi="Times New Roman"/>
        </w:rPr>
        <w:t>HTML</w:t>
      </w:r>
      <w:r w:rsidRPr="00D135DD">
        <w:rPr>
          <w:rFonts w:ascii="Times New Roman" w:hAnsi="Times New Roman"/>
        </w:rPr>
        <w:t>文件</w:t>
      </w:r>
    </w:p>
    <w:p w14:paraId="7E2E3425"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3.5.4</w:t>
      </w:r>
      <w:r w:rsidRPr="00D135DD">
        <w:rPr>
          <w:rFonts w:ascii="Times New Roman" w:hAnsi="Times New Roman" w:hint="eastAsia"/>
        </w:rPr>
        <w:t>过程</w:t>
      </w:r>
    </w:p>
    <w:p w14:paraId="4D936A40"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服务器向</w:t>
      </w:r>
      <w:r w:rsidRPr="00D135DD">
        <w:rPr>
          <w:rFonts w:ascii="Times New Roman" w:hAnsi="Times New Roman" w:hint="eastAsia"/>
        </w:rPr>
        <w:t>HTML</w:t>
      </w:r>
      <w:r w:rsidRPr="00D135DD">
        <w:rPr>
          <w:rFonts w:ascii="Times New Roman" w:hAnsi="Times New Roman"/>
        </w:rPr>
        <w:t>文件注入</w:t>
      </w:r>
      <w:r w:rsidRPr="00D135DD">
        <w:rPr>
          <w:rFonts w:ascii="Times New Roman" w:hAnsi="Times New Roman"/>
        </w:rPr>
        <w:t>ID</w:t>
      </w:r>
    </w:p>
    <w:p w14:paraId="2B5FE800" w14:textId="77777777" w:rsidR="00E07B5D" w:rsidRPr="00D135DD" w:rsidRDefault="00E07B5D" w:rsidP="00E07B5D">
      <w:pPr>
        <w:pStyle w:val="ab"/>
        <w:ind w:firstLine="420"/>
        <w:rPr>
          <w:rFonts w:ascii="Times New Roman" w:hAnsi="Times New Roman"/>
        </w:rPr>
      </w:pPr>
    </w:p>
    <w:p w14:paraId="19541E2C"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3.6</w:t>
      </w:r>
      <w:r w:rsidRPr="00D135DD">
        <w:rPr>
          <w:rFonts w:ascii="Times New Roman" w:hAnsi="Times New Roman" w:hint="eastAsia"/>
        </w:rPr>
        <w:t>测试</w:t>
      </w:r>
      <w:r w:rsidRPr="00D135DD">
        <w:rPr>
          <w:rFonts w:ascii="Times New Roman" w:hAnsi="Times New Roman" w:hint="eastAsia"/>
        </w:rPr>
        <w:t>6</w:t>
      </w:r>
      <w:r w:rsidRPr="00D135DD">
        <w:rPr>
          <w:rFonts w:ascii="Times New Roman" w:hAnsi="Times New Roman" w:hint="eastAsia"/>
        </w:rPr>
        <w:t>（</w:t>
      </w:r>
      <w:r w:rsidRPr="00D135DD">
        <w:rPr>
          <w:rFonts w:ascii="Times New Roman" w:hAnsi="Times New Roman" w:hint="eastAsia"/>
        </w:rPr>
        <w:t>06</w:t>
      </w:r>
      <w:r w:rsidRPr="00D135DD">
        <w:rPr>
          <w:rFonts w:ascii="Times New Roman" w:hAnsi="Times New Roman" w:hint="eastAsia"/>
        </w:rPr>
        <w:t>）</w:t>
      </w:r>
    </w:p>
    <w:p w14:paraId="4B162D1D"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3.6.1</w:t>
      </w:r>
      <w:r w:rsidRPr="00D135DD">
        <w:rPr>
          <w:rFonts w:ascii="Times New Roman" w:hAnsi="Times New Roman" w:hint="eastAsia"/>
        </w:rPr>
        <w:t>控制</w:t>
      </w:r>
    </w:p>
    <w:p w14:paraId="2CCD950B"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黑盒测试</w:t>
      </w:r>
      <w:proofErr w:type="gramStart"/>
      <w:r w:rsidRPr="00D135DD">
        <w:rPr>
          <w:rFonts w:ascii="Times New Roman" w:hAnsi="Times New Roman" w:hint="eastAsia"/>
        </w:rPr>
        <w:t>和白盒测试</w:t>
      </w:r>
      <w:proofErr w:type="gramEnd"/>
      <w:r w:rsidRPr="00D135DD">
        <w:rPr>
          <w:rFonts w:ascii="Times New Roman" w:hAnsi="Times New Roman"/>
        </w:rPr>
        <w:t>相结合</w:t>
      </w:r>
    </w:p>
    <w:p w14:paraId="65DB82DD"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3.6.2</w:t>
      </w:r>
      <w:r w:rsidRPr="00D135DD">
        <w:rPr>
          <w:rFonts w:ascii="Times New Roman" w:hAnsi="Times New Roman" w:hint="eastAsia"/>
        </w:rPr>
        <w:t>输入</w:t>
      </w:r>
    </w:p>
    <w:p w14:paraId="31383725"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JavaScript</w:t>
      </w:r>
      <w:r w:rsidRPr="00D135DD">
        <w:rPr>
          <w:rFonts w:ascii="Times New Roman" w:hAnsi="Times New Roman" w:hint="eastAsia"/>
        </w:rPr>
        <w:t>脚本文件</w:t>
      </w:r>
    </w:p>
    <w:p w14:paraId="54A85EA2"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3.6.3</w:t>
      </w:r>
      <w:r w:rsidRPr="00D135DD">
        <w:rPr>
          <w:rFonts w:ascii="Times New Roman" w:hAnsi="Times New Roman" w:hint="eastAsia"/>
        </w:rPr>
        <w:t>输出</w:t>
      </w:r>
    </w:p>
    <w:p w14:paraId="5A433EAC"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经过混淆的</w:t>
      </w:r>
      <w:r w:rsidRPr="00D135DD">
        <w:rPr>
          <w:rFonts w:ascii="Times New Roman" w:hAnsi="Times New Roman" w:hint="eastAsia"/>
        </w:rPr>
        <w:t>JavaScript</w:t>
      </w:r>
      <w:r w:rsidRPr="00D135DD">
        <w:rPr>
          <w:rFonts w:ascii="Times New Roman" w:hAnsi="Times New Roman" w:hint="eastAsia"/>
        </w:rPr>
        <w:t>脚本文件</w:t>
      </w:r>
    </w:p>
    <w:p w14:paraId="60C833CF"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3.6.4</w:t>
      </w:r>
      <w:r w:rsidRPr="00D135DD">
        <w:rPr>
          <w:rFonts w:ascii="Times New Roman" w:hAnsi="Times New Roman" w:hint="eastAsia"/>
        </w:rPr>
        <w:t>过程</w:t>
      </w:r>
    </w:p>
    <w:p w14:paraId="7B78788B"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打开监控系统，用户点击查看网站接口耗时情况时，监控系统应该展示用户网站接口耗时图表给用户</w:t>
      </w:r>
    </w:p>
    <w:p w14:paraId="57B55F5C" w14:textId="77777777" w:rsidR="00E07B5D" w:rsidRPr="00D135DD" w:rsidRDefault="00E07B5D" w:rsidP="00CD5E67">
      <w:pPr>
        <w:pStyle w:val="3"/>
        <w:ind w:firstLine="643"/>
        <w:rPr>
          <w:rFonts w:eastAsia="楷体_GB2312"/>
        </w:rPr>
      </w:pPr>
      <w:r w:rsidRPr="00D135DD">
        <w:rPr>
          <w:rFonts w:eastAsia="楷体_GB2312" w:hint="eastAsia"/>
        </w:rPr>
        <w:t>4</w:t>
      </w:r>
      <w:r w:rsidRPr="00D135DD">
        <w:rPr>
          <w:rFonts w:eastAsia="楷体_GB2312" w:hint="eastAsia"/>
        </w:rPr>
        <w:t>．评价准则</w:t>
      </w:r>
    </w:p>
    <w:p w14:paraId="641837CB"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4.1</w:t>
      </w:r>
      <w:r w:rsidRPr="00D135DD">
        <w:rPr>
          <w:rFonts w:ascii="Times New Roman" w:hAnsi="Times New Roman" w:hint="eastAsia"/>
        </w:rPr>
        <w:t>范围</w:t>
      </w:r>
    </w:p>
    <w:p w14:paraId="10214BC1"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所选择的测试用例能够检查到大部分所有合法与不合法的输入。 </w:t>
      </w:r>
      <w:r w:rsidRPr="00D135DD">
        <w:rPr>
          <w:rFonts w:ascii="Times New Roman" w:hAnsi="Times New Roman" w:hint="eastAsia"/>
        </w:rPr>
        <w:t xml:space="preserve"> </w:t>
      </w:r>
      <w:r w:rsidRPr="00D135DD">
        <w:rPr>
          <w:rFonts w:ascii="Times New Roman" w:hAnsi="Times New Roman" w:hint="eastAsia"/>
        </w:rPr>
        <w:t>    </w:t>
      </w:r>
    </w:p>
    <w:p w14:paraId="6863D8E4" w14:textId="77777777" w:rsidR="00E07B5D" w:rsidRPr="00D135DD" w:rsidRDefault="00E07B5D" w:rsidP="00E07B5D">
      <w:pPr>
        <w:pStyle w:val="ab"/>
        <w:ind w:firstLine="420"/>
        <w:rPr>
          <w:rFonts w:ascii="Times New Roman" w:hAnsi="Times New Roman"/>
        </w:rPr>
      </w:pPr>
    </w:p>
    <w:p w14:paraId="5984A25B"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4.2</w:t>
      </w:r>
      <w:r w:rsidRPr="00D135DD">
        <w:rPr>
          <w:rFonts w:ascii="Times New Roman" w:hAnsi="Times New Roman" w:hint="eastAsia"/>
        </w:rPr>
        <w:t>数据整理</w:t>
      </w:r>
    </w:p>
    <w:p w14:paraId="50555CBE"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 xml:space="preserve">    </w:t>
      </w:r>
      <w:r w:rsidRPr="00D135DD">
        <w:rPr>
          <w:rFonts w:ascii="Times New Roman" w:hAnsi="Times New Roman" w:hint="eastAsia"/>
        </w:rPr>
        <w:t>输入的测试数据基本上能够满足测试的预期的要求，整个的数据处理基本上可以达到预 </w:t>
      </w:r>
      <w:r w:rsidRPr="00D135DD">
        <w:rPr>
          <w:rFonts w:hAnsi="宋体" w:cs="宋体" w:hint="eastAsia"/>
        </w:rPr>
        <w:t>期的结果。测试基本通过。</w:t>
      </w:r>
    </w:p>
    <w:p w14:paraId="75D3BD23" w14:textId="77777777" w:rsidR="00E07B5D" w:rsidRPr="00D135DD" w:rsidRDefault="00E07B5D" w:rsidP="00E07B5D">
      <w:pPr>
        <w:pStyle w:val="ab"/>
        <w:ind w:firstLine="420"/>
        <w:rPr>
          <w:rFonts w:ascii="Times New Roman" w:hAnsi="Times New Roman"/>
        </w:rPr>
      </w:pPr>
    </w:p>
    <w:p w14:paraId="570BD8EE"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4.3</w:t>
      </w:r>
      <w:r w:rsidRPr="00D135DD">
        <w:rPr>
          <w:rFonts w:ascii="Times New Roman" w:hAnsi="Times New Roman" w:hint="eastAsia"/>
        </w:rPr>
        <w:t>尺度</w:t>
      </w:r>
    </w:p>
    <w:p w14:paraId="7C8E0DFB" w14:textId="77777777" w:rsidR="00E07B5D" w:rsidRPr="00D135DD" w:rsidRDefault="00E07B5D" w:rsidP="00E07B5D">
      <w:pPr>
        <w:pStyle w:val="ab"/>
        <w:ind w:firstLine="420"/>
        <w:rPr>
          <w:rFonts w:ascii="Times New Roman" w:hAnsi="Times New Roman"/>
        </w:rPr>
      </w:pPr>
      <w:r w:rsidRPr="00D135DD">
        <w:rPr>
          <w:rFonts w:ascii="Times New Roman" w:hAnsi="Times New Roman" w:hint="eastAsia"/>
        </w:rPr>
        <w:t xml:space="preserve">    </w:t>
      </w:r>
      <w:r w:rsidRPr="00D135DD">
        <w:rPr>
          <w:rFonts w:ascii="Times New Roman" w:hAnsi="Times New Roman" w:hint="eastAsia"/>
        </w:rPr>
        <w:t>测试数据采用黑盒、</w:t>
      </w:r>
      <w:proofErr w:type="gramStart"/>
      <w:r w:rsidRPr="00D135DD">
        <w:rPr>
          <w:rFonts w:ascii="Times New Roman" w:hAnsi="Times New Roman" w:hint="eastAsia"/>
        </w:rPr>
        <w:t>白盒同时</w:t>
      </w:r>
      <w:proofErr w:type="gramEnd"/>
      <w:r w:rsidRPr="00D135DD">
        <w:rPr>
          <w:rFonts w:ascii="Times New Roman" w:hAnsi="Times New Roman" w:hint="eastAsia"/>
        </w:rPr>
        <w:t>进行，输入的数据通过预期的结果来达到最终的测试目的，如测试的数据有偏差，则重新组装，再测试，允许中断或停机的最大数为</w:t>
      </w:r>
      <w:r w:rsidRPr="00D135DD">
        <w:rPr>
          <w:rFonts w:ascii="Times New Roman" w:hAnsi="Times New Roman" w:hint="eastAsia"/>
        </w:rPr>
        <w:t>5</w:t>
      </w:r>
      <w:r w:rsidRPr="00D135DD">
        <w:rPr>
          <w:rFonts w:ascii="Times New Roman" w:hAnsi="Times New Roman" w:hint="eastAsia"/>
        </w:rPr>
        <w:t>次。</w:t>
      </w:r>
    </w:p>
    <w:p w14:paraId="70BB491F" w14:textId="342CC989" w:rsidR="0074301B" w:rsidRPr="00D135DD" w:rsidRDefault="0074301B">
      <w:pPr>
        <w:ind w:firstLine="480"/>
        <w:rPr>
          <w:rFonts w:eastAsia="宋体" w:cs="Courier New"/>
          <w:sz w:val="21"/>
          <w:szCs w:val="21"/>
        </w:rPr>
      </w:pPr>
      <w:r w:rsidRPr="00D135DD">
        <w:br w:type="page"/>
      </w:r>
    </w:p>
    <w:p w14:paraId="4499F156" w14:textId="56E52964" w:rsidR="008251AC" w:rsidRPr="00D135DD" w:rsidRDefault="008251AC" w:rsidP="008251AC">
      <w:pPr>
        <w:pStyle w:val="-10"/>
        <w:ind w:firstLine="600"/>
        <w:jc w:val="both"/>
      </w:pPr>
      <w:bookmarkStart w:id="231" w:name="_Toc7728466"/>
      <w:r w:rsidRPr="00D135DD">
        <w:rPr>
          <w:rFonts w:hint="eastAsia"/>
        </w:rPr>
        <w:t>附录</w:t>
      </w:r>
      <w:r w:rsidRPr="00D135DD">
        <w:rPr>
          <w:rFonts w:hint="eastAsia"/>
        </w:rPr>
        <w:t xml:space="preserve">10 </w:t>
      </w:r>
      <w:r w:rsidRPr="00D135DD">
        <w:rPr>
          <w:rFonts w:hint="eastAsia"/>
        </w:rPr>
        <w:t>详细设计说明书</w:t>
      </w:r>
      <w:bookmarkEnd w:id="231"/>
    </w:p>
    <w:p w14:paraId="0B661F60" w14:textId="1848DC69" w:rsidR="008251AC" w:rsidRPr="00D135DD" w:rsidRDefault="008251AC" w:rsidP="008251AC">
      <w:pPr>
        <w:ind w:firstLine="880"/>
        <w:jc w:val="center"/>
        <w:rPr>
          <w:rFonts w:eastAsia="黑体"/>
          <w:sz w:val="44"/>
        </w:rPr>
      </w:pPr>
      <w:r w:rsidRPr="00D135DD">
        <w:rPr>
          <w:rFonts w:eastAsia="黑体"/>
          <w:noProof/>
          <w:sz w:val="44"/>
        </w:rPr>
        <mc:AlternateContent>
          <mc:Choice Requires="wps">
            <w:drawing>
              <wp:anchor distT="0" distB="0" distL="114300" distR="114300" simplePos="0" relativeHeight="251675648" behindDoc="0" locked="0" layoutInCell="0" allowOverlap="1" wp14:anchorId="348F056C" wp14:editId="12B080C6">
                <wp:simplePos x="0" y="0"/>
                <wp:positionH relativeFrom="column">
                  <wp:posOffset>0</wp:posOffset>
                </wp:positionH>
                <wp:positionV relativeFrom="paragraph">
                  <wp:posOffset>495300</wp:posOffset>
                </wp:positionV>
                <wp:extent cx="5143500" cy="0"/>
                <wp:effectExtent l="0" t="0" r="0" b="0"/>
                <wp:wrapTopAndBottom/>
                <wp:docPr id="48" name="直接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3767189" id="直接连接符 48" o:spid="_x0000_s1026" style="position:absolute;left:0;text-align:lef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pt" to="40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" o:allowincell="f" stroked="f">
                <w10:wrap type="topAndBottom"/>
              </v:line>
            </w:pict>
          </mc:Fallback>
        </mc:AlternateContent>
      </w:r>
      <w:r w:rsidRPr="00D135DD">
        <w:rPr>
          <w:rFonts w:eastAsia="黑体" w:hint="eastAsia"/>
          <w:sz w:val="44"/>
        </w:rPr>
        <w:t>基于代码混淆</w:t>
      </w:r>
      <w:r w:rsidRPr="00D135DD">
        <w:rPr>
          <w:rFonts w:eastAsia="黑体"/>
          <w:sz w:val="44"/>
        </w:rPr>
        <w:t>的</w:t>
      </w:r>
      <w:r w:rsidRPr="00D135DD">
        <w:rPr>
          <w:rFonts w:eastAsia="黑体"/>
          <w:sz w:val="44"/>
        </w:rPr>
        <w:t>Web</w:t>
      </w:r>
      <w:r w:rsidRPr="00D135DD">
        <w:rPr>
          <w:rFonts w:eastAsia="黑体" w:hint="eastAsia"/>
          <w:sz w:val="44"/>
        </w:rPr>
        <w:t>站点</w:t>
      </w:r>
      <w:r w:rsidRPr="00D135DD">
        <w:rPr>
          <w:rFonts w:eastAsia="黑体"/>
          <w:sz w:val="44"/>
        </w:rPr>
        <w:t>动态防御系统</w:t>
      </w:r>
    </w:p>
    <w:p w14:paraId="67CE5A19" w14:textId="77777777" w:rsidR="008251AC" w:rsidRPr="00D135DD" w:rsidRDefault="008251AC" w:rsidP="008251AC">
      <w:pPr>
        <w:ind w:firstLine="880"/>
        <w:jc w:val="center"/>
        <w:rPr>
          <w:rFonts w:eastAsia="黑体"/>
          <w:sz w:val="44"/>
        </w:rPr>
      </w:pPr>
    </w:p>
    <w:p w14:paraId="72636212" w14:textId="77777777" w:rsidR="008251AC" w:rsidRPr="00D135DD" w:rsidRDefault="008251AC" w:rsidP="008251AC">
      <w:pPr>
        <w:ind w:firstLine="880"/>
        <w:jc w:val="center"/>
        <w:rPr>
          <w:rFonts w:eastAsia="黑体"/>
          <w:sz w:val="44"/>
        </w:rPr>
      </w:pPr>
      <w:r w:rsidRPr="00D135DD">
        <w:rPr>
          <w:rFonts w:eastAsia="黑体" w:hint="eastAsia"/>
          <w:sz w:val="44"/>
        </w:rPr>
        <w:t>详细设计说明书</w:t>
      </w:r>
    </w:p>
    <w:p w14:paraId="69B64971" w14:textId="77777777" w:rsidR="008251AC" w:rsidRPr="00D135DD" w:rsidRDefault="008251AC" w:rsidP="008251AC">
      <w:pPr>
        <w:ind w:firstLine="560"/>
        <w:jc w:val="center"/>
        <w:rPr>
          <w:sz w:val="28"/>
        </w:rPr>
      </w:pPr>
    </w:p>
    <w:p w14:paraId="112C6C77" w14:textId="77777777" w:rsidR="008251AC" w:rsidRPr="00D135DD" w:rsidRDefault="008251AC" w:rsidP="008251AC">
      <w:pPr>
        <w:ind w:firstLine="560"/>
        <w:jc w:val="center"/>
        <w:rPr>
          <w:sz w:val="28"/>
        </w:rPr>
      </w:pPr>
      <w:r w:rsidRPr="00D135DD">
        <w:rPr>
          <w:rFonts w:hint="eastAsia"/>
          <w:sz w:val="28"/>
        </w:rPr>
        <w:t>[V</w:t>
      </w:r>
      <w:r w:rsidRPr="00D135DD">
        <w:rPr>
          <w:sz w:val="28"/>
        </w:rPr>
        <w:t>1.0</w:t>
      </w:r>
      <w:r w:rsidRPr="00D135DD">
        <w:rPr>
          <w:rFonts w:hint="eastAsia"/>
          <w:sz w:val="28"/>
        </w:rPr>
        <w:t>]</w:t>
      </w:r>
    </w:p>
    <w:p w14:paraId="7049C0BB" w14:textId="77777777" w:rsidR="008251AC" w:rsidRPr="00D135DD" w:rsidRDefault="008251AC" w:rsidP="008251AC">
      <w:pPr>
        <w:ind w:firstLine="560"/>
        <w:jc w:val="center"/>
        <w:rPr>
          <w:sz w:val="28"/>
        </w:rPr>
      </w:pPr>
    </w:p>
    <w:p w14:paraId="5873CC47" w14:textId="77777777" w:rsidR="008251AC" w:rsidRPr="00D135DD" w:rsidRDefault="008251AC" w:rsidP="008251AC">
      <w:pPr>
        <w:ind w:firstLine="560"/>
        <w:jc w:val="center"/>
        <w:rPr>
          <w:sz w:val="28"/>
        </w:rPr>
      </w:pPr>
    </w:p>
    <w:p w14:paraId="6D70B3DB" w14:textId="77777777" w:rsidR="008251AC" w:rsidRPr="00D135DD" w:rsidRDefault="008251AC" w:rsidP="008251AC">
      <w:pPr>
        <w:ind w:firstLine="560"/>
        <w:jc w:val="center"/>
        <w:rPr>
          <w:sz w:val="28"/>
        </w:rPr>
      </w:pPr>
    </w:p>
    <w:p w14:paraId="17B0C043" w14:textId="77777777" w:rsidR="008251AC" w:rsidRPr="00D135DD" w:rsidRDefault="008251AC" w:rsidP="008251AC">
      <w:pPr>
        <w:ind w:firstLine="480"/>
      </w:pPr>
    </w:p>
    <w:p w14:paraId="72CC8CCC" w14:textId="77777777" w:rsidR="008251AC" w:rsidRPr="00D135DD" w:rsidRDefault="008251AC" w:rsidP="008251AC">
      <w:pPr>
        <w:spacing w:line="720" w:lineRule="auto"/>
        <w:ind w:firstLine="560"/>
        <w:jc w:val="center"/>
        <w:rPr>
          <w:sz w:val="28"/>
        </w:rPr>
      </w:pPr>
      <w:r w:rsidRPr="00D135DD">
        <w:rPr>
          <w:rFonts w:hint="eastAsia"/>
          <w:sz w:val="28"/>
        </w:rPr>
        <w:t>拟</w:t>
      </w:r>
      <w:r w:rsidRPr="00D135DD">
        <w:rPr>
          <w:sz w:val="28"/>
        </w:rPr>
        <w:t xml:space="preserve"> </w:t>
      </w:r>
      <w:r w:rsidRPr="00D135DD">
        <w:rPr>
          <w:rFonts w:hint="eastAsia"/>
          <w:sz w:val="28"/>
        </w:rPr>
        <w:t>制</w:t>
      </w:r>
      <w:r w:rsidRPr="00D135DD">
        <w:rPr>
          <w:sz w:val="28"/>
        </w:rPr>
        <w:t xml:space="preserve"> </w:t>
      </w:r>
      <w:r w:rsidRPr="00D135DD">
        <w:rPr>
          <w:rFonts w:hint="eastAsia"/>
          <w:sz w:val="28"/>
        </w:rPr>
        <w:t>人</w:t>
      </w:r>
      <w:r w:rsidRPr="00D135DD">
        <w:rPr>
          <w:sz w:val="28"/>
        </w:rPr>
        <w:t>________</w:t>
      </w:r>
      <w:proofErr w:type="gramStart"/>
      <w:r w:rsidRPr="00D135DD">
        <w:rPr>
          <w:rFonts w:hint="eastAsia"/>
          <w:sz w:val="28"/>
        </w:rPr>
        <w:t>邵</w:t>
      </w:r>
      <w:proofErr w:type="gramEnd"/>
      <w:r w:rsidRPr="00D135DD">
        <w:rPr>
          <w:rFonts w:hint="eastAsia"/>
          <w:sz w:val="28"/>
        </w:rPr>
        <w:t>欣欣</w:t>
      </w:r>
      <w:r w:rsidRPr="00D135DD">
        <w:rPr>
          <w:sz w:val="28"/>
        </w:rPr>
        <w:t>______________</w:t>
      </w:r>
    </w:p>
    <w:p w14:paraId="2C4272BC" w14:textId="77777777" w:rsidR="008251AC" w:rsidRPr="00D135DD" w:rsidRDefault="008251AC" w:rsidP="008251AC">
      <w:pPr>
        <w:spacing w:line="720" w:lineRule="auto"/>
        <w:ind w:firstLine="560"/>
        <w:jc w:val="center"/>
        <w:rPr>
          <w:sz w:val="28"/>
        </w:rPr>
      </w:pPr>
      <w:r w:rsidRPr="00D135DD">
        <w:rPr>
          <w:rFonts w:hint="eastAsia"/>
          <w:sz w:val="28"/>
        </w:rPr>
        <w:t>审</w:t>
      </w:r>
      <w:r w:rsidRPr="00D135DD">
        <w:rPr>
          <w:sz w:val="28"/>
        </w:rPr>
        <w:t xml:space="preserve"> </w:t>
      </w:r>
      <w:r w:rsidRPr="00D135DD">
        <w:rPr>
          <w:rFonts w:hint="eastAsia"/>
          <w:sz w:val="28"/>
        </w:rPr>
        <w:t>核</w:t>
      </w:r>
      <w:r w:rsidRPr="00D135DD">
        <w:rPr>
          <w:sz w:val="28"/>
        </w:rPr>
        <w:t xml:space="preserve"> </w:t>
      </w:r>
      <w:r w:rsidRPr="00D135DD">
        <w:rPr>
          <w:rFonts w:hint="eastAsia"/>
          <w:sz w:val="28"/>
        </w:rPr>
        <w:t>人</w:t>
      </w:r>
      <w:r w:rsidRPr="00D135DD">
        <w:rPr>
          <w:sz w:val="28"/>
        </w:rPr>
        <w:t>__________</w:t>
      </w:r>
      <w:r w:rsidRPr="00D135DD">
        <w:rPr>
          <w:rFonts w:hint="eastAsia"/>
          <w:sz w:val="28"/>
        </w:rPr>
        <w:t>王海舟</w:t>
      </w:r>
      <w:r w:rsidRPr="00D135DD">
        <w:rPr>
          <w:sz w:val="28"/>
        </w:rPr>
        <w:t>____________</w:t>
      </w:r>
    </w:p>
    <w:p w14:paraId="0C385D42" w14:textId="77777777" w:rsidR="008251AC" w:rsidRPr="00D135DD" w:rsidRDefault="008251AC" w:rsidP="008251AC">
      <w:pPr>
        <w:spacing w:line="720" w:lineRule="auto"/>
        <w:ind w:firstLine="560"/>
        <w:jc w:val="center"/>
        <w:rPr>
          <w:sz w:val="28"/>
        </w:rPr>
      </w:pPr>
      <w:r w:rsidRPr="00D135DD">
        <w:rPr>
          <w:rFonts w:hint="eastAsia"/>
          <w:sz w:val="28"/>
        </w:rPr>
        <w:t>批</w:t>
      </w:r>
      <w:r w:rsidRPr="00D135DD">
        <w:rPr>
          <w:sz w:val="28"/>
        </w:rPr>
        <w:t xml:space="preserve"> </w:t>
      </w:r>
      <w:r w:rsidRPr="00D135DD">
        <w:rPr>
          <w:rFonts w:hint="eastAsia"/>
          <w:sz w:val="28"/>
        </w:rPr>
        <w:t>准</w:t>
      </w:r>
      <w:r w:rsidRPr="00D135DD">
        <w:rPr>
          <w:sz w:val="28"/>
        </w:rPr>
        <w:t xml:space="preserve"> </w:t>
      </w:r>
      <w:r w:rsidRPr="00D135DD">
        <w:rPr>
          <w:rFonts w:hint="eastAsia"/>
          <w:sz w:val="28"/>
        </w:rPr>
        <w:t>人</w:t>
      </w:r>
      <w:r w:rsidRPr="00D135DD">
        <w:rPr>
          <w:sz w:val="28"/>
        </w:rPr>
        <w:t>__________</w:t>
      </w:r>
      <w:r w:rsidRPr="00D135DD">
        <w:rPr>
          <w:rFonts w:hint="eastAsia"/>
          <w:sz w:val="28"/>
        </w:rPr>
        <w:t>王海舟</w:t>
      </w:r>
      <w:r w:rsidRPr="00D135DD">
        <w:rPr>
          <w:sz w:val="28"/>
        </w:rPr>
        <w:t>____________</w:t>
      </w:r>
    </w:p>
    <w:p w14:paraId="695E60F9" w14:textId="77777777" w:rsidR="008251AC" w:rsidRPr="00D135DD" w:rsidRDefault="008251AC" w:rsidP="008251AC">
      <w:pPr>
        <w:ind w:firstLine="560"/>
        <w:jc w:val="center"/>
        <w:rPr>
          <w:sz w:val="28"/>
        </w:rPr>
      </w:pPr>
    </w:p>
    <w:p w14:paraId="64BB32E8" w14:textId="77777777" w:rsidR="008251AC" w:rsidRPr="00D135DD" w:rsidRDefault="008251AC" w:rsidP="008251AC">
      <w:pPr>
        <w:ind w:firstLine="560"/>
        <w:jc w:val="center"/>
        <w:rPr>
          <w:sz w:val="28"/>
        </w:rPr>
      </w:pPr>
    </w:p>
    <w:p w14:paraId="7C9CD12F" w14:textId="77777777" w:rsidR="008251AC" w:rsidRPr="00D135DD" w:rsidRDefault="008251AC" w:rsidP="008251AC">
      <w:pPr>
        <w:ind w:firstLine="560"/>
        <w:jc w:val="center"/>
        <w:rPr>
          <w:sz w:val="28"/>
        </w:rPr>
      </w:pPr>
    </w:p>
    <w:p w14:paraId="2711EF49" w14:textId="77777777" w:rsidR="008251AC" w:rsidRPr="00D135DD" w:rsidRDefault="008251AC" w:rsidP="008251AC">
      <w:pPr>
        <w:ind w:firstLine="560"/>
        <w:jc w:val="center"/>
        <w:rPr>
          <w:sz w:val="28"/>
        </w:rPr>
      </w:pPr>
    </w:p>
    <w:p w14:paraId="76159D0E" w14:textId="77777777" w:rsidR="008251AC" w:rsidRPr="00D135DD" w:rsidRDefault="008251AC" w:rsidP="008251AC">
      <w:pPr>
        <w:ind w:firstLine="560"/>
        <w:jc w:val="center"/>
        <w:rPr>
          <w:sz w:val="28"/>
        </w:rPr>
      </w:pPr>
      <w:r w:rsidRPr="00D135DD">
        <w:rPr>
          <w:rFonts w:hint="eastAsia"/>
          <w:sz w:val="28"/>
        </w:rPr>
        <w:t>[</w:t>
      </w:r>
      <w:r w:rsidRPr="00D135DD">
        <w:rPr>
          <w:rFonts w:hint="eastAsia"/>
          <w:sz w:val="28"/>
        </w:rPr>
        <w:t>二零一九年三月六日</w:t>
      </w:r>
      <w:r w:rsidRPr="00D135DD">
        <w:rPr>
          <w:rFonts w:hint="eastAsia"/>
          <w:sz w:val="28"/>
        </w:rPr>
        <w:t>]</w:t>
      </w:r>
    </w:p>
    <w:p w14:paraId="3637249D" w14:textId="0E990A96" w:rsidR="008251AC" w:rsidRPr="00D135DD" w:rsidRDefault="008251AC" w:rsidP="008251AC">
      <w:pPr>
        <w:pStyle w:val="a8"/>
        <w:ind w:firstLineChars="0" w:firstLine="0"/>
      </w:pPr>
      <w:r w:rsidRPr="00D135DD">
        <w:rPr>
          <w:rFonts w:hint="eastAsia"/>
        </w:rPr>
        <w:t xml:space="preserve"> </w:t>
      </w:r>
    </w:p>
    <w:p w14:paraId="7C845EB1" w14:textId="77777777" w:rsidR="008251AC" w:rsidRPr="00D135DD" w:rsidRDefault="008251AC" w:rsidP="00CD5E67">
      <w:pPr>
        <w:pStyle w:val="3"/>
        <w:ind w:firstLine="643"/>
      </w:pPr>
      <w:r w:rsidRPr="00D135DD">
        <w:rPr>
          <w:rFonts w:hint="eastAsia"/>
        </w:rPr>
        <w:t>1.</w:t>
      </w:r>
      <w:r w:rsidRPr="00D135DD">
        <w:rPr>
          <w:rFonts w:hint="eastAsia"/>
        </w:rPr>
        <w:t>引言</w:t>
      </w:r>
    </w:p>
    <w:p w14:paraId="7D31AD53" w14:textId="77777777" w:rsidR="008251AC" w:rsidRPr="00D135DD" w:rsidRDefault="008251AC" w:rsidP="008251AC">
      <w:pPr>
        <w:pStyle w:val="ab"/>
        <w:ind w:firstLine="420"/>
        <w:rPr>
          <w:rFonts w:ascii="Times New Roman" w:eastAsia="黑体" w:hAnsi="Times New Roman"/>
        </w:rPr>
      </w:pPr>
      <w:r w:rsidRPr="00D135DD">
        <w:rPr>
          <w:rFonts w:ascii="Times New Roman" w:eastAsia="黑体" w:hAnsi="Times New Roman" w:hint="eastAsia"/>
        </w:rPr>
        <w:t>1.1</w:t>
      </w:r>
      <w:r w:rsidRPr="00D135DD">
        <w:rPr>
          <w:rFonts w:ascii="Times New Roman" w:eastAsia="黑体" w:hAnsi="Times New Roman" w:hint="eastAsia"/>
        </w:rPr>
        <w:t>编写目的</w:t>
      </w:r>
    </w:p>
    <w:p w14:paraId="75D34142" w14:textId="77777777" w:rsidR="008251AC" w:rsidRPr="00D135DD" w:rsidRDefault="008251AC" w:rsidP="008251AC">
      <w:pPr>
        <w:pStyle w:val="ab"/>
        <w:ind w:firstLine="420"/>
        <w:rPr>
          <w:rFonts w:ascii="Times New Roman" w:hAnsi="Times New Roman"/>
        </w:rPr>
      </w:pPr>
      <w:r w:rsidRPr="00D135DD">
        <w:rPr>
          <w:rFonts w:ascii="Times New Roman" w:hAnsi="Times New Roman" w:hint="eastAsia"/>
        </w:rPr>
        <w:t>本项目将开发一个基于代码混淆的</w:t>
      </w:r>
      <w:r w:rsidRPr="00D135DD">
        <w:rPr>
          <w:rFonts w:ascii="Times New Roman" w:hAnsi="Times New Roman" w:hint="eastAsia"/>
        </w:rPr>
        <w:t>web</w:t>
      </w:r>
      <w:r w:rsidRPr="00D135DD">
        <w:rPr>
          <w:rFonts w:ascii="Times New Roman" w:hAnsi="Times New Roman" w:hint="eastAsia"/>
        </w:rPr>
        <w:t>站点动态防御系统。</w:t>
      </w:r>
    </w:p>
    <w:p w14:paraId="447B87C6" w14:textId="77777777" w:rsidR="008251AC" w:rsidRPr="00D135DD" w:rsidRDefault="008251AC" w:rsidP="008251AC">
      <w:pPr>
        <w:pStyle w:val="ab"/>
        <w:ind w:firstLine="420"/>
        <w:rPr>
          <w:rFonts w:ascii="Times New Roman" w:hAnsi="Times New Roman"/>
        </w:rPr>
      </w:pPr>
      <w:r w:rsidRPr="00D135DD">
        <w:rPr>
          <w:rFonts w:ascii="Times New Roman" w:hAnsi="Times New Roman" w:hint="eastAsia"/>
        </w:rPr>
        <w:t>本</w:t>
      </w:r>
      <w:r w:rsidRPr="00D135DD">
        <w:rPr>
          <w:rFonts w:ascii="Times New Roman" w:hAnsi="Times New Roman"/>
        </w:rPr>
        <w:t>详细设计说明书</w:t>
      </w:r>
      <w:r w:rsidRPr="00D135DD">
        <w:rPr>
          <w:rFonts w:ascii="Times New Roman" w:hAnsi="Times New Roman" w:hint="eastAsia"/>
        </w:rPr>
        <w:t>是为了</w:t>
      </w:r>
      <w:r w:rsidRPr="00D135DD">
        <w:rPr>
          <w:rFonts w:ascii="Times New Roman" w:hAnsi="Times New Roman"/>
        </w:rPr>
        <w:t>实现系统</w:t>
      </w:r>
      <w:r w:rsidRPr="00D135DD">
        <w:rPr>
          <w:rFonts w:ascii="Times New Roman" w:hAnsi="Times New Roman" w:hint="eastAsia"/>
        </w:rPr>
        <w:t>的功能</w:t>
      </w:r>
      <w:r w:rsidRPr="00D135DD">
        <w:rPr>
          <w:rFonts w:ascii="Times New Roman" w:hAnsi="Times New Roman"/>
        </w:rPr>
        <w:t>，进行</w:t>
      </w:r>
      <w:r w:rsidRPr="00D135DD">
        <w:rPr>
          <w:rFonts w:ascii="Times New Roman" w:hAnsi="Times New Roman" w:hint="eastAsia"/>
        </w:rPr>
        <w:t>的</w:t>
      </w:r>
      <w:r w:rsidRPr="00D135DD">
        <w:rPr>
          <w:rFonts w:ascii="Times New Roman" w:hAnsi="Times New Roman"/>
        </w:rPr>
        <w:t>详细设计</w:t>
      </w:r>
      <w:r w:rsidRPr="00D135DD">
        <w:rPr>
          <w:rFonts w:ascii="Times New Roman" w:hAnsi="Times New Roman" w:hint="eastAsia"/>
        </w:rPr>
        <w:t>说明</w:t>
      </w:r>
      <w:r w:rsidRPr="00D135DD">
        <w:rPr>
          <w:rFonts w:ascii="Times New Roman" w:hAnsi="Times New Roman"/>
        </w:rPr>
        <w:t>。具体</w:t>
      </w:r>
      <w:r w:rsidRPr="00D135DD">
        <w:rPr>
          <w:rFonts w:ascii="Times New Roman" w:hAnsi="Times New Roman" w:hint="eastAsia"/>
        </w:rPr>
        <w:t>针对功能</w:t>
      </w:r>
      <w:r w:rsidRPr="00D135DD">
        <w:rPr>
          <w:rFonts w:ascii="Times New Roman" w:hAnsi="Times New Roman"/>
        </w:rPr>
        <w:t>与技术进行详细的方案设计</w:t>
      </w:r>
      <w:r w:rsidRPr="00D135DD">
        <w:rPr>
          <w:rFonts w:ascii="Times New Roman" w:hAnsi="Times New Roman" w:hint="eastAsia"/>
        </w:rPr>
        <w:t>。</w:t>
      </w:r>
    </w:p>
    <w:p w14:paraId="52148814" w14:textId="77777777" w:rsidR="008251AC" w:rsidRPr="00D135DD" w:rsidRDefault="008251AC" w:rsidP="008251AC">
      <w:pPr>
        <w:pStyle w:val="ab"/>
        <w:ind w:firstLine="420"/>
        <w:rPr>
          <w:rFonts w:ascii="Times New Roman" w:hAnsi="Times New Roman"/>
        </w:rPr>
      </w:pPr>
      <w:r w:rsidRPr="00D135DD">
        <w:rPr>
          <w:rFonts w:ascii="Times New Roman" w:hAnsi="Times New Roman" w:hint="eastAsia"/>
        </w:rPr>
        <w:t>本“设计说明书”主要用于：详细设计本系统的各个功能模块，为程序员写出实际的程序代码提供依据。为测试人员编写测试用例提供指导。为项目经理等人提供系统的说明。它是软件设计阶段所有任务和所有相关人员所需的参考资料。</w:t>
      </w:r>
    </w:p>
    <w:p w14:paraId="78B5363D" w14:textId="77777777" w:rsidR="008251AC" w:rsidRPr="00D135DD" w:rsidRDefault="008251AC" w:rsidP="008251AC">
      <w:pPr>
        <w:pStyle w:val="ab"/>
        <w:ind w:firstLine="420"/>
        <w:rPr>
          <w:rFonts w:ascii="Times New Roman" w:hAnsi="Times New Roman"/>
        </w:rPr>
      </w:pPr>
    </w:p>
    <w:p w14:paraId="5AEEAD3B" w14:textId="77777777" w:rsidR="008251AC" w:rsidRPr="00D135DD" w:rsidRDefault="008251AC" w:rsidP="008251AC">
      <w:pPr>
        <w:pStyle w:val="ab"/>
        <w:ind w:firstLine="420"/>
        <w:rPr>
          <w:rFonts w:ascii="Times New Roman" w:eastAsia="黑体" w:hAnsi="Times New Roman"/>
        </w:rPr>
      </w:pPr>
      <w:r w:rsidRPr="00D135DD">
        <w:rPr>
          <w:rFonts w:ascii="Times New Roman" w:eastAsia="黑体" w:hAnsi="Times New Roman" w:hint="eastAsia"/>
        </w:rPr>
        <w:t>1.2</w:t>
      </w:r>
      <w:r w:rsidRPr="00D135DD">
        <w:rPr>
          <w:rFonts w:ascii="Times New Roman" w:eastAsia="黑体" w:hAnsi="Times New Roman" w:hint="eastAsia"/>
        </w:rPr>
        <w:t>背景</w:t>
      </w:r>
    </w:p>
    <w:p w14:paraId="1178A001" w14:textId="77777777" w:rsidR="008251AC" w:rsidRPr="00D135DD" w:rsidRDefault="008251AC" w:rsidP="008251AC">
      <w:pPr>
        <w:pStyle w:val="ab"/>
        <w:numPr>
          <w:ilvl w:val="0"/>
          <w:numId w:val="31"/>
        </w:numPr>
        <w:ind w:firstLine="420"/>
        <w:rPr>
          <w:rFonts w:ascii="Times New Roman" w:hAnsi="Times New Roman"/>
        </w:rPr>
      </w:pPr>
      <w:r w:rsidRPr="00D135DD">
        <w:rPr>
          <w:rFonts w:ascii="Times New Roman" w:hAnsi="Times New Roman" w:hint="eastAsia"/>
        </w:rPr>
        <w:t>基于代码混淆的</w:t>
      </w:r>
      <w:r w:rsidRPr="00D135DD">
        <w:rPr>
          <w:rFonts w:ascii="Times New Roman" w:hAnsi="Times New Roman"/>
        </w:rPr>
        <w:t>W</w:t>
      </w:r>
      <w:r w:rsidRPr="00D135DD">
        <w:rPr>
          <w:rFonts w:ascii="Times New Roman" w:hAnsi="Times New Roman" w:hint="eastAsia"/>
        </w:rPr>
        <w:t>eb</w:t>
      </w:r>
      <w:r w:rsidRPr="00D135DD">
        <w:rPr>
          <w:rFonts w:ascii="Times New Roman" w:hAnsi="Times New Roman" w:hint="eastAsia"/>
        </w:rPr>
        <w:t>站点动态防御系统</w:t>
      </w:r>
    </w:p>
    <w:p w14:paraId="5B9F0B98" w14:textId="77777777" w:rsidR="008251AC" w:rsidRPr="00D135DD" w:rsidRDefault="008251AC" w:rsidP="008251AC">
      <w:pPr>
        <w:pStyle w:val="ab"/>
        <w:numPr>
          <w:ilvl w:val="0"/>
          <w:numId w:val="31"/>
        </w:numPr>
        <w:tabs>
          <w:tab w:val="clear" w:pos="493"/>
          <w:tab w:val="num" w:pos="540"/>
        </w:tabs>
        <w:ind w:left="540" w:firstLine="420"/>
        <w:rPr>
          <w:rFonts w:ascii="Times New Roman" w:hAnsi="Times New Roman"/>
        </w:rPr>
      </w:pPr>
      <w:r w:rsidRPr="00D135DD">
        <w:rPr>
          <w:rFonts w:ascii="Times New Roman" w:hAnsi="Times New Roman" w:hint="eastAsia"/>
        </w:rPr>
        <w:t>任务提出者：</w:t>
      </w:r>
      <w:proofErr w:type="gramStart"/>
      <w:r w:rsidRPr="00D135DD">
        <w:rPr>
          <w:rFonts w:ascii="Times New Roman" w:hAnsi="Times New Roman"/>
        </w:rPr>
        <w:t>邵</w:t>
      </w:r>
      <w:proofErr w:type="gramEnd"/>
      <w:r w:rsidRPr="00D135DD">
        <w:rPr>
          <w:rFonts w:ascii="Times New Roman" w:hAnsi="Times New Roman"/>
        </w:rPr>
        <w:t>欣欣；</w:t>
      </w:r>
      <w:r w:rsidRPr="00D135DD">
        <w:rPr>
          <w:rFonts w:ascii="Times New Roman" w:hAnsi="Times New Roman" w:hint="eastAsia"/>
        </w:rPr>
        <w:t>开发者：</w:t>
      </w:r>
      <w:proofErr w:type="gramStart"/>
      <w:r w:rsidRPr="00D135DD">
        <w:rPr>
          <w:rFonts w:ascii="Times New Roman" w:hAnsi="Times New Roman"/>
        </w:rPr>
        <w:t>邵</w:t>
      </w:r>
      <w:proofErr w:type="gramEnd"/>
      <w:r w:rsidRPr="00D135DD">
        <w:rPr>
          <w:rFonts w:ascii="Times New Roman" w:hAnsi="Times New Roman"/>
        </w:rPr>
        <w:t>欣欣；</w:t>
      </w:r>
      <w:r w:rsidRPr="00D135DD">
        <w:rPr>
          <w:rFonts w:ascii="Times New Roman" w:hAnsi="Times New Roman" w:hint="eastAsia"/>
        </w:rPr>
        <w:t>用户：</w:t>
      </w:r>
      <w:r w:rsidRPr="00D135DD">
        <w:rPr>
          <w:rFonts w:ascii="Times New Roman" w:hAnsi="Times New Roman"/>
        </w:rPr>
        <w:t>网站</w:t>
      </w:r>
      <w:r w:rsidRPr="00D135DD">
        <w:rPr>
          <w:rFonts w:ascii="Times New Roman" w:hAnsi="Times New Roman" w:hint="eastAsia"/>
        </w:rPr>
        <w:t>开发人员</w:t>
      </w:r>
    </w:p>
    <w:p w14:paraId="7F8CC020" w14:textId="77777777" w:rsidR="008251AC" w:rsidRPr="00D135DD" w:rsidRDefault="008251AC" w:rsidP="008251AC">
      <w:pPr>
        <w:pStyle w:val="ab"/>
        <w:ind w:left="540" w:firstLine="420"/>
        <w:rPr>
          <w:rFonts w:ascii="Times New Roman" w:hAnsi="Times New Roman"/>
        </w:rPr>
      </w:pPr>
    </w:p>
    <w:p w14:paraId="55B379C5" w14:textId="77777777" w:rsidR="008251AC" w:rsidRPr="00D135DD" w:rsidRDefault="008251AC" w:rsidP="008251AC">
      <w:pPr>
        <w:pStyle w:val="ab"/>
        <w:ind w:firstLine="420"/>
        <w:rPr>
          <w:rFonts w:ascii="Times New Roman" w:eastAsia="黑体" w:hAnsi="Times New Roman"/>
        </w:rPr>
      </w:pPr>
      <w:r w:rsidRPr="00D135DD">
        <w:rPr>
          <w:rFonts w:ascii="Times New Roman" w:eastAsia="黑体" w:hAnsi="Times New Roman" w:hint="eastAsia"/>
        </w:rPr>
        <w:t>1.3</w:t>
      </w:r>
      <w:r w:rsidRPr="00D135DD">
        <w:rPr>
          <w:rFonts w:ascii="Times New Roman" w:eastAsia="黑体" w:hAnsi="Times New Roman" w:hint="eastAsia"/>
        </w:rPr>
        <w:t>定义</w:t>
      </w:r>
    </w:p>
    <w:p w14:paraId="61535501" w14:textId="77777777" w:rsidR="008251AC" w:rsidRPr="00D135DD" w:rsidRDefault="008251AC" w:rsidP="008251AC">
      <w:pPr>
        <w:pStyle w:val="ab"/>
        <w:ind w:firstLine="420"/>
        <w:rPr>
          <w:rFonts w:ascii="Times New Roman" w:hAnsi="Times New Roman"/>
        </w:rPr>
      </w:pPr>
      <w:r w:rsidRPr="00D135DD">
        <w:rPr>
          <w:rFonts w:ascii="Times New Roman" w:hAnsi="Times New Roman"/>
        </w:rPr>
        <w:t>Chrome Extension</w:t>
      </w:r>
      <w:r w:rsidRPr="00D135DD">
        <w:rPr>
          <w:rFonts w:ascii="Times New Roman" w:hAnsi="Times New Roman"/>
        </w:rPr>
        <w:t>：</w:t>
      </w:r>
      <w:r w:rsidRPr="00D135DD">
        <w:rPr>
          <w:rFonts w:ascii="Times New Roman" w:hAnsi="Times New Roman" w:hint="eastAsia"/>
        </w:rPr>
        <w:t>Chrome</w:t>
      </w:r>
      <w:r w:rsidRPr="00D135DD">
        <w:rPr>
          <w:rFonts w:ascii="Times New Roman" w:hAnsi="Times New Roman"/>
        </w:rPr>
        <w:t>浏览器</w:t>
      </w:r>
      <w:r w:rsidRPr="00D135DD">
        <w:rPr>
          <w:rFonts w:ascii="Times New Roman" w:hAnsi="Times New Roman" w:hint="eastAsia"/>
        </w:rPr>
        <w:t>的</w:t>
      </w:r>
      <w:r w:rsidRPr="00D135DD">
        <w:rPr>
          <w:rFonts w:ascii="Times New Roman" w:hAnsi="Times New Roman"/>
        </w:rPr>
        <w:t>扩展</w:t>
      </w:r>
      <w:r w:rsidRPr="00D135DD">
        <w:rPr>
          <w:rFonts w:ascii="Times New Roman" w:hAnsi="Times New Roman" w:hint="eastAsia"/>
        </w:rPr>
        <w:t>，扩展浏览器的功能，例如：捕捉特定网页的内容，捕捉</w:t>
      </w:r>
      <w:r w:rsidRPr="00D135DD">
        <w:rPr>
          <w:rFonts w:ascii="Times New Roman" w:hAnsi="Times New Roman" w:hint="eastAsia"/>
        </w:rPr>
        <w:t>HTTP</w:t>
      </w:r>
      <w:r w:rsidRPr="00D135DD">
        <w:rPr>
          <w:rFonts w:ascii="Times New Roman" w:hAnsi="Times New Roman" w:hint="eastAsia"/>
        </w:rPr>
        <w:t>报文，捕捉用户浏览动作，改变浏览器地址栏</w:t>
      </w:r>
      <w:r w:rsidRPr="00D135DD">
        <w:rPr>
          <w:rFonts w:ascii="Times New Roman" w:hAnsi="Times New Roman" w:hint="eastAsia"/>
        </w:rPr>
        <w:t>/</w:t>
      </w:r>
      <w:r w:rsidRPr="00D135DD">
        <w:rPr>
          <w:rFonts w:ascii="Times New Roman" w:hAnsi="Times New Roman" w:hint="eastAsia"/>
        </w:rPr>
        <w:t>起始页</w:t>
      </w:r>
      <w:r w:rsidRPr="00D135DD">
        <w:rPr>
          <w:rFonts w:ascii="Times New Roman" w:hAnsi="Times New Roman" w:hint="eastAsia"/>
        </w:rPr>
        <w:t>/</w:t>
      </w:r>
      <w:r w:rsidRPr="00D135DD">
        <w:rPr>
          <w:rFonts w:ascii="Times New Roman" w:hAnsi="Times New Roman" w:hint="eastAsia"/>
        </w:rPr>
        <w:t>书签</w:t>
      </w:r>
      <w:r w:rsidRPr="00D135DD">
        <w:rPr>
          <w:rFonts w:ascii="Times New Roman" w:hAnsi="Times New Roman" w:hint="eastAsia"/>
        </w:rPr>
        <w:t>/Tab</w:t>
      </w:r>
      <w:r w:rsidRPr="00D135DD">
        <w:rPr>
          <w:rFonts w:ascii="Times New Roman" w:hAnsi="Times New Roman" w:hint="eastAsia"/>
        </w:rPr>
        <w:t>等界面元素的行为，与别的站点通信，修改网页内容等。</w:t>
      </w:r>
    </w:p>
    <w:p w14:paraId="54F0EA6B" w14:textId="77777777" w:rsidR="008251AC" w:rsidRPr="00D135DD" w:rsidRDefault="008251AC" w:rsidP="008251AC">
      <w:pPr>
        <w:pStyle w:val="ab"/>
        <w:ind w:firstLine="420"/>
        <w:rPr>
          <w:rFonts w:ascii="Times New Roman" w:hAnsi="Times New Roman"/>
        </w:rPr>
      </w:pPr>
      <w:r w:rsidRPr="00D135DD">
        <w:rPr>
          <w:rFonts w:ascii="Times New Roman" w:hAnsi="Times New Roman" w:hint="eastAsia"/>
        </w:rPr>
        <w:t>HTML</w:t>
      </w:r>
      <w:r w:rsidRPr="00D135DD">
        <w:rPr>
          <w:rFonts w:ascii="Times New Roman" w:hAnsi="Times New Roman" w:hint="eastAsia"/>
        </w:rPr>
        <w:t>：</w:t>
      </w:r>
      <w:r w:rsidRPr="00D135DD">
        <w:rPr>
          <w:rFonts w:ascii="Times New Roman" w:hAnsi="Times New Roman"/>
        </w:rPr>
        <w:t>Hyper Text Markup Language</w:t>
      </w:r>
      <w:r w:rsidRPr="00D135DD">
        <w:rPr>
          <w:rFonts w:ascii="Times New Roman" w:hAnsi="Times New Roman" w:hint="eastAsia"/>
        </w:rPr>
        <w:t>的</w:t>
      </w:r>
      <w:r w:rsidRPr="00D135DD">
        <w:rPr>
          <w:rFonts w:ascii="Times New Roman" w:hAnsi="Times New Roman"/>
        </w:rPr>
        <w:t>缩写</w:t>
      </w:r>
      <w:r w:rsidRPr="00D135DD">
        <w:rPr>
          <w:rFonts w:ascii="Times New Roman" w:hAnsi="Times New Roman" w:hint="eastAsia"/>
        </w:rPr>
        <w:t>，超文本标记语言。</w:t>
      </w:r>
      <w:r w:rsidRPr="00D135DD">
        <w:rPr>
          <w:rFonts w:ascii="Times New Roman" w:hAnsi="Times New Roman" w:hint="eastAsia"/>
        </w:rPr>
        <w:t xml:space="preserve">HTML </w:t>
      </w:r>
      <w:r w:rsidRPr="00D135DD">
        <w:rPr>
          <w:rFonts w:ascii="Times New Roman" w:hAnsi="Times New Roman" w:hint="eastAsia"/>
        </w:rPr>
        <w:t>不是一种编程语言，而是制作网页必需</w:t>
      </w:r>
      <w:r w:rsidRPr="00D135DD">
        <w:rPr>
          <w:rFonts w:ascii="Times New Roman" w:hAnsi="Times New Roman"/>
        </w:rPr>
        <w:t>的标记语言。</w:t>
      </w:r>
      <w:r w:rsidRPr="00D135DD">
        <w:rPr>
          <w:rFonts w:ascii="Times New Roman" w:hAnsi="Times New Roman" w:hint="eastAsia"/>
        </w:rPr>
        <w:t>“超文本”指页面可以包含图片，链接，音乐和程序等非文字元素。</w:t>
      </w:r>
    </w:p>
    <w:p w14:paraId="395DE9A8" w14:textId="77777777" w:rsidR="008251AC" w:rsidRPr="00D135DD" w:rsidRDefault="008251AC" w:rsidP="008251AC">
      <w:pPr>
        <w:pStyle w:val="ab"/>
        <w:ind w:firstLine="420"/>
        <w:rPr>
          <w:rFonts w:ascii="Times New Roman" w:hAnsi="Times New Roman"/>
        </w:rPr>
      </w:pPr>
      <w:r w:rsidRPr="00D135DD">
        <w:rPr>
          <w:rFonts w:ascii="Times New Roman" w:hAnsi="Times New Roman"/>
        </w:rPr>
        <w:t>JavaScript</w:t>
      </w:r>
      <w:r w:rsidRPr="00D135DD">
        <w:rPr>
          <w:rFonts w:ascii="Times New Roman" w:hAnsi="Times New Roman"/>
        </w:rPr>
        <w:t>：</w:t>
      </w:r>
      <w:r w:rsidRPr="00D135DD">
        <w:rPr>
          <w:rFonts w:ascii="Times New Roman" w:hAnsi="Times New Roman" w:hint="eastAsia"/>
        </w:rPr>
        <w:t>JavaScript</w:t>
      </w:r>
      <w:r w:rsidRPr="00D135DD">
        <w:rPr>
          <w:rFonts w:ascii="Times New Roman" w:hAnsi="Times New Roman" w:hint="eastAsia"/>
        </w:rPr>
        <w:t>是因特网上最流行的脚本语言，一种直译式脚本语言。</w:t>
      </w:r>
    </w:p>
    <w:p w14:paraId="62D9A340" w14:textId="77777777" w:rsidR="008251AC" w:rsidRPr="00D135DD" w:rsidRDefault="008251AC" w:rsidP="008251AC">
      <w:pPr>
        <w:pStyle w:val="ab"/>
        <w:ind w:firstLine="420"/>
        <w:rPr>
          <w:rFonts w:ascii="Times New Roman" w:hAnsi="Times New Roman"/>
        </w:rPr>
      </w:pPr>
      <w:r w:rsidRPr="00D135DD">
        <w:rPr>
          <w:rFonts w:ascii="Times New Roman" w:hAnsi="Times New Roman" w:hint="eastAsia"/>
        </w:rPr>
        <w:t>Gumbo</w:t>
      </w:r>
      <w:r w:rsidRPr="00D135DD">
        <w:rPr>
          <w:rFonts w:ascii="Times New Roman" w:hAnsi="Times New Roman"/>
        </w:rPr>
        <w:t>：一个</w:t>
      </w:r>
      <w:r w:rsidRPr="00D135DD">
        <w:rPr>
          <w:rFonts w:ascii="Times New Roman" w:hAnsi="Times New Roman" w:hint="eastAsia"/>
        </w:rPr>
        <w:t>C</w:t>
      </w:r>
      <w:r w:rsidRPr="00D135DD">
        <w:rPr>
          <w:rFonts w:ascii="Times New Roman" w:hAnsi="Times New Roman" w:hint="eastAsia"/>
        </w:rPr>
        <w:t>语言</w:t>
      </w:r>
      <w:r w:rsidRPr="00D135DD">
        <w:rPr>
          <w:rFonts w:ascii="Times New Roman" w:hAnsi="Times New Roman"/>
        </w:rPr>
        <w:t>编写的开源的</w:t>
      </w:r>
      <w:r w:rsidRPr="00D135DD">
        <w:rPr>
          <w:rFonts w:ascii="Times New Roman" w:hAnsi="Times New Roman"/>
        </w:rPr>
        <w:t>HTML</w:t>
      </w:r>
      <w:r w:rsidRPr="00D135DD">
        <w:rPr>
          <w:rFonts w:ascii="Times New Roman" w:hAnsi="Times New Roman"/>
        </w:rPr>
        <w:t>解析器。</w:t>
      </w:r>
    </w:p>
    <w:p w14:paraId="5258CA8E" w14:textId="77777777" w:rsidR="008251AC" w:rsidRPr="00D135DD" w:rsidRDefault="008251AC" w:rsidP="008251AC">
      <w:pPr>
        <w:pStyle w:val="ab"/>
        <w:ind w:firstLine="420"/>
        <w:rPr>
          <w:rFonts w:ascii="Times New Roman" w:hAnsi="Times New Roman"/>
        </w:rPr>
      </w:pPr>
      <w:r w:rsidRPr="00D135DD">
        <w:rPr>
          <w:rFonts w:ascii="Times New Roman" w:hAnsi="Times New Roman" w:hint="eastAsia"/>
        </w:rPr>
        <w:t>Duktape</w:t>
      </w:r>
      <w:r w:rsidRPr="00D135DD">
        <w:rPr>
          <w:rFonts w:ascii="Times New Roman" w:hAnsi="Times New Roman"/>
        </w:rPr>
        <w:t>：一个</w:t>
      </w:r>
      <w:r w:rsidRPr="00D135DD">
        <w:rPr>
          <w:rFonts w:ascii="Times New Roman" w:hAnsi="Times New Roman" w:hint="eastAsia"/>
        </w:rPr>
        <w:t>C</w:t>
      </w:r>
      <w:r w:rsidRPr="00D135DD">
        <w:rPr>
          <w:rFonts w:ascii="Times New Roman" w:hAnsi="Times New Roman"/>
        </w:rPr>
        <w:t>语言编写的可以嵌入</w:t>
      </w:r>
      <w:r w:rsidRPr="00D135DD">
        <w:rPr>
          <w:rFonts w:ascii="Times New Roman" w:hAnsi="Times New Roman"/>
        </w:rPr>
        <w:t>C/C++</w:t>
      </w:r>
      <w:r w:rsidRPr="00D135DD">
        <w:rPr>
          <w:rFonts w:ascii="Times New Roman" w:hAnsi="Times New Roman"/>
        </w:rPr>
        <w:t>工程</w:t>
      </w:r>
      <w:r w:rsidRPr="00D135DD">
        <w:rPr>
          <w:rFonts w:ascii="Times New Roman" w:hAnsi="Times New Roman" w:hint="eastAsia"/>
        </w:rPr>
        <w:t>的</w:t>
      </w:r>
      <w:r w:rsidRPr="00D135DD">
        <w:rPr>
          <w:rFonts w:ascii="Times New Roman" w:hAnsi="Times New Roman"/>
        </w:rPr>
        <w:t>JavaScript</w:t>
      </w:r>
      <w:r w:rsidRPr="00D135DD">
        <w:rPr>
          <w:rFonts w:ascii="Times New Roman" w:hAnsi="Times New Roman"/>
        </w:rPr>
        <w:t>引擎。</w:t>
      </w:r>
    </w:p>
    <w:p w14:paraId="335F908A" w14:textId="77777777" w:rsidR="008251AC" w:rsidRPr="00D135DD" w:rsidRDefault="008251AC" w:rsidP="008251AC">
      <w:pPr>
        <w:pStyle w:val="ab"/>
        <w:ind w:firstLine="420"/>
        <w:rPr>
          <w:rFonts w:ascii="Times New Roman" w:hAnsi="Times New Roman"/>
        </w:rPr>
      </w:pPr>
      <w:r w:rsidRPr="00D135DD">
        <w:rPr>
          <w:rFonts w:ascii="Times New Roman" w:hAnsi="Times New Roman" w:hint="eastAsia"/>
        </w:rPr>
        <w:t>反向代理服务器</w:t>
      </w:r>
      <w:r w:rsidRPr="00D135DD">
        <w:rPr>
          <w:rFonts w:ascii="Times New Roman" w:hAnsi="Times New Roman"/>
        </w:rPr>
        <w:t>：</w:t>
      </w:r>
      <w:r w:rsidRPr="00D135DD">
        <w:rPr>
          <w:rFonts w:ascii="Times New Roman" w:hAnsi="Times New Roman" w:hint="eastAsia"/>
        </w:rPr>
        <w:t>反向代理服务器</w:t>
      </w:r>
      <w:r w:rsidRPr="00D135DD">
        <w:rPr>
          <w:rFonts w:ascii="Times New Roman" w:hAnsi="Times New Roman"/>
        </w:rPr>
        <w:t>是服务器的一种，它连接一组或多组后端服务器</w:t>
      </w:r>
      <w:r w:rsidRPr="00D135DD">
        <w:rPr>
          <w:rFonts w:ascii="Times New Roman" w:hAnsi="Times New Roman" w:hint="eastAsia"/>
        </w:rPr>
        <w:t>。</w:t>
      </w:r>
      <w:r w:rsidRPr="00D135DD">
        <w:rPr>
          <w:rFonts w:ascii="Times New Roman" w:hAnsi="Times New Roman"/>
        </w:rPr>
        <w:t>用户</w:t>
      </w:r>
      <w:r w:rsidRPr="00D135DD">
        <w:rPr>
          <w:rFonts w:ascii="Times New Roman" w:hAnsi="Times New Roman" w:hint="eastAsia"/>
        </w:rPr>
        <w:t>只知道</w:t>
      </w:r>
      <w:r w:rsidRPr="00D135DD">
        <w:rPr>
          <w:rFonts w:ascii="Times New Roman" w:hAnsi="Times New Roman"/>
        </w:rPr>
        <w:t>反向</w:t>
      </w:r>
      <w:r w:rsidRPr="00D135DD">
        <w:rPr>
          <w:rFonts w:ascii="Times New Roman" w:hAnsi="Times New Roman" w:hint="eastAsia"/>
        </w:rPr>
        <w:t>代理</w:t>
      </w:r>
      <w:r w:rsidRPr="00D135DD">
        <w:rPr>
          <w:rFonts w:ascii="Times New Roman" w:hAnsi="Times New Roman"/>
        </w:rPr>
        <w:t>服务器的</w:t>
      </w:r>
      <w:r w:rsidRPr="00D135DD">
        <w:rPr>
          <w:rFonts w:ascii="Times New Roman" w:hAnsi="Times New Roman" w:hint="eastAsia"/>
        </w:rPr>
        <w:t>IP</w:t>
      </w:r>
      <w:r w:rsidRPr="00D135DD">
        <w:rPr>
          <w:rFonts w:ascii="Times New Roman" w:hAnsi="Times New Roman"/>
        </w:rPr>
        <w:t>地址，对于用户请求，</w:t>
      </w:r>
      <w:r w:rsidRPr="00D135DD">
        <w:rPr>
          <w:rFonts w:ascii="Times New Roman" w:hAnsi="Times New Roman" w:hint="eastAsia"/>
        </w:rPr>
        <w:t>由</w:t>
      </w:r>
      <w:r w:rsidRPr="00D135DD">
        <w:rPr>
          <w:rFonts w:ascii="Times New Roman" w:hAnsi="Times New Roman"/>
        </w:rPr>
        <w:t>反向代理服务器</w:t>
      </w:r>
      <w:r w:rsidRPr="00D135DD">
        <w:rPr>
          <w:rFonts w:ascii="Times New Roman" w:hAnsi="Times New Roman" w:hint="eastAsia"/>
        </w:rPr>
        <w:t>向</w:t>
      </w:r>
      <w:r w:rsidRPr="00D135DD">
        <w:rPr>
          <w:rFonts w:ascii="Times New Roman" w:hAnsi="Times New Roman"/>
        </w:rPr>
        <w:t>后端服务器进行请求，在发送给用户。</w:t>
      </w:r>
      <w:r w:rsidRPr="00D135DD">
        <w:rPr>
          <w:rFonts w:ascii="Times New Roman" w:hAnsi="Times New Roman" w:hint="eastAsia"/>
        </w:rPr>
        <w:t>它与前向代理</w:t>
      </w:r>
      <w:r w:rsidRPr="00D135DD">
        <w:rPr>
          <w:rFonts w:ascii="Times New Roman" w:hAnsi="Times New Roman"/>
        </w:rPr>
        <w:t>的明显区别是，前向代理</w:t>
      </w:r>
      <w:r w:rsidRPr="00D135DD">
        <w:rPr>
          <w:rFonts w:ascii="Times New Roman" w:hAnsi="Times New Roman" w:hint="eastAsia"/>
        </w:rPr>
        <w:t>作为客户端的</w:t>
      </w:r>
      <w:r w:rsidRPr="00D135DD">
        <w:rPr>
          <w:rFonts w:ascii="Times New Roman" w:hAnsi="Times New Roman"/>
        </w:rPr>
        <w:t>代理，可能会将资源发送给一个或多个客户端</w:t>
      </w:r>
      <w:r w:rsidRPr="00D135DD">
        <w:rPr>
          <w:rFonts w:ascii="Times New Roman" w:hAnsi="Times New Roman" w:hint="eastAsia"/>
        </w:rPr>
        <w:t>。</w:t>
      </w:r>
    </w:p>
    <w:p w14:paraId="7438C7A2" w14:textId="77777777" w:rsidR="008251AC" w:rsidRPr="00D135DD" w:rsidRDefault="008251AC" w:rsidP="008251AC">
      <w:pPr>
        <w:pStyle w:val="ab"/>
        <w:ind w:firstLine="420"/>
        <w:rPr>
          <w:rFonts w:ascii="Times New Roman" w:hAnsi="Times New Roman"/>
        </w:rPr>
      </w:pPr>
      <w:r w:rsidRPr="00D135DD">
        <w:rPr>
          <w:rFonts w:ascii="Times New Roman" w:hAnsi="Times New Roman" w:hint="eastAsia"/>
        </w:rPr>
        <w:t>AngularJS</w:t>
      </w:r>
      <w:r w:rsidRPr="00D135DD">
        <w:rPr>
          <w:rFonts w:ascii="Times New Roman" w:hAnsi="Times New Roman"/>
        </w:rPr>
        <w:t>：是</w:t>
      </w:r>
      <w:r w:rsidRPr="00D135DD">
        <w:rPr>
          <w:rFonts w:ascii="Times New Roman" w:hAnsi="Times New Roman" w:hint="eastAsia"/>
        </w:rPr>
        <w:t>一个</w:t>
      </w:r>
      <w:r w:rsidRPr="00D135DD">
        <w:rPr>
          <w:rFonts w:ascii="Times New Roman" w:hAnsi="Times New Roman"/>
        </w:rPr>
        <w:t>JavaScript</w:t>
      </w:r>
      <w:r w:rsidRPr="00D135DD">
        <w:rPr>
          <w:rFonts w:ascii="Times New Roman" w:hAnsi="Times New Roman"/>
        </w:rPr>
        <w:t>框架，使用</w:t>
      </w:r>
      <w:r w:rsidRPr="00D135DD">
        <w:rPr>
          <w:rFonts w:ascii="Times New Roman" w:hAnsi="Times New Roman"/>
        </w:rPr>
        <w:t xml:space="preserve">MVC </w:t>
      </w:r>
      <w:r w:rsidRPr="00D135DD">
        <w:rPr>
          <w:rFonts w:ascii="Times New Roman" w:hAnsi="Times New Roman" w:hint="eastAsia"/>
        </w:rPr>
        <w:t>架构</w:t>
      </w:r>
      <w:r w:rsidRPr="00D135DD">
        <w:rPr>
          <w:rFonts w:ascii="Times New Roman" w:hAnsi="Times New Roman"/>
        </w:rPr>
        <w:t>在</w:t>
      </w:r>
      <w:r w:rsidRPr="00D135DD">
        <w:rPr>
          <w:rFonts w:ascii="Times New Roman" w:hAnsi="Times New Roman"/>
        </w:rPr>
        <w:t>HTML</w:t>
      </w:r>
      <w:r w:rsidRPr="00D135DD">
        <w:rPr>
          <w:rFonts w:ascii="Times New Roman" w:hAnsi="Times New Roman"/>
        </w:rPr>
        <w:t>与</w:t>
      </w:r>
      <w:r w:rsidRPr="00D135DD">
        <w:rPr>
          <w:rFonts w:ascii="Times New Roman" w:hAnsi="Times New Roman"/>
        </w:rPr>
        <w:t>JavaScript</w:t>
      </w:r>
      <w:proofErr w:type="gramStart"/>
      <w:r w:rsidRPr="00D135DD">
        <w:rPr>
          <w:rFonts w:ascii="Times New Roman" w:hAnsi="Times New Roman" w:hint="eastAsia"/>
        </w:rPr>
        <w:t>见</w:t>
      </w:r>
      <w:r w:rsidRPr="00D135DD">
        <w:rPr>
          <w:rFonts w:ascii="Times New Roman" w:hAnsi="Times New Roman"/>
        </w:rPr>
        <w:t>提供</w:t>
      </w:r>
      <w:proofErr w:type="gramEnd"/>
      <w:r w:rsidRPr="00D135DD">
        <w:rPr>
          <w:rFonts w:ascii="Times New Roman" w:hAnsi="Times New Roman"/>
        </w:rPr>
        <w:t>良好用户体验</w:t>
      </w:r>
      <w:r w:rsidRPr="00D135DD">
        <w:rPr>
          <w:rFonts w:ascii="Times New Roman" w:hAnsi="Times New Roman" w:hint="eastAsia"/>
        </w:rPr>
        <w:t>。</w:t>
      </w:r>
    </w:p>
    <w:p w14:paraId="414F9952" w14:textId="77777777" w:rsidR="008251AC" w:rsidRPr="00D135DD" w:rsidRDefault="008251AC" w:rsidP="008251AC">
      <w:pPr>
        <w:pStyle w:val="ab"/>
        <w:ind w:firstLine="420"/>
        <w:rPr>
          <w:rFonts w:ascii="Times New Roman" w:hAnsi="Times New Roman"/>
        </w:rPr>
      </w:pPr>
      <w:r w:rsidRPr="00D135DD">
        <w:rPr>
          <w:rFonts w:ascii="Times New Roman" w:hAnsi="Times New Roman"/>
        </w:rPr>
        <w:t>slab</w:t>
      </w:r>
      <w:r w:rsidRPr="00D135DD">
        <w:rPr>
          <w:rFonts w:ascii="Times New Roman" w:hAnsi="Times New Roman" w:hint="eastAsia"/>
        </w:rPr>
        <w:t>共享</w:t>
      </w:r>
      <w:r w:rsidRPr="00D135DD">
        <w:rPr>
          <w:rFonts w:ascii="Times New Roman" w:hAnsi="Times New Roman"/>
        </w:rPr>
        <w:t>内存：</w:t>
      </w:r>
      <w:r w:rsidRPr="00D135DD">
        <w:rPr>
          <w:rFonts w:ascii="Times New Roman" w:hAnsi="Times New Roman" w:hint="eastAsia"/>
        </w:rPr>
        <w:t>Nginx</w:t>
      </w:r>
      <w:r w:rsidRPr="00D135DD">
        <w:rPr>
          <w:rFonts w:ascii="Times New Roman" w:hAnsi="Times New Roman"/>
        </w:rPr>
        <w:t>的设计架构是一个</w:t>
      </w:r>
      <w:proofErr w:type="gramStart"/>
      <w:r w:rsidRPr="00D135DD">
        <w:rPr>
          <w:rFonts w:ascii="Times New Roman" w:hAnsi="Times New Roman"/>
        </w:rPr>
        <w:t>多进程</w:t>
      </w:r>
      <w:proofErr w:type="gramEnd"/>
      <w:r w:rsidRPr="00D135DD">
        <w:rPr>
          <w:rFonts w:ascii="Times New Roman" w:hAnsi="Times New Roman"/>
        </w:rPr>
        <w:t>的程序，收到的请求分布在不同的进程上，当</w:t>
      </w:r>
      <w:r w:rsidRPr="00D135DD">
        <w:rPr>
          <w:rFonts w:ascii="Times New Roman" w:hAnsi="Times New Roman" w:hint="eastAsia"/>
        </w:rPr>
        <w:t>请求的完成</w:t>
      </w:r>
      <w:r w:rsidRPr="00D135DD">
        <w:rPr>
          <w:rFonts w:ascii="Times New Roman" w:hAnsi="Times New Roman"/>
        </w:rPr>
        <w:t>需要</w:t>
      </w:r>
      <w:proofErr w:type="gramStart"/>
      <w:r w:rsidRPr="00D135DD">
        <w:rPr>
          <w:rFonts w:ascii="Times New Roman" w:hAnsi="Times New Roman" w:hint="eastAsia"/>
        </w:rPr>
        <w:t>各</w:t>
      </w:r>
      <w:r w:rsidRPr="00D135DD">
        <w:rPr>
          <w:rFonts w:ascii="Times New Roman" w:hAnsi="Times New Roman"/>
        </w:rPr>
        <w:t>进程</w:t>
      </w:r>
      <w:proofErr w:type="gramEnd"/>
      <w:r w:rsidRPr="00D135DD">
        <w:rPr>
          <w:rFonts w:ascii="Times New Roman" w:hAnsi="Times New Roman"/>
        </w:rPr>
        <w:t>相互配合时，进程间需要通信，</w:t>
      </w:r>
      <w:r w:rsidRPr="00D135DD">
        <w:rPr>
          <w:rFonts w:ascii="Times New Roman" w:hAnsi="Times New Roman" w:hint="eastAsia"/>
        </w:rPr>
        <w:t>但我们知道</w:t>
      </w:r>
      <w:r w:rsidRPr="00D135DD">
        <w:rPr>
          <w:rFonts w:ascii="Times New Roman" w:hAnsi="Times New Roman"/>
        </w:rPr>
        <w:t>，</w:t>
      </w:r>
      <w:r w:rsidRPr="00D135DD">
        <w:rPr>
          <w:rFonts w:ascii="Times New Roman" w:hAnsi="Times New Roman" w:hint="eastAsia"/>
        </w:rPr>
        <w:t>进程间通信</w:t>
      </w:r>
      <w:r w:rsidRPr="00D135DD">
        <w:rPr>
          <w:rFonts w:ascii="Times New Roman" w:hAnsi="Times New Roman"/>
        </w:rPr>
        <w:t>开发</w:t>
      </w:r>
      <w:r w:rsidRPr="00D135DD">
        <w:rPr>
          <w:rFonts w:ascii="Times New Roman" w:hAnsi="Times New Roman" w:hint="eastAsia"/>
        </w:rPr>
        <w:t>往往会很困难，为此</w:t>
      </w:r>
      <w:r w:rsidRPr="00D135DD">
        <w:rPr>
          <w:rFonts w:ascii="Times New Roman" w:hAnsi="Times New Roman"/>
        </w:rPr>
        <w:t>，</w:t>
      </w:r>
      <w:r w:rsidRPr="00D135DD">
        <w:rPr>
          <w:rFonts w:ascii="Times New Roman" w:hAnsi="Times New Roman"/>
        </w:rPr>
        <w:t>Nginx</w:t>
      </w:r>
      <w:r w:rsidRPr="00D135DD">
        <w:rPr>
          <w:rFonts w:ascii="Times New Roman" w:hAnsi="Times New Roman"/>
        </w:rPr>
        <w:t>实现了一套</w:t>
      </w:r>
      <w:r w:rsidRPr="00D135DD">
        <w:rPr>
          <w:rFonts w:ascii="Times New Roman" w:hAnsi="Times New Roman" w:hint="eastAsia"/>
        </w:rPr>
        <w:t>共享</w:t>
      </w:r>
      <w:r w:rsidRPr="00D135DD">
        <w:rPr>
          <w:rFonts w:ascii="Times New Roman" w:hAnsi="Times New Roman"/>
        </w:rPr>
        <w:t>内存管理机制</w:t>
      </w:r>
      <w:r w:rsidRPr="00D135DD">
        <w:rPr>
          <w:rFonts w:ascii="Times New Roman" w:hAnsi="Times New Roman" w:hint="eastAsia"/>
        </w:rPr>
        <w:t>-</w:t>
      </w:r>
      <w:r w:rsidRPr="00D135DD">
        <w:rPr>
          <w:rFonts w:ascii="Times New Roman" w:hAnsi="Times New Roman"/>
        </w:rPr>
        <w:t>slab</w:t>
      </w:r>
      <w:r w:rsidRPr="00D135DD">
        <w:rPr>
          <w:rFonts w:ascii="Times New Roman" w:hAnsi="Times New Roman"/>
        </w:rPr>
        <w:t>。</w:t>
      </w:r>
    </w:p>
    <w:p w14:paraId="25B9C837" w14:textId="77777777" w:rsidR="008251AC" w:rsidRPr="00D135DD" w:rsidRDefault="008251AC" w:rsidP="008251AC">
      <w:pPr>
        <w:pStyle w:val="ab"/>
        <w:ind w:firstLine="420"/>
        <w:rPr>
          <w:rFonts w:ascii="Times New Roman" w:hAnsi="Times New Roman"/>
        </w:rPr>
      </w:pPr>
      <w:r w:rsidRPr="00D135DD">
        <w:rPr>
          <w:rFonts w:ascii="Times New Roman" w:hAnsi="Times New Roman" w:hint="eastAsia"/>
        </w:rPr>
        <w:t>红黑树</w:t>
      </w:r>
      <w:r w:rsidRPr="00D135DD">
        <w:rPr>
          <w:rFonts w:ascii="Times New Roman" w:hAnsi="Times New Roman"/>
        </w:rPr>
        <w:t>：</w:t>
      </w:r>
      <w:r w:rsidRPr="00D135DD">
        <w:rPr>
          <w:rFonts w:ascii="Times New Roman" w:hAnsi="Times New Roman" w:hint="eastAsia"/>
        </w:rPr>
        <w:t>一种</w:t>
      </w:r>
      <w:r w:rsidRPr="00D135DD">
        <w:rPr>
          <w:rFonts w:ascii="Times New Roman" w:hAnsi="Times New Roman"/>
        </w:rPr>
        <w:t>数据结构，自</w:t>
      </w:r>
      <w:proofErr w:type="gramStart"/>
      <w:r w:rsidRPr="00D135DD">
        <w:rPr>
          <w:rFonts w:ascii="Times New Roman" w:hAnsi="Times New Roman"/>
        </w:rPr>
        <w:t>平衡</w:t>
      </w:r>
      <w:r w:rsidRPr="00D135DD">
        <w:rPr>
          <w:rFonts w:ascii="Times New Roman" w:hAnsi="Times New Roman" w:hint="eastAsia"/>
        </w:rPr>
        <w:t>二叉</w:t>
      </w:r>
      <w:r w:rsidRPr="00D135DD">
        <w:rPr>
          <w:rFonts w:ascii="Times New Roman" w:hAnsi="Times New Roman"/>
        </w:rPr>
        <w:t>查找</w:t>
      </w:r>
      <w:proofErr w:type="gramEnd"/>
      <w:r w:rsidRPr="00D135DD">
        <w:rPr>
          <w:rFonts w:ascii="Times New Roman" w:hAnsi="Times New Roman"/>
        </w:rPr>
        <w:t>树</w:t>
      </w:r>
      <w:r w:rsidRPr="00D135DD">
        <w:rPr>
          <w:rFonts w:ascii="Times New Roman" w:hAnsi="Times New Roman" w:hint="eastAsia"/>
        </w:rPr>
        <w:t>。</w:t>
      </w:r>
    </w:p>
    <w:p w14:paraId="6342AF42" w14:textId="77777777" w:rsidR="008251AC" w:rsidRPr="00D135DD" w:rsidRDefault="008251AC" w:rsidP="008251AC">
      <w:pPr>
        <w:pStyle w:val="ab"/>
        <w:ind w:firstLine="420"/>
        <w:rPr>
          <w:rFonts w:ascii="Times New Roman" w:hAnsi="Times New Roman"/>
        </w:rPr>
      </w:pPr>
      <w:r w:rsidRPr="00D135DD">
        <w:rPr>
          <w:rFonts w:ascii="Times New Roman" w:hAnsi="Times New Roman"/>
        </w:rPr>
        <w:t>subrequest</w:t>
      </w:r>
      <w:r w:rsidRPr="00D135DD">
        <w:rPr>
          <w:rFonts w:ascii="Times New Roman" w:hAnsi="Times New Roman" w:hint="eastAsia"/>
        </w:rPr>
        <w:t>:</w:t>
      </w:r>
      <w:r w:rsidRPr="00D135DD">
        <w:rPr>
          <w:rFonts w:ascii="Times New Roman" w:hAnsi="Times New Roman"/>
        </w:rPr>
        <w:t>N</w:t>
      </w:r>
      <w:r w:rsidRPr="00D135DD">
        <w:rPr>
          <w:rFonts w:ascii="Times New Roman" w:hAnsi="Times New Roman" w:hint="eastAsia"/>
        </w:rPr>
        <w:t>ginx</w:t>
      </w:r>
      <w:r w:rsidRPr="00D135DD">
        <w:rPr>
          <w:rFonts w:ascii="Times New Roman" w:hAnsi="Times New Roman"/>
        </w:rPr>
        <w:t>模块中处理子请求的模块。</w:t>
      </w:r>
    </w:p>
    <w:p w14:paraId="104A698C" w14:textId="77777777" w:rsidR="008251AC" w:rsidRPr="00D135DD" w:rsidRDefault="008251AC" w:rsidP="008251AC">
      <w:pPr>
        <w:pStyle w:val="ab"/>
        <w:ind w:firstLine="420"/>
        <w:rPr>
          <w:rFonts w:ascii="Times New Roman" w:hAnsi="Times New Roman"/>
        </w:rPr>
      </w:pPr>
      <w:r w:rsidRPr="00D135DD">
        <w:rPr>
          <w:rFonts w:ascii="Times New Roman" w:hAnsi="Times New Roman" w:hint="eastAsia"/>
        </w:rPr>
        <w:t>DOM</w:t>
      </w:r>
      <w:r w:rsidRPr="00D135DD">
        <w:rPr>
          <w:rFonts w:ascii="Times New Roman" w:hAnsi="Times New Roman"/>
        </w:rPr>
        <w:t>：</w:t>
      </w:r>
      <w:r w:rsidRPr="00D135DD">
        <w:rPr>
          <w:rFonts w:ascii="Times New Roman" w:hAnsi="Times New Roman"/>
        </w:rPr>
        <w:t>Document Object Model</w:t>
      </w:r>
      <w:r w:rsidRPr="00D135DD">
        <w:rPr>
          <w:rFonts w:ascii="Times New Roman" w:hAnsi="Times New Roman" w:hint="eastAsia"/>
        </w:rPr>
        <w:t>，</w:t>
      </w:r>
      <w:r w:rsidRPr="00D135DD">
        <w:rPr>
          <w:rFonts w:ascii="Times New Roman" w:hAnsi="Times New Roman"/>
        </w:rPr>
        <w:t>文档对象模型。</w:t>
      </w:r>
      <w:r w:rsidRPr="00D135DD">
        <w:rPr>
          <w:rFonts w:ascii="Times New Roman" w:hAnsi="Times New Roman" w:hint="eastAsia"/>
        </w:rPr>
        <w:t>简单来说</w:t>
      </w:r>
      <w:r w:rsidRPr="00D135DD">
        <w:rPr>
          <w:rFonts w:ascii="Times New Roman" w:hAnsi="Times New Roman"/>
        </w:rPr>
        <w:t>，就是一个</w:t>
      </w:r>
      <w:r w:rsidRPr="00D135DD">
        <w:rPr>
          <w:rFonts w:ascii="Times New Roman" w:hAnsi="Times New Roman"/>
        </w:rPr>
        <w:t>HTML</w:t>
      </w:r>
      <w:r w:rsidRPr="00D135DD">
        <w:rPr>
          <w:rFonts w:ascii="Times New Roman" w:hAnsi="Times New Roman"/>
        </w:rPr>
        <w:t>文件对应结构的数据结构。</w:t>
      </w:r>
      <w:r w:rsidRPr="00D135DD">
        <w:rPr>
          <w:rFonts w:ascii="Times New Roman" w:hAnsi="Times New Roman" w:hint="eastAsia"/>
        </w:rPr>
        <w:t>DOM</w:t>
      </w:r>
      <w:r w:rsidRPr="00D135DD">
        <w:rPr>
          <w:rFonts w:ascii="Times New Roman" w:hAnsi="Times New Roman"/>
        </w:rPr>
        <w:t>是</w:t>
      </w:r>
      <w:r w:rsidRPr="00D135DD">
        <w:rPr>
          <w:rFonts w:ascii="Times New Roman" w:hAnsi="Times New Roman" w:hint="eastAsia"/>
        </w:rPr>
        <w:t>表示和处理一个</w:t>
      </w:r>
      <w:r w:rsidRPr="00D135DD">
        <w:rPr>
          <w:rFonts w:ascii="Times New Roman" w:hAnsi="Times New Roman" w:hint="eastAsia"/>
        </w:rPr>
        <w:t>HTML</w:t>
      </w:r>
      <w:r w:rsidRPr="00D135DD">
        <w:rPr>
          <w:rFonts w:ascii="Times New Roman" w:hAnsi="Times New Roman" w:hint="eastAsia"/>
        </w:rPr>
        <w:t>或</w:t>
      </w:r>
      <w:r w:rsidRPr="00D135DD">
        <w:rPr>
          <w:rFonts w:ascii="Times New Roman" w:hAnsi="Times New Roman" w:hint="eastAsia"/>
        </w:rPr>
        <w:t>XML</w:t>
      </w:r>
      <w:r w:rsidRPr="00D135DD">
        <w:rPr>
          <w:rFonts w:ascii="Times New Roman" w:hAnsi="Times New Roman" w:hint="eastAsia"/>
        </w:rPr>
        <w:t>文档的常用方法。是</w:t>
      </w:r>
      <w:r w:rsidRPr="00D135DD">
        <w:rPr>
          <w:rFonts w:ascii="Times New Roman" w:hAnsi="Times New Roman"/>
        </w:rPr>
        <w:t>以</w:t>
      </w:r>
      <w:r w:rsidRPr="00D135DD">
        <w:rPr>
          <w:rFonts w:ascii="Times New Roman" w:hAnsi="Times New Roman" w:hint="eastAsia"/>
        </w:rPr>
        <w:t>面向对象</w:t>
      </w:r>
      <w:r w:rsidRPr="00D135DD">
        <w:rPr>
          <w:rFonts w:ascii="Times New Roman" w:hAnsi="Times New Roman"/>
        </w:rPr>
        <w:t>的</w:t>
      </w:r>
      <w:r w:rsidRPr="00D135DD">
        <w:rPr>
          <w:rFonts w:ascii="Times New Roman" w:hAnsi="Times New Roman" w:hint="eastAsia"/>
        </w:rPr>
        <w:t>方式描述文档的模型。每一个</w:t>
      </w:r>
      <w:r w:rsidRPr="00D135DD">
        <w:rPr>
          <w:rFonts w:ascii="Times New Roman" w:hAnsi="Times New Roman"/>
        </w:rPr>
        <w:t>标签都是树上的一个节点。</w:t>
      </w:r>
    </w:p>
    <w:p w14:paraId="11BFC8EC" w14:textId="77777777" w:rsidR="008251AC" w:rsidRPr="00D135DD" w:rsidRDefault="008251AC" w:rsidP="008251AC">
      <w:pPr>
        <w:pStyle w:val="ab"/>
        <w:ind w:firstLine="420"/>
        <w:rPr>
          <w:rFonts w:ascii="Times New Roman" w:hAnsi="Times New Roman"/>
        </w:rPr>
      </w:pPr>
      <w:r w:rsidRPr="00D135DD">
        <w:rPr>
          <w:rFonts w:ascii="Times New Roman" w:hAnsi="Times New Roman" w:hint="eastAsia"/>
        </w:rPr>
        <w:t>AST</w:t>
      </w:r>
      <w:r w:rsidRPr="00D135DD">
        <w:rPr>
          <w:rFonts w:ascii="Times New Roman" w:hAnsi="Times New Roman" w:hint="eastAsia"/>
        </w:rPr>
        <w:t>：</w:t>
      </w:r>
      <w:r w:rsidRPr="00D135DD">
        <w:rPr>
          <w:rFonts w:ascii="Times New Roman" w:hAnsi="Times New Roman" w:hint="eastAsia"/>
        </w:rPr>
        <w:t>Abstract Syntax Tree</w:t>
      </w:r>
      <w:r w:rsidRPr="00D135DD">
        <w:rPr>
          <w:rFonts w:ascii="Times New Roman" w:hAnsi="Times New Roman" w:hint="eastAsia"/>
        </w:rPr>
        <w:t>，抽象语法树，简称语法树，是源代码语法结构的抽象表示。它以树的形式表示编程语言的语法结构，分析</w:t>
      </w:r>
      <w:r w:rsidRPr="00D135DD">
        <w:rPr>
          <w:rFonts w:ascii="Times New Roman" w:hAnsi="Times New Roman"/>
        </w:rPr>
        <w:t>源代码更直观，更形象</w:t>
      </w:r>
      <w:r w:rsidRPr="00D135DD">
        <w:rPr>
          <w:rFonts w:ascii="Times New Roman" w:hAnsi="Times New Roman" w:hint="eastAsia"/>
        </w:rPr>
        <w:t>，</w:t>
      </w:r>
      <w:r w:rsidRPr="00D135DD">
        <w:rPr>
          <w:rFonts w:ascii="Times New Roman" w:hAnsi="Times New Roman"/>
        </w:rPr>
        <w:t>更贴近人的感性认知</w:t>
      </w:r>
      <w:r w:rsidRPr="00D135DD">
        <w:rPr>
          <w:rFonts w:ascii="Times New Roman" w:hAnsi="Times New Roman" w:hint="eastAsia"/>
        </w:rPr>
        <w:t>。</w:t>
      </w:r>
    </w:p>
    <w:p w14:paraId="058BCDE5" w14:textId="77777777" w:rsidR="008251AC" w:rsidRPr="00D135DD" w:rsidRDefault="008251AC" w:rsidP="008251AC">
      <w:pPr>
        <w:pStyle w:val="ab"/>
        <w:ind w:firstLine="420"/>
        <w:rPr>
          <w:rFonts w:ascii="Times New Roman" w:hAnsi="Times New Roman"/>
        </w:rPr>
      </w:pPr>
      <w:r w:rsidRPr="00D135DD">
        <w:rPr>
          <w:rFonts w:ascii="Times New Roman" w:hAnsi="Times New Roman" w:hint="eastAsia"/>
        </w:rPr>
        <w:t>代码混淆</w:t>
      </w:r>
      <w:r w:rsidRPr="00D135DD">
        <w:rPr>
          <w:rFonts w:ascii="Times New Roman" w:hAnsi="Times New Roman"/>
        </w:rPr>
        <w:t>：</w:t>
      </w:r>
      <w:r w:rsidRPr="00D135DD">
        <w:rPr>
          <w:rFonts w:ascii="Times New Roman" w:hAnsi="Times New Roman" w:hint="eastAsia"/>
        </w:rPr>
        <w:t>本系统</w:t>
      </w:r>
      <w:r w:rsidRPr="00D135DD">
        <w:rPr>
          <w:rFonts w:ascii="Times New Roman" w:hAnsi="Times New Roman"/>
        </w:rPr>
        <w:t>中涉及到的代码混淆均不涉及到加密解密，</w:t>
      </w:r>
      <w:r w:rsidRPr="00D135DD">
        <w:rPr>
          <w:rFonts w:ascii="Times New Roman" w:hAnsi="Times New Roman" w:hint="eastAsia"/>
        </w:rPr>
        <w:t>对于</w:t>
      </w:r>
      <w:r w:rsidRPr="00D135DD">
        <w:rPr>
          <w:rFonts w:ascii="Times New Roman" w:hAnsi="Times New Roman"/>
        </w:rPr>
        <w:t>人来说，通过</w:t>
      </w:r>
      <w:r w:rsidRPr="00D135DD">
        <w:rPr>
          <w:rFonts w:ascii="Times New Roman" w:hAnsi="Times New Roman" w:hint="eastAsia"/>
        </w:rPr>
        <w:t>改变形式让</w:t>
      </w:r>
      <w:r w:rsidRPr="00D135DD">
        <w:rPr>
          <w:rFonts w:ascii="Times New Roman" w:hAnsi="Times New Roman"/>
        </w:rPr>
        <w:t>脚本代码</w:t>
      </w:r>
      <w:r w:rsidRPr="00D135DD">
        <w:rPr>
          <w:rFonts w:ascii="Times New Roman" w:hAnsi="Times New Roman" w:hint="eastAsia"/>
        </w:rPr>
        <w:t>变得</w:t>
      </w:r>
      <w:r w:rsidRPr="00D135DD">
        <w:rPr>
          <w:rFonts w:ascii="Times New Roman" w:hAnsi="Times New Roman"/>
        </w:rPr>
        <w:t>晦涩难懂，</w:t>
      </w:r>
      <w:r w:rsidRPr="00D135DD">
        <w:rPr>
          <w:rFonts w:ascii="Times New Roman" w:hAnsi="Times New Roman" w:hint="eastAsia"/>
        </w:rPr>
        <w:t>但对于</w:t>
      </w:r>
      <w:r w:rsidRPr="00D135DD">
        <w:rPr>
          <w:rFonts w:ascii="Times New Roman" w:hAnsi="Times New Roman"/>
        </w:rPr>
        <w:t>机器来说，并没</w:t>
      </w:r>
      <w:r w:rsidRPr="00D135DD">
        <w:rPr>
          <w:rFonts w:ascii="Times New Roman" w:hAnsi="Times New Roman" w:hint="eastAsia"/>
        </w:rPr>
        <w:t>有</w:t>
      </w:r>
      <w:r w:rsidRPr="00D135DD">
        <w:rPr>
          <w:rFonts w:ascii="Times New Roman" w:hAnsi="Times New Roman"/>
        </w:rPr>
        <w:t>实质不同。</w:t>
      </w:r>
    </w:p>
    <w:p w14:paraId="5F667A98" w14:textId="77777777" w:rsidR="008251AC" w:rsidRPr="00D135DD" w:rsidRDefault="008251AC" w:rsidP="008251AC">
      <w:pPr>
        <w:pStyle w:val="ab"/>
        <w:ind w:firstLine="420"/>
        <w:rPr>
          <w:rFonts w:ascii="Times New Roman" w:hAnsi="Times New Roman"/>
        </w:rPr>
      </w:pPr>
      <w:r w:rsidRPr="00D135DD">
        <w:rPr>
          <w:rFonts w:ascii="Times New Roman" w:hAnsi="Times New Roman" w:hint="eastAsia"/>
        </w:rPr>
        <w:t>MD</w:t>
      </w:r>
      <w:r w:rsidRPr="00D135DD">
        <w:rPr>
          <w:rFonts w:ascii="Times New Roman" w:hAnsi="Times New Roman"/>
        </w:rPr>
        <w:t>5</w:t>
      </w:r>
      <w:r w:rsidRPr="00D135DD">
        <w:rPr>
          <w:rFonts w:ascii="Times New Roman" w:hAnsi="Times New Roman" w:hint="eastAsia"/>
        </w:rPr>
        <w:t>：</w:t>
      </w:r>
      <w:r w:rsidRPr="00D135DD">
        <w:rPr>
          <w:rFonts w:ascii="Times New Roman" w:hAnsi="Times New Roman"/>
        </w:rPr>
        <w:t>MD5 Message-Digest Algorithm</w:t>
      </w:r>
      <w:r w:rsidRPr="00D135DD">
        <w:rPr>
          <w:rFonts w:ascii="Times New Roman" w:hAnsi="Times New Roman" w:hint="eastAsia"/>
        </w:rPr>
        <w:t>，</w:t>
      </w:r>
      <w:r w:rsidRPr="00D135DD">
        <w:rPr>
          <w:rFonts w:ascii="Times New Roman" w:hAnsi="Times New Roman" w:hint="eastAsia"/>
        </w:rPr>
        <w:t>MD5</w:t>
      </w:r>
      <w:r w:rsidRPr="00D135DD">
        <w:rPr>
          <w:rFonts w:ascii="Times New Roman" w:hAnsi="Times New Roman" w:hint="eastAsia"/>
        </w:rPr>
        <w:t>消息摘要算法。</w:t>
      </w:r>
      <w:r w:rsidRPr="00D135DD">
        <w:rPr>
          <w:rFonts w:ascii="Times New Roman" w:hAnsi="Times New Roman" w:hint="eastAsia"/>
        </w:rPr>
        <w:t>MD5</w:t>
      </w:r>
      <w:r w:rsidRPr="00D135DD">
        <w:rPr>
          <w:rFonts w:ascii="Times New Roman" w:hAnsi="Times New Roman" w:hint="eastAsia"/>
        </w:rPr>
        <w:t>将文本信息，通过其不可逆的字符串变换算法，产生了这个唯一的</w:t>
      </w:r>
      <w:r w:rsidRPr="00D135DD">
        <w:rPr>
          <w:rFonts w:ascii="Times New Roman" w:hAnsi="Times New Roman" w:hint="eastAsia"/>
        </w:rPr>
        <w:t>MD5</w:t>
      </w:r>
      <w:r w:rsidRPr="00D135DD">
        <w:rPr>
          <w:rFonts w:ascii="Times New Roman" w:hAnsi="Times New Roman" w:hint="eastAsia"/>
        </w:rPr>
        <w:t>信息。</w:t>
      </w:r>
    </w:p>
    <w:p w14:paraId="797A0018" w14:textId="77777777" w:rsidR="008251AC" w:rsidRPr="00D135DD" w:rsidRDefault="008251AC" w:rsidP="008251AC">
      <w:pPr>
        <w:pStyle w:val="ab"/>
        <w:ind w:firstLine="420"/>
        <w:rPr>
          <w:rFonts w:ascii="Times New Roman" w:hAnsi="Times New Roman"/>
        </w:rPr>
      </w:pPr>
    </w:p>
    <w:p w14:paraId="5862819E" w14:textId="77777777" w:rsidR="008251AC" w:rsidRPr="00D135DD" w:rsidRDefault="008251AC" w:rsidP="008251AC">
      <w:pPr>
        <w:pStyle w:val="ab"/>
        <w:ind w:firstLine="420"/>
        <w:rPr>
          <w:rFonts w:ascii="Times New Roman" w:hAnsi="Times New Roman"/>
        </w:rPr>
      </w:pPr>
    </w:p>
    <w:p w14:paraId="56136FA0" w14:textId="77777777" w:rsidR="008251AC" w:rsidRPr="00D135DD" w:rsidRDefault="008251AC" w:rsidP="008251AC">
      <w:pPr>
        <w:pStyle w:val="ab"/>
        <w:ind w:firstLine="420"/>
        <w:rPr>
          <w:rFonts w:ascii="Times New Roman" w:eastAsia="黑体" w:hAnsi="Times New Roman"/>
        </w:rPr>
      </w:pPr>
      <w:r w:rsidRPr="00D135DD">
        <w:rPr>
          <w:rFonts w:ascii="Times New Roman" w:eastAsia="黑体" w:hAnsi="Times New Roman" w:hint="eastAsia"/>
        </w:rPr>
        <w:t>1.4</w:t>
      </w:r>
      <w:r w:rsidRPr="00D135DD">
        <w:rPr>
          <w:rFonts w:ascii="Times New Roman" w:eastAsia="黑体" w:hAnsi="Times New Roman" w:hint="eastAsia"/>
        </w:rPr>
        <w:t>参考资料</w:t>
      </w:r>
    </w:p>
    <w:p w14:paraId="42AE362D" w14:textId="77777777" w:rsidR="008251AC" w:rsidRPr="00D135DD" w:rsidRDefault="008251AC" w:rsidP="008251AC">
      <w:pPr>
        <w:pStyle w:val="ab"/>
        <w:ind w:firstLine="422"/>
        <w:rPr>
          <w:rFonts w:ascii="Times New Roman" w:hAnsi="Times New Roman"/>
        </w:rPr>
      </w:pPr>
      <w:r w:rsidRPr="00D135DD">
        <w:rPr>
          <w:rFonts w:ascii="Times New Roman" w:hAnsi="Times New Roman" w:hint="eastAsia"/>
          <w:b/>
        </w:rPr>
        <w:t xml:space="preserve">    </w:t>
      </w:r>
      <w:r w:rsidRPr="00D135DD">
        <w:rPr>
          <w:rFonts w:ascii="Times New Roman" w:hAnsi="Times New Roman"/>
          <w:b/>
        </w:rPr>
        <w:t>[</w:t>
      </w:r>
      <w:r w:rsidRPr="00D135DD">
        <w:rPr>
          <w:rFonts w:ascii="Times New Roman" w:hAnsi="Times New Roman" w:hint="eastAsia"/>
        </w:rPr>
        <w:t>列出有关的参考资料。</w:t>
      </w:r>
      <w:r w:rsidRPr="00D135DD">
        <w:rPr>
          <w:rFonts w:ascii="Times New Roman" w:hAnsi="Times New Roman"/>
        </w:rPr>
        <w:t>]</w:t>
      </w:r>
    </w:p>
    <w:p w14:paraId="30612927" w14:textId="77777777" w:rsidR="008251AC" w:rsidRPr="00D135DD" w:rsidRDefault="008251AC" w:rsidP="00CD5E67">
      <w:pPr>
        <w:pStyle w:val="3"/>
        <w:ind w:firstLine="643"/>
        <w:rPr>
          <w:rFonts w:eastAsia="楷体_GB2312"/>
        </w:rPr>
      </w:pPr>
      <w:r w:rsidRPr="00D135DD">
        <w:rPr>
          <w:rFonts w:eastAsia="楷体_GB2312" w:hint="eastAsia"/>
        </w:rPr>
        <w:t>2.</w:t>
      </w:r>
      <w:r w:rsidRPr="00D135DD">
        <w:rPr>
          <w:rFonts w:hint="eastAsia"/>
        </w:rPr>
        <w:t xml:space="preserve"> </w:t>
      </w:r>
      <w:r w:rsidRPr="00D135DD">
        <w:rPr>
          <w:rFonts w:eastAsia="楷体_GB2312" w:hint="eastAsia"/>
        </w:rPr>
        <w:t>系统的结构</w:t>
      </w:r>
    </w:p>
    <w:p w14:paraId="1A74779D" w14:textId="77777777" w:rsidR="008251AC" w:rsidRPr="00D135DD" w:rsidRDefault="008251AC" w:rsidP="008251AC">
      <w:pPr>
        <w:pStyle w:val="ab"/>
        <w:ind w:firstLine="420"/>
        <w:rPr>
          <w:rFonts w:ascii="Times New Roman" w:eastAsia="黑体" w:hAnsi="Times New Roman"/>
        </w:rPr>
      </w:pPr>
      <w:r w:rsidRPr="00D135DD">
        <w:rPr>
          <w:rFonts w:ascii="Times New Roman" w:eastAsia="黑体" w:hAnsi="Times New Roman" w:hint="eastAsia"/>
        </w:rPr>
        <w:t>本系统架构图如下</w:t>
      </w:r>
      <w:r w:rsidRPr="00D135DD">
        <w:rPr>
          <w:rFonts w:ascii="Times New Roman" w:eastAsia="黑体" w:hAnsi="Times New Roman"/>
        </w:rPr>
        <w:t>：</w:t>
      </w:r>
    </w:p>
    <w:p w14:paraId="011D8F97" w14:textId="77777777" w:rsidR="008251AC" w:rsidRPr="00D135DD" w:rsidRDefault="008251AC" w:rsidP="008251AC">
      <w:pPr>
        <w:pStyle w:val="ab"/>
        <w:ind w:firstLine="420"/>
        <w:rPr>
          <w:rFonts w:ascii="Times New Roman" w:eastAsia="黑体" w:hAnsi="Times New Roman"/>
        </w:rPr>
      </w:pPr>
    </w:p>
    <w:p w14:paraId="6B762C24" w14:textId="77777777" w:rsidR="0074301B" w:rsidRPr="00D135DD" w:rsidRDefault="008251AC" w:rsidP="0074301B">
      <w:pPr>
        <w:pStyle w:val="ab"/>
        <w:keepNext/>
        <w:ind w:firstLine="420"/>
        <w:jc w:val="center"/>
        <w:rPr>
          <w:rFonts w:ascii="Times New Roman" w:hAnsi="Times New Roman"/>
        </w:rPr>
      </w:pPr>
      <w:r w:rsidRPr="00D135DD">
        <w:rPr>
          <w:rFonts w:ascii="Times New Roman" w:eastAsia="黑体" w:hAnsi="Times New Roman" w:hint="eastAsia"/>
          <w:noProof/>
        </w:rPr>
        <w:drawing>
          <wp:inline distT="0" distB="0" distL="0" distR="0" wp14:anchorId="6DCFC5FD" wp14:editId="1462C719">
            <wp:extent cx="4316730" cy="2858770"/>
            <wp:effectExtent l="0" t="0" r="7620" b="0"/>
            <wp:docPr id="47" name="图片 47" descr="C:\Users\shao\Desktop\论文初稿\系统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shao\Desktop\论文初稿\系统架构.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6730" cy="2858770"/>
                    </a:xfrm>
                    <a:prstGeom prst="rect">
                      <a:avLst/>
                    </a:prstGeom>
                    <a:noFill/>
                    <a:ln>
                      <a:noFill/>
                    </a:ln>
                  </pic:spPr>
                </pic:pic>
              </a:graphicData>
            </a:graphic>
          </wp:inline>
        </w:drawing>
      </w:r>
    </w:p>
    <w:p w14:paraId="661A4741" w14:textId="2B26B77E" w:rsidR="008251AC" w:rsidRPr="00D135DD" w:rsidRDefault="0074301B" w:rsidP="0074301B">
      <w:pPr>
        <w:pStyle w:val="af0"/>
        <w:ind w:firstLine="400"/>
        <w:jc w:val="center"/>
        <w:rPr>
          <w:rFonts w:ascii="Times New Roman" w:hAnsi="Times New Roman"/>
        </w:rPr>
      </w:pPr>
      <w:r w:rsidRPr="00D135DD">
        <w:rPr>
          <w:rFonts w:ascii="Times New Roman" w:hAnsi="Times New Roman" w:hint="eastAsia"/>
        </w:rPr>
        <w:t>图</w:t>
      </w:r>
      <w:r w:rsidRPr="00D135DD">
        <w:rPr>
          <w:rFonts w:ascii="Times New Roman" w:hAnsi="Times New Roman" w:hint="eastAsia"/>
        </w:rPr>
        <w:t xml:space="preserve">10- </w:t>
      </w:r>
      <w:r w:rsidRPr="00D135DD">
        <w:rPr>
          <w:rFonts w:ascii="Times New Roman" w:hAnsi="Times New Roman"/>
        </w:rPr>
        <w:fldChar w:fldCharType="begin"/>
      </w:r>
      <w:r w:rsidRPr="00D135DD">
        <w:rPr>
          <w:rFonts w:ascii="Times New Roman" w:hAnsi="Times New Roman"/>
        </w:rPr>
        <w:instrText xml:space="preserve"> </w:instrText>
      </w:r>
      <w:r w:rsidRPr="00D135DD">
        <w:rPr>
          <w:rFonts w:ascii="Times New Roman" w:hAnsi="Times New Roman" w:hint="eastAsia"/>
        </w:rPr>
        <w:instrText xml:space="preserve">SEQ </w:instrText>
      </w:r>
      <w:r w:rsidRPr="00D135DD">
        <w:rPr>
          <w:rFonts w:ascii="Times New Roman" w:hAnsi="Times New Roman" w:hint="eastAsia"/>
        </w:rPr>
        <w:instrText>图</w:instrText>
      </w:r>
      <w:r w:rsidRPr="00D135DD">
        <w:rPr>
          <w:rFonts w:ascii="Times New Roman" w:hAnsi="Times New Roman" w:hint="eastAsia"/>
        </w:rPr>
        <w:instrText>10- \* ARABIC</w:instrText>
      </w:r>
      <w:r w:rsidRPr="00D135DD">
        <w:rPr>
          <w:rFonts w:ascii="Times New Roman" w:hAnsi="Times New Roman"/>
        </w:rPr>
        <w:instrText xml:space="preserve"> </w:instrText>
      </w:r>
      <w:r w:rsidRPr="00D135DD">
        <w:rPr>
          <w:rFonts w:ascii="Times New Roman" w:hAnsi="Times New Roman"/>
        </w:rPr>
        <w:fldChar w:fldCharType="separate"/>
      </w:r>
      <w:r w:rsidRPr="00D135DD">
        <w:rPr>
          <w:rFonts w:ascii="Times New Roman" w:hAnsi="Times New Roman"/>
          <w:noProof/>
        </w:rPr>
        <w:t>1</w:t>
      </w:r>
      <w:r w:rsidRPr="00D135DD">
        <w:rPr>
          <w:rFonts w:ascii="Times New Roman" w:hAnsi="Times New Roman"/>
        </w:rPr>
        <w:fldChar w:fldCharType="end"/>
      </w:r>
      <w:r w:rsidRPr="00D135DD">
        <w:rPr>
          <w:rFonts w:ascii="Times New Roman" w:hAnsi="Times New Roman"/>
        </w:rPr>
        <w:t xml:space="preserve"> </w:t>
      </w:r>
      <w:r w:rsidRPr="00D135DD">
        <w:rPr>
          <w:rFonts w:ascii="Times New Roman" w:hAnsi="Times New Roman" w:hint="eastAsia"/>
        </w:rPr>
        <w:t>系统架构图</w:t>
      </w:r>
    </w:p>
    <w:p w14:paraId="192C79AF" w14:textId="77777777" w:rsidR="008251AC" w:rsidRPr="00D135DD" w:rsidRDefault="008251AC" w:rsidP="00CD5E67">
      <w:pPr>
        <w:pStyle w:val="3"/>
        <w:ind w:firstLine="643"/>
        <w:rPr>
          <w:rFonts w:eastAsia="楷体_GB2312"/>
        </w:rPr>
      </w:pPr>
      <w:r w:rsidRPr="00D135DD">
        <w:rPr>
          <w:rFonts w:hint="eastAsia"/>
        </w:rPr>
        <w:t>3</w:t>
      </w:r>
      <w:r w:rsidRPr="00D135DD">
        <w:rPr>
          <w:rFonts w:hint="eastAsia"/>
        </w:rPr>
        <w:t>．</w:t>
      </w:r>
      <w:r w:rsidRPr="00D135DD">
        <w:rPr>
          <w:rFonts w:eastAsia="楷体_GB2312" w:hint="eastAsia"/>
        </w:rPr>
        <w:t>模块</w:t>
      </w:r>
      <w:r w:rsidRPr="00D135DD">
        <w:rPr>
          <w:rFonts w:eastAsia="楷体_GB2312" w:hint="eastAsia"/>
        </w:rPr>
        <w:t>1</w:t>
      </w:r>
      <w:r w:rsidRPr="00D135DD">
        <w:rPr>
          <w:rFonts w:eastAsia="楷体_GB2312" w:hint="eastAsia"/>
        </w:rPr>
        <w:t>（</w:t>
      </w:r>
      <w:r w:rsidRPr="00D135DD">
        <w:rPr>
          <w:rFonts w:eastAsia="楷体_GB2312" w:hint="eastAsia"/>
        </w:rPr>
        <w:t>01</w:t>
      </w:r>
      <w:r w:rsidRPr="00D135DD">
        <w:rPr>
          <w:rFonts w:eastAsia="楷体_GB2312" w:hint="eastAsia"/>
        </w:rPr>
        <w:t>）设计说明</w:t>
      </w:r>
    </w:p>
    <w:p w14:paraId="5A44F12F" w14:textId="77777777" w:rsidR="008251AC" w:rsidRPr="00D135DD" w:rsidRDefault="008251AC" w:rsidP="008251AC">
      <w:pPr>
        <w:pStyle w:val="ab"/>
        <w:ind w:firstLine="420"/>
        <w:rPr>
          <w:rFonts w:ascii="Times New Roman" w:hAnsi="Times New Roman"/>
        </w:rPr>
      </w:pPr>
      <w:r w:rsidRPr="00D135DD">
        <w:rPr>
          <w:rFonts w:ascii="Times New Roman" w:hAnsi="Times New Roman" w:hint="eastAsia"/>
        </w:rPr>
        <w:t xml:space="preserve">    </w:t>
      </w:r>
    </w:p>
    <w:p w14:paraId="21E58446" w14:textId="77777777" w:rsidR="008251AC" w:rsidRPr="00D135DD" w:rsidRDefault="008251AC" w:rsidP="008251AC">
      <w:pPr>
        <w:pStyle w:val="ab"/>
        <w:ind w:firstLine="420"/>
        <w:rPr>
          <w:rFonts w:ascii="Times New Roman" w:eastAsia="黑体" w:hAnsi="Times New Roman"/>
        </w:rPr>
      </w:pPr>
      <w:r w:rsidRPr="00D135DD">
        <w:rPr>
          <w:rFonts w:ascii="Times New Roman" w:eastAsia="黑体" w:hAnsi="Times New Roman" w:hint="eastAsia"/>
        </w:rPr>
        <w:t>3.1</w:t>
      </w:r>
      <w:r w:rsidRPr="00D135DD">
        <w:rPr>
          <w:rFonts w:ascii="Times New Roman" w:eastAsia="黑体" w:hAnsi="Times New Roman" w:hint="eastAsia"/>
        </w:rPr>
        <w:t>模块描述</w:t>
      </w:r>
    </w:p>
    <w:p w14:paraId="7D102FFE" w14:textId="77777777" w:rsidR="008251AC" w:rsidRPr="00D135DD" w:rsidRDefault="008251AC" w:rsidP="008251AC">
      <w:pPr>
        <w:pStyle w:val="ab"/>
        <w:ind w:firstLine="420"/>
        <w:rPr>
          <w:rFonts w:ascii="Times New Roman" w:hAnsi="Times New Roman"/>
        </w:rPr>
      </w:pPr>
      <w:r w:rsidRPr="00D135DD">
        <w:rPr>
          <w:rFonts w:ascii="Times New Roman" w:hAnsi="Times New Roman" w:hint="eastAsia"/>
        </w:rPr>
        <w:t xml:space="preserve">   </w:t>
      </w:r>
      <w:r w:rsidRPr="00D135DD">
        <w:rPr>
          <w:rFonts w:ascii="Times New Roman" w:hAnsi="Times New Roman"/>
        </w:rPr>
        <w:t>Nginx</w:t>
      </w:r>
      <w:r w:rsidRPr="00D135DD">
        <w:rPr>
          <w:rFonts w:ascii="Times New Roman" w:hAnsi="Times New Roman"/>
        </w:rPr>
        <w:t>既可以做</w:t>
      </w:r>
      <w:r w:rsidRPr="00D135DD">
        <w:rPr>
          <w:rFonts w:ascii="Times New Roman" w:hAnsi="Times New Roman"/>
        </w:rPr>
        <w:t>Web</w:t>
      </w:r>
      <w:r w:rsidRPr="00D135DD">
        <w:rPr>
          <w:rFonts w:ascii="Times New Roman" w:hAnsi="Times New Roman"/>
        </w:rPr>
        <w:t>服务器，又可以做</w:t>
      </w:r>
      <w:r w:rsidRPr="00D135DD">
        <w:rPr>
          <w:rFonts w:ascii="Times New Roman" w:hAnsi="Times New Roman" w:hint="eastAsia"/>
        </w:rPr>
        <w:t>反向代理服务器。</w:t>
      </w:r>
      <w:r w:rsidRPr="00D135DD">
        <w:rPr>
          <w:rFonts w:ascii="Times New Roman" w:hAnsi="Times New Roman" w:hint="eastAsia"/>
        </w:rPr>
        <w:t>Nginx</w:t>
      </w:r>
      <w:r w:rsidRPr="00D135DD">
        <w:rPr>
          <w:rFonts w:ascii="Times New Roman" w:hAnsi="Times New Roman" w:hint="eastAsia"/>
        </w:rPr>
        <w:t>整体采用高度模块化的架构设计。</w:t>
      </w:r>
      <w:r w:rsidRPr="00D135DD">
        <w:rPr>
          <w:rFonts w:ascii="Times New Roman" w:hAnsi="Times New Roman"/>
        </w:rPr>
        <w:t>我们可以</w:t>
      </w:r>
      <w:r w:rsidRPr="00D135DD">
        <w:rPr>
          <w:rFonts w:ascii="Times New Roman" w:hAnsi="Times New Roman" w:hint="eastAsia"/>
        </w:rPr>
        <w:t>通过开发自定义</w:t>
      </w:r>
      <w:r w:rsidRPr="00D135DD">
        <w:rPr>
          <w:rFonts w:ascii="Times New Roman" w:hAnsi="Times New Roman" w:hint="eastAsia"/>
        </w:rPr>
        <w:t>HTTP</w:t>
      </w:r>
      <w:r w:rsidRPr="00D135DD">
        <w:rPr>
          <w:rFonts w:ascii="Times New Roman" w:hAnsi="Times New Roman"/>
        </w:rPr>
        <w:t>模块来实现产品功能</w:t>
      </w:r>
      <w:r w:rsidRPr="00D135DD">
        <w:rPr>
          <w:rFonts w:ascii="Times New Roman" w:hAnsi="Times New Roman" w:hint="eastAsia"/>
        </w:rPr>
        <w:t>，根据</w:t>
      </w:r>
      <w:r w:rsidRPr="00D135DD">
        <w:rPr>
          <w:rFonts w:ascii="Times New Roman" w:hAnsi="Times New Roman"/>
        </w:rPr>
        <w:t>Nginx</w:t>
      </w:r>
      <w:r w:rsidRPr="00D135DD">
        <w:rPr>
          <w:rFonts w:ascii="Times New Roman" w:hAnsi="Times New Roman"/>
        </w:rPr>
        <w:t>框架定义的数据结构，将</w:t>
      </w:r>
      <w:r w:rsidRPr="00D135DD">
        <w:rPr>
          <w:rFonts w:ascii="Times New Roman" w:hAnsi="Times New Roman" w:hint="eastAsia"/>
        </w:rPr>
        <w:t>自定义</w:t>
      </w:r>
      <w:r w:rsidRPr="00D135DD">
        <w:rPr>
          <w:rFonts w:ascii="Times New Roman" w:hAnsi="Times New Roman" w:hint="eastAsia"/>
        </w:rPr>
        <w:t>HTTP</w:t>
      </w:r>
      <w:r w:rsidRPr="00D135DD">
        <w:rPr>
          <w:rFonts w:ascii="Times New Roman" w:hAnsi="Times New Roman"/>
        </w:rPr>
        <w:t>模块介入</w:t>
      </w:r>
      <w:r w:rsidRPr="00D135DD">
        <w:rPr>
          <w:rFonts w:ascii="Times New Roman" w:hAnsi="Times New Roman" w:hint="eastAsia"/>
        </w:rPr>
        <w:t xml:space="preserve">Nginx </w:t>
      </w:r>
      <w:r w:rsidRPr="00D135DD">
        <w:rPr>
          <w:rFonts w:ascii="Times New Roman" w:hAnsi="Times New Roman" w:hint="eastAsia"/>
        </w:rPr>
        <w:t>处理</w:t>
      </w:r>
      <w:r w:rsidRPr="00D135DD">
        <w:rPr>
          <w:rFonts w:ascii="Times New Roman" w:hAnsi="Times New Roman" w:hint="eastAsia"/>
        </w:rPr>
        <w:t>HTTP</w:t>
      </w:r>
      <w:r w:rsidRPr="00D135DD">
        <w:rPr>
          <w:rFonts w:ascii="Times New Roman" w:hAnsi="Times New Roman" w:hint="eastAsia"/>
        </w:rPr>
        <w:t>请求</w:t>
      </w:r>
      <w:r w:rsidRPr="00D135DD">
        <w:rPr>
          <w:rFonts w:ascii="Times New Roman" w:hAnsi="Times New Roman"/>
        </w:rPr>
        <w:t>的</w:t>
      </w:r>
      <w:r w:rsidRPr="00D135DD">
        <w:rPr>
          <w:rFonts w:ascii="Times New Roman" w:hAnsi="Times New Roman" w:hint="eastAsia"/>
        </w:rPr>
        <w:t>处理流程</w:t>
      </w:r>
      <w:r w:rsidRPr="00D135DD">
        <w:rPr>
          <w:rFonts w:ascii="Times New Roman" w:hAnsi="Times New Roman"/>
        </w:rPr>
        <w:t>。</w:t>
      </w:r>
    </w:p>
    <w:p w14:paraId="710E16CF" w14:textId="77777777" w:rsidR="008251AC" w:rsidRPr="00D135DD" w:rsidRDefault="008251AC" w:rsidP="008251AC">
      <w:pPr>
        <w:pStyle w:val="ab"/>
        <w:ind w:firstLine="420"/>
        <w:rPr>
          <w:rFonts w:ascii="Times New Roman" w:eastAsia="黑体" w:hAnsi="Times New Roman"/>
        </w:rPr>
      </w:pPr>
      <w:r w:rsidRPr="00D135DD">
        <w:rPr>
          <w:rFonts w:ascii="Times New Roman" w:eastAsia="黑体" w:hAnsi="Times New Roman" w:hint="eastAsia"/>
        </w:rPr>
        <w:t>3.2</w:t>
      </w:r>
      <w:r w:rsidRPr="00D135DD">
        <w:rPr>
          <w:rFonts w:ascii="Times New Roman" w:eastAsia="黑体" w:hAnsi="Times New Roman" w:hint="eastAsia"/>
        </w:rPr>
        <w:t>功能</w:t>
      </w:r>
    </w:p>
    <w:p w14:paraId="448E0700" w14:textId="77777777" w:rsidR="008251AC" w:rsidRPr="00D135DD" w:rsidRDefault="008251AC" w:rsidP="008251AC">
      <w:pPr>
        <w:pStyle w:val="ab"/>
        <w:ind w:firstLine="420"/>
        <w:rPr>
          <w:rFonts w:ascii="Times New Roman" w:hAnsi="Times New Roman"/>
        </w:rPr>
      </w:pPr>
      <w:r w:rsidRPr="00D135DD">
        <w:rPr>
          <w:rFonts w:ascii="Times New Roman" w:hAnsi="Times New Roman" w:hint="eastAsia"/>
        </w:rPr>
        <w:t xml:space="preserve">    </w:t>
      </w:r>
      <w:r w:rsidRPr="00D135DD">
        <w:rPr>
          <w:rFonts w:ascii="Times New Roman" w:hAnsi="Times New Roman" w:hint="eastAsia"/>
        </w:rPr>
        <w:t>实现</w:t>
      </w:r>
      <w:r w:rsidRPr="00D135DD">
        <w:rPr>
          <w:rFonts w:ascii="Times New Roman" w:hAnsi="Times New Roman"/>
        </w:rPr>
        <w:t>Nginx</w:t>
      </w:r>
      <w:r w:rsidRPr="00D135DD">
        <w:rPr>
          <w:rFonts w:ascii="Times New Roman" w:hAnsi="Times New Roman"/>
        </w:rPr>
        <w:t>框架定义的</w:t>
      </w:r>
      <w:r w:rsidRPr="00D135DD">
        <w:rPr>
          <w:rFonts w:ascii="Times New Roman" w:hAnsi="Times New Roman" w:hint="eastAsia"/>
        </w:rPr>
        <w:t>HTTP</w:t>
      </w:r>
      <w:r w:rsidRPr="00D135DD">
        <w:rPr>
          <w:rFonts w:ascii="Times New Roman" w:hAnsi="Times New Roman"/>
        </w:rPr>
        <w:t>模块的数据结构</w:t>
      </w:r>
      <w:r w:rsidRPr="00D135DD">
        <w:rPr>
          <w:rFonts w:ascii="Times New Roman" w:hAnsi="Times New Roman" w:hint="eastAsia"/>
        </w:rPr>
        <w:t>。</w:t>
      </w:r>
    </w:p>
    <w:p w14:paraId="17AF51F6" w14:textId="77777777" w:rsidR="008251AC" w:rsidRPr="00D135DD" w:rsidRDefault="008251AC" w:rsidP="008251AC">
      <w:pPr>
        <w:pStyle w:val="ab"/>
        <w:ind w:firstLine="420"/>
        <w:rPr>
          <w:rFonts w:ascii="Times New Roman" w:eastAsia="黑体" w:hAnsi="Times New Roman"/>
        </w:rPr>
      </w:pPr>
      <w:r w:rsidRPr="00D135DD">
        <w:rPr>
          <w:rFonts w:ascii="Times New Roman" w:eastAsia="黑体" w:hAnsi="Times New Roman" w:hint="eastAsia"/>
        </w:rPr>
        <w:t>3.3</w:t>
      </w:r>
      <w:r w:rsidRPr="00D135DD">
        <w:rPr>
          <w:rFonts w:ascii="Times New Roman" w:eastAsia="黑体" w:hAnsi="Times New Roman" w:hint="eastAsia"/>
        </w:rPr>
        <w:t>性能</w:t>
      </w:r>
    </w:p>
    <w:p w14:paraId="3BE7FE5E" w14:textId="77777777" w:rsidR="008251AC" w:rsidRPr="00D135DD" w:rsidRDefault="008251AC" w:rsidP="008251AC">
      <w:pPr>
        <w:pStyle w:val="ab"/>
        <w:ind w:firstLine="420"/>
        <w:rPr>
          <w:rFonts w:ascii="Times New Roman" w:hAnsi="Times New Roman"/>
        </w:rPr>
      </w:pPr>
      <w:r w:rsidRPr="00D135DD">
        <w:rPr>
          <w:rFonts w:ascii="Times New Roman" w:hAnsi="Times New Roman" w:hint="eastAsia"/>
        </w:rPr>
        <w:t xml:space="preserve">    </w:t>
      </w:r>
      <w:r w:rsidRPr="00D135DD">
        <w:rPr>
          <w:rFonts w:ascii="Times New Roman" w:hAnsi="Times New Roman" w:hint="eastAsia"/>
        </w:rPr>
        <w:t>无</w:t>
      </w:r>
    </w:p>
    <w:p w14:paraId="4E16383C" w14:textId="77777777" w:rsidR="008251AC" w:rsidRPr="00D135DD" w:rsidRDefault="008251AC" w:rsidP="008251AC">
      <w:pPr>
        <w:pStyle w:val="ab"/>
        <w:ind w:firstLine="420"/>
        <w:rPr>
          <w:rFonts w:ascii="Times New Roman" w:eastAsia="黑体" w:hAnsi="Times New Roman"/>
        </w:rPr>
      </w:pPr>
      <w:r w:rsidRPr="00D135DD">
        <w:rPr>
          <w:rFonts w:ascii="Times New Roman" w:eastAsia="黑体" w:hAnsi="Times New Roman" w:hint="eastAsia"/>
        </w:rPr>
        <w:t>3</w:t>
      </w:r>
      <w:r w:rsidRPr="00D135DD">
        <w:rPr>
          <w:rFonts w:ascii="Times New Roman" w:eastAsia="黑体" w:hAnsi="Times New Roman"/>
        </w:rPr>
        <w:t>.</w:t>
      </w:r>
      <w:r w:rsidRPr="00D135DD">
        <w:rPr>
          <w:rFonts w:ascii="Times New Roman" w:eastAsia="黑体" w:hAnsi="Times New Roman" w:hint="eastAsia"/>
        </w:rPr>
        <w:t>4</w:t>
      </w:r>
      <w:r w:rsidRPr="00D135DD">
        <w:rPr>
          <w:rFonts w:ascii="Times New Roman" w:eastAsia="黑体" w:hAnsi="Times New Roman" w:hint="eastAsia"/>
        </w:rPr>
        <w:t>输入项</w:t>
      </w:r>
    </w:p>
    <w:p w14:paraId="457838B4" w14:textId="77777777" w:rsidR="008251AC" w:rsidRPr="00D135DD" w:rsidRDefault="008251AC" w:rsidP="008251AC">
      <w:pPr>
        <w:pStyle w:val="ab"/>
        <w:ind w:firstLine="420"/>
        <w:rPr>
          <w:rFonts w:ascii="Times New Roman" w:hAnsi="Times New Roman"/>
        </w:rPr>
      </w:pPr>
      <w:r w:rsidRPr="00D135DD">
        <w:rPr>
          <w:rFonts w:ascii="Times New Roman" w:hAnsi="Times New Roman" w:hint="eastAsia"/>
        </w:rPr>
        <w:t xml:space="preserve">    </w:t>
      </w:r>
      <w:r w:rsidRPr="00D135DD">
        <w:rPr>
          <w:rFonts w:ascii="Times New Roman" w:hAnsi="Times New Roman" w:hint="eastAsia"/>
        </w:rPr>
        <w:t>无</w:t>
      </w:r>
    </w:p>
    <w:p w14:paraId="3024223D" w14:textId="77777777" w:rsidR="008251AC" w:rsidRPr="00D135DD" w:rsidRDefault="008251AC" w:rsidP="008251AC">
      <w:pPr>
        <w:pStyle w:val="ab"/>
        <w:ind w:firstLine="420"/>
        <w:rPr>
          <w:rFonts w:ascii="Times New Roman" w:eastAsia="黑体" w:hAnsi="Times New Roman"/>
        </w:rPr>
      </w:pPr>
      <w:r w:rsidRPr="00D135DD">
        <w:rPr>
          <w:rFonts w:ascii="Times New Roman" w:eastAsia="黑体" w:hAnsi="Times New Roman" w:hint="eastAsia"/>
        </w:rPr>
        <w:t>3</w:t>
      </w:r>
      <w:r w:rsidRPr="00D135DD">
        <w:rPr>
          <w:rFonts w:ascii="Times New Roman" w:eastAsia="黑体" w:hAnsi="Times New Roman"/>
        </w:rPr>
        <w:t>.</w:t>
      </w:r>
      <w:r w:rsidRPr="00D135DD">
        <w:rPr>
          <w:rFonts w:ascii="Times New Roman" w:eastAsia="黑体" w:hAnsi="Times New Roman" w:hint="eastAsia"/>
        </w:rPr>
        <w:t>5</w:t>
      </w:r>
      <w:r w:rsidRPr="00D135DD">
        <w:rPr>
          <w:rFonts w:ascii="Times New Roman" w:eastAsia="黑体" w:hAnsi="Times New Roman" w:hint="eastAsia"/>
        </w:rPr>
        <w:t>输出项</w:t>
      </w:r>
    </w:p>
    <w:p w14:paraId="7542579F" w14:textId="77777777" w:rsidR="008251AC" w:rsidRPr="00D135DD" w:rsidRDefault="008251AC" w:rsidP="008251AC">
      <w:pPr>
        <w:pStyle w:val="ab"/>
        <w:ind w:firstLine="420"/>
        <w:rPr>
          <w:rFonts w:ascii="Times New Roman" w:hAnsi="Times New Roman"/>
        </w:rPr>
      </w:pPr>
      <w:r w:rsidRPr="00D135DD">
        <w:rPr>
          <w:rFonts w:ascii="Times New Roman" w:hAnsi="Times New Roman" w:hint="eastAsia"/>
        </w:rPr>
        <w:t xml:space="preserve">    </w:t>
      </w:r>
      <w:r w:rsidRPr="00D135DD">
        <w:rPr>
          <w:rFonts w:ascii="Times New Roman" w:hAnsi="Times New Roman" w:hint="eastAsia"/>
        </w:rPr>
        <w:t>一个</w:t>
      </w:r>
      <w:r w:rsidRPr="00D135DD">
        <w:rPr>
          <w:rFonts w:ascii="Times New Roman" w:hAnsi="Times New Roman"/>
        </w:rPr>
        <w:t>自定义</w:t>
      </w:r>
      <w:r w:rsidRPr="00D135DD">
        <w:rPr>
          <w:rFonts w:ascii="Times New Roman" w:hAnsi="Times New Roman"/>
        </w:rPr>
        <w:t>HTTP</w:t>
      </w:r>
      <w:r w:rsidRPr="00D135DD">
        <w:rPr>
          <w:rFonts w:ascii="Times New Roman" w:hAnsi="Times New Roman"/>
        </w:rPr>
        <w:t>模块</w:t>
      </w:r>
    </w:p>
    <w:p w14:paraId="0D286A52" w14:textId="77777777" w:rsidR="008251AC" w:rsidRPr="00D135DD" w:rsidRDefault="008251AC" w:rsidP="008251AC">
      <w:pPr>
        <w:pStyle w:val="ab"/>
        <w:ind w:firstLine="420"/>
        <w:rPr>
          <w:rFonts w:ascii="Times New Roman" w:eastAsia="黑体" w:hAnsi="Times New Roman"/>
        </w:rPr>
      </w:pPr>
      <w:r w:rsidRPr="00D135DD">
        <w:rPr>
          <w:rFonts w:ascii="Times New Roman" w:eastAsia="黑体" w:hAnsi="Times New Roman" w:hint="eastAsia"/>
        </w:rPr>
        <w:t>3</w:t>
      </w:r>
      <w:r w:rsidRPr="00D135DD">
        <w:rPr>
          <w:rFonts w:ascii="Times New Roman" w:eastAsia="黑体" w:hAnsi="Times New Roman"/>
        </w:rPr>
        <w:t>.</w:t>
      </w:r>
      <w:r w:rsidRPr="00D135DD">
        <w:rPr>
          <w:rFonts w:ascii="Times New Roman" w:eastAsia="黑体" w:hAnsi="Times New Roman" w:hint="eastAsia"/>
        </w:rPr>
        <w:t>6</w:t>
      </w:r>
      <w:r w:rsidRPr="00D135DD">
        <w:rPr>
          <w:rFonts w:ascii="Times New Roman" w:eastAsia="黑体" w:hAnsi="Times New Roman" w:hint="eastAsia"/>
        </w:rPr>
        <w:t>设计方法（算法）</w:t>
      </w:r>
    </w:p>
    <w:p w14:paraId="6283937E" w14:textId="77777777" w:rsidR="008251AC" w:rsidRPr="00D135DD" w:rsidRDefault="008251AC" w:rsidP="008251AC">
      <w:pPr>
        <w:pStyle w:val="ab"/>
        <w:ind w:firstLine="420"/>
        <w:rPr>
          <w:rFonts w:ascii="Times New Roman" w:hAnsi="Times New Roman"/>
        </w:rPr>
      </w:pPr>
      <w:r w:rsidRPr="00D135DD">
        <w:rPr>
          <w:rFonts w:ascii="Times New Roman" w:hAnsi="Times New Roman" w:hint="eastAsia"/>
        </w:rPr>
        <w:t xml:space="preserve">    </w:t>
      </w:r>
      <w:r w:rsidRPr="00D135DD">
        <w:rPr>
          <w:rFonts w:ascii="Times New Roman" w:hAnsi="Times New Roman" w:hint="eastAsia"/>
        </w:rPr>
        <w:t>不涉及</w:t>
      </w:r>
      <w:r w:rsidRPr="00D135DD">
        <w:rPr>
          <w:rFonts w:ascii="Times New Roman" w:hAnsi="Times New Roman"/>
        </w:rPr>
        <w:t>算法，</w:t>
      </w:r>
      <w:r w:rsidRPr="00D135DD">
        <w:rPr>
          <w:rFonts w:ascii="Times New Roman" w:hAnsi="Times New Roman" w:hint="eastAsia"/>
        </w:rPr>
        <w:t>根据官方</w:t>
      </w:r>
      <w:r w:rsidRPr="00D135DD">
        <w:rPr>
          <w:rFonts w:ascii="Times New Roman" w:hAnsi="Times New Roman"/>
        </w:rPr>
        <w:t>定义实现</w:t>
      </w:r>
      <w:r w:rsidRPr="00D135DD">
        <w:rPr>
          <w:rFonts w:ascii="Times New Roman" w:hAnsi="Times New Roman" w:hint="eastAsia"/>
        </w:rPr>
        <w:t>一个</w:t>
      </w:r>
      <w:r w:rsidRPr="00D135DD">
        <w:rPr>
          <w:rFonts w:ascii="Times New Roman" w:hAnsi="Times New Roman"/>
        </w:rPr>
        <w:t>标准的</w:t>
      </w:r>
      <w:r w:rsidRPr="00D135DD">
        <w:rPr>
          <w:rFonts w:ascii="Times New Roman" w:hAnsi="Times New Roman"/>
        </w:rPr>
        <w:t>HTTP</w:t>
      </w:r>
      <w:r w:rsidRPr="00D135DD">
        <w:rPr>
          <w:rFonts w:ascii="Times New Roman" w:hAnsi="Times New Roman"/>
        </w:rPr>
        <w:t>模块</w:t>
      </w:r>
    </w:p>
    <w:p w14:paraId="6CBE4274" w14:textId="77777777" w:rsidR="008251AC" w:rsidRPr="00D135DD" w:rsidRDefault="008251AC" w:rsidP="008251AC">
      <w:pPr>
        <w:pStyle w:val="ab"/>
        <w:ind w:firstLine="420"/>
        <w:rPr>
          <w:rFonts w:ascii="Times New Roman" w:eastAsia="黑体" w:hAnsi="Times New Roman"/>
        </w:rPr>
      </w:pPr>
      <w:r w:rsidRPr="00D135DD">
        <w:rPr>
          <w:rFonts w:ascii="Times New Roman" w:eastAsia="黑体" w:hAnsi="Times New Roman"/>
        </w:rPr>
        <w:t>3.</w:t>
      </w:r>
      <w:r w:rsidRPr="00D135DD">
        <w:rPr>
          <w:rFonts w:ascii="Times New Roman" w:eastAsia="黑体" w:hAnsi="Times New Roman" w:hint="eastAsia"/>
        </w:rPr>
        <w:t>7</w:t>
      </w:r>
      <w:r w:rsidRPr="00D135DD">
        <w:rPr>
          <w:rFonts w:ascii="Times New Roman" w:eastAsia="黑体" w:hAnsi="Times New Roman" w:hint="eastAsia"/>
        </w:rPr>
        <w:t>流程逻辑</w:t>
      </w:r>
    </w:p>
    <w:p w14:paraId="5A085BBE" w14:textId="77777777" w:rsidR="008251AC" w:rsidRPr="00D135DD" w:rsidRDefault="008251AC" w:rsidP="008251AC">
      <w:pPr>
        <w:pStyle w:val="ab"/>
        <w:ind w:firstLine="420"/>
        <w:rPr>
          <w:rFonts w:ascii="Times New Roman" w:hAnsi="Times New Roman"/>
        </w:rPr>
      </w:pPr>
      <w:r w:rsidRPr="00D135DD">
        <w:rPr>
          <w:rFonts w:ascii="Times New Roman" w:hAnsi="Times New Roman"/>
        </w:rPr>
        <w:t xml:space="preserve"> </w:t>
      </w:r>
      <w:r w:rsidRPr="00D135DD">
        <w:rPr>
          <w:rFonts w:ascii="Times New Roman" w:hAnsi="Times New Roman" w:hint="eastAsia"/>
        </w:rPr>
        <w:t xml:space="preserve"> </w:t>
      </w:r>
      <w:r w:rsidRPr="00D135DD">
        <w:rPr>
          <w:rFonts w:ascii="Times New Roman" w:hAnsi="Times New Roman"/>
        </w:rPr>
        <w:t xml:space="preserve">  </w:t>
      </w:r>
      <w:r w:rsidRPr="00D135DD">
        <w:rPr>
          <w:rFonts w:ascii="Times New Roman" w:hAnsi="Times New Roman" w:hint="eastAsia"/>
        </w:rPr>
        <w:t>根据</w:t>
      </w:r>
      <w:r w:rsidRPr="00D135DD">
        <w:rPr>
          <w:rFonts w:ascii="Times New Roman" w:hAnsi="Times New Roman"/>
        </w:rPr>
        <w:t>Nginx</w:t>
      </w:r>
      <w:r w:rsidRPr="00D135DD">
        <w:rPr>
          <w:rFonts w:ascii="Times New Roman" w:hAnsi="Times New Roman"/>
        </w:rPr>
        <w:t>的定义，</w:t>
      </w:r>
      <w:r w:rsidRPr="00D135DD">
        <w:rPr>
          <w:rFonts w:ascii="Times New Roman" w:hAnsi="Times New Roman" w:hint="eastAsia"/>
        </w:rPr>
        <w:t>这个模块是</w:t>
      </w:r>
      <w:r w:rsidRPr="00D135DD">
        <w:rPr>
          <w:rFonts w:ascii="Times New Roman" w:hAnsi="Times New Roman"/>
        </w:rPr>
        <w:t>充满</w:t>
      </w:r>
      <w:r w:rsidRPr="00D135DD">
        <w:rPr>
          <w:rFonts w:ascii="Times New Roman" w:hAnsi="Times New Roman" w:hint="eastAsia"/>
        </w:rPr>
        <w:t>异步调用</w:t>
      </w:r>
      <w:r w:rsidRPr="00D135DD">
        <w:rPr>
          <w:rFonts w:ascii="Times New Roman" w:hAnsi="Times New Roman"/>
        </w:rPr>
        <w:t>、无阻塞的</w:t>
      </w:r>
      <w:r w:rsidRPr="00D135DD">
        <w:rPr>
          <w:rFonts w:ascii="Times New Roman" w:hAnsi="Times New Roman"/>
        </w:rPr>
        <w:t>HTTP</w:t>
      </w:r>
      <w:r w:rsidRPr="00D135DD">
        <w:rPr>
          <w:rFonts w:ascii="Times New Roman" w:hAnsi="Times New Roman"/>
        </w:rPr>
        <w:t>模块</w:t>
      </w:r>
    </w:p>
    <w:p w14:paraId="0DB46EC1" w14:textId="77777777" w:rsidR="008251AC" w:rsidRPr="00D135DD" w:rsidRDefault="008251AC" w:rsidP="008251AC">
      <w:pPr>
        <w:pStyle w:val="ab"/>
        <w:ind w:firstLine="420"/>
        <w:rPr>
          <w:rFonts w:ascii="Times New Roman" w:eastAsia="黑体" w:hAnsi="Times New Roman"/>
        </w:rPr>
      </w:pPr>
      <w:r w:rsidRPr="00D135DD">
        <w:rPr>
          <w:rFonts w:ascii="Times New Roman" w:eastAsia="黑体" w:hAnsi="Times New Roman" w:hint="eastAsia"/>
        </w:rPr>
        <w:t>3</w:t>
      </w:r>
      <w:r w:rsidRPr="00D135DD">
        <w:rPr>
          <w:rFonts w:ascii="Times New Roman" w:eastAsia="黑体" w:hAnsi="Times New Roman"/>
        </w:rPr>
        <w:t>.</w:t>
      </w:r>
      <w:r w:rsidRPr="00D135DD">
        <w:rPr>
          <w:rFonts w:ascii="Times New Roman" w:eastAsia="黑体" w:hAnsi="Times New Roman" w:hint="eastAsia"/>
        </w:rPr>
        <w:t>8</w:t>
      </w:r>
      <w:r w:rsidRPr="00D135DD">
        <w:rPr>
          <w:rFonts w:ascii="Times New Roman" w:eastAsia="黑体" w:hAnsi="Times New Roman" w:hint="eastAsia"/>
        </w:rPr>
        <w:t>接口</w:t>
      </w:r>
    </w:p>
    <w:p w14:paraId="5E0996B6" w14:textId="77777777" w:rsidR="008251AC" w:rsidRPr="00D135DD" w:rsidRDefault="008251AC" w:rsidP="008251AC">
      <w:pPr>
        <w:pStyle w:val="ab"/>
        <w:ind w:firstLine="420"/>
        <w:rPr>
          <w:rFonts w:ascii="Times New Roman" w:hAnsi="Times New Roman"/>
        </w:rPr>
      </w:pPr>
      <w:r w:rsidRPr="00D135DD">
        <w:rPr>
          <w:rFonts w:ascii="Times New Roman" w:hAnsi="Times New Roman" w:hint="eastAsia"/>
        </w:rPr>
        <w:t>（</w:t>
      </w:r>
      <w:r w:rsidRPr="00D135DD">
        <w:rPr>
          <w:rFonts w:ascii="Times New Roman" w:hAnsi="Times New Roman" w:hint="eastAsia"/>
        </w:rPr>
        <w:t>1</w:t>
      </w:r>
      <w:r w:rsidRPr="00D135DD">
        <w:rPr>
          <w:rFonts w:ascii="Times New Roman" w:hAnsi="Times New Roman" w:hint="eastAsia"/>
        </w:rPr>
        <w:t>）要</w:t>
      </w:r>
      <w:r w:rsidRPr="00D135DD">
        <w:rPr>
          <w:rFonts w:ascii="Times New Roman" w:hAnsi="Times New Roman"/>
        </w:rPr>
        <w:t>能作为一个标准</w:t>
      </w:r>
      <w:r w:rsidRPr="00D135DD">
        <w:rPr>
          <w:rFonts w:ascii="Times New Roman" w:hAnsi="Times New Roman"/>
        </w:rPr>
        <w:t>HTTP</w:t>
      </w:r>
      <w:r w:rsidRPr="00D135DD">
        <w:rPr>
          <w:rFonts w:ascii="Times New Roman" w:hAnsi="Times New Roman"/>
        </w:rPr>
        <w:t>模块介入</w:t>
      </w:r>
      <w:r w:rsidRPr="00D135DD">
        <w:rPr>
          <w:rFonts w:ascii="Times New Roman" w:hAnsi="Times New Roman"/>
        </w:rPr>
        <w:t>Nginx</w:t>
      </w:r>
      <w:r w:rsidRPr="00D135DD">
        <w:rPr>
          <w:rFonts w:ascii="Times New Roman" w:hAnsi="Times New Roman"/>
        </w:rPr>
        <w:t>处理</w:t>
      </w:r>
      <w:r w:rsidRPr="00D135DD">
        <w:rPr>
          <w:rFonts w:ascii="Times New Roman" w:hAnsi="Times New Roman"/>
        </w:rPr>
        <w:t>HTTP</w:t>
      </w:r>
      <w:r w:rsidRPr="00D135DD">
        <w:rPr>
          <w:rFonts w:ascii="Times New Roman" w:hAnsi="Times New Roman"/>
        </w:rPr>
        <w:t>请求的处理流程，需要实现的接口有：</w:t>
      </w:r>
    </w:p>
    <w:p w14:paraId="30E7B197" w14:textId="77777777" w:rsidR="008251AC" w:rsidRPr="00D135DD" w:rsidRDefault="008251AC" w:rsidP="008251AC">
      <w:pPr>
        <w:pStyle w:val="ab"/>
        <w:ind w:firstLine="420"/>
        <w:rPr>
          <w:rFonts w:ascii="Times New Roman" w:hAnsi="Times New Roman"/>
        </w:rPr>
      </w:pPr>
      <w:r w:rsidRPr="00D135DD">
        <w:rPr>
          <w:rFonts w:ascii="Times New Roman" w:hAnsi="Times New Roman"/>
        </w:rPr>
        <w:tab/>
      </w:r>
      <w:r w:rsidRPr="00D135DD">
        <w:rPr>
          <w:rFonts w:ascii="Times New Roman" w:hAnsi="Times New Roman"/>
        </w:rPr>
        <w:tab/>
        <w:t>Config</w:t>
      </w:r>
      <w:r w:rsidRPr="00D135DD">
        <w:rPr>
          <w:rFonts w:ascii="Times New Roman" w:hAnsi="Times New Roman"/>
        </w:rPr>
        <w:t>文件；</w:t>
      </w:r>
    </w:p>
    <w:p w14:paraId="4394AFCB" w14:textId="77777777" w:rsidR="008251AC" w:rsidRPr="00D135DD" w:rsidRDefault="008251AC" w:rsidP="008251AC">
      <w:pPr>
        <w:pStyle w:val="ab"/>
        <w:ind w:firstLine="420"/>
        <w:rPr>
          <w:rFonts w:ascii="Times New Roman" w:hAnsi="Times New Roman"/>
        </w:rPr>
      </w:pPr>
      <w:r w:rsidRPr="00D135DD">
        <w:rPr>
          <w:rFonts w:ascii="Times New Roman" w:hAnsi="Times New Roman"/>
        </w:rPr>
        <w:tab/>
      </w:r>
      <w:r w:rsidRPr="00D135DD">
        <w:rPr>
          <w:rFonts w:ascii="Times New Roman" w:hAnsi="Times New Roman"/>
        </w:rPr>
        <w:tab/>
        <w:t xml:space="preserve">ngx_command_t </w:t>
      </w:r>
      <w:r w:rsidRPr="00D135DD">
        <w:rPr>
          <w:rFonts w:ascii="Times New Roman" w:hAnsi="Times New Roman" w:hint="eastAsia"/>
        </w:rPr>
        <w:t>配置项</w:t>
      </w:r>
      <w:r w:rsidRPr="00D135DD">
        <w:rPr>
          <w:rFonts w:ascii="Times New Roman" w:hAnsi="Times New Roman"/>
        </w:rPr>
        <w:t>的处理</w:t>
      </w:r>
    </w:p>
    <w:p w14:paraId="3A28D297" w14:textId="77777777" w:rsidR="008251AC" w:rsidRPr="00D135DD" w:rsidRDefault="008251AC" w:rsidP="008251AC">
      <w:pPr>
        <w:pStyle w:val="ab"/>
        <w:ind w:left="425" w:firstLine="420"/>
        <w:rPr>
          <w:rFonts w:ascii="Times New Roman" w:hAnsi="Times New Roman"/>
        </w:rPr>
      </w:pPr>
      <w:r w:rsidRPr="00D135DD">
        <w:rPr>
          <w:rFonts w:ascii="Times New Roman" w:hAnsi="Times New Roman"/>
        </w:rPr>
        <w:t xml:space="preserve">ngx_module_t </w:t>
      </w:r>
      <w:r w:rsidRPr="00D135DD">
        <w:rPr>
          <w:rFonts w:ascii="Times New Roman" w:hAnsi="Times New Roman" w:hint="eastAsia"/>
        </w:rPr>
        <w:t>模块</w:t>
      </w:r>
      <w:r w:rsidRPr="00D135DD">
        <w:rPr>
          <w:rFonts w:ascii="Times New Roman" w:hAnsi="Times New Roman"/>
        </w:rPr>
        <w:t>结构体</w:t>
      </w:r>
    </w:p>
    <w:p w14:paraId="4B23CE82" w14:textId="77777777" w:rsidR="008251AC" w:rsidRPr="00D135DD" w:rsidRDefault="008251AC" w:rsidP="008251AC">
      <w:pPr>
        <w:pStyle w:val="ab"/>
        <w:ind w:left="425" w:firstLine="420"/>
        <w:rPr>
          <w:rFonts w:ascii="Times New Roman" w:hAnsi="Times New Roman"/>
        </w:rPr>
      </w:pPr>
      <w:r w:rsidRPr="00D135DD">
        <w:rPr>
          <w:rFonts w:ascii="Times New Roman" w:hAnsi="Times New Roman"/>
        </w:rPr>
        <w:t>ngx_http_module_t Nginx</w:t>
      </w:r>
      <w:r w:rsidRPr="00D135DD">
        <w:rPr>
          <w:rFonts w:ascii="Times New Roman" w:hAnsi="Times New Roman"/>
        </w:rPr>
        <w:t>将</w:t>
      </w:r>
      <w:r w:rsidRPr="00D135DD">
        <w:rPr>
          <w:rFonts w:ascii="Times New Roman" w:hAnsi="Times New Roman"/>
        </w:rPr>
        <w:t>HTTP</w:t>
      </w:r>
      <w:r w:rsidRPr="00D135DD">
        <w:rPr>
          <w:rFonts w:ascii="Times New Roman" w:hAnsi="Times New Roman"/>
        </w:rPr>
        <w:t>请求的处理分成了各个阶段。</w:t>
      </w:r>
      <w:r w:rsidRPr="00D135DD">
        <w:rPr>
          <w:rFonts w:ascii="Times New Roman" w:hAnsi="Times New Roman" w:hint="eastAsia"/>
        </w:rPr>
        <w:t>本</w:t>
      </w:r>
      <w:r w:rsidRPr="00D135DD">
        <w:rPr>
          <w:rFonts w:ascii="Times New Roman" w:hAnsi="Times New Roman"/>
        </w:rPr>
        <w:t>结构体</w:t>
      </w:r>
      <w:r w:rsidRPr="00D135DD">
        <w:rPr>
          <w:rFonts w:ascii="Times New Roman" w:hAnsi="Times New Roman" w:hint="eastAsia"/>
        </w:rPr>
        <w:t>提供</w:t>
      </w:r>
      <w:r w:rsidRPr="00D135DD">
        <w:rPr>
          <w:rFonts w:ascii="Times New Roman" w:hAnsi="Times New Roman" w:hint="eastAsia"/>
        </w:rPr>
        <w:t>8</w:t>
      </w:r>
      <w:r w:rsidRPr="00D135DD">
        <w:rPr>
          <w:rFonts w:ascii="Times New Roman" w:hAnsi="Times New Roman" w:hint="eastAsia"/>
        </w:rPr>
        <w:t>个</w:t>
      </w:r>
      <w:r w:rsidRPr="00D135DD">
        <w:rPr>
          <w:rFonts w:ascii="Times New Roman" w:hAnsi="Times New Roman"/>
        </w:rPr>
        <w:t>时间点的回调方法。</w:t>
      </w:r>
    </w:p>
    <w:p w14:paraId="37B64165" w14:textId="77777777" w:rsidR="008251AC" w:rsidRPr="00D135DD" w:rsidRDefault="008251AC" w:rsidP="008251AC">
      <w:pPr>
        <w:pStyle w:val="ab"/>
        <w:ind w:firstLine="420"/>
        <w:rPr>
          <w:rFonts w:ascii="Times New Roman" w:hAnsi="Times New Roman"/>
        </w:rPr>
      </w:pPr>
      <w:r w:rsidRPr="00D135DD">
        <w:rPr>
          <w:rFonts w:ascii="Times New Roman" w:hAnsi="Times New Roman"/>
        </w:rPr>
        <w:tab/>
      </w:r>
      <w:r w:rsidRPr="00D135DD">
        <w:rPr>
          <w:rFonts w:ascii="Times New Roman" w:hAnsi="Times New Roman"/>
        </w:rPr>
        <w:tab/>
      </w:r>
    </w:p>
    <w:p w14:paraId="65F7964E" w14:textId="77777777" w:rsidR="008251AC" w:rsidRPr="00D135DD" w:rsidRDefault="008251AC" w:rsidP="008251AC">
      <w:pPr>
        <w:pStyle w:val="ab"/>
        <w:ind w:firstLine="420"/>
        <w:rPr>
          <w:rFonts w:ascii="Times New Roman" w:hAnsi="Times New Roman"/>
        </w:rPr>
      </w:pPr>
      <w:r w:rsidRPr="00D135DD">
        <w:rPr>
          <w:rFonts w:ascii="Times New Roman" w:hAnsi="Times New Roman" w:hint="eastAsia"/>
        </w:rPr>
        <w:t>（</w:t>
      </w:r>
      <w:r w:rsidRPr="00D135DD">
        <w:rPr>
          <w:rFonts w:ascii="Times New Roman" w:hAnsi="Times New Roman" w:hint="eastAsia"/>
        </w:rPr>
        <w:t>2</w:t>
      </w:r>
      <w:r w:rsidRPr="00D135DD">
        <w:rPr>
          <w:rFonts w:ascii="Times New Roman" w:hAnsi="Times New Roman" w:hint="eastAsia"/>
        </w:rPr>
        <w:t>）要</w:t>
      </w:r>
      <w:r w:rsidRPr="00D135DD">
        <w:rPr>
          <w:rFonts w:ascii="Times New Roman" w:hAnsi="Times New Roman"/>
        </w:rPr>
        <w:t>为</w:t>
      </w:r>
      <w:r w:rsidRPr="00D135DD">
        <w:rPr>
          <w:rFonts w:ascii="Times New Roman" w:hAnsi="Times New Roman" w:hint="eastAsia"/>
        </w:rPr>
        <w:t>动态</w:t>
      </w:r>
      <w:r w:rsidRPr="00D135DD">
        <w:rPr>
          <w:rFonts w:ascii="Times New Roman" w:hAnsi="Times New Roman"/>
        </w:rPr>
        <w:t>ID</w:t>
      </w:r>
      <w:r w:rsidRPr="00D135DD">
        <w:rPr>
          <w:rFonts w:ascii="Times New Roman" w:hAnsi="Times New Roman"/>
        </w:rPr>
        <w:t>模块提供内存大小指示</w:t>
      </w:r>
    </w:p>
    <w:p w14:paraId="664E2DA3" w14:textId="77777777" w:rsidR="008251AC" w:rsidRPr="00D135DD" w:rsidRDefault="008251AC" w:rsidP="008251AC">
      <w:pPr>
        <w:pStyle w:val="ab"/>
        <w:ind w:firstLine="420"/>
        <w:rPr>
          <w:rFonts w:ascii="Times New Roman" w:hAnsi="Times New Roman"/>
        </w:rPr>
      </w:pPr>
      <w:r w:rsidRPr="00D135DD">
        <w:rPr>
          <w:rFonts w:ascii="Times New Roman" w:hAnsi="Times New Roman"/>
        </w:rPr>
        <w:tab/>
      </w:r>
      <w:r w:rsidRPr="00D135DD">
        <w:rPr>
          <w:rFonts w:ascii="Times New Roman" w:hAnsi="Times New Roman"/>
        </w:rPr>
        <w:tab/>
        <w:t>Size</w:t>
      </w:r>
    </w:p>
    <w:p w14:paraId="6039B75B" w14:textId="77777777" w:rsidR="008251AC" w:rsidRPr="00D135DD" w:rsidRDefault="008251AC" w:rsidP="008251AC">
      <w:pPr>
        <w:pStyle w:val="ab"/>
        <w:ind w:firstLine="420"/>
        <w:rPr>
          <w:rFonts w:ascii="Times New Roman" w:hAnsi="Times New Roman"/>
        </w:rPr>
      </w:pPr>
      <w:r w:rsidRPr="00D135DD">
        <w:rPr>
          <w:rFonts w:ascii="Times New Roman" w:hAnsi="Times New Roman" w:hint="eastAsia"/>
        </w:rPr>
        <w:t>（</w:t>
      </w:r>
      <w:r w:rsidRPr="00D135DD">
        <w:rPr>
          <w:rFonts w:ascii="Times New Roman" w:hAnsi="Times New Roman" w:hint="eastAsia"/>
        </w:rPr>
        <w:t>3</w:t>
      </w:r>
      <w:r w:rsidRPr="00D135DD">
        <w:rPr>
          <w:rFonts w:ascii="Times New Roman" w:hAnsi="Times New Roman" w:hint="eastAsia"/>
        </w:rPr>
        <w:t>）要为</w:t>
      </w:r>
      <w:r w:rsidRPr="00D135DD">
        <w:rPr>
          <w:rFonts w:ascii="Times New Roman" w:hAnsi="Times New Roman"/>
        </w:rPr>
        <w:t>代码混淆模块提供混淆程序</w:t>
      </w:r>
    </w:p>
    <w:p w14:paraId="213C028A" w14:textId="77777777" w:rsidR="008251AC" w:rsidRPr="00D135DD" w:rsidRDefault="008251AC" w:rsidP="008251AC">
      <w:pPr>
        <w:pStyle w:val="ab"/>
        <w:ind w:firstLine="420"/>
        <w:rPr>
          <w:rFonts w:ascii="Times New Roman" w:hAnsi="Times New Roman"/>
        </w:rPr>
      </w:pPr>
      <w:r w:rsidRPr="00D135DD">
        <w:rPr>
          <w:rFonts w:ascii="Times New Roman" w:hAnsi="Times New Roman"/>
        </w:rPr>
        <w:tab/>
      </w:r>
      <w:r w:rsidRPr="00D135DD">
        <w:rPr>
          <w:rFonts w:ascii="Times New Roman" w:hAnsi="Times New Roman"/>
        </w:rPr>
        <w:tab/>
      </w:r>
      <w:r w:rsidRPr="00D135DD">
        <w:rPr>
          <w:rFonts w:ascii="Times New Roman" w:hAnsi="Times New Roman" w:hint="eastAsia"/>
        </w:rPr>
        <w:t>程序文件</w:t>
      </w:r>
      <w:r w:rsidRPr="00D135DD">
        <w:rPr>
          <w:rFonts w:ascii="Times New Roman" w:hAnsi="Times New Roman"/>
        </w:rPr>
        <w:t>的</w:t>
      </w:r>
      <w:r w:rsidRPr="00D135DD">
        <w:rPr>
          <w:rFonts w:ascii="Times New Roman" w:hAnsi="Times New Roman"/>
        </w:rPr>
        <w:t>filePath</w:t>
      </w:r>
    </w:p>
    <w:p w14:paraId="163A31DD" w14:textId="77777777" w:rsidR="008251AC" w:rsidRPr="00D135DD" w:rsidRDefault="008251AC" w:rsidP="008251AC">
      <w:pPr>
        <w:pStyle w:val="ab"/>
        <w:ind w:firstLine="420"/>
        <w:rPr>
          <w:rFonts w:ascii="Times New Roman" w:eastAsia="黑体" w:hAnsi="Times New Roman"/>
        </w:rPr>
      </w:pPr>
      <w:r w:rsidRPr="00D135DD">
        <w:rPr>
          <w:rFonts w:ascii="Times New Roman" w:eastAsia="黑体" w:hAnsi="Times New Roman" w:hint="eastAsia"/>
        </w:rPr>
        <w:t>3</w:t>
      </w:r>
      <w:r w:rsidRPr="00D135DD">
        <w:rPr>
          <w:rFonts w:ascii="Times New Roman" w:eastAsia="黑体" w:hAnsi="Times New Roman"/>
        </w:rPr>
        <w:t>.</w:t>
      </w:r>
      <w:r w:rsidRPr="00D135DD">
        <w:rPr>
          <w:rFonts w:ascii="Times New Roman" w:eastAsia="黑体" w:hAnsi="Times New Roman" w:hint="eastAsia"/>
        </w:rPr>
        <w:t>9</w:t>
      </w:r>
      <w:r w:rsidRPr="00D135DD">
        <w:rPr>
          <w:rFonts w:ascii="Times New Roman" w:eastAsia="黑体" w:hAnsi="Times New Roman" w:hint="eastAsia"/>
        </w:rPr>
        <w:t>存储分配</w:t>
      </w:r>
    </w:p>
    <w:p w14:paraId="5197BAEF" w14:textId="77777777" w:rsidR="008251AC" w:rsidRPr="00D135DD" w:rsidRDefault="008251AC" w:rsidP="008251AC">
      <w:pPr>
        <w:pStyle w:val="ab"/>
        <w:ind w:firstLine="420"/>
        <w:rPr>
          <w:rFonts w:ascii="Times New Roman" w:hAnsi="Times New Roman"/>
        </w:rPr>
      </w:pPr>
      <w:r w:rsidRPr="00D135DD">
        <w:rPr>
          <w:rFonts w:ascii="Times New Roman" w:hAnsi="Times New Roman" w:hint="eastAsia"/>
        </w:rPr>
        <w:t xml:space="preserve">    </w:t>
      </w:r>
      <w:r w:rsidRPr="00D135DD">
        <w:rPr>
          <w:rFonts w:ascii="Times New Roman" w:hAnsi="Times New Roman" w:hint="eastAsia"/>
        </w:rPr>
        <w:t>无</w:t>
      </w:r>
    </w:p>
    <w:p w14:paraId="44EB3FE3" w14:textId="77777777" w:rsidR="008251AC" w:rsidRPr="00D135DD" w:rsidRDefault="008251AC" w:rsidP="008251AC">
      <w:pPr>
        <w:pStyle w:val="ab"/>
        <w:ind w:firstLine="420"/>
        <w:rPr>
          <w:rFonts w:ascii="Times New Roman" w:eastAsia="黑体" w:hAnsi="Times New Roman"/>
        </w:rPr>
      </w:pPr>
      <w:r w:rsidRPr="00D135DD">
        <w:rPr>
          <w:rFonts w:ascii="Times New Roman" w:eastAsia="黑体" w:hAnsi="Times New Roman" w:hint="eastAsia"/>
        </w:rPr>
        <w:t>3</w:t>
      </w:r>
      <w:r w:rsidRPr="00D135DD">
        <w:rPr>
          <w:rFonts w:ascii="Times New Roman" w:eastAsia="黑体" w:hAnsi="Times New Roman"/>
        </w:rPr>
        <w:t>.</w:t>
      </w:r>
      <w:r w:rsidRPr="00D135DD">
        <w:rPr>
          <w:rFonts w:ascii="Times New Roman" w:eastAsia="黑体" w:hAnsi="Times New Roman" w:hint="eastAsia"/>
        </w:rPr>
        <w:t>10</w:t>
      </w:r>
      <w:r w:rsidRPr="00D135DD">
        <w:rPr>
          <w:rFonts w:ascii="Times New Roman" w:eastAsia="黑体" w:hAnsi="Times New Roman" w:hint="eastAsia"/>
        </w:rPr>
        <w:t>注释设计</w:t>
      </w:r>
    </w:p>
    <w:p w14:paraId="0FFEB1DF" w14:textId="77777777" w:rsidR="008251AC" w:rsidRPr="00D135DD" w:rsidRDefault="008251AC" w:rsidP="008251AC">
      <w:pPr>
        <w:pStyle w:val="ab"/>
        <w:ind w:firstLine="420"/>
        <w:rPr>
          <w:rFonts w:ascii="Times New Roman" w:hAnsi="Times New Roman"/>
        </w:rPr>
      </w:pPr>
      <w:r w:rsidRPr="00D135DD">
        <w:rPr>
          <w:rFonts w:ascii="Times New Roman" w:hAnsi="Times New Roman" w:hint="eastAsia"/>
        </w:rPr>
        <w:t xml:space="preserve">    </w:t>
      </w:r>
    </w:p>
    <w:p w14:paraId="38FA79A6" w14:textId="77777777" w:rsidR="008251AC" w:rsidRPr="00D135DD" w:rsidRDefault="008251AC" w:rsidP="008251AC">
      <w:pPr>
        <w:pStyle w:val="ab"/>
        <w:ind w:firstLine="420"/>
        <w:rPr>
          <w:rFonts w:ascii="Times New Roman" w:eastAsia="黑体" w:hAnsi="Times New Roman"/>
        </w:rPr>
      </w:pPr>
      <w:r w:rsidRPr="00D135DD">
        <w:rPr>
          <w:rFonts w:ascii="Times New Roman" w:eastAsia="黑体" w:hAnsi="Times New Roman" w:hint="eastAsia"/>
        </w:rPr>
        <w:t>3</w:t>
      </w:r>
      <w:r w:rsidRPr="00D135DD">
        <w:rPr>
          <w:rFonts w:ascii="Times New Roman" w:eastAsia="黑体" w:hAnsi="Times New Roman"/>
        </w:rPr>
        <w:t>.</w:t>
      </w:r>
      <w:r w:rsidRPr="00D135DD">
        <w:rPr>
          <w:rFonts w:ascii="Times New Roman" w:eastAsia="黑体" w:hAnsi="Times New Roman" w:hint="eastAsia"/>
        </w:rPr>
        <w:t>11</w:t>
      </w:r>
      <w:r w:rsidRPr="00D135DD">
        <w:rPr>
          <w:rFonts w:ascii="Times New Roman" w:eastAsia="黑体" w:hAnsi="Times New Roman" w:hint="eastAsia"/>
        </w:rPr>
        <w:t>限制条件</w:t>
      </w:r>
    </w:p>
    <w:p w14:paraId="7C19B3A3" w14:textId="77777777" w:rsidR="008251AC" w:rsidRPr="00D135DD" w:rsidRDefault="008251AC" w:rsidP="008251AC">
      <w:pPr>
        <w:pStyle w:val="ab"/>
        <w:ind w:firstLine="420"/>
        <w:rPr>
          <w:rFonts w:ascii="Times New Roman" w:hAnsi="Times New Roman"/>
        </w:rPr>
      </w:pPr>
      <w:r w:rsidRPr="00D135DD">
        <w:rPr>
          <w:rFonts w:ascii="Times New Roman" w:hAnsi="Times New Roman" w:hint="eastAsia"/>
        </w:rPr>
        <w:t xml:space="preserve">    </w:t>
      </w:r>
      <w:r w:rsidRPr="00D135DD">
        <w:rPr>
          <w:rFonts w:ascii="Times New Roman" w:hAnsi="Times New Roman" w:hint="eastAsia"/>
        </w:rPr>
        <w:t>只针对</w:t>
      </w:r>
      <w:r w:rsidRPr="00D135DD">
        <w:rPr>
          <w:rFonts w:ascii="Times New Roman" w:hAnsi="Times New Roman"/>
        </w:rPr>
        <w:t>Nginx</w:t>
      </w:r>
      <w:r w:rsidRPr="00D135DD">
        <w:rPr>
          <w:rFonts w:ascii="Times New Roman" w:hAnsi="Times New Roman" w:hint="eastAsia"/>
        </w:rPr>
        <w:t>服务器</w:t>
      </w:r>
    </w:p>
    <w:p w14:paraId="010D685C" w14:textId="77777777" w:rsidR="008251AC" w:rsidRPr="00D135DD" w:rsidRDefault="008251AC" w:rsidP="008251AC">
      <w:pPr>
        <w:pStyle w:val="ab"/>
        <w:ind w:firstLine="420"/>
        <w:rPr>
          <w:rFonts w:ascii="Times New Roman" w:eastAsia="黑体" w:hAnsi="Times New Roman"/>
        </w:rPr>
      </w:pPr>
      <w:r w:rsidRPr="00D135DD">
        <w:rPr>
          <w:rFonts w:ascii="Times New Roman" w:eastAsia="黑体" w:hAnsi="Times New Roman" w:hint="eastAsia"/>
        </w:rPr>
        <w:t>3</w:t>
      </w:r>
      <w:r w:rsidRPr="00D135DD">
        <w:rPr>
          <w:rFonts w:ascii="Times New Roman" w:eastAsia="黑体" w:hAnsi="Times New Roman"/>
        </w:rPr>
        <w:t>.</w:t>
      </w:r>
      <w:r w:rsidRPr="00D135DD">
        <w:rPr>
          <w:rFonts w:ascii="Times New Roman" w:eastAsia="黑体" w:hAnsi="Times New Roman" w:hint="eastAsia"/>
        </w:rPr>
        <w:t>12</w:t>
      </w:r>
      <w:r w:rsidRPr="00D135DD">
        <w:rPr>
          <w:rFonts w:ascii="Times New Roman" w:eastAsia="黑体" w:hAnsi="Times New Roman" w:hint="eastAsia"/>
        </w:rPr>
        <w:t>测试计划</w:t>
      </w:r>
    </w:p>
    <w:p w14:paraId="7A693383" w14:textId="77777777" w:rsidR="008251AC" w:rsidRPr="00D135DD" w:rsidRDefault="008251AC" w:rsidP="008251AC">
      <w:pPr>
        <w:pStyle w:val="ab"/>
        <w:ind w:firstLine="420"/>
        <w:rPr>
          <w:rFonts w:ascii="Times New Roman" w:hAnsi="Times New Roman"/>
        </w:rPr>
      </w:pPr>
      <w:r w:rsidRPr="00D135DD">
        <w:rPr>
          <w:rFonts w:ascii="Times New Roman" w:hAnsi="Times New Roman" w:hint="eastAsia"/>
        </w:rPr>
        <w:t xml:space="preserve">    </w:t>
      </w:r>
      <w:r w:rsidRPr="00D135DD">
        <w:rPr>
          <w:rFonts w:ascii="Times New Roman" w:hAnsi="Times New Roman" w:hint="eastAsia"/>
        </w:rPr>
        <w:t>通过</w:t>
      </w:r>
      <w:r w:rsidRPr="00D135DD">
        <w:rPr>
          <w:rFonts w:ascii="Times New Roman" w:hAnsi="Times New Roman"/>
        </w:rPr>
        <w:t>模块提供的指令来启动模块。</w:t>
      </w:r>
    </w:p>
    <w:p w14:paraId="30EA1B3C" w14:textId="77777777" w:rsidR="008251AC" w:rsidRPr="00D135DD" w:rsidRDefault="008251AC" w:rsidP="008251AC">
      <w:pPr>
        <w:pStyle w:val="ab"/>
        <w:ind w:firstLine="420"/>
        <w:rPr>
          <w:rFonts w:ascii="Times New Roman" w:eastAsia="黑体" w:hAnsi="Times New Roman"/>
        </w:rPr>
      </w:pPr>
      <w:r w:rsidRPr="00D135DD">
        <w:rPr>
          <w:rFonts w:ascii="Times New Roman" w:eastAsia="黑体" w:hAnsi="Times New Roman" w:hint="eastAsia"/>
        </w:rPr>
        <w:t>3</w:t>
      </w:r>
      <w:r w:rsidRPr="00D135DD">
        <w:rPr>
          <w:rFonts w:ascii="Times New Roman" w:eastAsia="黑体" w:hAnsi="Times New Roman"/>
        </w:rPr>
        <w:t>.</w:t>
      </w:r>
      <w:r w:rsidRPr="00D135DD">
        <w:rPr>
          <w:rFonts w:ascii="Times New Roman" w:eastAsia="黑体" w:hAnsi="Times New Roman" w:hint="eastAsia"/>
        </w:rPr>
        <w:t>13</w:t>
      </w:r>
      <w:r w:rsidRPr="00D135DD">
        <w:rPr>
          <w:rFonts w:ascii="Times New Roman" w:eastAsia="黑体" w:hAnsi="Times New Roman" w:hint="eastAsia"/>
        </w:rPr>
        <w:t>尚未解决的问题</w:t>
      </w:r>
    </w:p>
    <w:p w14:paraId="2023885E" w14:textId="77777777" w:rsidR="008251AC" w:rsidRPr="00D135DD" w:rsidRDefault="008251AC" w:rsidP="008251AC">
      <w:pPr>
        <w:pStyle w:val="ab"/>
        <w:ind w:firstLine="420"/>
        <w:rPr>
          <w:rFonts w:ascii="Times New Roman" w:hAnsi="Times New Roman"/>
        </w:rPr>
      </w:pPr>
      <w:r w:rsidRPr="00D135DD">
        <w:rPr>
          <w:rFonts w:ascii="Times New Roman" w:hAnsi="Times New Roman" w:hint="eastAsia"/>
        </w:rPr>
        <w:t xml:space="preserve">    </w:t>
      </w:r>
    </w:p>
    <w:p w14:paraId="0E334123" w14:textId="77777777" w:rsidR="008251AC" w:rsidRPr="00D135DD" w:rsidRDefault="008251AC" w:rsidP="00CD5E67">
      <w:pPr>
        <w:pStyle w:val="3"/>
        <w:ind w:firstLine="643"/>
        <w:rPr>
          <w:rFonts w:eastAsia="楷体_GB2312"/>
        </w:rPr>
      </w:pPr>
      <w:r w:rsidRPr="00D135DD">
        <w:rPr>
          <w:rFonts w:hint="eastAsia"/>
        </w:rPr>
        <w:t>4</w:t>
      </w:r>
      <w:r w:rsidRPr="00D135DD">
        <w:rPr>
          <w:rFonts w:hint="eastAsia"/>
        </w:rPr>
        <w:t>．</w:t>
      </w:r>
      <w:r w:rsidRPr="00D135DD">
        <w:rPr>
          <w:rFonts w:eastAsia="楷体_GB2312" w:hint="eastAsia"/>
        </w:rPr>
        <w:t>模块</w:t>
      </w:r>
      <w:r w:rsidRPr="00D135DD">
        <w:rPr>
          <w:rFonts w:eastAsia="楷体_GB2312" w:hint="eastAsia"/>
        </w:rPr>
        <w:t>2</w:t>
      </w:r>
      <w:r w:rsidRPr="00D135DD">
        <w:rPr>
          <w:rFonts w:eastAsia="楷体_GB2312" w:hint="eastAsia"/>
        </w:rPr>
        <w:t>（</w:t>
      </w:r>
      <w:r w:rsidRPr="00D135DD">
        <w:rPr>
          <w:rFonts w:eastAsia="楷体_GB2312" w:hint="eastAsia"/>
        </w:rPr>
        <w:t>02</w:t>
      </w:r>
      <w:r w:rsidRPr="00D135DD">
        <w:rPr>
          <w:rFonts w:eastAsia="楷体_GB2312" w:hint="eastAsia"/>
        </w:rPr>
        <w:t>）设计说明</w:t>
      </w:r>
    </w:p>
    <w:p w14:paraId="5F569E06" w14:textId="77777777" w:rsidR="008251AC" w:rsidRPr="00D135DD" w:rsidRDefault="008251AC" w:rsidP="008251AC">
      <w:pPr>
        <w:pStyle w:val="ab"/>
        <w:ind w:firstLine="420"/>
        <w:rPr>
          <w:rFonts w:ascii="Times New Roman" w:hAnsi="Times New Roman"/>
        </w:rPr>
      </w:pPr>
      <w:r w:rsidRPr="00D135DD">
        <w:rPr>
          <w:rFonts w:ascii="Times New Roman" w:hAnsi="Times New Roman"/>
        </w:rPr>
        <w:t xml:space="preserve">   </w:t>
      </w:r>
    </w:p>
    <w:p w14:paraId="18F942DE" w14:textId="77777777" w:rsidR="008251AC" w:rsidRPr="00D135DD" w:rsidRDefault="008251AC" w:rsidP="008251AC">
      <w:pPr>
        <w:pStyle w:val="ab"/>
        <w:ind w:firstLine="420"/>
        <w:rPr>
          <w:rFonts w:ascii="Times New Roman" w:eastAsia="黑体" w:hAnsi="Times New Roman"/>
        </w:rPr>
      </w:pPr>
      <w:r w:rsidRPr="00D135DD">
        <w:rPr>
          <w:rFonts w:ascii="Times New Roman" w:eastAsia="黑体" w:hAnsi="Times New Roman"/>
        </w:rPr>
        <w:t>4</w:t>
      </w:r>
      <w:r w:rsidRPr="00D135DD">
        <w:rPr>
          <w:rFonts w:ascii="Times New Roman" w:eastAsia="黑体" w:hAnsi="Times New Roman" w:hint="eastAsia"/>
        </w:rPr>
        <w:t>.1</w:t>
      </w:r>
      <w:r w:rsidRPr="00D135DD">
        <w:rPr>
          <w:rFonts w:ascii="Times New Roman" w:eastAsia="黑体" w:hAnsi="Times New Roman" w:hint="eastAsia"/>
        </w:rPr>
        <w:t>模块描述</w:t>
      </w:r>
    </w:p>
    <w:p w14:paraId="2D870DB3" w14:textId="77777777" w:rsidR="008251AC" w:rsidRPr="00D135DD" w:rsidRDefault="008251AC" w:rsidP="008251AC">
      <w:pPr>
        <w:pStyle w:val="ab"/>
        <w:ind w:firstLine="420"/>
        <w:rPr>
          <w:rFonts w:ascii="Times New Roman" w:hAnsi="Times New Roman"/>
        </w:rPr>
      </w:pPr>
      <w:r w:rsidRPr="00D135DD">
        <w:rPr>
          <w:rFonts w:ascii="Times New Roman" w:hAnsi="Times New Roman" w:hint="eastAsia"/>
        </w:rPr>
        <w:t xml:space="preserve">   </w:t>
      </w:r>
      <w:r w:rsidRPr="00D135DD">
        <w:rPr>
          <w:rFonts w:ascii="Times New Roman" w:hAnsi="Times New Roman" w:hint="eastAsia"/>
        </w:rPr>
        <w:t>动态</w:t>
      </w:r>
      <w:r w:rsidRPr="00D135DD">
        <w:rPr>
          <w:rFonts w:ascii="Times New Roman" w:hAnsi="Times New Roman" w:hint="eastAsia"/>
        </w:rPr>
        <w:t>ID</w:t>
      </w:r>
      <w:r w:rsidRPr="00D135DD">
        <w:rPr>
          <w:rFonts w:ascii="Times New Roman" w:hAnsi="Times New Roman" w:hint="eastAsia"/>
        </w:rPr>
        <w:t>模块</w:t>
      </w:r>
      <w:r w:rsidRPr="00D135DD">
        <w:rPr>
          <w:rFonts w:ascii="Times New Roman" w:hAnsi="Times New Roman"/>
        </w:rPr>
        <w:t>的实现</w:t>
      </w:r>
      <w:r w:rsidRPr="00D135DD">
        <w:rPr>
          <w:rFonts w:ascii="Times New Roman" w:hAnsi="Times New Roman" w:hint="eastAsia"/>
        </w:rPr>
        <w:t>由</w:t>
      </w:r>
      <w:r w:rsidRPr="00D135DD">
        <w:rPr>
          <w:rFonts w:ascii="Times New Roman" w:hAnsi="Times New Roman"/>
        </w:rPr>
        <w:t>两部分配合完成</w:t>
      </w:r>
      <w:r w:rsidRPr="00D135DD">
        <w:rPr>
          <w:rFonts w:ascii="Times New Roman" w:hAnsi="Times New Roman" w:hint="eastAsia"/>
        </w:rPr>
        <w:t>，</w:t>
      </w:r>
      <w:r w:rsidRPr="00D135DD">
        <w:rPr>
          <w:rFonts w:ascii="Times New Roman" w:hAnsi="Times New Roman"/>
        </w:rPr>
        <w:t>分别是浏览器端和服务器端。</w:t>
      </w:r>
    </w:p>
    <w:p w14:paraId="312557B5" w14:textId="77777777" w:rsidR="008251AC" w:rsidRPr="00D135DD" w:rsidRDefault="008251AC" w:rsidP="008251AC">
      <w:pPr>
        <w:pStyle w:val="ab"/>
        <w:ind w:firstLine="420"/>
        <w:rPr>
          <w:rFonts w:ascii="Times New Roman" w:eastAsia="黑体" w:hAnsi="Times New Roman"/>
        </w:rPr>
      </w:pPr>
      <w:r w:rsidRPr="00D135DD">
        <w:rPr>
          <w:rFonts w:ascii="Times New Roman" w:eastAsia="黑体" w:hAnsi="Times New Roman" w:hint="eastAsia"/>
        </w:rPr>
        <w:t>4.2</w:t>
      </w:r>
      <w:r w:rsidRPr="00D135DD">
        <w:rPr>
          <w:rFonts w:ascii="Times New Roman" w:eastAsia="黑体" w:hAnsi="Times New Roman" w:hint="eastAsia"/>
        </w:rPr>
        <w:t>功能</w:t>
      </w:r>
    </w:p>
    <w:p w14:paraId="21339AA9" w14:textId="77777777" w:rsidR="0074301B" w:rsidRPr="00D135DD" w:rsidRDefault="008251AC" w:rsidP="0074301B">
      <w:pPr>
        <w:pStyle w:val="ab"/>
        <w:keepNext/>
        <w:ind w:firstLine="420"/>
        <w:jc w:val="center"/>
        <w:rPr>
          <w:rFonts w:ascii="Times New Roman" w:hAnsi="Times New Roman"/>
        </w:rPr>
      </w:pPr>
      <w:r w:rsidRPr="00D135DD">
        <w:rPr>
          <w:rFonts w:ascii="Times New Roman" w:hAnsi="Times New Roman"/>
          <w:noProof/>
          <w:szCs w:val="24"/>
        </w:rPr>
        <w:drawing>
          <wp:inline distT="0" distB="0" distL="0" distR="0" wp14:anchorId="56EB7F3C" wp14:editId="62BFC4DA">
            <wp:extent cx="4126865" cy="2734945"/>
            <wp:effectExtent l="0" t="0" r="6985"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6865" cy="2734945"/>
                    </a:xfrm>
                    <a:prstGeom prst="rect">
                      <a:avLst/>
                    </a:prstGeom>
                    <a:noFill/>
                    <a:ln>
                      <a:noFill/>
                    </a:ln>
                  </pic:spPr>
                </pic:pic>
              </a:graphicData>
            </a:graphic>
          </wp:inline>
        </w:drawing>
      </w:r>
    </w:p>
    <w:p w14:paraId="00A27FC4" w14:textId="34A61E59" w:rsidR="008251AC" w:rsidRPr="00D135DD" w:rsidRDefault="0074301B" w:rsidP="0074301B">
      <w:pPr>
        <w:pStyle w:val="af0"/>
        <w:ind w:firstLine="400"/>
        <w:jc w:val="center"/>
        <w:rPr>
          <w:rFonts w:ascii="Times New Roman" w:hAnsi="Times New Roman"/>
        </w:rPr>
      </w:pPr>
      <w:r w:rsidRPr="00D135DD">
        <w:rPr>
          <w:rFonts w:ascii="Times New Roman" w:hAnsi="Times New Roman" w:hint="eastAsia"/>
        </w:rPr>
        <w:t>图</w:t>
      </w:r>
      <w:r w:rsidRPr="00D135DD">
        <w:rPr>
          <w:rFonts w:ascii="Times New Roman" w:hAnsi="Times New Roman" w:hint="eastAsia"/>
        </w:rPr>
        <w:t xml:space="preserve">10- </w:t>
      </w:r>
      <w:r w:rsidRPr="00D135DD">
        <w:rPr>
          <w:rFonts w:ascii="Times New Roman" w:hAnsi="Times New Roman"/>
        </w:rPr>
        <w:fldChar w:fldCharType="begin"/>
      </w:r>
      <w:r w:rsidRPr="00D135DD">
        <w:rPr>
          <w:rFonts w:ascii="Times New Roman" w:hAnsi="Times New Roman"/>
        </w:rPr>
        <w:instrText xml:space="preserve"> </w:instrText>
      </w:r>
      <w:r w:rsidRPr="00D135DD">
        <w:rPr>
          <w:rFonts w:ascii="Times New Roman" w:hAnsi="Times New Roman" w:hint="eastAsia"/>
        </w:rPr>
        <w:instrText xml:space="preserve">SEQ </w:instrText>
      </w:r>
      <w:r w:rsidRPr="00D135DD">
        <w:rPr>
          <w:rFonts w:ascii="Times New Roman" w:hAnsi="Times New Roman" w:hint="eastAsia"/>
        </w:rPr>
        <w:instrText>图</w:instrText>
      </w:r>
      <w:r w:rsidRPr="00D135DD">
        <w:rPr>
          <w:rFonts w:ascii="Times New Roman" w:hAnsi="Times New Roman" w:hint="eastAsia"/>
        </w:rPr>
        <w:instrText>10- \* ARABIC</w:instrText>
      </w:r>
      <w:r w:rsidRPr="00D135DD">
        <w:rPr>
          <w:rFonts w:ascii="Times New Roman" w:hAnsi="Times New Roman"/>
        </w:rPr>
        <w:instrText xml:space="preserve"> </w:instrText>
      </w:r>
      <w:r w:rsidRPr="00D135DD">
        <w:rPr>
          <w:rFonts w:ascii="Times New Roman" w:hAnsi="Times New Roman"/>
        </w:rPr>
        <w:fldChar w:fldCharType="separate"/>
      </w:r>
      <w:r w:rsidRPr="00D135DD">
        <w:rPr>
          <w:rFonts w:ascii="Times New Roman" w:hAnsi="Times New Roman"/>
          <w:noProof/>
        </w:rPr>
        <w:t>2</w:t>
      </w:r>
      <w:r w:rsidRPr="00D135DD">
        <w:rPr>
          <w:rFonts w:ascii="Times New Roman" w:hAnsi="Times New Roman"/>
        </w:rPr>
        <w:fldChar w:fldCharType="end"/>
      </w:r>
      <w:r w:rsidRPr="00D135DD">
        <w:rPr>
          <w:rFonts w:ascii="Times New Roman" w:hAnsi="Times New Roman"/>
        </w:rPr>
        <w:t xml:space="preserve"> </w:t>
      </w:r>
      <w:r w:rsidRPr="00D135DD">
        <w:rPr>
          <w:rFonts w:ascii="Times New Roman" w:hAnsi="Times New Roman" w:hint="eastAsia"/>
        </w:rPr>
        <w:t>浏览器，</w:t>
      </w:r>
      <w:r w:rsidRPr="00D135DD">
        <w:rPr>
          <w:rFonts w:ascii="Times New Roman" w:hAnsi="Times New Roman"/>
        </w:rPr>
        <w:t>服务器</w:t>
      </w:r>
      <w:r w:rsidRPr="00D135DD">
        <w:rPr>
          <w:rFonts w:ascii="Times New Roman" w:hAnsi="Times New Roman"/>
        </w:rPr>
        <w:t>ID</w:t>
      </w:r>
      <w:r w:rsidRPr="00D135DD">
        <w:rPr>
          <w:rFonts w:ascii="Times New Roman" w:hAnsi="Times New Roman"/>
        </w:rPr>
        <w:t>交互图</w:t>
      </w:r>
    </w:p>
    <w:p w14:paraId="750C40D7" w14:textId="77777777" w:rsidR="008251AC" w:rsidRPr="00D135DD" w:rsidRDefault="008251AC" w:rsidP="008251AC">
      <w:pPr>
        <w:pStyle w:val="ab"/>
        <w:ind w:firstLine="420"/>
        <w:rPr>
          <w:rFonts w:ascii="Times New Roman" w:eastAsia="黑体" w:hAnsi="Times New Roman"/>
        </w:rPr>
      </w:pPr>
      <w:r w:rsidRPr="00D135DD">
        <w:rPr>
          <w:rFonts w:ascii="Times New Roman" w:eastAsia="黑体" w:hAnsi="Times New Roman"/>
        </w:rPr>
        <w:t>4</w:t>
      </w:r>
      <w:r w:rsidRPr="00D135DD">
        <w:rPr>
          <w:rFonts w:ascii="Times New Roman" w:eastAsia="黑体" w:hAnsi="Times New Roman" w:hint="eastAsia"/>
        </w:rPr>
        <w:t>.3</w:t>
      </w:r>
      <w:r w:rsidRPr="00D135DD">
        <w:rPr>
          <w:rFonts w:ascii="Times New Roman" w:eastAsia="黑体" w:hAnsi="Times New Roman" w:hint="eastAsia"/>
        </w:rPr>
        <w:t>性能</w:t>
      </w:r>
    </w:p>
    <w:p w14:paraId="7220729D" w14:textId="77777777" w:rsidR="008251AC" w:rsidRPr="00D135DD" w:rsidRDefault="008251AC" w:rsidP="008251AC">
      <w:pPr>
        <w:pStyle w:val="ab"/>
        <w:ind w:firstLine="420"/>
        <w:rPr>
          <w:rFonts w:ascii="Times New Roman" w:hAnsi="Times New Roman"/>
        </w:rPr>
      </w:pPr>
      <w:r w:rsidRPr="00D135DD">
        <w:rPr>
          <w:rFonts w:ascii="Times New Roman" w:hAnsi="Times New Roman" w:hint="eastAsia"/>
        </w:rPr>
        <w:t xml:space="preserve">    </w:t>
      </w:r>
      <w:r w:rsidRPr="00D135DD">
        <w:rPr>
          <w:rFonts w:ascii="Times New Roman" w:hAnsi="Times New Roman" w:hint="eastAsia"/>
        </w:rPr>
        <w:t>无明显</w:t>
      </w:r>
      <w:r w:rsidRPr="00D135DD">
        <w:rPr>
          <w:rFonts w:ascii="Times New Roman" w:hAnsi="Times New Roman"/>
        </w:rPr>
        <w:t>阻塞</w:t>
      </w:r>
    </w:p>
    <w:p w14:paraId="61D9D5D0" w14:textId="77777777" w:rsidR="008251AC" w:rsidRPr="00D135DD" w:rsidRDefault="008251AC" w:rsidP="008251AC">
      <w:pPr>
        <w:pStyle w:val="ab"/>
        <w:ind w:firstLine="420"/>
        <w:rPr>
          <w:rFonts w:ascii="Times New Roman" w:eastAsia="黑体" w:hAnsi="Times New Roman"/>
        </w:rPr>
      </w:pPr>
      <w:r w:rsidRPr="00D135DD">
        <w:rPr>
          <w:rFonts w:ascii="Times New Roman" w:eastAsia="黑体" w:hAnsi="Times New Roman"/>
        </w:rPr>
        <w:t>4.</w:t>
      </w:r>
      <w:r w:rsidRPr="00D135DD">
        <w:rPr>
          <w:rFonts w:ascii="Times New Roman" w:eastAsia="黑体" w:hAnsi="Times New Roman" w:hint="eastAsia"/>
        </w:rPr>
        <w:t>4</w:t>
      </w:r>
      <w:r w:rsidRPr="00D135DD">
        <w:rPr>
          <w:rFonts w:ascii="Times New Roman" w:eastAsia="黑体" w:hAnsi="Times New Roman" w:hint="eastAsia"/>
        </w:rPr>
        <w:t>输入项</w:t>
      </w:r>
    </w:p>
    <w:p w14:paraId="7CEC723D" w14:textId="77777777" w:rsidR="008251AC" w:rsidRPr="00D135DD" w:rsidRDefault="008251AC" w:rsidP="008251AC">
      <w:pPr>
        <w:pStyle w:val="ab"/>
        <w:ind w:firstLine="420"/>
        <w:rPr>
          <w:rFonts w:ascii="Times New Roman" w:hAnsi="Times New Roman"/>
        </w:rPr>
      </w:pPr>
      <w:r w:rsidRPr="00D135DD">
        <w:rPr>
          <w:rFonts w:ascii="Times New Roman" w:hAnsi="Times New Roman" w:hint="eastAsia"/>
        </w:rPr>
        <w:t xml:space="preserve">    </w:t>
      </w:r>
      <w:r w:rsidRPr="00D135DD">
        <w:rPr>
          <w:rFonts w:ascii="Times New Roman" w:hAnsi="Times New Roman" w:hint="eastAsia"/>
        </w:rPr>
        <w:t>一个用户请求</w:t>
      </w:r>
    </w:p>
    <w:p w14:paraId="15E77AA9" w14:textId="77777777" w:rsidR="008251AC" w:rsidRPr="00D135DD" w:rsidRDefault="008251AC" w:rsidP="008251AC">
      <w:pPr>
        <w:pStyle w:val="ab"/>
        <w:ind w:firstLine="420"/>
        <w:rPr>
          <w:rFonts w:ascii="Times New Roman" w:eastAsia="黑体" w:hAnsi="Times New Roman"/>
        </w:rPr>
      </w:pPr>
      <w:r w:rsidRPr="00D135DD">
        <w:rPr>
          <w:rFonts w:ascii="Times New Roman" w:eastAsia="黑体" w:hAnsi="Times New Roman"/>
        </w:rPr>
        <w:t>4.</w:t>
      </w:r>
      <w:r w:rsidRPr="00D135DD">
        <w:rPr>
          <w:rFonts w:ascii="Times New Roman" w:eastAsia="黑体" w:hAnsi="Times New Roman" w:hint="eastAsia"/>
        </w:rPr>
        <w:t>5</w:t>
      </w:r>
      <w:r w:rsidRPr="00D135DD">
        <w:rPr>
          <w:rFonts w:ascii="Times New Roman" w:eastAsia="黑体" w:hAnsi="Times New Roman" w:hint="eastAsia"/>
        </w:rPr>
        <w:t>输出项</w:t>
      </w:r>
    </w:p>
    <w:p w14:paraId="6C595978" w14:textId="77777777" w:rsidR="008251AC" w:rsidRPr="00D135DD" w:rsidRDefault="008251AC" w:rsidP="008251AC">
      <w:pPr>
        <w:pStyle w:val="ab"/>
        <w:ind w:firstLine="420"/>
        <w:rPr>
          <w:rFonts w:ascii="Times New Roman" w:hAnsi="Times New Roman"/>
        </w:rPr>
      </w:pPr>
      <w:r w:rsidRPr="00D135DD">
        <w:rPr>
          <w:rFonts w:ascii="Times New Roman" w:hAnsi="Times New Roman" w:hint="eastAsia"/>
        </w:rPr>
        <w:t xml:space="preserve">    </w:t>
      </w:r>
      <w:r w:rsidRPr="00D135DD">
        <w:rPr>
          <w:rFonts w:ascii="Times New Roman" w:hAnsi="Times New Roman" w:hint="eastAsia"/>
        </w:rPr>
        <w:t>一个</w:t>
      </w:r>
      <w:r w:rsidRPr="00D135DD">
        <w:rPr>
          <w:rFonts w:ascii="Times New Roman" w:hAnsi="Times New Roman"/>
        </w:rPr>
        <w:t>用户请求的拒绝或通过。</w:t>
      </w:r>
    </w:p>
    <w:p w14:paraId="3ACA33A6" w14:textId="77777777" w:rsidR="008251AC" w:rsidRPr="00D135DD" w:rsidRDefault="008251AC" w:rsidP="008251AC">
      <w:pPr>
        <w:pStyle w:val="ab"/>
        <w:ind w:firstLine="420"/>
        <w:rPr>
          <w:rFonts w:ascii="Times New Roman" w:eastAsia="黑体" w:hAnsi="Times New Roman"/>
        </w:rPr>
      </w:pPr>
      <w:r w:rsidRPr="00D135DD">
        <w:rPr>
          <w:rFonts w:ascii="Times New Roman" w:eastAsia="黑体" w:hAnsi="Times New Roman"/>
        </w:rPr>
        <w:t>4.</w:t>
      </w:r>
      <w:r w:rsidRPr="00D135DD">
        <w:rPr>
          <w:rFonts w:ascii="Times New Roman" w:eastAsia="黑体" w:hAnsi="Times New Roman" w:hint="eastAsia"/>
        </w:rPr>
        <w:t>6</w:t>
      </w:r>
      <w:r w:rsidRPr="00D135DD">
        <w:rPr>
          <w:rFonts w:ascii="Times New Roman" w:eastAsia="黑体" w:hAnsi="Times New Roman" w:hint="eastAsia"/>
        </w:rPr>
        <w:t>设计方法（算法）</w:t>
      </w:r>
    </w:p>
    <w:p w14:paraId="7A2C463C" w14:textId="77777777" w:rsidR="008251AC" w:rsidRPr="00D135DD" w:rsidRDefault="008251AC" w:rsidP="008251AC">
      <w:pPr>
        <w:pStyle w:val="ab"/>
        <w:ind w:firstLine="420"/>
        <w:rPr>
          <w:rFonts w:ascii="Times New Roman" w:hAnsi="Times New Roman"/>
        </w:rPr>
      </w:pPr>
      <w:r w:rsidRPr="00D135DD">
        <w:rPr>
          <w:rFonts w:ascii="Times New Roman" w:hAnsi="Times New Roman"/>
        </w:rPr>
        <w:tab/>
      </w:r>
      <w:r w:rsidRPr="00D135DD">
        <w:rPr>
          <w:rFonts w:ascii="Times New Roman" w:hAnsi="Times New Roman" w:hint="eastAsia"/>
        </w:rPr>
        <w:t>MD5</w:t>
      </w:r>
      <w:r w:rsidRPr="00D135DD">
        <w:rPr>
          <w:rFonts w:ascii="Times New Roman" w:hAnsi="Times New Roman" w:hint="eastAsia"/>
        </w:rPr>
        <w:t>是一个安全的散列算法，输入两个不同的明文不会得到相同的输出值，根据输出值，不能得到原始的明文，即其过程不可逆。</w:t>
      </w:r>
    </w:p>
    <w:p w14:paraId="0F8F7153" w14:textId="77777777" w:rsidR="008251AC" w:rsidRPr="00D135DD" w:rsidRDefault="008251AC" w:rsidP="008251AC">
      <w:pPr>
        <w:pStyle w:val="ab"/>
        <w:ind w:firstLine="420"/>
        <w:rPr>
          <w:rFonts w:ascii="Times New Roman" w:eastAsia="黑体" w:hAnsi="Times New Roman"/>
        </w:rPr>
      </w:pPr>
      <w:r w:rsidRPr="00D135DD">
        <w:rPr>
          <w:rFonts w:ascii="Times New Roman" w:eastAsia="黑体" w:hAnsi="Times New Roman"/>
        </w:rPr>
        <w:t>4.</w:t>
      </w:r>
      <w:r w:rsidRPr="00D135DD">
        <w:rPr>
          <w:rFonts w:ascii="Times New Roman" w:eastAsia="黑体" w:hAnsi="Times New Roman" w:hint="eastAsia"/>
        </w:rPr>
        <w:t>7</w:t>
      </w:r>
      <w:r w:rsidRPr="00D135DD">
        <w:rPr>
          <w:rFonts w:ascii="Times New Roman" w:eastAsia="黑体" w:hAnsi="Times New Roman" w:hint="eastAsia"/>
        </w:rPr>
        <w:t>流程逻辑</w:t>
      </w:r>
    </w:p>
    <w:p w14:paraId="5E37465E" w14:textId="77777777" w:rsidR="0074301B" w:rsidRPr="00D135DD" w:rsidRDefault="008251AC" w:rsidP="0074301B">
      <w:pPr>
        <w:pStyle w:val="ab"/>
        <w:keepNext/>
        <w:ind w:firstLine="420"/>
        <w:jc w:val="center"/>
        <w:rPr>
          <w:rFonts w:ascii="Times New Roman" w:hAnsi="Times New Roman"/>
        </w:rPr>
      </w:pPr>
      <w:r w:rsidRPr="00D135DD">
        <w:rPr>
          <w:rFonts w:ascii="Times New Roman" w:hAnsi="Times New Roman"/>
          <w:noProof/>
          <w:szCs w:val="24"/>
        </w:rPr>
        <w:drawing>
          <wp:inline distT="0" distB="0" distL="0" distR="0" wp14:anchorId="237CF23F" wp14:editId="6F601498">
            <wp:extent cx="2932430" cy="3377565"/>
            <wp:effectExtent l="0" t="0" r="127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2430" cy="3377565"/>
                    </a:xfrm>
                    <a:prstGeom prst="rect">
                      <a:avLst/>
                    </a:prstGeom>
                    <a:noFill/>
                    <a:ln>
                      <a:noFill/>
                    </a:ln>
                  </pic:spPr>
                </pic:pic>
              </a:graphicData>
            </a:graphic>
          </wp:inline>
        </w:drawing>
      </w:r>
    </w:p>
    <w:p w14:paraId="0CFB24A5" w14:textId="49051E40" w:rsidR="008251AC" w:rsidRPr="00D135DD" w:rsidRDefault="0074301B" w:rsidP="0074301B">
      <w:pPr>
        <w:pStyle w:val="af0"/>
        <w:ind w:firstLine="400"/>
        <w:jc w:val="center"/>
        <w:rPr>
          <w:rFonts w:ascii="Times New Roman" w:hAnsi="Times New Roman"/>
        </w:rPr>
      </w:pPr>
      <w:r w:rsidRPr="00D135DD">
        <w:rPr>
          <w:rFonts w:ascii="Times New Roman" w:hAnsi="Times New Roman" w:hint="eastAsia"/>
        </w:rPr>
        <w:t>图</w:t>
      </w:r>
      <w:r w:rsidRPr="00D135DD">
        <w:rPr>
          <w:rFonts w:ascii="Times New Roman" w:hAnsi="Times New Roman" w:hint="eastAsia"/>
        </w:rPr>
        <w:t xml:space="preserve">10- </w:t>
      </w:r>
      <w:r w:rsidRPr="00D135DD">
        <w:rPr>
          <w:rFonts w:ascii="Times New Roman" w:hAnsi="Times New Roman"/>
        </w:rPr>
        <w:fldChar w:fldCharType="begin"/>
      </w:r>
      <w:r w:rsidRPr="00D135DD">
        <w:rPr>
          <w:rFonts w:ascii="Times New Roman" w:hAnsi="Times New Roman"/>
        </w:rPr>
        <w:instrText xml:space="preserve"> </w:instrText>
      </w:r>
      <w:r w:rsidRPr="00D135DD">
        <w:rPr>
          <w:rFonts w:ascii="Times New Roman" w:hAnsi="Times New Roman" w:hint="eastAsia"/>
        </w:rPr>
        <w:instrText xml:space="preserve">SEQ </w:instrText>
      </w:r>
      <w:r w:rsidRPr="00D135DD">
        <w:rPr>
          <w:rFonts w:ascii="Times New Roman" w:hAnsi="Times New Roman" w:hint="eastAsia"/>
        </w:rPr>
        <w:instrText>图</w:instrText>
      </w:r>
      <w:r w:rsidRPr="00D135DD">
        <w:rPr>
          <w:rFonts w:ascii="Times New Roman" w:hAnsi="Times New Roman" w:hint="eastAsia"/>
        </w:rPr>
        <w:instrText>10- \* ARABIC</w:instrText>
      </w:r>
      <w:r w:rsidRPr="00D135DD">
        <w:rPr>
          <w:rFonts w:ascii="Times New Roman" w:hAnsi="Times New Roman"/>
        </w:rPr>
        <w:instrText xml:space="preserve"> </w:instrText>
      </w:r>
      <w:r w:rsidRPr="00D135DD">
        <w:rPr>
          <w:rFonts w:ascii="Times New Roman" w:hAnsi="Times New Roman"/>
        </w:rPr>
        <w:fldChar w:fldCharType="separate"/>
      </w:r>
      <w:r w:rsidRPr="00D135DD">
        <w:rPr>
          <w:rFonts w:ascii="Times New Roman" w:hAnsi="Times New Roman"/>
          <w:noProof/>
        </w:rPr>
        <w:t>3</w:t>
      </w:r>
      <w:r w:rsidRPr="00D135DD">
        <w:rPr>
          <w:rFonts w:ascii="Times New Roman" w:hAnsi="Times New Roman"/>
        </w:rPr>
        <w:fldChar w:fldCharType="end"/>
      </w:r>
      <w:r w:rsidRPr="00D135DD">
        <w:rPr>
          <w:rFonts w:ascii="Times New Roman" w:hAnsi="Times New Roman"/>
        </w:rPr>
        <w:t xml:space="preserve"> </w:t>
      </w:r>
      <w:r w:rsidRPr="00D135DD">
        <w:rPr>
          <w:rFonts w:ascii="Times New Roman" w:hAnsi="Times New Roman" w:hint="eastAsia"/>
        </w:rPr>
        <w:t>服务器内</w:t>
      </w:r>
      <w:r w:rsidRPr="00D135DD">
        <w:rPr>
          <w:rFonts w:ascii="Times New Roman" w:hAnsi="Times New Roman"/>
        </w:rPr>
        <w:t>ID</w:t>
      </w:r>
      <w:r w:rsidRPr="00D135DD">
        <w:rPr>
          <w:rFonts w:ascii="Times New Roman" w:hAnsi="Times New Roman"/>
        </w:rPr>
        <w:t>验证机制</w:t>
      </w:r>
    </w:p>
    <w:p w14:paraId="19B976DB" w14:textId="77777777" w:rsidR="008251AC" w:rsidRPr="00D135DD" w:rsidRDefault="008251AC" w:rsidP="008251AC">
      <w:pPr>
        <w:pStyle w:val="ab"/>
        <w:ind w:firstLine="420"/>
        <w:rPr>
          <w:rFonts w:ascii="Times New Roman" w:eastAsia="黑体" w:hAnsi="Times New Roman"/>
        </w:rPr>
      </w:pPr>
      <w:r w:rsidRPr="00D135DD">
        <w:rPr>
          <w:rFonts w:ascii="Times New Roman" w:eastAsia="黑体" w:hAnsi="Times New Roman"/>
        </w:rPr>
        <w:t>4.</w:t>
      </w:r>
      <w:r w:rsidRPr="00D135DD">
        <w:rPr>
          <w:rFonts w:ascii="Times New Roman" w:eastAsia="黑体" w:hAnsi="Times New Roman" w:hint="eastAsia"/>
        </w:rPr>
        <w:t>8</w:t>
      </w:r>
      <w:r w:rsidRPr="00D135DD">
        <w:rPr>
          <w:rFonts w:ascii="Times New Roman" w:eastAsia="黑体" w:hAnsi="Times New Roman" w:hint="eastAsia"/>
        </w:rPr>
        <w:t>接口</w:t>
      </w:r>
    </w:p>
    <w:p w14:paraId="7B1169C6" w14:textId="77777777" w:rsidR="008251AC" w:rsidRPr="00D135DD" w:rsidRDefault="008251AC" w:rsidP="008251AC">
      <w:pPr>
        <w:pStyle w:val="ab"/>
        <w:ind w:firstLine="420"/>
        <w:rPr>
          <w:rFonts w:ascii="Times New Roman" w:hAnsi="Times New Roman"/>
        </w:rPr>
      </w:pPr>
      <w:r w:rsidRPr="00D135DD">
        <w:rPr>
          <w:rFonts w:ascii="Times New Roman" w:hAnsi="Times New Roman" w:hint="eastAsia"/>
        </w:rPr>
        <w:t>（</w:t>
      </w:r>
      <w:r w:rsidRPr="00D135DD">
        <w:rPr>
          <w:rFonts w:ascii="Times New Roman" w:hAnsi="Times New Roman" w:hint="eastAsia"/>
        </w:rPr>
        <w:t>1</w:t>
      </w:r>
      <w:r w:rsidRPr="00D135DD">
        <w:rPr>
          <w:rFonts w:ascii="Times New Roman" w:hAnsi="Times New Roman" w:hint="eastAsia"/>
        </w:rPr>
        <w:t>）</w:t>
      </w:r>
      <w:r w:rsidRPr="00D135DD">
        <w:rPr>
          <w:rFonts w:ascii="Times New Roman" w:hAnsi="Times New Roman" w:hint="eastAsia"/>
        </w:rPr>
        <w:t>slab</w:t>
      </w:r>
      <w:r w:rsidRPr="00D135DD">
        <w:rPr>
          <w:rFonts w:ascii="Times New Roman" w:hAnsi="Times New Roman" w:hint="eastAsia"/>
        </w:rPr>
        <w:t>调用接口</w:t>
      </w:r>
      <w:r w:rsidRPr="00D135DD">
        <w:rPr>
          <w:rFonts w:ascii="Times New Roman" w:hAnsi="Times New Roman"/>
        </w:rPr>
        <w:t>。</w:t>
      </w:r>
    </w:p>
    <w:p w14:paraId="6613D64D" w14:textId="77777777" w:rsidR="008251AC" w:rsidRPr="00D135DD" w:rsidRDefault="008251AC" w:rsidP="008251AC">
      <w:pPr>
        <w:pStyle w:val="ab"/>
        <w:ind w:firstLine="420"/>
        <w:rPr>
          <w:rFonts w:ascii="Times New Roman" w:hAnsi="Times New Roman"/>
        </w:rPr>
      </w:pPr>
      <w:r w:rsidRPr="00D135DD">
        <w:rPr>
          <w:rFonts w:ascii="Times New Roman" w:hAnsi="Times New Roman"/>
        </w:rPr>
        <w:tab/>
      </w:r>
      <w:r w:rsidRPr="00D135DD">
        <w:rPr>
          <w:rFonts w:ascii="Times New Roman" w:hAnsi="Times New Roman"/>
        </w:rPr>
        <w:tab/>
      </w:r>
    </w:p>
    <w:p w14:paraId="22112E1A" w14:textId="77777777" w:rsidR="008251AC" w:rsidRPr="00D135DD" w:rsidRDefault="008251AC" w:rsidP="008251AC">
      <w:pPr>
        <w:pStyle w:val="ab"/>
        <w:ind w:firstLine="420"/>
        <w:rPr>
          <w:rFonts w:ascii="Times New Roman" w:hAnsi="Times New Roman"/>
        </w:rPr>
      </w:pPr>
      <w:r w:rsidRPr="00D135DD">
        <w:rPr>
          <w:rFonts w:ascii="Times New Roman" w:hAnsi="Times New Roman" w:hint="eastAsia"/>
        </w:rPr>
        <w:t>（</w:t>
      </w:r>
      <w:r w:rsidRPr="00D135DD">
        <w:rPr>
          <w:rFonts w:ascii="Times New Roman" w:hAnsi="Times New Roman" w:hint="eastAsia"/>
        </w:rPr>
        <w:t>2</w:t>
      </w:r>
      <w:r w:rsidRPr="00D135DD">
        <w:rPr>
          <w:rFonts w:ascii="Times New Roman" w:hAnsi="Times New Roman" w:hint="eastAsia"/>
        </w:rPr>
        <w:t>）</w:t>
      </w:r>
      <w:r w:rsidRPr="00D135DD">
        <w:rPr>
          <w:rFonts w:ascii="Times New Roman" w:hAnsi="Times New Roman" w:hint="eastAsia"/>
        </w:rPr>
        <w:t>HTTP</w:t>
      </w:r>
      <w:r w:rsidRPr="00D135DD">
        <w:rPr>
          <w:rFonts w:ascii="Times New Roman" w:hAnsi="Times New Roman"/>
        </w:rPr>
        <w:t>请求处理借口</w:t>
      </w:r>
    </w:p>
    <w:p w14:paraId="08226507" w14:textId="77777777" w:rsidR="008251AC" w:rsidRPr="00D135DD" w:rsidRDefault="008251AC" w:rsidP="008251AC">
      <w:pPr>
        <w:pStyle w:val="ab"/>
        <w:ind w:firstLine="420"/>
        <w:rPr>
          <w:rFonts w:ascii="Times New Roman" w:eastAsia="黑体" w:hAnsi="Times New Roman"/>
        </w:rPr>
      </w:pPr>
      <w:r w:rsidRPr="00D135DD">
        <w:rPr>
          <w:rFonts w:ascii="Times New Roman" w:eastAsia="黑体" w:hAnsi="Times New Roman"/>
        </w:rPr>
        <w:t>4.</w:t>
      </w:r>
      <w:r w:rsidRPr="00D135DD">
        <w:rPr>
          <w:rFonts w:ascii="Times New Roman" w:eastAsia="黑体" w:hAnsi="Times New Roman" w:hint="eastAsia"/>
        </w:rPr>
        <w:t>9</w:t>
      </w:r>
      <w:r w:rsidRPr="00D135DD">
        <w:rPr>
          <w:rFonts w:ascii="Times New Roman" w:eastAsia="黑体" w:hAnsi="Times New Roman" w:hint="eastAsia"/>
        </w:rPr>
        <w:t>存储分配</w:t>
      </w:r>
    </w:p>
    <w:p w14:paraId="2A8A7F42" w14:textId="77777777" w:rsidR="008251AC" w:rsidRPr="00D135DD" w:rsidRDefault="008251AC" w:rsidP="008251AC">
      <w:pPr>
        <w:pStyle w:val="ab"/>
        <w:ind w:firstLine="420"/>
        <w:rPr>
          <w:rFonts w:ascii="Times New Roman" w:hAnsi="Times New Roman"/>
        </w:rPr>
      </w:pPr>
      <w:r w:rsidRPr="00D135DD">
        <w:rPr>
          <w:rFonts w:ascii="Times New Roman" w:hAnsi="Times New Roman" w:hint="eastAsia"/>
        </w:rPr>
        <w:t xml:space="preserve">    </w:t>
      </w:r>
      <w:r w:rsidRPr="00D135DD">
        <w:rPr>
          <w:rFonts w:ascii="Times New Roman" w:hAnsi="Times New Roman" w:hint="eastAsia"/>
        </w:rPr>
        <w:t>存储</w:t>
      </w:r>
      <w:r w:rsidRPr="00D135DD">
        <w:rPr>
          <w:rFonts w:ascii="Times New Roman" w:hAnsi="Times New Roman" w:hint="eastAsia"/>
        </w:rPr>
        <w:t>(</w:t>
      </w:r>
      <w:r w:rsidRPr="00D135DD">
        <w:rPr>
          <w:rFonts w:ascii="Times New Roman" w:hAnsi="Times New Roman"/>
        </w:rPr>
        <w:t>IP,ID</w:t>
      </w:r>
      <w:r w:rsidRPr="00D135DD">
        <w:rPr>
          <w:rFonts w:ascii="Times New Roman" w:hAnsi="Times New Roman" w:hint="eastAsia"/>
        </w:rPr>
        <w:t>)</w:t>
      </w:r>
      <w:r w:rsidRPr="00D135DD">
        <w:rPr>
          <w:rFonts w:ascii="Times New Roman" w:hAnsi="Times New Roman" w:hint="eastAsia"/>
        </w:rPr>
        <w:t>对</w:t>
      </w:r>
      <w:r w:rsidRPr="00D135DD">
        <w:rPr>
          <w:rFonts w:ascii="Times New Roman" w:hAnsi="Times New Roman"/>
        </w:rPr>
        <w:t>。</w:t>
      </w:r>
    </w:p>
    <w:p w14:paraId="1E40C5EB" w14:textId="77777777" w:rsidR="008251AC" w:rsidRPr="00D135DD" w:rsidRDefault="008251AC" w:rsidP="008251AC">
      <w:pPr>
        <w:pStyle w:val="ab"/>
        <w:ind w:firstLine="420"/>
        <w:rPr>
          <w:rFonts w:ascii="Times New Roman" w:eastAsia="黑体" w:hAnsi="Times New Roman"/>
        </w:rPr>
      </w:pPr>
      <w:r w:rsidRPr="00D135DD">
        <w:rPr>
          <w:rFonts w:ascii="Times New Roman" w:eastAsia="黑体" w:hAnsi="Times New Roman"/>
        </w:rPr>
        <w:t>4.</w:t>
      </w:r>
      <w:r w:rsidRPr="00D135DD">
        <w:rPr>
          <w:rFonts w:ascii="Times New Roman" w:eastAsia="黑体" w:hAnsi="Times New Roman" w:hint="eastAsia"/>
        </w:rPr>
        <w:t>10</w:t>
      </w:r>
      <w:r w:rsidRPr="00D135DD">
        <w:rPr>
          <w:rFonts w:ascii="Times New Roman" w:eastAsia="黑体" w:hAnsi="Times New Roman" w:hint="eastAsia"/>
        </w:rPr>
        <w:t>注释设计</w:t>
      </w:r>
    </w:p>
    <w:p w14:paraId="35F59207" w14:textId="77777777" w:rsidR="008251AC" w:rsidRPr="00D135DD" w:rsidRDefault="008251AC" w:rsidP="008251AC">
      <w:pPr>
        <w:pStyle w:val="ab"/>
        <w:ind w:firstLine="420"/>
        <w:rPr>
          <w:rFonts w:ascii="Times New Roman" w:hAnsi="Times New Roman"/>
        </w:rPr>
      </w:pPr>
      <w:r w:rsidRPr="00D135DD">
        <w:rPr>
          <w:rFonts w:ascii="Times New Roman" w:hAnsi="Times New Roman" w:hint="eastAsia"/>
        </w:rPr>
        <w:t xml:space="preserve">    </w:t>
      </w:r>
    </w:p>
    <w:p w14:paraId="28EFDF3A" w14:textId="77777777" w:rsidR="008251AC" w:rsidRPr="00D135DD" w:rsidRDefault="008251AC" w:rsidP="008251AC">
      <w:pPr>
        <w:pStyle w:val="ab"/>
        <w:ind w:firstLine="420"/>
        <w:rPr>
          <w:rFonts w:ascii="Times New Roman" w:eastAsia="黑体" w:hAnsi="Times New Roman"/>
        </w:rPr>
      </w:pPr>
      <w:r w:rsidRPr="00D135DD">
        <w:rPr>
          <w:rFonts w:ascii="Times New Roman" w:eastAsia="黑体" w:hAnsi="Times New Roman"/>
        </w:rPr>
        <w:t>4.</w:t>
      </w:r>
      <w:r w:rsidRPr="00D135DD">
        <w:rPr>
          <w:rFonts w:ascii="Times New Roman" w:eastAsia="黑体" w:hAnsi="Times New Roman" w:hint="eastAsia"/>
        </w:rPr>
        <w:t>11</w:t>
      </w:r>
      <w:r w:rsidRPr="00D135DD">
        <w:rPr>
          <w:rFonts w:ascii="Times New Roman" w:eastAsia="黑体" w:hAnsi="Times New Roman" w:hint="eastAsia"/>
        </w:rPr>
        <w:t>限制条件</w:t>
      </w:r>
    </w:p>
    <w:p w14:paraId="15536EE4" w14:textId="77777777" w:rsidR="008251AC" w:rsidRPr="00D135DD" w:rsidRDefault="008251AC" w:rsidP="008251AC">
      <w:pPr>
        <w:pStyle w:val="ab"/>
        <w:ind w:firstLine="420"/>
        <w:rPr>
          <w:rFonts w:ascii="Times New Roman" w:hAnsi="Times New Roman"/>
        </w:rPr>
      </w:pPr>
      <w:r w:rsidRPr="00D135DD">
        <w:rPr>
          <w:rFonts w:ascii="Times New Roman" w:hAnsi="Times New Roman" w:hint="eastAsia"/>
        </w:rPr>
        <w:t xml:space="preserve">    </w:t>
      </w:r>
      <w:r w:rsidRPr="00D135DD">
        <w:rPr>
          <w:rFonts w:ascii="Times New Roman" w:hAnsi="Times New Roman" w:hint="eastAsia"/>
        </w:rPr>
        <w:t>只针对</w:t>
      </w:r>
      <w:r w:rsidRPr="00D135DD">
        <w:rPr>
          <w:rFonts w:ascii="Times New Roman" w:hAnsi="Times New Roman"/>
        </w:rPr>
        <w:t>Nginx</w:t>
      </w:r>
      <w:r w:rsidRPr="00D135DD">
        <w:rPr>
          <w:rFonts w:ascii="Times New Roman" w:hAnsi="Times New Roman" w:hint="eastAsia"/>
        </w:rPr>
        <w:t>服务器和</w:t>
      </w:r>
      <w:r w:rsidRPr="00D135DD">
        <w:rPr>
          <w:rFonts w:ascii="Times New Roman" w:hAnsi="Times New Roman"/>
        </w:rPr>
        <w:t>Chrome</w:t>
      </w:r>
      <w:r w:rsidRPr="00D135DD">
        <w:rPr>
          <w:rFonts w:ascii="Times New Roman" w:hAnsi="Times New Roman"/>
        </w:rPr>
        <w:t>浏览器</w:t>
      </w:r>
    </w:p>
    <w:p w14:paraId="3CD1EADC" w14:textId="77777777" w:rsidR="008251AC" w:rsidRPr="00D135DD" w:rsidRDefault="008251AC" w:rsidP="008251AC">
      <w:pPr>
        <w:pStyle w:val="ab"/>
        <w:ind w:firstLine="420"/>
        <w:rPr>
          <w:rFonts w:ascii="Times New Roman" w:eastAsia="黑体" w:hAnsi="Times New Roman"/>
        </w:rPr>
      </w:pPr>
      <w:r w:rsidRPr="00D135DD">
        <w:rPr>
          <w:rFonts w:ascii="Times New Roman" w:eastAsia="黑体" w:hAnsi="Times New Roman"/>
        </w:rPr>
        <w:t>4.</w:t>
      </w:r>
      <w:r w:rsidRPr="00D135DD">
        <w:rPr>
          <w:rFonts w:ascii="Times New Roman" w:eastAsia="黑体" w:hAnsi="Times New Roman" w:hint="eastAsia"/>
        </w:rPr>
        <w:t>12</w:t>
      </w:r>
      <w:r w:rsidRPr="00D135DD">
        <w:rPr>
          <w:rFonts w:ascii="Times New Roman" w:eastAsia="黑体" w:hAnsi="Times New Roman" w:hint="eastAsia"/>
        </w:rPr>
        <w:t>测试计划</w:t>
      </w:r>
    </w:p>
    <w:p w14:paraId="5C2BBF14" w14:textId="77777777" w:rsidR="008251AC" w:rsidRPr="00D135DD" w:rsidRDefault="008251AC" w:rsidP="008251AC">
      <w:pPr>
        <w:pStyle w:val="ab"/>
        <w:ind w:firstLine="420"/>
        <w:rPr>
          <w:rFonts w:ascii="Times New Roman" w:hAnsi="Times New Roman"/>
        </w:rPr>
      </w:pPr>
      <w:r w:rsidRPr="00D135DD">
        <w:rPr>
          <w:rFonts w:ascii="Times New Roman" w:hAnsi="Times New Roman" w:hint="eastAsia"/>
        </w:rPr>
        <w:t xml:space="preserve">    </w:t>
      </w:r>
      <w:r w:rsidRPr="00D135DD">
        <w:rPr>
          <w:rFonts w:ascii="Times New Roman" w:hAnsi="Times New Roman" w:hint="eastAsia"/>
        </w:rPr>
        <w:t>通过</w:t>
      </w:r>
      <w:r w:rsidRPr="00D135DD">
        <w:rPr>
          <w:rFonts w:ascii="Times New Roman" w:hAnsi="Times New Roman"/>
        </w:rPr>
        <w:t>模块提供的指令来启动模块。</w:t>
      </w:r>
    </w:p>
    <w:p w14:paraId="154E5535" w14:textId="77777777" w:rsidR="008251AC" w:rsidRPr="00D135DD" w:rsidRDefault="008251AC" w:rsidP="008251AC">
      <w:pPr>
        <w:pStyle w:val="ab"/>
        <w:ind w:firstLine="420"/>
        <w:rPr>
          <w:rFonts w:ascii="Times New Roman" w:eastAsia="黑体" w:hAnsi="Times New Roman"/>
        </w:rPr>
      </w:pPr>
      <w:r w:rsidRPr="00D135DD">
        <w:rPr>
          <w:rFonts w:ascii="Times New Roman" w:eastAsia="黑体" w:hAnsi="Times New Roman"/>
        </w:rPr>
        <w:t>4.</w:t>
      </w:r>
      <w:r w:rsidRPr="00D135DD">
        <w:rPr>
          <w:rFonts w:ascii="Times New Roman" w:eastAsia="黑体" w:hAnsi="Times New Roman" w:hint="eastAsia"/>
        </w:rPr>
        <w:t>13</w:t>
      </w:r>
      <w:r w:rsidRPr="00D135DD">
        <w:rPr>
          <w:rFonts w:ascii="Times New Roman" w:eastAsia="黑体" w:hAnsi="Times New Roman" w:hint="eastAsia"/>
        </w:rPr>
        <w:t>尚未解决的问题</w:t>
      </w:r>
    </w:p>
    <w:p w14:paraId="79279E27" w14:textId="77777777" w:rsidR="008251AC" w:rsidRPr="00D135DD" w:rsidRDefault="008251AC" w:rsidP="00CD5E67">
      <w:pPr>
        <w:pStyle w:val="3"/>
        <w:ind w:firstLine="643"/>
        <w:rPr>
          <w:rFonts w:eastAsia="楷体_GB2312"/>
        </w:rPr>
      </w:pPr>
      <w:r w:rsidRPr="00D135DD">
        <w:t>5</w:t>
      </w:r>
      <w:r w:rsidRPr="00D135DD">
        <w:rPr>
          <w:rFonts w:hint="eastAsia"/>
        </w:rPr>
        <w:t>．</w:t>
      </w:r>
      <w:r w:rsidRPr="00D135DD">
        <w:rPr>
          <w:rFonts w:eastAsia="楷体_GB2312" w:hint="eastAsia"/>
        </w:rPr>
        <w:t>模块</w:t>
      </w:r>
      <w:r w:rsidRPr="00D135DD">
        <w:rPr>
          <w:rFonts w:eastAsia="楷体_GB2312" w:hint="eastAsia"/>
        </w:rPr>
        <w:t>3</w:t>
      </w:r>
      <w:r w:rsidRPr="00D135DD">
        <w:rPr>
          <w:rFonts w:eastAsia="楷体_GB2312" w:hint="eastAsia"/>
        </w:rPr>
        <w:t>（</w:t>
      </w:r>
      <w:r w:rsidRPr="00D135DD">
        <w:rPr>
          <w:rFonts w:eastAsia="楷体_GB2312" w:hint="eastAsia"/>
        </w:rPr>
        <w:t>03</w:t>
      </w:r>
      <w:r w:rsidRPr="00D135DD">
        <w:rPr>
          <w:rFonts w:eastAsia="楷体_GB2312" w:hint="eastAsia"/>
        </w:rPr>
        <w:t>）设计说明</w:t>
      </w:r>
    </w:p>
    <w:p w14:paraId="7FEB3E71" w14:textId="77777777" w:rsidR="008251AC" w:rsidRPr="00D135DD" w:rsidRDefault="008251AC" w:rsidP="008251AC">
      <w:pPr>
        <w:pStyle w:val="ab"/>
        <w:ind w:firstLine="420"/>
        <w:rPr>
          <w:rFonts w:ascii="Times New Roman" w:hAnsi="Times New Roman"/>
        </w:rPr>
      </w:pPr>
      <w:r w:rsidRPr="00D135DD">
        <w:rPr>
          <w:rFonts w:ascii="Times New Roman" w:hAnsi="Times New Roman"/>
        </w:rPr>
        <w:t xml:space="preserve">   </w:t>
      </w:r>
    </w:p>
    <w:p w14:paraId="7EC7740D" w14:textId="77777777" w:rsidR="008251AC" w:rsidRPr="00D135DD" w:rsidRDefault="008251AC" w:rsidP="008251AC">
      <w:pPr>
        <w:pStyle w:val="ab"/>
        <w:ind w:firstLine="420"/>
        <w:rPr>
          <w:rFonts w:ascii="Times New Roman" w:eastAsia="黑体" w:hAnsi="Times New Roman"/>
        </w:rPr>
      </w:pPr>
      <w:r w:rsidRPr="00D135DD">
        <w:rPr>
          <w:rFonts w:ascii="Times New Roman" w:eastAsia="黑体" w:hAnsi="Times New Roman"/>
        </w:rPr>
        <w:t>5</w:t>
      </w:r>
      <w:r w:rsidRPr="00D135DD">
        <w:rPr>
          <w:rFonts w:ascii="Times New Roman" w:eastAsia="黑体" w:hAnsi="Times New Roman" w:hint="eastAsia"/>
        </w:rPr>
        <w:t>.1</w:t>
      </w:r>
      <w:r w:rsidRPr="00D135DD">
        <w:rPr>
          <w:rFonts w:ascii="Times New Roman" w:eastAsia="黑体" w:hAnsi="Times New Roman" w:hint="eastAsia"/>
        </w:rPr>
        <w:t>模块描述</w:t>
      </w:r>
    </w:p>
    <w:p w14:paraId="44BC126E" w14:textId="77777777" w:rsidR="008251AC" w:rsidRPr="00D135DD" w:rsidRDefault="008251AC" w:rsidP="008251AC">
      <w:pPr>
        <w:pStyle w:val="ab"/>
        <w:ind w:firstLine="420"/>
        <w:rPr>
          <w:rFonts w:ascii="Times New Roman" w:hAnsi="Times New Roman"/>
        </w:rPr>
      </w:pPr>
      <w:r w:rsidRPr="00D135DD">
        <w:rPr>
          <w:rFonts w:ascii="Times New Roman" w:hAnsi="Times New Roman" w:hint="eastAsia"/>
        </w:rPr>
        <w:t xml:space="preserve">   </w:t>
      </w:r>
      <w:r w:rsidRPr="00D135DD">
        <w:rPr>
          <w:rFonts w:ascii="Times New Roman" w:hAnsi="Times New Roman" w:hint="eastAsia"/>
        </w:rPr>
        <w:t>代码混淆模块</w:t>
      </w:r>
      <w:r w:rsidRPr="00D135DD">
        <w:rPr>
          <w:rFonts w:ascii="Times New Roman" w:hAnsi="Times New Roman"/>
        </w:rPr>
        <w:t>使用混淆算法保护</w:t>
      </w:r>
      <w:r w:rsidRPr="00D135DD">
        <w:rPr>
          <w:rFonts w:ascii="Times New Roman" w:hAnsi="Times New Roman" w:hint="eastAsia"/>
        </w:rPr>
        <w:t>JavaScrip</w:t>
      </w:r>
      <w:r w:rsidRPr="00D135DD">
        <w:rPr>
          <w:rFonts w:ascii="Times New Roman" w:hAnsi="Times New Roman"/>
        </w:rPr>
        <w:t>t</w:t>
      </w:r>
      <w:r w:rsidRPr="00D135DD">
        <w:rPr>
          <w:rFonts w:ascii="Times New Roman" w:hAnsi="Times New Roman" w:hint="eastAsia"/>
        </w:rPr>
        <w:t>脚本。</w:t>
      </w:r>
    </w:p>
    <w:p w14:paraId="7E1BDB9A" w14:textId="77777777" w:rsidR="008251AC" w:rsidRPr="00D135DD" w:rsidRDefault="008251AC" w:rsidP="008251AC">
      <w:pPr>
        <w:pStyle w:val="ab"/>
        <w:ind w:firstLine="420"/>
        <w:rPr>
          <w:rFonts w:ascii="Times New Roman" w:eastAsia="黑体" w:hAnsi="Times New Roman"/>
        </w:rPr>
      </w:pPr>
      <w:r w:rsidRPr="00D135DD">
        <w:rPr>
          <w:rFonts w:ascii="Times New Roman" w:eastAsia="黑体" w:hAnsi="Times New Roman"/>
        </w:rPr>
        <w:t>5</w:t>
      </w:r>
      <w:r w:rsidRPr="00D135DD">
        <w:rPr>
          <w:rFonts w:ascii="Times New Roman" w:eastAsia="黑体" w:hAnsi="Times New Roman" w:hint="eastAsia"/>
        </w:rPr>
        <w:t>.3</w:t>
      </w:r>
      <w:r w:rsidRPr="00D135DD">
        <w:rPr>
          <w:rFonts w:ascii="Times New Roman" w:eastAsia="黑体" w:hAnsi="Times New Roman" w:hint="eastAsia"/>
        </w:rPr>
        <w:t>性能</w:t>
      </w:r>
    </w:p>
    <w:p w14:paraId="0DC49464" w14:textId="77777777" w:rsidR="008251AC" w:rsidRPr="00D135DD" w:rsidRDefault="008251AC" w:rsidP="008251AC">
      <w:pPr>
        <w:pStyle w:val="ab"/>
        <w:ind w:firstLine="420"/>
        <w:rPr>
          <w:rFonts w:ascii="Times New Roman" w:hAnsi="Times New Roman"/>
        </w:rPr>
      </w:pPr>
      <w:r w:rsidRPr="00D135DD">
        <w:rPr>
          <w:rFonts w:ascii="Times New Roman" w:hAnsi="Times New Roman" w:hint="eastAsia"/>
        </w:rPr>
        <w:t xml:space="preserve">    </w:t>
      </w:r>
      <w:r w:rsidRPr="00D135DD">
        <w:rPr>
          <w:rFonts w:ascii="Times New Roman" w:hAnsi="Times New Roman" w:hint="eastAsia"/>
        </w:rPr>
        <w:t>无</w:t>
      </w:r>
    </w:p>
    <w:p w14:paraId="497D741A" w14:textId="77777777" w:rsidR="008251AC" w:rsidRPr="00D135DD" w:rsidRDefault="008251AC" w:rsidP="008251AC">
      <w:pPr>
        <w:pStyle w:val="ab"/>
        <w:ind w:firstLine="420"/>
        <w:rPr>
          <w:rFonts w:ascii="Times New Roman" w:eastAsia="黑体" w:hAnsi="Times New Roman"/>
        </w:rPr>
      </w:pPr>
      <w:r w:rsidRPr="00D135DD">
        <w:rPr>
          <w:rFonts w:ascii="Times New Roman" w:eastAsia="黑体" w:hAnsi="Times New Roman"/>
        </w:rPr>
        <w:t>5.</w:t>
      </w:r>
      <w:r w:rsidRPr="00D135DD">
        <w:rPr>
          <w:rFonts w:ascii="Times New Roman" w:eastAsia="黑体" w:hAnsi="Times New Roman" w:hint="eastAsia"/>
        </w:rPr>
        <w:t>4</w:t>
      </w:r>
      <w:r w:rsidRPr="00D135DD">
        <w:rPr>
          <w:rFonts w:ascii="Times New Roman" w:eastAsia="黑体" w:hAnsi="Times New Roman" w:hint="eastAsia"/>
        </w:rPr>
        <w:t>输入项</w:t>
      </w:r>
    </w:p>
    <w:p w14:paraId="6CDBF6FD" w14:textId="77777777" w:rsidR="008251AC" w:rsidRPr="00D135DD" w:rsidRDefault="008251AC" w:rsidP="008251AC">
      <w:pPr>
        <w:pStyle w:val="ab"/>
        <w:ind w:firstLine="420"/>
        <w:rPr>
          <w:rFonts w:ascii="Times New Roman" w:hAnsi="Times New Roman"/>
        </w:rPr>
      </w:pPr>
      <w:r w:rsidRPr="00D135DD">
        <w:rPr>
          <w:rFonts w:ascii="Times New Roman" w:hAnsi="Times New Roman" w:hint="eastAsia"/>
        </w:rPr>
        <w:t xml:space="preserve">    </w:t>
      </w:r>
      <w:r w:rsidRPr="00D135DD">
        <w:rPr>
          <w:rFonts w:ascii="Times New Roman" w:hAnsi="Times New Roman" w:hint="eastAsia"/>
        </w:rPr>
        <w:t>待混淆脚本</w:t>
      </w:r>
    </w:p>
    <w:p w14:paraId="4D9F372E" w14:textId="77777777" w:rsidR="008251AC" w:rsidRPr="00D135DD" w:rsidRDefault="008251AC" w:rsidP="008251AC">
      <w:pPr>
        <w:pStyle w:val="ab"/>
        <w:ind w:firstLine="420"/>
        <w:rPr>
          <w:rFonts w:ascii="Times New Roman" w:eastAsia="黑体" w:hAnsi="Times New Roman"/>
        </w:rPr>
      </w:pPr>
      <w:r w:rsidRPr="00D135DD">
        <w:rPr>
          <w:rFonts w:ascii="Times New Roman" w:eastAsia="黑体" w:hAnsi="Times New Roman"/>
        </w:rPr>
        <w:t>5.</w:t>
      </w:r>
      <w:r w:rsidRPr="00D135DD">
        <w:rPr>
          <w:rFonts w:ascii="Times New Roman" w:eastAsia="黑体" w:hAnsi="Times New Roman" w:hint="eastAsia"/>
        </w:rPr>
        <w:t>5</w:t>
      </w:r>
      <w:r w:rsidRPr="00D135DD">
        <w:rPr>
          <w:rFonts w:ascii="Times New Roman" w:eastAsia="黑体" w:hAnsi="Times New Roman" w:hint="eastAsia"/>
        </w:rPr>
        <w:t>输出项</w:t>
      </w:r>
    </w:p>
    <w:p w14:paraId="7014AF82" w14:textId="77777777" w:rsidR="008251AC" w:rsidRPr="00D135DD" w:rsidRDefault="008251AC" w:rsidP="008251AC">
      <w:pPr>
        <w:pStyle w:val="ab"/>
        <w:ind w:firstLine="420"/>
        <w:rPr>
          <w:rFonts w:ascii="Times New Roman" w:hAnsi="Times New Roman"/>
        </w:rPr>
      </w:pPr>
      <w:r w:rsidRPr="00D135DD">
        <w:rPr>
          <w:rFonts w:ascii="Times New Roman" w:hAnsi="Times New Roman" w:hint="eastAsia"/>
        </w:rPr>
        <w:t xml:space="preserve">    </w:t>
      </w:r>
      <w:r w:rsidRPr="00D135DD">
        <w:rPr>
          <w:rFonts w:ascii="Times New Roman" w:hAnsi="Times New Roman" w:hint="eastAsia"/>
        </w:rPr>
        <w:t>已混淆脚本</w:t>
      </w:r>
    </w:p>
    <w:p w14:paraId="649DF939" w14:textId="77777777" w:rsidR="008251AC" w:rsidRPr="00D135DD" w:rsidRDefault="008251AC" w:rsidP="008251AC">
      <w:pPr>
        <w:pStyle w:val="ab"/>
        <w:ind w:firstLine="420"/>
        <w:rPr>
          <w:rFonts w:ascii="Times New Roman" w:eastAsia="黑体" w:hAnsi="Times New Roman"/>
        </w:rPr>
      </w:pPr>
      <w:r w:rsidRPr="00D135DD">
        <w:rPr>
          <w:rFonts w:ascii="Times New Roman" w:eastAsia="黑体" w:hAnsi="Times New Roman"/>
        </w:rPr>
        <w:t>5.</w:t>
      </w:r>
      <w:r w:rsidRPr="00D135DD">
        <w:rPr>
          <w:rFonts w:ascii="Times New Roman" w:eastAsia="黑体" w:hAnsi="Times New Roman" w:hint="eastAsia"/>
        </w:rPr>
        <w:t>6</w:t>
      </w:r>
      <w:r w:rsidRPr="00D135DD">
        <w:rPr>
          <w:rFonts w:ascii="Times New Roman" w:eastAsia="黑体" w:hAnsi="Times New Roman" w:hint="eastAsia"/>
        </w:rPr>
        <w:t>设计方法（算法）</w:t>
      </w:r>
    </w:p>
    <w:p w14:paraId="1B6EE83C" w14:textId="77777777" w:rsidR="008251AC" w:rsidRPr="00D135DD" w:rsidRDefault="008251AC" w:rsidP="008251AC">
      <w:pPr>
        <w:pStyle w:val="ab"/>
        <w:ind w:firstLine="420"/>
        <w:rPr>
          <w:rFonts w:ascii="Times New Roman" w:hAnsi="Times New Roman"/>
        </w:rPr>
      </w:pPr>
      <w:r w:rsidRPr="00D135DD">
        <w:rPr>
          <w:rFonts w:ascii="Times New Roman" w:hAnsi="Times New Roman" w:hint="eastAsia"/>
        </w:rPr>
        <w:t xml:space="preserve">    </w:t>
      </w:r>
      <w:r w:rsidRPr="00D135DD">
        <w:rPr>
          <w:rFonts w:ascii="Times New Roman" w:hAnsi="Times New Roman" w:hint="eastAsia"/>
        </w:rPr>
        <w:t>正则匹配替换</w:t>
      </w:r>
      <w:r w:rsidRPr="00D135DD">
        <w:rPr>
          <w:rFonts w:ascii="Times New Roman" w:hAnsi="Times New Roman"/>
        </w:rPr>
        <w:t>名称</w:t>
      </w:r>
    </w:p>
    <w:p w14:paraId="08D00830" w14:textId="77777777" w:rsidR="008251AC" w:rsidRPr="00D135DD" w:rsidRDefault="008251AC" w:rsidP="008251AC">
      <w:pPr>
        <w:pStyle w:val="ab"/>
        <w:ind w:firstLine="420"/>
        <w:rPr>
          <w:rFonts w:ascii="Times New Roman" w:eastAsia="黑体" w:hAnsi="Times New Roman"/>
        </w:rPr>
      </w:pPr>
      <w:r w:rsidRPr="00D135DD">
        <w:rPr>
          <w:rFonts w:ascii="Times New Roman" w:eastAsia="黑体" w:hAnsi="Times New Roman"/>
        </w:rPr>
        <w:t>5.</w:t>
      </w:r>
      <w:r w:rsidRPr="00D135DD">
        <w:rPr>
          <w:rFonts w:ascii="Times New Roman" w:eastAsia="黑体" w:hAnsi="Times New Roman" w:hint="eastAsia"/>
        </w:rPr>
        <w:t>7</w:t>
      </w:r>
      <w:r w:rsidRPr="00D135DD">
        <w:rPr>
          <w:rFonts w:ascii="Times New Roman" w:eastAsia="黑体" w:hAnsi="Times New Roman" w:hint="eastAsia"/>
        </w:rPr>
        <w:t>流程逻辑</w:t>
      </w:r>
    </w:p>
    <w:p w14:paraId="2FD6CA5E" w14:textId="77777777" w:rsidR="008251AC" w:rsidRPr="00D135DD" w:rsidRDefault="008251AC" w:rsidP="008251AC">
      <w:pPr>
        <w:pStyle w:val="ab"/>
        <w:ind w:firstLine="420"/>
        <w:rPr>
          <w:rFonts w:ascii="Times New Roman" w:hAnsi="Times New Roman"/>
        </w:rPr>
      </w:pPr>
      <w:r w:rsidRPr="00D135DD">
        <w:rPr>
          <w:rFonts w:ascii="Times New Roman" w:hAnsi="Times New Roman"/>
        </w:rPr>
        <w:t xml:space="preserve"> </w:t>
      </w:r>
      <w:r w:rsidRPr="00D135DD">
        <w:rPr>
          <w:rFonts w:ascii="Times New Roman" w:hAnsi="Times New Roman" w:hint="eastAsia"/>
        </w:rPr>
        <w:t xml:space="preserve"> </w:t>
      </w:r>
      <w:r w:rsidRPr="00D135DD">
        <w:rPr>
          <w:rFonts w:ascii="Times New Roman" w:hAnsi="Times New Roman"/>
        </w:rPr>
        <w:t xml:space="preserve">  </w:t>
      </w:r>
    </w:p>
    <w:p w14:paraId="5E1E4313" w14:textId="77777777" w:rsidR="008251AC" w:rsidRPr="00D135DD" w:rsidRDefault="008251AC" w:rsidP="008251AC">
      <w:pPr>
        <w:pStyle w:val="ab"/>
        <w:ind w:firstLine="420"/>
        <w:rPr>
          <w:rFonts w:ascii="Times New Roman" w:eastAsia="黑体" w:hAnsi="Times New Roman"/>
        </w:rPr>
      </w:pPr>
      <w:r w:rsidRPr="00D135DD">
        <w:rPr>
          <w:rFonts w:ascii="Times New Roman" w:eastAsia="黑体" w:hAnsi="Times New Roman"/>
        </w:rPr>
        <w:t>5.</w:t>
      </w:r>
      <w:r w:rsidRPr="00D135DD">
        <w:rPr>
          <w:rFonts w:ascii="Times New Roman" w:eastAsia="黑体" w:hAnsi="Times New Roman" w:hint="eastAsia"/>
        </w:rPr>
        <w:t>8</w:t>
      </w:r>
      <w:r w:rsidRPr="00D135DD">
        <w:rPr>
          <w:rFonts w:ascii="Times New Roman" w:eastAsia="黑体" w:hAnsi="Times New Roman" w:hint="eastAsia"/>
        </w:rPr>
        <w:t>接口</w:t>
      </w:r>
    </w:p>
    <w:p w14:paraId="4A002251" w14:textId="77777777" w:rsidR="008251AC" w:rsidRPr="00D135DD" w:rsidRDefault="008251AC" w:rsidP="008251AC">
      <w:pPr>
        <w:pStyle w:val="ab"/>
        <w:ind w:firstLine="420"/>
        <w:rPr>
          <w:rFonts w:ascii="Times New Roman" w:hAnsi="Times New Roman"/>
        </w:rPr>
      </w:pPr>
      <w:r w:rsidRPr="00D135DD">
        <w:rPr>
          <w:rFonts w:ascii="Times New Roman" w:hAnsi="Times New Roman" w:hint="eastAsia"/>
        </w:rPr>
        <w:t>（</w:t>
      </w:r>
      <w:r w:rsidRPr="00D135DD">
        <w:rPr>
          <w:rFonts w:ascii="Times New Roman" w:hAnsi="Times New Roman" w:hint="eastAsia"/>
        </w:rPr>
        <w:t>1</w:t>
      </w:r>
      <w:r w:rsidRPr="00D135DD">
        <w:rPr>
          <w:rFonts w:ascii="Times New Roman" w:hAnsi="Times New Roman" w:hint="eastAsia"/>
        </w:rPr>
        <w:t>）拿到上游响应</w:t>
      </w:r>
      <w:r w:rsidRPr="00D135DD">
        <w:rPr>
          <w:rFonts w:ascii="Times New Roman" w:hAnsi="Times New Roman"/>
        </w:rPr>
        <w:t>。</w:t>
      </w:r>
      <w:r w:rsidRPr="00D135DD">
        <w:rPr>
          <w:rFonts w:ascii="Times New Roman" w:hAnsi="Times New Roman"/>
        </w:rPr>
        <w:tab/>
      </w:r>
      <w:r w:rsidRPr="00D135DD">
        <w:rPr>
          <w:rFonts w:ascii="Times New Roman" w:hAnsi="Times New Roman"/>
        </w:rPr>
        <w:tab/>
      </w:r>
    </w:p>
    <w:p w14:paraId="02316548" w14:textId="77777777" w:rsidR="008251AC" w:rsidRPr="00D135DD" w:rsidRDefault="008251AC" w:rsidP="008251AC">
      <w:pPr>
        <w:pStyle w:val="ab"/>
        <w:ind w:firstLine="420"/>
        <w:rPr>
          <w:rFonts w:ascii="Times New Roman" w:hAnsi="Times New Roman"/>
        </w:rPr>
      </w:pPr>
      <w:r w:rsidRPr="00D135DD">
        <w:rPr>
          <w:rFonts w:ascii="Times New Roman" w:hAnsi="Times New Roman" w:hint="eastAsia"/>
        </w:rPr>
        <w:t>（</w:t>
      </w:r>
      <w:r w:rsidRPr="00D135DD">
        <w:rPr>
          <w:rFonts w:ascii="Times New Roman" w:hAnsi="Times New Roman" w:hint="eastAsia"/>
        </w:rPr>
        <w:t>2</w:t>
      </w:r>
      <w:r w:rsidRPr="00D135DD">
        <w:rPr>
          <w:rFonts w:ascii="Times New Roman" w:hAnsi="Times New Roman" w:hint="eastAsia"/>
        </w:rPr>
        <w:t>）输出到发送链</w:t>
      </w:r>
    </w:p>
    <w:p w14:paraId="3C072531" w14:textId="77777777" w:rsidR="008251AC" w:rsidRPr="00D135DD" w:rsidRDefault="008251AC" w:rsidP="008251AC">
      <w:pPr>
        <w:pStyle w:val="ab"/>
        <w:ind w:firstLine="420"/>
        <w:rPr>
          <w:rFonts w:ascii="Times New Roman" w:eastAsia="黑体" w:hAnsi="Times New Roman"/>
        </w:rPr>
      </w:pPr>
      <w:r w:rsidRPr="00D135DD">
        <w:rPr>
          <w:rFonts w:ascii="Times New Roman" w:eastAsia="黑体" w:hAnsi="Times New Roman"/>
        </w:rPr>
        <w:t>5.</w:t>
      </w:r>
      <w:r w:rsidRPr="00D135DD">
        <w:rPr>
          <w:rFonts w:ascii="Times New Roman" w:eastAsia="黑体" w:hAnsi="Times New Roman" w:hint="eastAsia"/>
        </w:rPr>
        <w:t>9</w:t>
      </w:r>
      <w:r w:rsidRPr="00D135DD">
        <w:rPr>
          <w:rFonts w:ascii="Times New Roman" w:eastAsia="黑体" w:hAnsi="Times New Roman" w:hint="eastAsia"/>
        </w:rPr>
        <w:t>存储分配</w:t>
      </w:r>
    </w:p>
    <w:p w14:paraId="792A9ED1" w14:textId="77777777" w:rsidR="008251AC" w:rsidRPr="00D135DD" w:rsidRDefault="008251AC" w:rsidP="008251AC">
      <w:pPr>
        <w:pStyle w:val="ab"/>
        <w:ind w:firstLine="420"/>
        <w:rPr>
          <w:rFonts w:ascii="Times New Roman" w:hAnsi="Times New Roman"/>
        </w:rPr>
      </w:pPr>
      <w:r w:rsidRPr="00D135DD">
        <w:rPr>
          <w:rFonts w:ascii="Times New Roman" w:hAnsi="Times New Roman" w:hint="eastAsia"/>
        </w:rPr>
        <w:t xml:space="preserve">    </w:t>
      </w:r>
      <w:r w:rsidRPr="00D135DD">
        <w:rPr>
          <w:rFonts w:ascii="Times New Roman" w:hAnsi="Times New Roman" w:hint="eastAsia"/>
        </w:rPr>
        <w:t>无</w:t>
      </w:r>
    </w:p>
    <w:p w14:paraId="731BBCD9" w14:textId="77777777" w:rsidR="008251AC" w:rsidRPr="00D135DD" w:rsidRDefault="008251AC" w:rsidP="008251AC">
      <w:pPr>
        <w:pStyle w:val="ab"/>
        <w:ind w:firstLine="420"/>
        <w:rPr>
          <w:rFonts w:ascii="Times New Roman" w:eastAsia="黑体" w:hAnsi="Times New Roman"/>
        </w:rPr>
      </w:pPr>
      <w:r w:rsidRPr="00D135DD">
        <w:rPr>
          <w:rFonts w:ascii="Times New Roman" w:eastAsia="黑体" w:hAnsi="Times New Roman"/>
        </w:rPr>
        <w:t>5.</w:t>
      </w:r>
      <w:r w:rsidRPr="00D135DD">
        <w:rPr>
          <w:rFonts w:ascii="Times New Roman" w:eastAsia="黑体" w:hAnsi="Times New Roman" w:hint="eastAsia"/>
        </w:rPr>
        <w:t>10</w:t>
      </w:r>
      <w:r w:rsidRPr="00D135DD">
        <w:rPr>
          <w:rFonts w:ascii="Times New Roman" w:eastAsia="黑体" w:hAnsi="Times New Roman" w:hint="eastAsia"/>
        </w:rPr>
        <w:t>注释设计</w:t>
      </w:r>
    </w:p>
    <w:p w14:paraId="0A28B3AB" w14:textId="77777777" w:rsidR="008251AC" w:rsidRPr="00D135DD" w:rsidRDefault="008251AC" w:rsidP="008251AC">
      <w:pPr>
        <w:pStyle w:val="ab"/>
        <w:ind w:firstLine="420"/>
        <w:rPr>
          <w:rFonts w:ascii="Times New Roman" w:hAnsi="Times New Roman"/>
        </w:rPr>
      </w:pPr>
      <w:r w:rsidRPr="00D135DD">
        <w:rPr>
          <w:rFonts w:ascii="Times New Roman" w:hAnsi="Times New Roman" w:hint="eastAsia"/>
        </w:rPr>
        <w:t xml:space="preserve">    </w:t>
      </w:r>
    </w:p>
    <w:p w14:paraId="56814AB6" w14:textId="77777777" w:rsidR="008251AC" w:rsidRPr="00D135DD" w:rsidRDefault="008251AC" w:rsidP="008251AC">
      <w:pPr>
        <w:pStyle w:val="ab"/>
        <w:ind w:firstLine="420"/>
        <w:rPr>
          <w:rFonts w:ascii="Times New Roman" w:eastAsia="黑体" w:hAnsi="Times New Roman"/>
        </w:rPr>
      </w:pPr>
      <w:r w:rsidRPr="00D135DD">
        <w:rPr>
          <w:rFonts w:ascii="Times New Roman" w:eastAsia="黑体" w:hAnsi="Times New Roman"/>
        </w:rPr>
        <w:t>5.</w:t>
      </w:r>
      <w:r w:rsidRPr="00D135DD">
        <w:rPr>
          <w:rFonts w:ascii="Times New Roman" w:eastAsia="黑体" w:hAnsi="Times New Roman" w:hint="eastAsia"/>
        </w:rPr>
        <w:t>11</w:t>
      </w:r>
      <w:r w:rsidRPr="00D135DD">
        <w:rPr>
          <w:rFonts w:ascii="Times New Roman" w:eastAsia="黑体" w:hAnsi="Times New Roman" w:hint="eastAsia"/>
        </w:rPr>
        <w:t>限制条件</w:t>
      </w:r>
    </w:p>
    <w:p w14:paraId="391C0CAC" w14:textId="77777777" w:rsidR="008251AC" w:rsidRPr="00D135DD" w:rsidRDefault="008251AC" w:rsidP="008251AC">
      <w:pPr>
        <w:pStyle w:val="ab"/>
        <w:ind w:firstLine="420"/>
        <w:rPr>
          <w:rFonts w:ascii="Times New Roman" w:hAnsi="Times New Roman"/>
        </w:rPr>
      </w:pPr>
      <w:r w:rsidRPr="00D135DD">
        <w:rPr>
          <w:rFonts w:ascii="Times New Roman" w:hAnsi="Times New Roman" w:hint="eastAsia"/>
        </w:rPr>
        <w:t xml:space="preserve">    </w:t>
      </w:r>
      <w:r w:rsidRPr="00D135DD">
        <w:rPr>
          <w:rFonts w:ascii="Times New Roman" w:hAnsi="Times New Roman" w:hint="eastAsia"/>
        </w:rPr>
        <w:t>只针对</w:t>
      </w:r>
      <w:r w:rsidRPr="00D135DD">
        <w:rPr>
          <w:rFonts w:ascii="Times New Roman" w:hAnsi="Times New Roman"/>
        </w:rPr>
        <w:t>Nginx</w:t>
      </w:r>
      <w:r w:rsidRPr="00D135DD">
        <w:rPr>
          <w:rFonts w:ascii="Times New Roman" w:hAnsi="Times New Roman" w:hint="eastAsia"/>
        </w:rPr>
        <w:t>服务器</w:t>
      </w:r>
    </w:p>
    <w:p w14:paraId="041EF330" w14:textId="77777777" w:rsidR="008251AC" w:rsidRPr="00D135DD" w:rsidRDefault="008251AC" w:rsidP="008251AC">
      <w:pPr>
        <w:pStyle w:val="ab"/>
        <w:ind w:firstLine="420"/>
        <w:rPr>
          <w:rFonts w:ascii="Times New Roman" w:eastAsia="黑体" w:hAnsi="Times New Roman"/>
        </w:rPr>
      </w:pPr>
      <w:r w:rsidRPr="00D135DD">
        <w:rPr>
          <w:rFonts w:ascii="Times New Roman" w:eastAsia="黑体" w:hAnsi="Times New Roman"/>
        </w:rPr>
        <w:t>5.</w:t>
      </w:r>
      <w:r w:rsidRPr="00D135DD">
        <w:rPr>
          <w:rFonts w:ascii="Times New Roman" w:eastAsia="黑体" w:hAnsi="Times New Roman" w:hint="eastAsia"/>
        </w:rPr>
        <w:t>12</w:t>
      </w:r>
      <w:r w:rsidRPr="00D135DD">
        <w:rPr>
          <w:rFonts w:ascii="Times New Roman" w:eastAsia="黑体" w:hAnsi="Times New Roman" w:hint="eastAsia"/>
        </w:rPr>
        <w:t>测试计划</w:t>
      </w:r>
    </w:p>
    <w:p w14:paraId="32641D9A" w14:textId="77777777" w:rsidR="008251AC" w:rsidRPr="00D135DD" w:rsidRDefault="008251AC" w:rsidP="008251AC">
      <w:pPr>
        <w:pStyle w:val="ab"/>
        <w:ind w:firstLine="420"/>
        <w:rPr>
          <w:rFonts w:ascii="Times New Roman" w:hAnsi="Times New Roman"/>
        </w:rPr>
      </w:pPr>
      <w:r w:rsidRPr="00D135DD">
        <w:rPr>
          <w:rFonts w:ascii="Times New Roman" w:hAnsi="Times New Roman" w:hint="eastAsia"/>
        </w:rPr>
        <w:t xml:space="preserve">    </w:t>
      </w:r>
      <w:r w:rsidRPr="00D135DD">
        <w:rPr>
          <w:rFonts w:ascii="Times New Roman" w:hAnsi="Times New Roman" w:hint="eastAsia"/>
        </w:rPr>
        <w:t>通过</w:t>
      </w:r>
      <w:r w:rsidRPr="00D135DD">
        <w:rPr>
          <w:rFonts w:ascii="Times New Roman" w:hAnsi="Times New Roman"/>
        </w:rPr>
        <w:t>模块提供的指令来启动模块。</w:t>
      </w:r>
    </w:p>
    <w:p w14:paraId="45D07A62" w14:textId="77777777" w:rsidR="008251AC" w:rsidRPr="00D135DD" w:rsidRDefault="008251AC" w:rsidP="008251AC">
      <w:pPr>
        <w:pStyle w:val="ab"/>
        <w:ind w:firstLine="420"/>
        <w:rPr>
          <w:rFonts w:ascii="Times New Roman" w:eastAsia="黑体" w:hAnsi="Times New Roman"/>
        </w:rPr>
      </w:pPr>
      <w:r w:rsidRPr="00D135DD">
        <w:rPr>
          <w:rFonts w:ascii="Times New Roman" w:eastAsia="黑体" w:hAnsi="Times New Roman"/>
        </w:rPr>
        <w:t>5.</w:t>
      </w:r>
      <w:r w:rsidRPr="00D135DD">
        <w:rPr>
          <w:rFonts w:ascii="Times New Roman" w:eastAsia="黑体" w:hAnsi="Times New Roman" w:hint="eastAsia"/>
        </w:rPr>
        <w:t>13</w:t>
      </w:r>
      <w:r w:rsidRPr="00D135DD">
        <w:rPr>
          <w:rFonts w:ascii="Times New Roman" w:eastAsia="黑体" w:hAnsi="Times New Roman" w:hint="eastAsia"/>
        </w:rPr>
        <w:t>尚未解决的问题</w:t>
      </w:r>
    </w:p>
    <w:p w14:paraId="69F3C87B" w14:textId="77777777" w:rsidR="008251AC" w:rsidRPr="00D135DD" w:rsidRDefault="008251AC" w:rsidP="008251AC">
      <w:pPr>
        <w:pStyle w:val="ab"/>
        <w:ind w:firstLine="420"/>
        <w:rPr>
          <w:rFonts w:ascii="Times New Roman" w:hAnsi="Times New Roman"/>
        </w:rPr>
      </w:pPr>
    </w:p>
    <w:p w14:paraId="3071B8C5" w14:textId="77777777" w:rsidR="008251AC" w:rsidRPr="00D135DD" w:rsidRDefault="008251AC" w:rsidP="008251AC">
      <w:pPr>
        <w:pStyle w:val="a8"/>
        <w:ind w:firstLineChars="0" w:firstLine="0"/>
      </w:pPr>
    </w:p>
    <w:p w14:paraId="518B72CF" w14:textId="77777777" w:rsidR="008251AC" w:rsidRPr="00D135DD" w:rsidRDefault="008251AC" w:rsidP="008251AC">
      <w:pPr>
        <w:pStyle w:val="a8"/>
        <w:ind w:firstLine="420"/>
      </w:pPr>
    </w:p>
    <w:p w14:paraId="6DC04600" w14:textId="0CBE636F" w:rsidR="004D7759" w:rsidRPr="00D135DD" w:rsidRDefault="004D7759">
      <w:pPr>
        <w:ind w:firstLine="480"/>
        <w:rPr>
          <w:rFonts w:eastAsia="宋体" w:cs="Times New Roman"/>
          <w:sz w:val="21"/>
        </w:rPr>
      </w:pPr>
      <w:r w:rsidRPr="00D135DD">
        <w:br w:type="page"/>
      </w:r>
    </w:p>
    <w:p w14:paraId="7EF942AE" w14:textId="49FD9ACD" w:rsidR="008251AC" w:rsidRPr="00D135DD" w:rsidRDefault="004D7759" w:rsidP="004D7759">
      <w:pPr>
        <w:pStyle w:val="-10"/>
        <w:ind w:firstLine="600"/>
        <w:jc w:val="both"/>
      </w:pPr>
      <w:bookmarkStart w:id="232" w:name="_Toc7728467"/>
      <w:r w:rsidRPr="00D135DD">
        <w:rPr>
          <w:rFonts w:hint="eastAsia"/>
        </w:rPr>
        <w:t>附录</w:t>
      </w:r>
      <w:r w:rsidRPr="00D135DD">
        <w:rPr>
          <w:rFonts w:hint="eastAsia"/>
        </w:rPr>
        <w:t>11</w:t>
      </w:r>
      <w:r w:rsidRPr="00D135DD">
        <w:t xml:space="preserve"> </w:t>
      </w:r>
      <w:r w:rsidRPr="00D135DD">
        <w:rPr>
          <w:rFonts w:hint="eastAsia"/>
        </w:rPr>
        <w:t>模块开发说明书</w:t>
      </w:r>
      <w:bookmarkEnd w:id="232"/>
    </w:p>
    <w:p w14:paraId="2C688D6D" w14:textId="75DBFB01" w:rsidR="00DE508F" w:rsidRPr="00D135DD" w:rsidRDefault="00DE508F" w:rsidP="00DE508F">
      <w:pPr>
        <w:ind w:firstLine="880"/>
        <w:jc w:val="center"/>
        <w:rPr>
          <w:rFonts w:eastAsia="黑体"/>
          <w:sz w:val="44"/>
        </w:rPr>
      </w:pPr>
      <w:r w:rsidRPr="00D135DD">
        <w:rPr>
          <w:rFonts w:eastAsia="黑体"/>
          <w:noProof/>
          <w:sz w:val="44"/>
        </w:rPr>
        <mc:AlternateContent>
          <mc:Choice Requires="wps">
            <w:drawing>
              <wp:anchor distT="0" distB="0" distL="114300" distR="114300" simplePos="0" relativeHeight="251677696" behindDoc="0" locked="0" layoutInCell="0" allowOverlap="1" wp14:anchorId="1B0510F7" wp14:editId="2C66912B">
                <wp:simplePos x="0" y="0"/>
                <wp:positionH relativeFrom="column">
                  <wp:posOffset>0</wp:posOffset>
                </wp:positionH>
                <wp:positionV relativeFrom="paragraph">
                  <wp:posOffset>495300</wp:posOffset>
                </wp:positionV>
                <wp:extent cx="5143500" cy="0"/>
                <wp:effectExtent l="0" t="0" r="0" b="0"/>
                <wp:wrapTopAndBottom/>
                <wp:docPr id="49" name="直接连接符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D135790" id="直接连接符 49" o:spid="_x0000_s1026" style="position:absolute;left:0;text-align:lef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pt" to="40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" o:allowincell="f" stroked="f">
                <w10:wrap type="topAndBottom"/>
              </v:line>
            </w:pict>
          </mc:Fallback>
        </mc:AlternateContent>
      </w:r>
      <w:r w:rsidRPr="00D135DD">
        <w:rPr>
          <w:rFonts w:eastAsia="黑体" w:hint="eastAsia"/>
          <w:sz w:val="44"/>
        </w:rPr>
        <w:t>基于代码混淆的</w:t>
      </w:r>
      <w:r w:rsidRPr="00D135DD">
        <w:rPr>
          <w:rFonts w:eastAsia="黑体"/>
          <w:sz w:val="44"/>
        </w:rPr>
        <w:t>W</w:t>
      </w:r>
      <w:r w:rsidRPr="00D135DD">
        <w:rPr>
          <w:rFonts w:eastAsia="黑体" w:hint="eastAsia"/>
          <w:sz w:val="44"/>
        </w:rPr>
        <w:t>eb</w:t>
      </w:r>
      <w:r w:rsidRPr="00D135DD">
        <w:rPr>
          <w:rFonts w:eastAsia="黑体" w:hint="eastAsia"/>
          <w:sz w:val="44"/>
        </w:rPr>
        <w:t>站点动态防御系统</w:t>
      </w:r>
    </w:p>
    <w:p w14:paraId="42066331" w14:textId="77777777" w:rsidR="00DE508F" w:rsidRPr="00D135DD" w:rsidRDefault="00DE508F" w:rsidP="00DE508F">
      <w:pPr>
        <w:ind w:firstLine="880"/>
        <w:jc w:val="center"/>
        <w:rPr>
          <w:rFonts w:eastAsia="黑体"/>
          <w:sz w:val="44"/>
        </w:rPr>
      </w:pPr>
    </w:p>
    <w:p w14:paraId="0A182B6A" w14:textId="77777777" w:rsidR="00DE508F" w:rsidRPr="00D135DD" w:rsidRDefault="00DE508F" w:rsidP="00DE508F">
      <w:pPr>
        <w:ind w:firstLine="880"/>
        <w:jc w:val="center"/>
        <w:rPr>
          <w:rFonts w:eastAsia="黑体"/>
          <w:sz w:val="44"/>
        </w:rPr>
      </w:pPr>
      <w:r w:rsidRPr="00D135DD">
        <w:rPr>
          <w:rFonts w:eastAsia="黑体" w:hint="eastAsia"/>
          <w:sz w:val="44"/>
        </w:rPr>
        <w:t>模块开发说明</w:t>
      </w:r>
    </w:p>
    <w:p w14:paraId="5C464877" w14:textId="77777777" w:rsidR="00DE508F" w:rsidRPr="00D135DD" w:rsidRDefault="00DE508F" w:rsidP="00DE508F">
      <w:pPr>
        <w:ind w:firstLine="560"/>
        <w:jc w:val="center"/>
        <w:rPr>
          <w:sz w:val="28"/>
        </w:rPr>
      </w:pPr>
    </w:p>
    <w:p w14:paraId="0F56D799" w14:textId="77777777" w:rsidR="00DE508F" w:rsidRPr="00D135DD" w:rsidRDefault="00DE508F" w:rsidP="00DE508F">
      <w:pPr>
        <w:ind w:firstLine="560"/>
        <w:jc w:val="center"/>
        <w:rPr>
          <w:sz w:val="28"/>
        </w:rPr>
      </w:pPr>
      <w:r w:rsidRPr="00D135DD">
        <w:rPr>
          <w:rFonts w:hint="eastAsia"/>
          <w:sz w:val="28"/>
        </w:rPr>
        <w:t>[V</w:t>
      </w:r>
      <w:r w:rsidRPr="00D135DD">
        <w:rPr>
          <w:sz w:val="28"/>
        </w:rPr>
        <w:t>1.0</w:t>
      </w:r>
      <w:r w:rsidRPr="00D135DD">
        <w:rPr>
          <w:rFonts w:hint="eastAsia"/>
          <w:sz w:val="28"/>
        </w:rPr>
        <w:t>]</w:t>
      </w:r>
    </w:p>
    <w:p w14:paraId="1199BE4F" w14:textId="77777777" w:rsidR="00DE508F" w:rsidRPr="00D135DD" w:rsidRDefault="00DE508F" w:rsidP="00DE508F">
      <w:pPr>
        <w:ind w:firstLine="560"/>
        <w:jc w:val="center"/>
        <w:rPr>
          <w:sz w:val="28"/>
        </w:rPr>
      </w:pPr>
    </w:p>
    <w:p w14:paraId="5226993E" w14:textId="77777777" w:rsidR="00DE508F" w:rsidRPr="00D135DD" w:rsidRDefault="00DE508F" w:rsidP="00DE508F">
      <w:pPr>
        <w:ind w:firstLine="560"/>
        <w:jc w:val="center"/>
        <w:rPr>
          <w:sz w:val="28"/>
        </w:rPr>
      </w:pPr>
    </w:p>
    <w:p w14:paraId="2DD1B05F" w14:textId="77777777" w:rsidR="00DE508F" w:rsidRPr="00D135DD" w:rsidRDefault="00DE508F" w:rsidP="00DE508F">
      <w:pPr>
        <w:ind w:firstLine="560"/>
        <w:jc w:val="center"/>
        <w:rPr>
          <w:sz w:val="28"/>
        </w:rPr>
      </w:pPr>
    </w:p>
    <w:p w14:paraId="606805F9" w14:textId="77777777" w:rsidR="00DE508F" w:rsidRPr="00D135DD" w:rsidRDefault="00DE508F" w:rsidP="00DE508F">
      <w:pPr>
        <w:ind w:firstLine="480"/>
      </w:pPr>
    </w:p>
    <w:p w14:paraId="11BA1D04" w14:textId="77777777" w:rsidR="00DE508F" w:rsidRPr="00D135DD" w:rsidRDefault="00DE508F" w:rsidP="00DE508F">
      <w:pPr>
        <w:spacing w:line="720" w:lineRule="auto"/>
        <w:ind w:firstLine="560"/>
        <w:jc w:val="center"/>
        <w:rPr>
          <w:sz w:val="28"/>
        </w:rPr>
      </w:pPr>
      <w:r w:rsidRPr="00D135DD">
        <w:rPr>
          <w:rFonts w:hint="eastAsia"/>
          <w:sz w:val="28"/>
        </w:rPr>
        <w:t>拟</w:t>
      </w:r>
      <w:r w:rsidRPr="00D135DD">
        <w:rPr>
          <w:sz w:val="28"/>
        </w:rPr>
        <w:t xml:space="preserve"> </w:t>
      </w:r>
      <w:r w:rsidRPr="00D135DD">
        <w:rPr>
          <w:rFonts w:hint="eastAsia"/>
          <w:sz w:val="28"/>
        </w:rPr>
        <w:t>制</w:t>
      </w:r>
      <w:r w:rsidRPr="00D135DD">
        <w:rPr>
          <w:sz w:val="28"/>
        </w:rPr>
        <w:t xml:space="preserve"> </w:t>
      </w:r>
      <w:r w:rsidRPr="00D135DD">
        <w:rPr>
          <w:rFonts w:hint="eastAsia"/>
          <w:sz w:val="28"/>
        </w:rPr>
        <w:t>人</w:t>
      </w:r>
      <w:r w:rsidRPr="00D135DD">
        <w:rPr>
          <w:sz w:val="28"/>
        </w:rPr>
        <w:t>__________</w:t>
      </w:r>
      <w:proofErr w:type="gramStart"/>
      <w:r w:rsidRPr="00D135DD">
        <w:rPr>
          <w:rFonts w:hint="eastAsia"/>
          <w:sz w:val="28"/>
        </w:rPr>
        <w:t>邵</w:t>
      </w:r>
      <w:proofErr w:type="gramEnd"/>
      <w:r w:rsidRPr="00D135DD">
        <w:rPr>
          <w:rFonts w:hint="eastAsia"/>
          <w:sz w:val="28"/>
        </w:rPr>
        <w:t>欣欣</w:t>
      </w:r>
      <w:r w:rsidRPr="00D135DD">
        <w:rPr>
          <w:sz w:val="28"/>
        </w:rPr>
        <w:t>____________</w:t>
      </w:r>
    </w:p>
    <w:p w14:paraId="2BF7EA16" w14:textId="77777777" w:rsidR="00DE508F" w:rsidRPr="00D135DD" w:rsidRDefault="00DE508F" w:rsidP="00DE508F">
      <w:pPr>
        <w:spacing w:line="720" w:lineRule="auto"/>
        <w:ind w:firstLine="560"/>
        <w:jc w:val="center"/>
        <w:rPr>
          <w:sz w:val="28"/>
        </w:rPr>
      </w:pPr>
      <w:r w:rsidRPr="00D135DD">
        <w:rPr>
          <w:rFonts w:hint="eastAsia"/>
          <w:sz w:val="28"/>
        </w:rPr>
        <w:t>审</w:t>
      </w:r>
      <w:r w:rsidRPr="00D135DD">
        <w:rPr>
          <w:sz w:val="28"/>
        </w:rPr>
        <w:t xml:space="preserve"> </w:t>
      </w:r>
      <w:r w:rsidRPr="00D135DD">
        <w:rPr>
          <w:rFonts w:hint="eastAsia"/>
          <w:sz w:val="28"/>
        </w:rPr>
        <w:t>核</w:t>
      </w:r>
      <w:r w:rsidRPr="00D135DD">
        <w:rPr>
          <w:sz w:val="28"/>
        </w:rPr>
        <w:t xml:space="preserve"> </w:t>
      </w:r>
      <w:r w:rsidRPr="00D135DD">
        <w:rPr>
          <w:rFonts w:hint="eastAsia"/>
          <w:sz w:val="28"/>
        </w:rPr>
        <w:t>人</w:t>
      </w:r>
      <w:r w:rsidRPr="00D135DD">
        <w:rPr>
          <w:sz w:val="28"/>
        </w:rPr>
        <w:t>_________</w:t>
      </w:r>
      <w:r w:rsidRPr="00D135DD">
        <w:rPr>
          <w:rFonts w:hint="eastAsia"/>
          <w:sz w:val="28"/>
        </w:rPr>
        <w:t>王海舟</w:t>
      </w:r>
      <w:r w:rsidRPr="00D135DD">
        <w:rPr>
          <w:sz w:val="28"/>
        </w:rPr>
        <w:t>_____________</w:t>
      </w:r>
    </w:p>
    <w:p w14:paraId="60DC1A58" w14:textId="77777777" w:rsidR="00DE508F" w:rsidRPr="00D135DD" w:rsidRDefault="00DE508F" w:rsidP="00DE508F">
      <w:pPr>
        <w:spacing w:line="720" w:lineRule="auto"/>
        <w:ind w:firstLine="560"/>
        <w:jc w:val="center"/>
        <w:rPr>
          <w:sz w:val="28"/>
        </w:rPr>
      </w:pPr>
      <w:r w:rsidRPr="00D135DD">
        <w:rPr>
          <w:rFonts w:hint="eastAsia"/>
          <w:sz w:val="28"/>
        </w:rPr>
        <w:t>批</w:t>
      </w:r>
      <w:r w:rsidRPr="00D135DD">
        <w:rPr>
          <w:sz w:val="28"/>
        </w:rPr>
        <w:t xml:space="preserve"> </w:t>
      </w:r>
      <w:r w:rsidRPr="00D135DD">
        <w:rPr>
          <w:rFonts w:hint="eastAsia"/>
          <w:sz w:val="28"/>
        </w:rPr>
        <w:t>准</w:t>
      </w:r>
      <w:r w:rsidRPr="00D135DD">
        <w:rPr>
          <w:sz w:val="28"/>
        </w:rPr>
        <w:t xml:space="preserve"> </w:t>
      </w:r>
      <w:r w:rsidRPr="00D135DD">
        <w:rPr>
          <w:rFonts w:hint="eastAsia"/>
          <w:sz w:val="28"/>
        </w:rPr>
        <w:t>人</w:t>
      </w:r>
      <w:r w:rsidRPr="00D135DD">
        <w:rPr>
          <w:sz w:val="28"/>
        </w:rPr>
        <w:t>__________</w:t>
      </w:r>
      <w:r w:rsidRPr="00D135DD">
        <w:rPr>
          <w:rFonts w:hint="eastAsia"/>
          <w:sz w:val="28"/>
        </w:rPr>
        <w:t>王海舟</w:t>
      </w:r>
      <w:r w:rsidRPr="00D135DD">
        <w:rPr>
          <w:sz w:val="28"/>
        </w:rPr>
        <w:t>____________</w:t>
      </w:r>
    </w:p>
    <w:p w14:paraId="76EB7F54" w14:textId="77777777" w:rsidR="00DE508F" w:rsidRPr="00D135DD" w:rsidRDefault="00DE508F" w:rsidP="00DE508F">
      <w:pPr>
        <w:ind w:firstLine="560"/>
        <w:jc w:val="center"/>
        <w:rPr>
          <w:sz w:val="28"/>
        </w:rPr>
      </w:pPr>
    </w:p>
    <w:p w14:paraId="43809FCB" w14:textId="77777777" w:rsidR="00DE508F" w:rsidRPr="00D135DD" w:rsidRDefault="00DE508F" w:rsidP="00DE508F">
      <w:pPr>
        <w:ind w:firstLine="560"/>
        <w:jc w:val="center"/>
        <w:rPr>
          <w:sz w:val="28"/>
        </w:rPr>
      </w:pPr>
    </w:p>
    <w:p w14:paraId="387F0657" w14:textId="77777777" w:rsidR="00DE508F" w:rsidRPr="00D135DD" w:rsidRDefault="00DE508F" w:rsidP="00DE508F">
      <w:pPr>
        <w:ind w:firstLine="560"/>
        <w:jc w:val="center"/>
        <w:rPr>
          <w:sz w:val="28"/>
        </w:rPr>
      </w:pPr>
    </w:p>
    <w:p w14:paraId="7C22F80A" w14:textId="77777777" w:rsidR="00DE508F" w:rsidRPr="00D135DD" w:rsidRDefault="00DE508F" w:rsidP="00DE508F">
      <w:pPr>
        <w:ind w:firstLine="560"/>
        <w:jc w:val="center"/>
        <w:rPr>
          <w:sz w:val="28"/>
        </w:rPr>
      </w:pPr>
    </w:p>
    <w:p w14:paraId="64929FED" w14:textId="77777777" w:rsidR="00DE508F" w:rsidRPr="00D135DD" w:rsidRDefault="00DE508F" w:rsidP="00DE508F">
      <w:pPr>
        <w:ind w:firstLine="560"/>
        <w:jc w:val="center"/>
        <w:rPr>
          <w:sz w:val="28"/>
        </w:rPr>
      </w:pPr>
      <w:r w:rsidRPr="00D135DD">
        <w:rPr>
          <w:rFonts w:hint="eastAsia"/>
          <w:sz w:val="28"/>
        </w:rPr>
        <w:t>[</w:t>
      </w:r>
      <w:r w:rsidRPr="00D135DD">
        <w:rPr>
          <w:rFonts w:hint="eastAsia"/>
          <w:sz w:val="28"/>
        </w:rPr>
        <w:t>二零一九年三月二十六日</w:t>
      </w:r>
      <w:r w:rsidRPr="00D135DD">
        <w:rPr>
          <w:rFonts w:hint="eastAsia"/>
          <w:sz w:val="28"/>
        </w:rPr>
        <w:t>]</w:t>
      </w:r>
    </w:p>
    <w:p w14:paraId="680E3085" w14:textId="7FBCF08B" w:rsidR="00DE508F" w:rsidRPr="00D135DD" w:rsidRDefault="00DE508F" w:rsidP="00DE508F">
      <w:pPr>
        <w:pStyle w:val="a8"/>
        <w:ind w:firstLineChars="0" w:firstLine="0"/>
      </w:pPr>
      <w:r w:rsidRPr="00D135DD">
        <w:rPr>
          <w:rFonts w:hint="eastAsia"/>
        </w:rPr>
        <w:t xml:space="preserve"> </w:t>
      </w:r>
    </w:p>
    <w:p w14:paraId="03684DF7" w14:textId="77777777" w:rsidR="00DE508F" w:rsidRPr="00D135DD" w:rsidRDefault="00DE508F" w:rsidP="00CD5E67">
      <w:pPr>
        <w:pStyle w:val="3"/>
        <w:ind w:left="420" w:firstLine="643"/>
      </w:pPr>
      <w:r w:rsidRPr="00D135DD">
        <w:rPr>
          <w:rFonts w:hint="eastAsia"/>
        </w:rPr>
        <w:t>1</w:t>
      </w:r>
      <w:r w:rsidRPr="00D135DD">
        <w:rPr>
          <w:rFonts w:hint="eastAsia"/>
        </w:rPr>
        <w:t>．标题</w:t>
      </w:r>
    </w:p>
    <w:p w14:paraId="5383A292" w14:textId="77777777" w:rsidR="00DE508F" w:rsidRPr="00D135DD" w:rsidRDefault="00DE508F" w:rsidP="00DE508F">
      <w:pPr>
        <w:pStyle w:val="ab"/>
        <w:ind w:left="210" w:firstLine="420"/>
        <w:rPr>
          <w:rFonts w:ascii="Times New Roman" w:hAnsi="Times New Roman"/>
        </w:rPr>
      </w:pPr>
      <w:r w:rsidRPr="00D135DD">
        <w:rPr>
          <w:rFonts w:ascii="Times New Roman" w:hAnsi="Times New Roman" w:hint="eastAsia"/>
        </w:rPr>
        <w:t>系统名称：基于代码混淆的</w:t>
      </w:r>
      <w:r w:rsidRPr="00D135DD">
        <w:rPr>
          <w:rFonts w:ascii="Times New Roman" w:hAnsi="Times New Roman" w:hint="eastAsia"/>
        </w:rPr>
        <w:t>Web</w:t>
      </w:r>
      <w:r w:rsidRPr="00D135DD">
        <w:rPr>
          <w:rFonts w:ascii="Times New Roman" w:hAnsi="Times New Roman" w:hint="eastAsia"/>
        </w:rPr>
        <w:t>站点动态防御系统</w:t>
      </w:r>
    </w:p>
    <w:p w14:paraId="7C008A76" w14:textId="77777777" w:rsidR="00DE508F" w:rsidRPr="00D135DD" w:rsidRDefault="00DE508F" w:rsidP="00DE508F">
      <w:pPr>
        <w:pStyle w:val="ab"/>
        <w:ind w:left="210" w:firstLine="420"/>
        <w:rPr>
          <w:rFonts w:ascii="Times New Roman" w:hAnsi="Times New Roman"/>
        </w:rPr>
      </w:pPr>
      <w:r w:rsidRPr="00D135DD">
        <w:rPr>
          <w:rFonts w:ascii="Times New Roman" w:hAnsi="Times New Roman" w:hint="eastAsia"/>
        </w:rPr>
        <w:t>模块名称和标识符：</w:t>
      </w:r>
      <w:r w:rsidRPr="00D135DD">
        <w:rPr>
          <w:rFonts w:ascii="Times New Roman" w:hAnsi="Times New Roman"/>
        </w:rPr>
        <w:t>Nginx</w:t>
      </w:r>
      <w:r w:rsidRPr="00D135DD">
        <w:rPr>
          <w:rFonts w:ascii="Times New Roman" w:hAnsi="Times New Roman"/>
        </w:rPr>
        <w:t>模块开发（</w:t>
      </w:r>
      <w:r w:rsidRPr="00D135DD">
        <w:rPr>
          <w:rFonts w:ascii="Times New Roman" w:hAnsi="Times New Roman" w:hint="eastAsia"/>
        </w:rPr>
        <w:t>01</w:t>
      </w:r>
      <w:r w:rsidRPr="00D135DD">
        <w:rPr>
          <w:rFonts w:ascii="Times New Roman" w:hAnsi="Times New Roman"/>
        </w:rPr>
        <w:t>）</w:t>
      </w:r>
      <w:r w:rsidRPr="00D135DD">
        <w:rPr>
          <w:rFonts w:ascii="Times New Roman" w:hAnsi="Times New Roman" w:hint="eastAsia"/>
        </w:rPr>
        <w:t>、</w:t>
      </w:r>
      <w:r w:rsidRPr="00D135DD">
        <w:rPr>
          <w:rFonts w:ascii="Times New Roman" w:hAnsi="Times New Roman"/>
        </w:rPr>
        <w:t>动态</w:t>
      </w:r>
      <w:r w:rsidRPr="00D135DD">
        <w:rPr>
          <w:rFonts w:ascii="Times New Roman" w:hAnsi="Times New Roman"/>
        </w:rPr>
        <w:t>ID</w:t>
      </w:r>
      <w:r w:rsidRPr="00D135DD">
        <w:rPr>
          <w:rFonts w:ascii="Times New Roman" w:hAnsi="Times New Roman"/>
        </w:rPr>
        <w:t>模块（</w:t>
      </w:r>
      <w:r w:rsidRPr="00D135DD">
        <w:rPr>
          <w:rFonts w:ascii="Times New Roman" w:hAnsi="Times New Roman" w:hint="eastAsia"/>
        </w:rPr>
        <w:t>02</w:t>
      </w:r>
      <w:r w:rsidRPr="00D135DD">
        <w:rPr>
          <w:rFonts w:ascii="Times New Roman" w:hAnsi="Times New Roman"/>
        </w:rPr>
        <w:t>）</w:t>
      </w:r>
      <w:r w:rsidRPr="00D135DD">
        <w:rPr>
          <w:rFonts w:ascii="Times New Roman" w:hAnsi="Times New Roman" w:hint="eastAsia"/>
        </w:rPr>
        <w:t>、</w:t>
      </w:r>
      <w:r w:rsidRPr="00D135DD">
        <w:rPr>
          <w:rFonts w:ascii="Times New Roman" w:hAnsi="Times New Roman"/>
        </w:rPr>
        <w:t>代码混淆模块（</w:t>
      </w:r>
      <w:r w:rsidRPr="00D135DD">
        <w:rPr>
          <w:rFonts w:ascii="Times New Roman" w:hAnsi="Times New Roman" w:hint="eastAsia"/>
        </w:rPr>
        <w:t>03</w:t>
      </w:r>
      <w:r w:rsidRPr="00D135DD">
        <w:rPr>
          <w:rFonts w:ascii="Times New Roman" w:hAnsi="Times New Roman"/>
        </w:rPr>
        <w:t>）</w:t>
      </w:r>
    </w:p>
    <w:p w14:paraId="3BCCBF63" w14:textId="77777777" w:rsidR="00DE508F" w:rsidRPr="00D135DD" w:rsidRDefault="00DE508F" w:rsidP="00DE508F">
      <w:pPr>
        <w:pStyle w:val="ab"/>
        <w:ind w:left="210" w:firstLine="420"/>
        <w:rPr>
          <w:rFonts w:ascii="Times New Roman" w:hAnsi="Times New Roman"/>
        </w:rPr>
      </w:pPr>
      <w:r w:rsidRPr="00D135DD">
        <w:rPr>
          <w:rFonts w:ascii="Times New Roman" w:hAnsi="Times New Roman" w:hint="eastAsia"/>
        </w:rPr>
        <w:t>程序编制员签名</w:t>
      </w:r>
      <w:r w:rsidRPr="00D135DD">
        <w:rPr>
          <w:rFonts w:ascii="Times New Roman" w:hAnsi="Times New Roman" w:hint="eastAsia"/>
        </w:rPr>
        <w:t>:</w:t>
      </w:r>
      <w:proofErr w:type="gramStart"/>
      <w:r w:rsidRPr="00D135DD">
        <w:rPr>
          <w:rFonts w:ascii="Times New Roman" w:hAnsi="Times New Roman" w:hint="eastAsia"/>
        </w:rPr>
        <w:t>邵</w:t>
      </w:r>
      <w:proofErr w:type="gramEnd"/>
      <w:r w:rsidRPr="00D135DD">
        <w:rPr>
          <w:rFonts w:ascii="Times New Roman" w:hAnsi="Times New Roman" w:hint="eastAsia"/>
        </w:rPr>
        <w:t>欣欣</w:t>
      </w:r>
    </w:p>
    <w:p w14:paraId="38D70FCF" w14:textId="77777777" w:rsidR="00DE508F" w:rsidRPr="00D135DD" w:rsidRDefault="00DE508F" w:rsidP="00DE508F">
      <w:pPr>
        <w:pStyle w:val="ab"/>
        <w:ind w:left="210" w:firstLine="420"/>
        <w:rPr>
          <w:rFonts w:ascii="Times New Roman" w:hAnsi="Times New Roman"/>
        </w:rPr>
      </w:pPr>
      <w:r w:rsidRPr="00D135DD">
        <w:rPr>
          <w:rFonts w:ascii="Times New Roman" w:hAnsi="Times New Roman" w:hint="eastAsia"/>
        </w:rPr>
        <w:t>修改完成日期：</w:t>
      </w:r>
      <w:r w:rsidRPr="00D135DD">
        <w:rPr>
          <w:rFonts w:ascii="Times New Roman" w:hAnsi="Times New Roman" w:hint="eastAsia"/>
        </w:rPr>
        <w:t>2019</w:t>
      </w:r>
      <w:r w:rsidRPr="00D135DD">
        <w:rPr>
          <w:rFonts w:ascii="Times New Roman" w:hAnsi="Times New Roman" w:hint="eastAsia"/>
        </w:rPr>
        <w:t>年</w:t>
      </w:r>
      <w:r w:rsidRPr="00D135DD">
        <w:rPr>
          <w:rFonts w:ascii="Times New Roman" w:hAnsi="Times New Roman" w:hint="eastAsia"/>
        </w:rPr>
        <w:t>4</w:t>
      </w:r>
      <w:r w:rsidRPr="00D135DD">
        <w:rPr>
          <w:rFonts w:ascii="Times New Roman" w:hAnsi="Times New Roman" w:hint="eastAsia"/>
        </w:rPr>
        <w:t>月</w:t>
      </w:r>
      <w:r w:rsidRPr="00D135DD">
        <w:rPr>
          <w:rFonts w:ascii="Times New Roman" w:hAnsi="Times New Roman" w:hint="eastAsia"/>
        </w:rPr>
        <w:t>27</w:t>
      </w:r>
      <w:r w:rsidRPr="00D135DD">
        <w:rPr>
          <w:rFonts w:ascii="Times New Roman" w:hAnsi="Times New Roman" w:hint="eastAsia"/>
        </w:rPr>
        <w:t>日</w:t>
      </w:r>
    </w:p>
    <w:p w14:paraId="2D863FAF" w14:textId="77777777" w:rsidR="00DE508F" w:rsidRPr="00D135DD" w:rsidRDefault="00DE508F" w:rsidP="00DE508F">
      <w:pPr>
        <w:pStyle w:val="ab"/>
        <w:ind w:left="210" w:firstLine="420"/>
        <w:rPr>
          <w:rFonts w:ascii="Times New Roman" w:hAnsi="Times New Roman"/>
        </w:rPr>
      </w:pPr>
      <w:r w:rsidRPr="00D135DD">
        <w:rPr>
          <w:rFonts w:ascii="Times New Roman" w:hAnsi="Times New Roman" w:hint="eastAsia"/>
        </w:rPr>
        <w:t>编排日期：</w:t>
      </w:r>
      <w:r w:rsidRPr="00D135DD">
        <w:rPr>
          <w:rFonts w:ascii="Times New Roman" w:hAnsi="Times New Roman" w:hint="eastAsia"/>
        </w:rPr>
        <w:t>2019</w:t>
      </w:r>
      <w:r w:rsidRPr="00D135DD">
        <w:rPr>
          <w:rFonts w:ascii="Times New Roman" w:hAnsi="Times New Roman" w:hint="eastAsia"/>
        </w:rPr>
        <w:t>年</w:t>
      </w:r>
      <w:r w:rsidRPr="00D135DD">
        <w:rPr>
          <w:rFonts w:ascii="Times New Roman" w:hAnsi="Times New Roman" w:hint="eastAsia"/>
        </w:rPr>
        <w:t>4</w:t>
      </w:r>
      <w:r w:rsidRPr="00D135DD">
        <w:rPr>
          <w:rFonts w:ascii="Times New Roman" w:hAnsi="Times New Roman" w:hint="eastAsia"/>
        </w:rPr>
        <w:t>月</w:t>
      </w:r>
      <w:r w:rsidRPr="00D135DD">
        <w:rPr>
          <w:rFonts w:ascii="Times New Roman" w:hAnsi="Times New Roman" w:hint="eastAsia"/>
        </w:rPr>
        <w:t>27</w:t>
      </w:r>
      <w:r w:rsidRPr="00D135DD">
        <w:rPr>
          <w:rFonts w:ascii="Times New Roman" w:hAnsi="Times New Roman" w:hint="eastAsia"/>
        </w:rPr>
        <w:t>日</w:t>
      </w:r>
    </w:p>
    <w:p w14:paraId="1245DAFE" w14:textId="77777777" w:rsidR="00DE508F" w:rsidRPr="00D135DD" w:rsidRDefault="00DE508F" w:rsidP="00CD5E67">
      <w:pPr>
        <w:pStyle w:val="3"/>
        <w:ind w:firstLine="643"/>
      </w:pPr>
      <w:r w:rsidRPr="00D135DD">
        <w:rPr>
          <w:rFonts w:hint="eastAsia"/>
        </w:rPr>
        <w:t>2</w:t>
      </w:r>
      <w:r w:rsidRPr="00D135DD">
        <w:rPr>
          <w:rFonts w:hint="eastAsia"/>
        </w:rPr>
        <w:t>．</w:t>
      </w:r>
      <w:r w:rsidRPr="00D135DD">
        <w:rPr>
          <w:rFonts w:eastAsia="楷体_GB2312" w:hint="eastAsia"/>
        </w:rPr>
        <w:t>模块开发情况表</w:t>
      </w:r>
    </w:p>
    <w:tbl>
      <w:tblPr>
        <w:tblStyle w:val="ae"/>
        <w:tblW w:w="0" w:type="auto"/>
        <w:tblInd w:w="392" w:type="dxa"/>
        <w:tblLook w:val="04A0" w:firstRow="1" w:lastRow="0" w:firstColumn="1" w:lastColumn="0" w:noHBand="0" w:noVBand="1"/>
      </w:tblPr>
      <w:tblGrid>
        <w:gridCol w:w="1697"/>
        <w:gridCol w:w="2082"/>
        <w:gridCol w:w="2105"/>
        <w:gridCol w:w="2105"/>
      </w:tblGrid>
      <w:tr w:rsidR="00DE508F" w:rsidRPr="00D135DD" w14:paraId="0CEF4562" w14:textId="77777777" w:rsidTr="00CD5E67">
        <w:tc>
          <w:tcPr>
            <w:tcW w:w="1738" w:type="dxa"/>
            <w:vAlign w:val="center"/>
          </w:tcPr>
          <w:p w14:paraId="1CEF0184" w14:textId="77777777" w:rsidR="00DE508F" w:rsidRPr="00D135DD" w:rsidRDefault="00DE508F" w:rsidP="00CD5E67">
            <w:pPr>
              <w:pStyle w:val="af"/>
            </w:pPr>
            <w:r w:rsidRPr="00D135DD">
              <w:rPr>
                <w:rFonts w:hint="eastAsia"/>
              </w:rPr>
              <w:t>标识符</w:t>
            </w:r>
          </w:p>
        </w:tc>
        <w:tc>
          <w:tcPr>
            <w:tcW w:w="2130" w:type="dxa"/>
            <w:vAlign w:val="center"/>
          </w:tcPr>
          <w:p w14:paraId="1819E41F" w14:textId="77777777" w:rsidR="00DE508F" w:rsidRPr="00D135DD" w:rsidRDefault="00DE508F" w:rsidP="00CD5E67">
            <w:pPr>
              <w:pStyle w:val="af"/>
            </w:pPr>
            <w:r w:rsidRPr="00D135DD">
              <w:rPr>
                <w:rFonts w:hint="eastAsia"/>
              </w:rPr>
              <w:t>模块名称</w:t>
            </w:r>
          </w:p>
        </w:tc>
        <w:tc>
          <w:tcPr>
            <w:tcW w:w="2131" w:type="dxa"/>
            <w:vAlign w:val="center"/>
          </w:tcPr>
          <w:p w14:paraId="34513175" w14:textId="77777777" w:rsidR="00DE508F" w:rsidRPr="00D135DD" w:rsidRDefault="00DE508F" w:rsidP="00CD5E67">
            <w:pPr>
              <w:pStyle w:val="af"/>
            </w:pPr>
            <w:r w:rsidRPr="00D135DD">
              <w:rPr>
                <w:rFonts w:hint="eastAsia"/>
              </w:rPr>
              <w:t>开发开始日期</w:t>
            </w:r>
          </w:p>
        </w:tc>
        <w:tc>
          <w:tcPr>
            <w:tcW w:w="2131" w:type="dxa"/>
            <w:vAlign w:val="center"/>
          </w:tcPr>
          <w:p w14:paraId="29E33830" w14:textId="77777777" w:rsidR="00DE508F" w:rsidRPr="00D135DD" w:rsidRDefault="00DE508F" w:rsidP="00CD5E67">
            <w:pPr>
              <w:pStyle w:val="af"/>
            </w:pPr>
            <w:r w:rsidRPr="00D135DD">
              <w:rPr>
                <w:rFonts w:hint="eastAsia"/>
              </w:rPr>
              <w:t>开发完成日期</w:t>
            </w:r>
          </w:p>
        </w:tc>
      </w:tr>
      <w:tr w:rsidR="00DE508F" w:rsidRPr="00D135DD" w14:paraId="4DC2BA11" w14:textId="77777777" w:rsidTr="00CD5E67">
        <w:tc>
          <w:tcPr>
            <w:tcW w:w="1738" w:type="dxa"/>
          </w:tcPr>
          <w:p w14:paraId="52458011" w14:textId="77777777" w:rsidR="00DE508F" w:rsidRPr="00D135DD" w:rsidRDefault="00DE508F" w:rsidP="00CD5E67">
            <w:pPr>
              <w:ind w:firstLine="400"/>
            </w:pPr>
            <w:r w:rsidRPr="00D135DD">
              <w:rPr>
                <w:rFonts w:hint="eastAsia"/>
              </w:rPr>
              <w:t>01</w:t>
            </w:r>
          </w:p>
        </w:tc>
        <w:tc>
          <w:tcPr>
            <w:tcW w:w="2130" w:type="dxa"/>
          </w:tcPr>
          <w:p w14:paraId="4F4EE03F" w14:textId="77777777" w:rsidR="00DE508F" w:rsidRPr="00D135DD" w:rsidRDefault="00DE508F" w:rsidP="00CD5E67">
            <w:pPr>
              <w:ind w:firstLine="400"/>
            </w:pPr>
            <w:r w:rsidRPr="00D135DD">
              <w:t>Nginx</w:t>
            </w:r>
            <w:r w:rsidRPr="00D135DD">
              <w:t>模块开发</w:t>
            </w:r>
          </w:p>
        </w:tc>
        <w:tc>
          <w:tcPr>
            <w:tcW w:w="2131" w:type="dxa"/>
            <w:vAlign w:val="center"/>
          </w:tcPr>
          <w:p w14:paraId="1FFDA316" w14:textId="77777777" w:rsidR="00DE508F" w:rsidRPr="00D135DD" w:rsidRDefault="00DE508F" w:rsidP="00CD5E67">
            <w:pPr>
              <w:pStyle w:val="af"/>
            </w:pPr>
            <w:r w:rsidRPr="00D135DD">
              <w:rPr>
                <w:rFonts w:hint="eastAsia"/>
              </w:rPr>
              <w:t>2018.10.22</w:t>
            </w:r>
          </w:p>
        </w:tc>
        <w:tc>
          <w:tcPr>
            <w:tcW w:w="2131" w:type="dxa"/>
            <w:vAlign w:val="center"/>
          </w:tcPr>
          <w:p w14:paraId="6066406F" w14:textId="77777777" w:rsidR="00DE508F" w:rsidRPr="00D135DD" w:rsidRDefault="00DE508F" w:rsidP="00CD5E67">
            <w:pPr>
              <w:pStyle w:val="af"/>
            </w:pPr>
            <w:r w:rsidRPr="00D135DD">
              <w:rPr>
                <w:rFonts w:hint="eastAsia"/>
              </w:rPr>
              <w:t>2018.11.22</w:t>
            </w:r>
          </w:p>
        </w:tc>
      </w:tr>
      <w:tr w:rsidR="00DE508F" w:rsidRPr="00D135DD" w14:paraId="002FAE83" w14:textId="77777777" w:rsidTr="00CD5E67">
        <w:tc>
          <w:tcPr>
            <w:tcW w:w="1738" w:type="dxa"/>
          </w:tcPr>
          <w:p w14:paraId="4268EC8D" w14:textId="77777777" w:rsidR="00DE508F" w:rsidRPr="00D135DD" w:rsidRDefault="00DE508F" w:rsidP="00CD5E67">
            <w:pPr>
              <w:ind w:firstLine="400"/>
            </w:pPr>
            <w:r w:rsidRPr="00D135DD">
              <w:rPr>
                <w:rFonts w:hint="eastAsia"/>
              </w:rPr>
              <w:t>02</w:t>
            </w:r>
          </w:p>
        </w:tc>
        <w:tc>
          <w:tcPr>
            <w:tcW w:w="2130" w:type="dxa"/>
          </w:tcPr>
          <w:p w14:paraId="4E47B6E9" w14:textId="77777777" w:rsidR="00DE508F" w:rsidRPr="00D135DD" w:rsidRDefault="00DE508F" w:rsidP="00CD5E67">
            <w:pPr>
              <w:ind w:firstLine="400"/>
            </w:pPr>
            <w:r w:rsidRPr="00D135DD">
              <w:t>动态</w:t>
            </w:r>
            <w:r w:rsidRPr="00D135DD">
              <w:t>ID</w:t>
            </w:r>
            <w:r w:rsidRPr="00D135DD">
              <w:t>模块</w:t>
            </w:r>
          </w:p>
        </w:tc>
        <w:tc>
          <w:tcPr>
            <w:tcW w:w="2131" w:type="dxa"/>
            <w:vAlign w:val="center"/>
          </w:tcPr>
          <w:p w14:paraId="3040F2BF" w14:textId="77777777" w:rsidR="00DE508F" w:rsidRPr="00D135DD" w:rsidRDefault="00DE508F" w:rsidP="00CD5E67">
            <w:pPr>
              <w:pStyle w:val="af"/>
            </w:pPr>
            <w:r w:rsidRPr="00D135DD">
              <w:rPr>
                <w:rFonts w:hint="eastAsia"/>
              </w:rPr>
              <w:t>2018.11.25</w:t>
            </w:r>
          </w:p>
        </w:tc>
        <w:tc>
          <w:tcPr>
            <w:tcW w:w="2131" w:type="dxa"/>
            <w:vAlign w:val="center"/>
          </w:tcPr>
          <w:p w14:paraId="46AD44A8" w14:textId="77777777" w:rsidR="00DE508F" w:rsidRPr="00D135DD" w:rsidRDefault="00DE508F" w:rsidP="00CD5E67">
            <w:pPr>
              <w:pStyle w:val="af"/>
            </w:pPr>
            <w:r w:rsidRPr="00D135DD">
              <w:rPr>
                <w:rFonts w:hint="eastAsia"/>
              </w:rPr>
              <w:t>2019.1.2</w:t>
            </w:r>
          </w:p>
        </w:tc>
      </w:tr>
      <w:tr w:rsidR="00DE508F" w:rsidRPr="00D135DD" w14:paraId="4442E4D8" w14:textId="77777777" w:rsidTr="00CD5E67">
        <w:tc>
          <w:tcPr>
            <w:tcW w:w="1738" w:type="dxa"/>
          </w:tcPr>
          <w:p w14:paraId="40468406" w14:textId="77777777" w:rsidR="00DE508F" w:rsidRPr="00D135DD" w:rsidRDefault="00DE508F" w:rsidP="00CD5E67">
            <w:pPr>
              <w:ind w:firstLine="400"/>
            </w:pPr>
            <w:r w:rsidRPr="00D135DD">
              <w:rPr>
                <w:rFonts w:hint="eastAsia"/>
              </w:rPr>
              <w:t>03</w:t>
            </w:r>
          </w:p>
        </w:tc>
        <w:tc>
          <w:tcPr>
            <w:tcW w:w="2130" w:type="dxa"/>
          </w:tcPr>
          <w:p w14:paraId="6C43A901" w14:textId="77777777" w:rsidR="00DE508F" w:rsidRPr="00D135DD" w:rsidRDefault="00DE508F" w:rsidP="00CD5E67">
            <w:pPr>
              <w:ind w:firstLine="400"/>
            </w:pPr>
            <w:r w:rsidRPr="00D135DD">
              <w:t>代码混淆模块</w:t>
            </w:r>
          </w:p>
        </w:tc>
        <w:tc>
          <w:tcPr>
            <w:tcW w:w="2131" w:type="dxa"/>
          </w:tcPr>
          <w:p w14:paraId="7AB776E2" w14:textId="77777777" w:rsidR="00DE508F" w:rsidRPr="00D135DD" w:rsidRDefault="00DE508F" w:rsidP="00CD5E67">
            <w:pPr>
              <w:ind w:firstLine="400"/>
            </w:pPr>
            <w:r w:rsidRPr="00D135DD">
              <w:rPr>
                <w:rFonts w:hint="eastAsia"/>
              </w:rPr>
              <w:t>2019.1.2</w:t>
            </w:r>
          </w:p>
        </w:tc>
        <w:tc>
          <w:tcPr>
            <w:tcW w:w="2131" w:type="dxa"/>
          </w:tcPr>
          <w:p w14:paraId="6B58AF1D" w14:textId="77777777" w:rsidR="00DE508F" w:rsidRPr="00D135DD" w:rsidRDefault="00DE508F" w:rsidP="00CD5E67">
            <w:pPr>
              <w:ind w:firstLine="400"/>
            </w:pPr>
            <w:r w:rsidRPr="00D135DD">
              <w:rPr>
                <w:rFonts w:hint="eastAsia"/>
              </w:rPr>
              <w:t>2019.3.1</w:t>
            </w:r>
          </w:p>
        </w:tc>
      </w:tr>
    </w:tbl>
    <w:p w14:paraId="55520F4E" w14:textId="77777777" w:rsidR="00DE508F" w:rsidRPr="00D135DD" w:rsidRDefault="00DE508F" w:rsidP="00DE508F">
      <w:pPr>
        <w:ind w:firstLine="480"/>
      </w:pPr>
    </w:p>
    <w:p w14:paraId="4821FF33" w14:textId="77777777" w:rsidR="00DE508F" w:rsidRPr="00D135DD" w:rsidRDefault="00DE508F" w:rsidP="00CD5E67">
      <w:pPr>
        <w:pStyle w:val="3"/>
        <w:ind w:firstLine="643"/>
        <w:rPr>
          <w:rFonts w:eastAsia="楷体_GB2312"/>
        </w:rPr>
      </w:pPr>
      <w:r w:rsidRPr="00D135DD">
        <w:rPr>
          <w:rFonts w:hint="eastAsia"/>
        </w:rPr>
        <w:t>3</w:t>
      </w:r>
      <w:r w:rsidRPr="00D135DD">
        <w:rPr>
          <w:rFonts w:hint="eastAsia"/>
        </w:rPr>
        <w:t>．</w:t>
      </w:r>
      <w:r w:rsidRPr="00D135DD">
        <w:rPr>
          <w:rFonts w:eastAsia="楷体_GB2312" w:hint="eastAsia"/>
        </w:rPr>
        <w:t>功能说明</w:t>
      </w:r>
    </w:p>
    <w:p w14:paraId="5B481587" w14:textId="77777777" w:rsidR="00DE508F" w:rsidRPr="00D135DD" w:rsidRDefault="00DE508F" w:rsidP="00DE508F">
      <w:pPr>
        <w:pStyle w:val="ab"/>
        <w:ind w:firstLine="420"/>
        <w:rPr>
          <w:rFonts w:ascii="Times New Roman" w:hAnsi="Times New Roman"/>
        </w:rPr>
      </w:pPr>
      <w:r w:rsidRPr="00D135DD">
        <w:rPr>
          <w:rFonts w:ascii="Times New Roman" w:hAnsi="Times New Roman" w:hint="eastAsia"/>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5"/>
        <w:gridCol w:w="2574"/>
        <w:gridCol w:w="2131"/>
        <w:gridCol w:w="2131"/>
      </w:tblGrid>
      <w:tr w:rsidR="00DE508F" w:rsidRPr="00D135DD" w14:paraId="22B3DF93" w14:textId="77777777" w:rsidTr="00CD5E67">
        <w:trPr>
          <w:jc w:val="center"/>
        </w:trPr>
        <w:tc>
          <w:tcPr>
            <w:tcW w:w="1275" w:type="dxa"/>
            <w:shd w:val="clear" w:color="auto" w:fill="auto"/>
            <w:vAlign w:val="center"/>
          </w:tcPr>
          <w:p w14:paraId="776EB940" w14:textId="77777777" w:rsidR="00DE508F" w:rsidRPr="00D135DD" w:rsidRDefault="00DE508F" w:rsidP="00CD5E67">
            <w:pPr>
              <w:pStyle w:val="ab"/>
              <w:ind w:firstLine="420"/>
              <w:rPr>
                <w:rFonts w:ascii="Times New Roman" w:hAnsi="Times New Roman"/>
              </w:rPr>
            </w:pPr>
            <w:r w:rsidRPr="00D135DD">
              <w:rPr>
                <w:rFonts w:ascii="Times New Roman" w:hAnsi="Times New Roman" w:hint="eastAsia"/>
              </w:rPr>
              <w:t>模块</w:t>
            </w:r>
          </w:p>
        </w:tc>
        <w:tc>
          <w:tcPr>
            <w:tcW w:w="2574" w:type="dxa"/>
            <w:shd w:val="clear" w:color="auto" w:fill="auto"/>
            <w:vAlign w:val="center"/>
          </w:tcPr>
          <w:p w14:paraId="6DC5CAF4" w14:textId="77777777" w:rsidR="00DE508F" w:rsidRPr="00D135DD" w:rsidRDefault="00DE508F" w:rsidP="00CD5E67">
            <w:pPr>
              <w:pStyle w:val="ab"/>
              <w:ind w:firstLine="420"/>
              <w:rPr>
                <w:rFonts w:ascii="Times New Roman" w:hAnsi="Times New Roman"/>
              </w:rPr>
            </w:pPr>
            <w:r w:rsidRPr="00D135DD">
              <w:rPr>
                <w:rFonts w:ascii="Times New Roman" w:hAnsi="Times New Roman" w:hint="eastAsia"/>
              </w:rPr>
              <w:t>功能</w:t>
            </w:r>
          </w:p>
        </w:tc>
        <w:tc>
          <w:tcPr>
            <w:tcW w:w="2131" w:type="dxa"/>
            <w:shd w:val="clear" w:color="auto" w:fill="auto"/>
            <w:vAlign w:val="center"/>
          </w:tcPr>
          <w:p w14:paraId="5807D279" w14:textId="77777777" w:rsidR="00DE508F" w:rsidRPr="00D135DD" w:rsidRDefault="00DE508F" w:rsidP="00CD5E67">
            <w:pPr>
              <w:pStyle w:val="ab"/>
              <w:ind w:firstLine="420"/>
              <w:rPr>
                <w:rFonts w:ascii="Times New Roman" w:hAnsi="Times New Roman"/>
              </w:rPr>
            </w:pPr>
            <w:r w:rsidRPr="00D135DD">
              <w:rPr>
                <w:rFonts w:ascii="Times New Roman" w:hAnsi="Times New Roman" w:hint="eastAsia"/>
              </w:rPr>
              <w:t>输入</w:t>
            </w:r>
          </w:p>
        </w:tc>
        <w:tc>
          <w:tcPr>
            <w:tcW w:w="2131" w:type="dxa"/>
            <w:shd w:val="clear" w:color="auto" w:fill="auto"/>
            <w:vAlign w:val="center"/>
          </w:tcPr>
          <w:p w14:paraId="3F225216" w14:textId="77777777" w:rsidR="00DE508F" w:rsidRPr="00D135DD" w:rsidRDefault="00DE508F" w:rsidP="00CD5E67">
            <w:pPr>
              <w:pStyle w:val="ab"/>
              <w:ind w:firstLine="420"/>
              <w:rPr>
                <w:rFonts w:ascii="Times New Roman" w:hAnsi="Times New Roman"/>
              </w:rPr>
            </w:pPr>
            <w:r w:rsidRPr="00D135DD">
              <w:rPr>
                <w:rFonts w:ascii="Times New Roman" w:hAnsi="Times New Roman" w:hint="eastAsia"/>
              </w:rPr>
              <w:t>输出</w:t>
            </w:r>
          </w:p>
        </w:tc>
      </w:tr>
      <w:tr w:rsidR="00DE508F" w:rsidRPr="00D135DD" w14:paraId="5B28B2A6" w14:textId="77777777" w:rsidTr="00CD5E67">
        <w:trPr>
          <w:jc w:val="center"/>
        </w:trPr>
        <w:tc>
          <w:tcPr>
            <w:tcW w:w="1275" w:type="dxa"/>
            <w:shd w:val="clear" w:color="auto" w:fill="auto"/>
            <w:vAlign w:val="center"/>
          </w:tcPr>
          <w:p w14:paraId="6994CC1D" w14:textId="77777777" w:rsidR="00DE508F" w:rsidRPr="00D135DD" w:rsidRDefault="00DE508F" w:rsidP="00CD5E67">
            <w:pPr>
              <w:pStyle w:val="ab"/>
              <w:ind w:firstLine="420"/>
              <w:rPr>
                <w:rFonts w:ascii="Times New Roman" w:hAnsi="Times New Roman"/>
              </w:rPr>
            </w:pPr>
            <w:r w:rsidRPr="00D135DD">
              <w:rPr>
                <w:rFonts w:ascii="Times New Roman" w:hAnsi="Times New Roman"/>
              </w:rPr>
              <w:t>Nginx</w:t>
            </w:r>
            <w:r w:rsidRPr="00D135DD">
              <w:rPr>
                <w:rFonts w:ascii="Times New Roman" w:hAnsi="Times New Roman"/>
              </w:rPr>
              <w:t>模块开发（</w:t>
            </w:r>
            <w:r w:rsidRPr="00D135DD">
              <w:rPr>
                <w:rFonts w:ascii="Times New Roman" w:hAnsi="Times New Roman" w:hint="eastAsia"/>
              </w:rPr>
              <w:t>01</w:t>
            </w:r>
            <w:r w:rsidRPr="00D135DD">
              <w:rPr>
                <w:rFonts w:ascii="Times New Roman" w:hAnsi="Times New Roman"/>
              </w:rPr>
              <w:t>）</w:t>
            </w:r>
          </w:p>
        </w:tc>
        <w:tc>
          <w:tcPr>
            <w:tcW w:w="2574" w:type="dxa"/>
            <w:shd w:val="clear" w:color="auto" w:fill="auto"/>
            <w:vAlign w:val="center"/>
          </w:tcPr>
          <w:p w14:paraId="0C6759D7" w14:textId="77777777" w:rsidR="00DE508F" w:rsidRPr="00D135DD" w:rsidRDefault="00DE508F" w:rsidP="00CD5E67">
            <w:pPr>
              <w:pStyle w:val="ab"/>
              <w:ind w:firstLine="420"/>
              <w:rPr>
                <w:rFonts w:ascii="Times New Roman" w:hAnsi="Times New Roman"/>
              </w:rPr>
            </w:pPr>
            <w:r w:rsidRPr="00D135DD">
              <w:rPr>
                <w:rFonts w:ascii="Times New Roman" w:hAnsi="Times New Roman" w:hint="eastAsia"/>
              </w:rPr>
              <w:t>介入</w:t>
            </w:r>
            <w:r w:rsidRPr="00D135DD">
              <w:rPr>
                <w:rFonts w:ascii="Times New Roman" w:hAnsi="Times New Roman"/>
              </w:rPr>
              <w:t>Nginx</w:t>
            </w:r>
          </w:p>
        </w:tc>
        <w:tc>
          <w:tcPr>
            <w:tcW w:w="2131" w:type="dxa"/>
            <w:shd w:val="clear" w:color="auto" w:fill="auto"/>
            <w:vAlign w:val="center"/>
          </w:tcPr>
          <w:p w14:paraId="73EE56C2" w14:textId="77777777" w:rsidR="00DE508F" w:rsidRPr="00D135DD" w:rsidRDefault="00DE508F" w:rsidP="00CD5E67">
            <w:pPr>
              <w:pStyle w:val="ab"/>
              <w:ind w:firstLine="420"/>
              <w:rPr>
                <w:rFonts w:ascii="Times New Roman" w:hAnsi="Times New Roman"/>
              </w:rPr>
            </w:pPr>
            <w:r w:rsidRPr="00D135DD">
              <w:rPr>
                <w:rFonts w:ascii="Times New Roman" w:hAnsi="Times New Roman" w:hint="eastAsia"/>
              </w:rPr>
              <w:t>无</w:t>
            </w:r>
          </w:p>
        </w:tc>
        <w:tc>
          <w:tcPr>
            <w:tcW w:w="2131" w:type="dxa"/>
            <w:shd w:val="clear" w:color="auto" w:fill="auto"/>
            <w:vAlign w:val="center"/>
          </w:tcPr>
          <w:p w14:paraId="19833F86" w14:textId="77777777" w:rsidR="00DE508F" w:rsidRPr="00D135DD" w:rsidRDefault="00DE508F" w:rsidP="00CD5E67">
            <w:pPr>
              <w:pStyle w:val="ab"/>
              <w:ind w:firstLine="420"/>
              <w:rPr>
                <w:rFonts w:ascii="Times New Roman" w:hAnsi="Times New Roman"/>
              </w:rPr>
            </w:pPr>
            <w:r w:rsidRPr="00D135DD">
              <w:rPr>
                <w:rFonts w:ascii="Times New Roman" w:hAnsi="Times New Roman" w:hint="eastAsia"/>
              </w:rPr>
              <w:t>无</w:t>
            </w:r>
          </w:p>
        </w:tc>
      </w:tr>
      <w:tr w:rsidR="00DE508F" w:rsidRPr="00D135DD" w14:paraId="64D5EBAE" w14:textId="77777777" w:rsidTr="00CD5E67">
        <w:trPr>
          <w:jc w:val="center"/>
        </w:trPr>
        <w:tc>
          <w:tcPr>
            <w:tcW w:w="1275" w:type="dxa"/>
            <w:vMerge w:val="restart"/>
            <w:shd w:val="clear" w:color="auto" w:fill="auto"/>
            <w:vAlign w:val="center"/>
          </w:tcPr>
          <w:p w14:paraId="435A6245" w14:textId="77777777" w:rsidR="00DE508F" w:rsidRPr="00D135DD" w:rsidRDefault="00DE508F" w:rsidP="00CD5E67">
            <w:pPr>
              <w:pStyle w:val="ab"/>
              <w:ind w:firstLine="420"/>
              <w:rPr>
                <w:rFonts w:ascii="Times New Roman" w:hAnsi="Times New Roman"/>
              </w:rPr>
            </w:pPr>
            <w:r w:rsidRPr="00D135DD">
              <w:rPr>
                <w:rFonts w:ascii="Times New Roman" w:hAnsi="Times New Roman"/>
              </w:rPr>
              <w:t>动态</w:t>
            </w:r>
            <w:r w:rsidRPr="00D135DD">
              <w:rPr>
                <w:rFonts w:ascii="Times New Roman" w:hAnsi="Times New Roman"/>
              </w:rPr>
              <w:t>ID</w:t>
            </w:r>
            <w:r w:rsidRPr="00D135DD">
              <w:rPr>
                <w:rFonts w:ascii="Times New Roman" w:hAnsi="Times New Roman"/>
              </w:rPr>
              <w:t>模块（</w:t>
            </w:r>
            <w:r w:rsidRPr="00D135DD">
              <w:rPr>
                <w:rFonts w:ascii="Times New Roman" w:hAnsi="Times New Roman" w:hint="eastAsia"/>
              </w:rPr>
              <w:t>02</w:t>
            </w:r>
            <w:r w:rsidRPr="00D135DD">
              <w:rPr>
                <w:rFonts w:ascii="Times New Roman" w:hAnsi="Times New Roman"/>
              </w:rPr>
              <w:t>）</w:t>
            </w:r>
          </w:p>
        </w:tc>
        <w:tc>
          <w:tcPr>
            <w:tcW w:w="2574" w:type="dxa"/>
            <w:shd w:val="clear" w:color="auto" w:fill="auto"/>
            <w:vAlign w:val="center"/>
          </w:tcPr>
          <w:p w14:paraId="7D78D458" w14:textId="77777777" w:rsidR="00DE508F" w:rsidRPr="00D135DD" w:rsidRDefault="00DE508F" w:rsidP="00CD5E67">
            <w:pPr>
              <w:pStyle w:val="ab"/>
              <w:ind w:firstLine="420"/>
              <w:rPr>
                <w:rFonts w:ascii="Times New Roman" w:hAnsi="Times New Roman"/>
              </w:rPr>
            </w:pPr>
            <w:r w:rsidRPr="00D135DD">
              <w:rPr>
                <w:rFonts w:ascii="Times New Roman" w:hAnsi="Times New Roman" w:hint="eastAsia"/>
              </w:rPr>
              <w:t>ID</w:t>
            </w:r>
            <w:r w:rsidRPr="00D135DD">
              <w:rPr>
                <w:rFonts w:ascii="Times New Roman" w:hAnsi="Times New Roman"/>
              </w:rPr>
              <w:t>增删查</w:t>
            </w:r>
          </w:p>
        </w:tc>
        <w:tc>
          <w:tcPr>
            <w:tcW w:w="2131" w:type="dxa"/>
            <w:shd w:val="clear" w:color="auto" w:fill="auto"/>
            <w:vAlign w:val="center"/>
          </w:tcPr>
          <w:p w14:paraId="1F7727A9" w14:textId="77777777" w:rsidR="00DE508F" w:rsidRPr="00D135DD" w:rsidRDefault="00DE508F" w:rsidP="00CD5E67">
            <w:pPr>
              <w:pStyle w:val="ab"/>
              <w:ind w:firstLine="420"/>
              <w:rPr>
                <w:rFonts w:ascii="Times New Roman" w:hAnsi="Times New Roman"/>
              </w:rPr>
            </w:pPr>
            <w:r w:rsidRPr="00D135DD">
              <w:rPr>
                <w:rFonts w:ascii="Times New Roman" w:hAnsi="Times New Roman" w:hint="eastAsia"/>
              </w:rPr>
              <w:t>ID</w:t>
            </w:r>
          </w:p>
        </w:tc>
        <w:tc>
          <w:tcPr>
            <w:tcW w:w="2131" w:type="dxa"/>
            <w:shd w:val="clear" w:color="auto" w:fill="auto"/>
            <w:vAlign w:val="center"/>
          </w:tcPr>
          <w:p w14:paraId="39394341" w14:textId="77777777" w:rsidR="00DE508F" w:rsidRPr="00D135DD" w:rsidRDefault="00DE508F" w:rsidP="00CD5E67">
            <w:pPr>
              <w:pStyle w:val="ab"/>
              <w:ind w:firstLine="420"/>
              <w:rPr>
                <w:rFonts w:ascii="Times New Roman" w:hAnsi="Times New Roman"/>
              </w:rPr>
            </w:pPr>
            <w:r w:rsidRPr="00D135DD">
              <w:rPr>
                <w:rFonts w:ascii="Times New Roman" w:hAnsi="Times New Roman" w:hint="eastAsia"/>
              </w:rPr>
              <w:t>树</w:t>
            </w:r>
          </w:p>
        </w:tc>
      </w:tr>
      <w:tr w:rsidR="00DE508F" w:rsidRPr="00D135DD" w14:paraId="62973B01" w14:textId="77777777" w:rsidTr="00CD5E67">
        <w:trPr>
          <w:jc w:val="center"/>
        </w:trPr>
        <w:tc>
          <w:tcPr>
            <w:tcW w:w="1275" w:type="dxa"/>
            <w:vMerge/>
            <w:shd w:val="clear" w:color="auto" w:fill="auto"/>
            <w:vAlign w:val="center"/>
          </w:tcPr>
          <w:p w14:paraId="7DBF4E98" w14:textId="77777777" w:rsidR="00DE508F" w:rsidRPr="00D135DD" w:rsidRDefault="00DE508F" w:rsidP="00CD5E67">
            <w:pPr>
              <w:pStyle w:val="ab"/>
              <w:ind w:firstLine="420"/>
              <w:rPr>
                <w:rFonts w:ascii="Times New Roman" w:hAnsi="Times New Roman"/>
              </w:rPr>
            </w:pPr>
          </w:p>
        </w:tc>
        <w:tc>
          <w:tcPr>
            <w:tcW w:w="2574" w:type="dxa"/>
            <w:shd w:val="clear" w:color="auto" w:fill="auto"/>
            <w:vAlign w:val="center"/>
          </w:tcPr>
          <w:p w14:paraId="2F371C00" w14:textId="77777777" w:rsidR="00DE508F" w:rsidRPr="00D135DD" w:rsidRDefault="00DE508F" w:rsidP="00CD5E67">
            <w:pPr>
              <w:pStyle w:val="ab"/>
              <w:ind w:firstLine="420"/>
              <w:rPr>
                <w:rFonts w:ascii="Times New Roman" w:hAnsi="Times New Roman"/>
              </w:rPr>
            </w:pPr>
            <w:r w:rsidRPr="00D135DD">
              <w:rPr>
                <w:rFonts w:ascii="Times New Roman" w:hAnsi="Times New Roman" w:hint="eastAsia"/>
              </w:rPr>
              <w:t>ID</w:t>
            </w:r>
            <w:r w:rsidRPr="00D135DD">
              <w:rPr>
                <w:rFonts w:ascii="Times New Roman" w:hAnsi="Times New Roman" w:hint="eastAsia"/>
              </w:rPr>
              <w:t>比较</w:t>
            </w:r>
            <w:r w:rsidRPr="00D135DD">
              <w:rPr>
                <w:rFonts w:ascii="Times New Roman" w:hAnsi="Times New Roman"/>
              </w:rPr>
              <w:t>验证</w:t>
            </w:r>
          </w:p>
        </w:tc>
        <w:tc>
          <w:tcPr>
            <w:tcW w:w="2131" w:type="dxa"/>
            <w:shd w:val="clear" w:color="auto" w:fill="auto"/>
            <w:vAlign w:val="center"/>
          </w:tcPr>
          <w:p w14:paraId="7039EC5C" w14:textId="77777777" w:rsidR="00DE508F" w:rsidRPr="00D135DD" w:rsidRDefault="00DE508F" w:rsidP="00CD5E67">
            <w:pPr>
              <w:pStyle w:val="ab"/>
              <w:ind w:firstLine="420"/>
              <w:rPr>
                <w:rFonts w:ascii="Times New Roman" w:hAnsi="Times New Roman"/>
              </w:rPr>
            </w:pPr>
            <w:r w:rsidRPr="00D135DD">
              <w:rPr>
                <w:rFonts w:ascii="Times New Roman" w:hAnsi="Times New Roman" w:hint="eastAsia"/>
              </w:rPr>
              <w:t>ID</w:t>
            </w:r>
          </w:p>
        </w:tc>
        <w:tc>
          <w:tcPr>
            <w:tcW w:w="2131" w:type="dxa"/>
            <w:shd w:val="clear" w:color="auto" w:fill="auto"/>
            <w:vAlign w:val="center"/>
          </w:tcPr>
          <w:p w14:paraId="792D86BF" w14:textId="77777777" w:rsidR="00DE508F" w:rsidRPr="00D135DD" w:rsidRDefault="00DE508F" w:rsidP="00CD5E67">
            <w:pPr>
              <w:pStyle w:val="ab"/>
              <w:ind w:firstLine="420"/>
              <w:rPr>
                <w:rFonts w:ascii="Times New Roman" w:hAnsi="Times New Roman"/>
              </w:rPr>
            </w:pPr>
            <w:r w:rsidRPr="00D135DD">
              <w:rPr>
                <w:rFonts w:ascii="Times New Roman" w:hAnsi="Times New Roman" w:hint="eastAsia"/>
              </w:rPr>
              <w:t>结果是否相等的判断</w:t>
            </w:r>
          </w:p>
        </w:tc>
      </w:tr>
      <w:tr w:rsidR="00DE508F" w:rsidRPr="00D135DD" w14:paraId="379E943E" w14:textId="77777777" w:rsidTr="00CD5E67">
        <w:trPr>
          <w:jc w:val="center"/>
        </w:trPr>
        <w:tc>
          <w:tcPr>
            <w:tcW w:w="1275" w:type="dxa"/>
            <w:shd w:val="clear" w:color="auto" w:fill="auto"/>
            <w:vAlign w:val="center"/>
          </w:tcPr>
          <w:p w14:paraId="5EBF8BAC" w14:textId="77777777" w:rsidR="00DE508F" w:rsidRPr="00D135DD" w:rsidRDefault="00DE508F" w:rsidP="00CD5E67">
            <w:pPr>
              <w:pStyle w:val="ab"/>
              <w:ind w:firstLine="420"/>
              <w:rPr>
                <w:rFonts w:ascii="Times New Roman" w:hAnsi="Times New Roman"/>
              </w:rPr>
            </w:pPr>
            <w:r w:rsidRPr="00D135DD">
              <w:rPr>
                <w:rFonts w:ascii="Times New Roman" w:hAnsi="Times New Roman"/>
              </w:rPr>
              <w:t>代码混淆模块（</w:t>
            </w:r>
            <w:r w:rsidRPr="00D135DD">
              <w:rPr>
                <w:rFonts w:ascii="Times New Roman" w:hAnsi="Times New Roman" w:hint="eastAsia"/>
              </w:rPr>
              <w:t>03</w:t>
            </w:r>
            <w:r w:rsidRPr="00D135DD">
              <w:rPr>
                <w:rFonts w:ascii="Times New Roman" w:hAnsi="Times New Roman"/>
              </w:rPr>
              <w:t>）</w:t>
            </w:r>
          </w:p>
        </w:tc>
        <w:tc>
          <w:tcPr>
            <w:tcW w:w="2574" w:type="dxa"/>
            <w:shd w:val="clear" w:color="auto" w:fill="auto"/>
            <w:vAlign w:val="center"/>
          </w:tcPr>
          <w:p w14:paraId="755E3E6A" w14:textId="77777777" w:rsidR="00DE508F" w:rsidRPr="00D135DD" w:rsidRDefault="00DE508F" w:rsidP="00CD5E67">
            <w:pPr>
              <w:pStyle w:val="ab"/>
              <w:ind w:firstLine="420"/>
              <w:rPr>
                <w:rFonts w:ascii="Times New Roman" w:hAnsi="Times New Roman"/>
              </w:rPr>
            </w:pPr>
            <w:r w:rsidRPr="00D135DD">
              <w:rPr>
                <w:rFonts w:ascii="Times New Roman" w:hAnsi="Times New Roman" w:hint="eastAsia"/>
              </w:rPr>
              <w:t>JavaScript</w:t>
            </w:r>
            <w:r w:rsidRPr="00D135DD">
              <w:rPr>
                <w:rFonts w:ascii="Times New Roman" w:hAnsi="Times New Roman"/>
              </w:rPr>
              <w:t>混淆</w:t>
            </w:r>
          </w:p>
        </w:tc>
        <w:tc>
          <w:tcPr>
            <w:tcW w:w="2131" w:type="dxa"/>
            <w:shd w:val="clear" w:color="auto" w:fill="auto"/>
            <w:vAlign w:val="center"/>
          </w:tcPr>
          <w:p w14:paraId="3B8D6F28" w14:textId="77777777" w:rsidR="00DE508F" w:rsidRPr="00D135DD" w:rsidRDefault="00DE508F" w:rsidP="00CD5E67">
            <w:pPr>
              <w:pStyle w:val="ab"/>
              <w:ind w:firstLine="420"/>
              <w:rPr>
                <w:rFonts w:ascii="Times New Roman" w:hAnsi="Times New Roman"/>
              </w:rPr>
            </w:pPr>
            <w:r w:rsidRPr="00D135DD">
              <w:rPr>
                <w:rFonts w:ascii="Times New Roman" w:hAnsi="Times New Roman" w:hint="eastAsia"/>
              </w:rPr>
              <w:t>Java</w:t>
            </w:r>
            <w:r w:rsidRPr="00D135DD">
              <w:rPr>
                <w:rFonts w:ascii="Times New Roman" w:hAnsi="Times New Roman"/>
              </w:rPr>
              <w:t>Script</w:t>
            </w:r>
            <w:r w:rsidRPr="00D135DD">
              <w:rPr>
                <w:rFonts w:ascii="Times New Roman" w:hAnsi="Times New Roman" w:hint="eastAsia"/>
              </w:rPr>
              <w:t>脚本</w:t>
            </w:r>
          </w:p>
        </w:tc>
        <w:tc>
          <w:tcPr>
            <w:tcW w:w="2131" w:type="dxa"/>
            <w:shd w:val="clear" w:color="auto" w:fill="auto"/>
            <w:vAlign w:val="center"/>
          </w:tcPr>
          <w:p w14:paraId="3BEE14BE" w14:textId="77777777" w:rsidR="00DE508F" w:rsidRPr="00D135DD" w:rsidRDefault="00DE508F" w:rsidP="00CD5E67">
            <w:pPr>
              <w:pStyle w:val="ab"/>
              <w:ind w:firstLine="420"/>
              <w:rPr>
                <w:rFonts w:ascii="Times New Roman" w:hAnsi="Times New Roman"/>
              </w:rPr>
            </w:pPr>
            <w:r w:rsidRPr="00D135DD">
              <w:rPr>
                <w:rFonts w:ascii="Times New Roman" w:hAnsi="Times New Roman" w:hint="eastAsia"/>
              </w:rPr>
              <w:t>混淆过的</w:t>
            </w:r>
            <w:r w:rsidRPr="00D135DD">
              <w:rPr>
                <w:rFonts w:ascii="Times New Roman" w:hAnsi="Times New Roman"/>
              </w:rPr>
              <w:t>脚本</w:t>
            </w:r>
          </w:p>
        </w:tc>
      </w:tr>
    </w:tbl>
    <w:p w14:paraId="59A9D27B" w14:textId="77777777" w:rsidR="00DE508F" w:rsidRPr="00D135DD" w:rsidRDefault="00DE508F" w:rsidP="00DE508F">
      <w:pPr>
        <w:pStyle w:val="ab"/>
        <w:ind w:firstLine="420"/>
        <w:rPr>
          <w:rFonts w:ascii="Times New Roman" w:hAnsi="Times New Roman"/>
        </w:rPr>
      </w:pPr>
    </w:p>
    <w:p w14:paraId="62FCAF38" w14:textId="77777777" w:rsidR="00DE508F" w:rsidRPr="00D135DD" w:rsidRDefault="00DE508F" w:rsidP="00CD5E67">
      <w:pPr>
        <w:pStyle w:val="3"/>
        <w:ind w:firstLine="643"/>
        <w:rPr>
          <w:rFonts w:eastAsia="楷体_GB2312"/>
        </w:rPr>
      </w:pPr>
      <w:r w:rsidRPr="00D135DD">
        <w:rPr>
          <w:rFonts w:eastAsia="楷体_GB2312" w:hint="eastAsia"/>
        </w:rPr>
        <w:t>4</w:t>
      </w:r>
      <w:r w:rsidRPr="00D135DD">
        <w:rPr>
          <w:rFonts w:eastAsia="楷体_GB2312" w:hint="eastAsia"/>
        </w:rPr>
        <w:t>．设计说明</w:t>
      </w:r>
    </w:p>
    <w:p w14:paraId="12DADED3" w14:textId="77777777" w:rsidR="00DE508F" w:rsidRPr="00D135DD" w:rsidRDefault="00DE508F" w:rsidP="00DE508F">
      <w:pPr>
        <w:pStyle w:val="ab"/>
        <w:ind w:firstLine="420"/>
        <w:rPr>
          <w:rFonts w:ascii="Times New Roman" w:hAnsi="Times New Roman"/>
        </w:rPr>
      </w:pPr>
      <w:r w:rsidRPr="00D135DD">
        <w:rPr>
          <w:rFonts w:ascii="Times New Roman" w:hAnsi="Times New Roman" w:hint="eastAsia"/>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
        <w:gridCol w:w="1964"/>
        <w:gridCol w:w="5208"/>
      </w:tblGrid>
      <w:tr w:rsidR="00DE508F" w:rsidRPr="00D135DD" w14:paraId="6ADEFC18" w14:textId="77777777" w:rsidTr="00CD5E67">
        <w:trPr>
          <w:jc w:val="center"/>
        </w:trPr>
        <w:tc>
          <w:tcPr>
            <w:tcW w:w="928" w:type="dxa"/>
            <w:shd w:val="clear" w:color="auto" w:fill="auto"/>
            <w:vAlign w:val="center"/>
          </w:tcPr>
          <w:p w14:paraId="71A2F235" w14:textId="77777777" w:rsidR="00DE508F" w:rsidRPr="00D135DD" w:rsidRDefault="00DE508F" w:rsidP="00CD5E67">
            <w:pPr>
              <w:pStyle w:val="ab"/>
              <w:ind w:firstLine="420"/>
              <w:rPr>
                <w:rFonts w:ascii="Times New Roman" w:hAnsi="Times New Roman"/>
              </w:rPr>
            </w:pPr>
            <w:r w:rsidRPr="00D135DD">
              <w:rPr>
                <w:rFonts w:ascii="Times New Roman" w:hAnsi="Times New Roman" w:hint="eastAsia"/>
              </w:rPr>
              <w:t>标识符</w:t>
            </w:r>
          </w:p>
        </w:tc>
        <w:tc>
          <w:tcPr>
            <w:tcW w:w="1964" w:type="dxa"/>
            <w:shd w:val="clear" w:color="auto" w:fill="auto"/>
            <w:vAlign w:val="center"/>
          </w:tcPr>
          <w:p w14:paraId="1332C5E1" w14:textId="77777777" w:rsidR="00DE508F" w:rsidRPr="00D135DD" w:rsidRDefault="00DE508F" w:rsidP="00CD5E67">
            <w:pPr>
              <w:pStyle w:val="ab"/>
              <w:ind w:firstLine="420"/>
              <w:rPr>
                <w:rFonts w:ascii="Times New Roman" w:hAnsi="Times New Roman"/>
              </w:rPr>
            </w:pPr>
            <w:r w:rsidRPr="00D135DD">
              <w:rPr>
                <w:rFonts w:ascii="Times New Roman" w:hAnsi="Times New Roman" w:hint="eastAsia"/>
              </w:rPr>
              <w:t>模块名称</w:t>
            </w:r>
          </w:p>
        </w:tc>
        <w:tc>
          <w:tcPr>
            <w:tcW w:w="5208" w:type="dxa"/>
            <w:shd w:val="clear" w:color="auto" w:fill="auto"/>
            <w:vAlign w:val="center"/>
          </w:tcPr>
          <w:p w14:paraId="1DDE0E80" w14:textId="77777777" w:rsidR="00DE508F" w:rsidRPr="00D135DD" w:rsidRDefault="00DE508F" w:rsidP="00CD5E67">
            <w:pPr>
              <w:pStyle w:val="ab"/>
              <w:ind w:firstLine="420"/>
              <w:rPr>
                <w:rFonts w:ascii="Times New Roman" w:hAnsi="Times New Roman"/>
              </w:rPr>
            </w:pPr>
            <w:r w:rsidRPr="00D135DD">
              <w:rPr>
                <w:rFonts w:ascii="Times New Roman" w:hAnsi="Times New Roman" w:hint="eastAsia"/>
              </w:rPr>
              <w:t>设计考虑</w:t>
            </w:r>
          </w:p>
        </w:tc>
      </w:tr>
      <w:tr w:rsidR="00DE508F" w:rsidRPr="00D135DD" w14:paraId="5D3706FC" w14:textId="77777777" w:rsidTr="00CD5E67">
        <w:trPr>
          <w:jc w:val="center"/>
        </w:trPr>
        <w:tc>
          <w:tcPr>
            <w:tcW w:w="928" w:type="dxa"/>
            <w:shd w:val="clear" w:color="auto" w:fill="auto"/>
            <w:vAlign w:val="center"/>
          </w:tcPr>
          <w:p w14:paraId="077A1C62" w14:textId="77777777" w:rsidR="00DE508F" w:rsidRPr="00D135DD" w:rsidRDefault="00DE508F" w:rsidP="00CD5E67">
            <w:pPr>
              <w:pStyle w:val="ab"/>
              <w:ind w:firstLine="420"/>
              <w:rPr>
                <w:rFonts w:ascii="Times New Roman" w:hAnsi="Times New Roman"/>
              </w:rPr>
            </w:pPr>
            <w:r w:rsidRPr="00D135DD">
              <w:rPr>
                <w:rFonts w:ascii="Times New Roman" w:hAnsi="Times New Roman" w:hint="eastAsia"/>
              </w:rPr>
              <w:t>01</w:t>
            </w:r>
          </w:p>
        </w:tc>
        <w:tc>
          <w:tcPr>
            <w:tcW w:w="1964" w:type="dxa"/>
            <w:shd w:val="clear" w:color="auto" w:fill="auto"/>
            <w:vAlign w:val="center"/>
          </w:tcPr>
          <w:p w14:paraId="729F9239" w14:textId="77777777" w:rsidR="00DE508F" w:rsidRPr="00D135DD" w:rsidRDefault="00DE508F" w:rsidP="00CD5E67">
            <w:pPr>
              <w:pStyle w:val="ab"/>
              <w:ind w:firstLine="420"/>
              <w:rPr>
                <w:rFonts w:ascii="Times New Roman" w:hAnsi="Times New Roman"/>
              </w:rPr>
            </w:pPr>
            <w:r w:rsidRPr="00D135DD">
              <w:rPr>
                <w:rFonts w:ascii="Times New Roman" w:hAnsi="Times New Roman"/>
              </w:rPr>
              <w:t>Nginx</w:t>
            </w:r>
            <w:r w:rsidRPr="00D135DD">
              <w:rPr>
                <w:rFonts w:ascii="Times New Roman" w:hAnsi="Times New Roman"/>
              </w:rPr>
              <w:t>模块开发</w:t>
            </w:r>
          </w:p>
        </w:tc>
        <w:tc>
          <w:tcPr>
            <w:tcW w:w="5208" w:type="dxa"/>
            <w:shd w:val="clear" w:color="auto" w:fill="auto"/>
            <w:vAlign w:val="center"/>
          </w:tcPr>
          <w:p w14:paraId="6EB97E81" w14:textId="77777777" w:rsidR="00DE508F" w:rsidRPr="00D135DD" w:rsidRDefault="00DE508F" w:rsidP="00CD5E67">
            <w:pPr>
              <w:pStyle w:val="ab"/>
              <w:ind w:firstLine="420"/>
              <w:rPr>
                <w:rFonts w:ascii="Times New Roman" w:hAnsi="Times New Roman"/>
              </w:rPr>
            </w:pPr>
            <w:r w:rsidRPr="00D135DD">
              <w:rPr>
                <w:rFonts w:ascii="Times New Roman" w:hAnsi="Times New Roman" w:hint="eastAsia"/>
              </w:rPr>
              <w:t>较好的扩展性</w:t>
            </w:r>
          </w:p>
        </w:tc>
      </w:tr>
      <w:tr w:rsidR="00DE508F" w:rsidRPr="00D135DD" w14:paraId="7BC017E3" w14:textId="77777777" w:rsidTr="00CD5E67">
        <w:trPr>
          <w:jc w:val="center"/>
        </w:trPr>
        <w:tc>
          <w:tcPr>
            <w:tcW w:w="928" w:type="dxa"/>
            <w:shd w:val="clear" w:color="auto" w:fill="auto"/>
            <w:vAlign w:val="center"/>
          </w:tcPr>
          <w:p w14:paraId="2313CF95" w14:textId="77777777" w:rsidR="00DE508F" w:rsidRPr="00D135DD" w:rsidRDefault="00DE508F" w:rsidP="00CD5E67">
            <w:pPr>
              <w:pStyle w:val="ab"/>
              <w:ind w:firstLine="420"/>
              <w:rPr>
                <w:rFonts w:ascii="Times New Roman" w:hAnsi="Times New Roman"/>
              </w:rPr>
            </w:pPr>
            <w:r w:rsidRPr="00D135DD">
              <w:rPr>
                <w:rFonts w:ascii="Times New Roman" w:hAnsi="Times New Roman" w:hint="eastAsia"/>
              </w:rPr>
              <w:t>02</w:t>
            </w:r>
          </w:p>
        </w:tc>
        <w:tc>
          <w:tcPr>
            <w:tcW w:w="1964" w:type="dxa"/>
            <w:shd w:val="clear" w:color="auto" w:fill="auto"/>
            <w:vAlign w:val="center"/>
          </w:tcPr>
          <w:p w14:paraId="4A0F5F65" w14:textId="77777777" w:rsidR="00DE508F" w:rsidRPr="00D135DD" w:rsidRDefault="00DE508F" w:rsidP="00CD5E67">
            <w:pPr>
              <w:pStyle w:val="ab"/>
              <w:ind w:firstLine="420"/>
              <w:rPr>
                <w:rFonts w:ascii="Times New Roman" w:hAnsi="Times New Roman"/>
              </w:rPr>
            </w:pPr>
            <w:r w:rsidRPr="00D135DD">
              <w:rPr>
                <w:rFonts w:ascii="Times New Roman" w:hAnsi="Times New Roman"/>
              </w:rPr>
              <w:t>动态</w:t>
            </w:r>
            <w:r w:rsidRPr="00D135DD">
              <w:rPr>
                <w:rFonts w:ascii="Times New Roman" w:hAnsi="Times New Roman"/>
              </w:rPr>
              <w:t>ID</w:t>
            </w:r>
            <w:r w:rsidRPr="00D135DD">
              <w:rPr>
                <w:rFonts w:ascii="Times New Roman" w:hAnsi="Times New Roman"/>
              </w:rPr>
              <w:t>模块</w:t>
            </w:r>
          </w:p>
        </w:tc>
        <w:tc>
          <w:tcPr>
            <w:tcW w:w="5208" w:type="dxa"/>
            <w:shd w:val="clear" w:color="auto" w:fill="auto"/>
            <w:vAlign w:val="center"/>
          </w:tcPr>
          <w:p w14:paraId="4ACB7E7B" w14:textId="77777777" w:rsidR="00DE508F" w:rsidRPr="00D135DD" w:rsidRDefault="00DE508F" w:rsidP="00CD5E67">
            <w:pPr>
              <w:pStyle w:val="ab"/>
              <w:ind w:firstLine="420"/>
              <w:rPr>
                <w:rFonts w:ascii="Times New Roman" w:hAnsi="Times New Roman"/>
              </w:rPr>
            </w:pPr>
            <w:r w:rsidRPr="00D135DD">
              <w:rPr>
                <w:rFonts w:ascii="Times New Roman" w:hAnsi="Times New Roman" w:hint="eastAsia"/>
              </w:rPr>
              <w:t>高效</w:t>
            </w:r>
            <w:r w:rsidRPr="00D135DD">
              <w:rPr>
                <w:rFonts w:ascii="Times New Roman" w:hAnsi="Times New Roman"/>
              </w:rPr>
              <w:t>查找</w:t>
            </w:r>
          </w:p>
        </w:tc>
      </w:tr>
      <w:tr w:rsidR="00DE508F" w:rsidRPr="00D135DD" w14:paraId="3C87A71D" w14:textId="77777777" w:rsidTr="00CD5E67">
        <w:trPr>
          <w:jc w:val="center"/>
        </w:trPr>
        <w:tc>
          <w:tcPr>
            <w:tcW w:w="928" w:type="dxa"/>
            <w:shd w:val="clear" w:color="auto" w:fill="auto"/>
            <w:vAlign w:val="center"/>
          </w:tcPr>
          <w:p w14:paraId="13614C30" w14:textId="77777777" w:rsidR="00DE508F" w:rsidRPr="00D135DD" w:rsidRDefault="00DE508F" w:rsidP="00CD5E67">
            <w:pPr>
              <w:pStyle w:val="ab"/>
              <w:ind w:firstLine="420"/>
              <w:rPr>
                <w:rFonts w:ascii="Times New Roman" w:hAnsi="Times New Roman"/>
              </w:rPr>
            </w:pPr>
            <w:r w:rsidRPr="00D135DD">
              <w:rPr>
                <w:rFonts w:ascii="Times New Roman" w:hAnsi="Times New Roman" w:hint="eastAsia"/>
              </w:rPr>
              <w:t>03</w:t>
            </w:r>
          </w:p>
        </w:tc>
        <w:tc>
          <w:tcPr>
            <w:tcW w:w="1964" w:type="dxa"/>
            <w:shd w:val="clear" w:color="auto" w:fill="auto"/>
            <w:vAlign w:val="center"/>
          </w:tcPr>
          <w:p w14:paraId="16B4967F" w14:textId="77777777" w:rsidR="00DE508F" w:rsidRPr="00D135DD" w:rsidRDefault="00DE508F" w:rsidP="00CD5E67">
            <w:pPr>
              <w:pStyle w:val="ab"/>
              <w:ind w:firstLine="420"/>
              <w:rPr>
                <w:rFonts w:ascii="Times New Roman" w:hAnsi="Times New Roman"/>
              </w:rPr>
            </w:pPr>
            <w:r w:rsidRPr="00D135DD">
              <w:rPr>
                <w:rFonts w:ascii="Times New Roman" w:hAnsi="Times New Roman"/>
              </w:rPr>
              <w:t>代码混淆模块</w:t>
            </w:r>
          </w:p>
        </w:tc>
        <w:tc>
          <w:tcPr>
            <w:tcW w:w="5208" w:type="dxa"/>
            <w:shd w:val="clear" w:color="auto" w:fill="auto"/>
            <w:vAlign w:val="center"/>
          </w:tcPr>
          <w:p w14:paraId="28FE3D6F" w14:textId="77777777" w:rsidR="00DE508F" w:rsidRPr="00D135DD" w:rsidRDefault="00DE508F" w:rsidP="00CD5E67">
            <w:pPr>
              <w:pStyle w:val="ab"/>
              <w:ind w:firstLine="420"/>
              <w:rPr>
                <w:rFonts w:ascii="Times New Roman" w:hAnsi="Times New Roman"/>
              </w:rPr>
            </w:pPr>
            <w:r w:rsidRPr="00D135DD">
              <w:rPr>
                <w:rFonts w:ascii="Times New Roman" w:hAnsi="Times New Roman" w:hint="eastAsia"/>
              </w:rPr>
              <w:t>好的</w:t>
            </w:r>
            <w:r w:rsidRPr="00D135DD">
              <w:rPr>
                <w:rFonts w:ascii="Times New Roman" w:hAnsi="Times New Roman"/>
              </w:rPr>
              <w:t>混淆效果</w:t>
            </w:r>
          </w:p>
        </w:tc>
      </w:tr>
    </w:tbl>
    <w:p w14:paraId="3B22CA91" w14:textId="77777777" w:rsidR="00DE508F" w:rsidRPr="00D135DD" w:rsidRDefault="00DE508F" w:rsidP="00DE508F">
      <w:pPr>
        <w:pStyle w:val="ab"/>
        <w:ind w:firstLine="420"/>
        <w:rPr>
          <w:rFonts w:ascii="Times New Roman" w:hAnsi="Times New Roman"/>
        </w:rPr>
      </w:pPr>
    </w:p>
    <w:p w14:paraId="40C1FE02" w14:textId="77777777" w:rsidR="00DE508F" w:rsidRPr="00D135DD" w:rsidRDefault="00DE508F" w:rsidP="00CD5E67">
      <w:pPr>
        <w:pStyle w:val="3"/>
        <w:ind w:firstLine="643"/>
        <w:rPr>
          <w:rFonts w:eastAsia="楷体_GB2312"/>
        </w:rPr>
      </w:pPr>
      <w:r w:rsidRPr="00D135DD">
        <w:rPr>
          <w:rFonts w:eastAsia="楷体_GB2312" w:hint="eastAsia"/>
        </w:rPr>
        <w:t>5</w:t>
      </w:r>
      <w:r w:rsidRPr="00D135DD">
        <w:rPr>
          <w:rFonts w:eastAsia="楷体_GB2312" w:hint="eastAsia"/>
        </w:rPr>
        <w:t>．硬件部分的设计结果</w:t>
      </w:r>
    </w:p>
    <w:p w14:paraId="6D3A6AB1" w14:textId="77777777" w:rsidR="00DE508F" w:rsidRPr="00D135DD" w:rsidRDefault="00DE508F" w:rsidP="00DE508F">
      <w:pPr>
        <w:pStyle w:val="ab"/>
        <w:ind w:firstLine="420"/>
        <w:rPr>
          <w:rFonts w:ascii="Times New Roman" w:hAnsi="Times New Roman"/>
        </w:rPr>
      </w:pPr>
      <w:r w:rsidRPr="00D135DD">
        <w:rPr>
          <w:rFonts w:ascii="Times New Roman" w:hAnsi="Times New Roman" w:hint="eastAsia"/>
        </w:rPr>
        <w:t>无。</w:t>
      </w:r>
    </w:p>
    <w:p w14:paraId="751BEB94" w14:textId="77777777" w:rsidR="00DE508F" w:rsidRPr="00D135DD" w:rsidRDefault="00DE508F" w:rsidP="00CD5E67">
      <w:pPr>
        <w:pStyle w:val="3"/>
        <w:ind w:firstLine="643"/>
        <w:rPr>
          <w:rFonts w:eastAsia="楷体_GB2312"/>
        </w:rPr>
      </w:pPr>
      <w:r w:rsidRPr="00D135DD">
        <w:rPr>
          <w:rFonts w:hint="eastAsia"/>
        </w:rPr>
        <w:t>6</w:t>
      </w:r>
      <w:r w:rsidRPr="00D135DD">
        <w:rPr>
          <w:rFonts w:hint="eastAsia"/>
        </w:rPr>
        <w:t>．</w:t>
      </w:r>
      <w:r w:rsidRPr="00D135DD">
        <w:rPr>
          <w:rFonts w:eastAsia="楷体_GB2312" w:hint="eastAsia"/>
        </w:rPr>
        <w:t>软件的设计结果</w:t>
      </w:r>
    </w:p>
    <w:p w14:paraId="4B298088" w14:textId="77777777" w:rsidR="00DE508F" w:rsidRPr="00D135DD" w:rsidRDefault="00DE508F" w:rsidP="00DE508F">
      <w:pPr>
        <w:pStyle w:val="ab"/>
        <w:ind w:firstLine="420"/>
        <w:rPr>
          <w:rFonts w:ascii="Times New Roman" w:hAnsi="Times New Roman"/>
        </w:rPr>
      </w:pPr>
      <w:r w:rsidRPr="00D135DD">
        <w:rPr>
          <w:rFonts w:ascii="Times New Roman" w:hAnsi="Times New Roman" w:hint="eastAsia"/>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5"/>
        <w:gridCol w:w="1634"/>
        <w:gridCol w:w="5526"/>
      </w:tblGrid>
      <w:tr w:rsidR="00DE508F" w:rsidRPr="00D135DD" w14:paraId="46F8D61E" w14:textId="77777777" w:rsidTr="00CD5E67">
        <w:trPr>
          <w:jc w:val="center"/>
        </w:trPr>
        <w:tc>
          <w:tcPr>
            <w:tcW w:w="975" w:type="dxa"/>
            <w:shd w:val="clear" w:color="auto" w:fill="auto"/>
            <w:vAlign w:val="center"/>
          </w:tcPr>
          <w:p w14:paraId="1234AD50" w14:textId="77777777" w:rsidR="00DE508F" w:rsidRPr="00D135DD" w:rsidRDefault="00DE508F" w:rsidP="00E72285">
            <w:pPr>
              <w:pStyle w:val="ab"/>
              <w:spacing w:line="400" w:lineRule="exact"/>
              <w:ind w:firstLine="28"/>
              <w:rPr>
                <w:rFonts w:ascii="Times New Roman" w:hAnsi="Times New Roman"/>
              </w:rPr>
            </w:pPr>
            <w:r w:rsidRPr="00D135DD">
              <w:rPr>
                <w:rFonts w:ascii="Times New Roman" w:hAnsi="Times New Roman" w:hint="eastAsia"/>
              </w:rPr>
              <w:t>标识符</w:t>
            </w:r>
          </w:p>
        </w:tc>
        <w:tc>
          <w:tcPr>
            <w:tcW w:w="1634" w:type="dxa"/>
            <w:shd w:val="clear" w:color="auto" w:fill="auto"/>
            <w:vAlign w:val="center"/>
          </w:tcPr>
          <w:p w14:paraId="09E9899E" w14:textId="77777777" w:rsidR="00DE508F" w:rsidRPr="00D135DD" w:rsidRDefault="00DE508F" w:rsidP="00E72285">
            <w:pPr>
              <w:pStyle w:val="ab"/>
              <w:spacing w:line="400" w:lineRule="exact"/>
              <w:ind w:firstLine="28"/>
              <w:rPr>
                <w:rFonts w:ascii="Times New Roman" w:hAnsi="Times New Roman"/>
              </w:rPr>
            </w:pPr>
            <w:r w:rsidRPr="00D135DD">
              <w:rPr>
                <w:rFonts w:ascii="Times New Roman" w:hAnsi="Times New Roman" w:hint="eastAsia"/>
              </w:rPr>
              <w:t>模块名称</w:t>
            </w:r>
          </w:p>
        </w:tc>
        <w:tc>
          <w:tcPr>
            <w:tcW w:w="5526" w:type="dxa"/>
            <w:shd w:val="clear" w:color="auto" w:fill="auto"/>
            <w:vAlign w:val="center"/>
          </w:tcPr>
          <w:p w14:paraId="5F5124AC" w14:textId="77777777" w:rsidR="00DE508F" w:rsidRPr="00D135DD" w:rsidRDefault="00DE508F" w:rsidP="00E72285">
            <w:pPr>
              <w:pStyle w:val="ab"/>
              <w:spacing w:line="400" w:lineRule="exact"/>
              <w:ind w:firstLine="28"/>
              <w:rPr>
                <w:rFonts w:ascii="Times New Roman" w:hAnsi="Times New Roman"/>
              </w:rPr>
            </w:pPr>
            <w:r w:rsidRPr="00D135DD">
              <w:rPr>
                <w:rFonts w:ascii="Times New Roman" w:hAnsi="Times New Roman" w:hint="eastAsia"/>
              </w:rPr>
              <w:t>源代码清单</w:t>
            </w:r>
          </w:p>
        </w:tc>
      </w:tr>
      <w:tr w:rsidR="00DE508F" w:rsidRPr="00D135DD" w14:paraId="4B2856E0" w14:textId="77777777" w:rsidTr="00CD5E67">
        <w:trPr>
          <w:jc w:val="center"/>
        </w:trPr>
        <w:tc>
          <w:tcPr>
            <w:tcW w:w="975" w:type="dxa"/>
            <w:shd w:val="clear" w:color="auto" w:fill="auto"/>
            <w:vAlign w:val="center"/>
          </w:tcPr>
          <w:p w14:paraId="533B0B7F" w14:textId="77777777" w:rsidR="00DE508F" w:rsidRPr="00D135DD" w:rsidRDefault="00DE508F" w:rsidP="00E72285">
            <w:pPr>
              <w:pStyle w:val="ab"/>
              <w:spacing w:line="400" w:lineRule="exact"/>
              <w:ind w:firstLine="28"/>
              <w:rPr>
                <w:rFonts w:ascii="Times New Roman" w:hAnsi="Times New Roman"/>
              </w:rPr>
            </w:pPr>
            <w:r w:rsidRPr="00D135DD">
              <w:rPr>
                <w:rFonts w:ascii="Times New Roman" w:hAnsi="Times New Roman" w:hint="eastAsia"/>
              </w:rPr>
              <w:t>01</w:t>
            </w:r>
          </w:p>
        </w:tc>
        <w:tc>
          <w:tcPr>
            <w:tcW w:w="1634" w:type="dxa"/>
            <w:shd w:val="clear" w:color="auto" w:fill="auto"/>
            <w:vAlign w:val="center"/>
          </w:tcPr>
          <w:p w14:paraId="1B34F5BC" w14:textId="77777777" w:rsidR="00DE508F" w:rsidRPr="00D135DD" w:rsidRDefault="00DE508F" w:rsidP="00E72285">
            <w:pPr>
              <w:pStyle w:val="ab"/>
              <w:spacing w:line="400" w:lineRule="exact"/>
              <w:ind w:firstLine="28"/>
              <w:rPr>
                <w:rFonts w:ascii="Times New Roman" w:hAnsi="Times New Roman"/>
              </w:rPr>
            </w:pPr>
            <w:r w:rsidRPr="00D135DD">
              <w:rPr>
                <w:rFonts w:ascii="Times New Roman" w:hAnsi="Times New Roman"/>
              </w:rPr>
              <w:t>Nginx</w:t>
            </w:r>
            <w:r w:rsidRPr="00D135DD">
              <w:rPr>
                <w:rFonts w:ascii="Times New Roman" w:hAnsi="Times New Roman"/>
              </w:rPr>
              <w:t>模块开发</w:t>
            </w:r>
          </w:p>
        </w:tc>
        <w:tc>
          <w:tcPr>
            <w:tcW w:w="5526" w:type="dxa"/>
            <w:shd w:val="clear" w:color="auto" w:fill="auto"/>
            <w:vAlign w:val="center"/>
          </w:tcPr>
          <w:p w14:paraId="59C3E4AB" w14:textId="77777777" w:rsidR="00DE508F" w:rsidRPr="00D135DD" w:rsidRDefault="00DE508F" w:rsidP="00E72285">
            <w:pPr>
              <w:pStyle w:val="ab"/>
              <w:spacing w:line="400" w:lineRule="exact"/>
              <w:ind w:firstLine="28"/>
              <w:rPr>
                <w:rFonts w:ascii="Times New Roman" w:hAnsi="Times New Roman"/>
              </w:rPr>
            </w:pPr>
            <w:r w:rsidRPr="00D135DD">
              <w:rPr>
                <w:rFonts w:ascii="Times New Roman" w:hAnsi="Times New Roman"/>
              </w:rPr>
              <w:t>ngx_http_ipslab_module.c</w:t>
            </w:r>
          </w:p>
        </w:tc>
      </w:tr>
      <w:tr w:rsidR="00DE508F" w:rsidRPr="00D135DD" w14:paraId="121E0B73" w14:textId="77777777" w:rsidTr="00CD5E67">
        <w:trPr>
          <w:jc w:val="center"/>
        </w:trPr>
        <w:tc>
          <w:tcPr>
            <w:tcW w:w="975" w:type="dxa"/>
            <w:shd w:val="clear" w:color="auto" w:fill="auto"/>
            <w:vAlign w:val="center"/>
          </w:tcPr>
          <w:p w14:paraId="6599B8A6" w14:textId="77777777" w:rsidR="00DE508F" w:rsidRPr="00D135DD" w:rsidRDefault="00DE508F" w:rsidP="00E72285">
            <w:pPr>
              <w:pStyle w:val="ab"/>
              <w:spacing w:line="400" w:lineRule="exact"/>
              <w:ind w:firstLine="28"/>
              <w:rPr>
                <w:rFonts w:ascii="Times New Roman" w:hAnsi="Times New Roman"/>
              </w:rPr>
            </w:pPr>
            <w:r w:rsidRPr="00D135DD">
              <w:rPr>
                <w:rFonts w:ascii="Times New Roman" w:hAnsi="Times New Roman" w:hint="eastAsia"/>
              </w:rPr>
              <w:t>02</w:t>
            </w:r>
          </w:p>
        </w:tc>
        <w:tc>
          <w:tcPr>
            <w:tcW w:w="1634" w:type="dxa"/>
            <w:shd w:val="clear" w:color="auto" w:fill="auto"/>
            <w:vAlign w:val="center"/>
          </w:tcPr>
          <w:p w14:paraId="554D9A03" w14:textId="77777777" w:rsidR="00DE508F" w:rsidRPr="00D135DD" w:rsidRDefault="00DE508F" w:rsidP="00E72285">
            <w:pPr>
              <w:pStyle w:val="ab"/>
              <w:spacing w:line="400" w:lineRule="exact"/>
              <w:ind w:firstLine="28"/>
              <w:rPr>
                <w:rFonts w:ascii="Times New Roman" w:hAnsi="Times New Roman"/>
              </w:rPr>
            </w:pPr>
            <w:r w:rsidRPr="00D135DD">
              <w:rPr>
                <w:rFonts w:ascii="Times New Roman" w:hAnsi="Times New Roman"/>
              </w:rPr>
              <w:t>动态</w:t>
            </w:r>
            <w:r w:rsidRPr="00D135DD">
              <w:rPr>
                <w:rFonts w:ascii="Times New Roman" w:hAnsi="Times New Roman"/>
              </w:rPr>
              <w:t>ID</w:t>
            </w:r>
            <w:r w:rsidRPr="00D135DD">
              <w:rPr>
                <w:rFonts w:ascii="Times New Roman" w:hAnsi="Times New Roman"/>
              </w:rPr>
              <w:t>模块</w:t>
            </w:r>
          </w:p>
        </w:tc>
        <w:tc>
          <w:tcPr>
            <w:tcW w:w="5526" w:type="dxa"/>
            <w:shd w:val="clear" w:color="auto" w:fill="auto"/>
            <w:vAlign w:val="center"/>
          </w:tcPr>
          <w:p w14:paraId="1D1A3989" w14:textId="77777777" w:rsidR="00DE508F" w:rsidRPr="00D135DD" w:rsidRDefault="00DE508F" w:rsidP="00E72285">
            <w:pPr>
              <w:pStyle w:val="ab"/>
              <w:spacing w:line="400" w:lineRule="exact"/>
              <w:ind w:firstLine="28"/>
              <w:rPr>
                <w:rFonts w:ascii="Times New Roman" w:hAnsi="Times New Roman"/>
              </w:rPr>
            </w:pPr>
            <w:r w:rsidRPr="00D135DD">
              <w:rPr>
                <w:rFonts w:ascii="Times New Roman" w:hAnsi="Times New Roman"/>
              </w:rPr>
              <w:t>ngx_http_ipslab_module.ctag_enum.h,gumbo.h,popup.html,popup.js,ContentScript.js,background.js</w:t>
            </w:r>
          </w:p>
        </w:tc>
      </w:tr>
      <w:tr w:rsidR="00DE508F" w:rsidRPr="00D135DD" w14:paraId="6BE02E13" w14:textId="77777777" w:rsidTr="00CD5E67">
        <w:trPr>
          <w:jc w:val="center"/>
        </w:trPr>
        <w:tc>
          <w:tcPr>
            <w:tcW w:w="975" w:type="dxa"/>
            <w:shd w:val="clear" w:color="auto" w:fill="auto"/>
            <w:vAlign w:val="center"/>
          </w:tcPr>
          <w:p w14:paraId="25A9E39D" w14:textId="77777777" w:rsidR="00DE508F" w:rsidRPr="00D135DD" w:rsidRDefault="00DE508F" w:rsidP="00E72285">
            <w:pPr>
              <w:pStyle w:val="ab"/>
              <w:spacing w:line="400" w:lineRule="exact"/>
              <w:ind w:firstLine="28"/>
              <w:rPr>
                <w:rFonts w:ascii="Times New Roman" w:hAnsi="Times New Roman"/>
              </w:rPr>
            </w:pPr>
            <w:r w:rsidRPr="00D135DD">
              <w:rPr>
                <w:rFonts w:ascii="Times New Roman" w:hAnsi="Times New Roman" w:hint="eastAsia"/>
              </w:rPr>
              <w:t>03</w:t>
            </w:r>
          </w:p>
        </w:tc>
        <w:tc>
          <w:tcPr>
            <w:tcW w:w="1634" w:type="dxa"/>
            <w:shd w:val="clear" w:color="auto" w:fill="auto"/>
            <w:vAlign w:val="center"/>
          </w:tcPr>
          <w:p w14:paraId="018DD7A7" w14:textId="77777777" w:rsidR="00DE508F" w:rsidRPr="00D135DD" w:rsidRDefault="00DE508F" w:rsidP="00E72285">
            <w:pPr>
              <w:pStyle w:val="ab"/>
              <w:spacing w:line="400" w:lineRule="exact"/>
              <w:ind w:firstLine="28"/>
              <w:rPr>
                <w:rFonts w:ascii="Times New Roman" w:hAnsi="Times New Roman"/>
              </w:rPr>
            </w:pPr>
            <w:r w:rsidRPr="00D135DD">
              <w:rPr>
                <w:rFonts w:ascii="Times New Roman" w:hAnsi="Times New Roman"/>
              </w:rPr>
              <w:t>代码混淆模块</w:t>
            </w:r>
          </w:p>
        </w:tc>
        <w:tc>
          <w:tcPr>
            <w:tcW w:w="5526" w:type="dxa"/>
            <w:shd w:val="clear" w:color="auto" w:fill="auto"/>
            <w:vAlign w:val="center"/>
          </w:tcPr>
          <w:p w14:paraId="3996DE6F" w14:textId="77777777" w:rsidR="00DE508F" w:rsidRPr="00D135DD" w:rsidRDefault="00DE508F" w:rsidP="00E72285">
            <w:pPr>
              <w:pStyle w:val="ab"/>
              <w:spacing w:line="400" w:lineRule="exact"/>
              <w:ind w:firstLine="28"/>
              <w:rPr>
                <w:rFonts w:ascii="Times New Roman" w:hAnsi="Times New Roman"/>
              </w:rPr>
            </w:pPr>
            <w:r w:rsidRPr="00D135DD">
              <w:rPr>
                <w:rFonts w:ascii="Times New Roman" w:hAnsi="Times New Roman"/>
              </w:rPr>
              <w:t>Libduktape.a,duktape.h,duk_config.h,hx.js</w:t>
            </w:r>
          </w:p>
        </w:tc>
      </w:tr>
    </w:tbl>
    <w:p w14:paraId="12548DD6" w14:textId="77777777" w:rsidR="00DE508F" w:rsidRPr="00D135DD" w:rsidRDefault="00DE508F" w:rsidP="00DE508F">
      <w:pPr>
        <w:pStyle w:val="ab"/>
        <w:ind w:firstLine="420"/>
        <w:rPr>
          <w:rFonts w:ascii="Times New Roman" w:hAnsi="Times New Roman"/>
        </w:rPr>
      </w:pPr>
    </w:p>
    <w:p w14:paraId="50D1F2D4" w14:textId="77777777" w:rsidR="00DE508F" w:rsidRPr="00D135DD" w:rsidRDefault="00DE508F" w:rsidP="00CD5E67">
      <w:pPr>
        <w:pStyle w:val="3"/>
        <w:ind w:firstLine="643"/>
        <w:rPr>
          <w:rFonts w:eastAsia="楷体_GB2312"/>
        </w:rPr>
      </w:pPr>
      <w:r w:rsidRPr="00D135DD">
        <w:rPr>
          <w:rFonts w:hint="eastAsia"/>
        </w:rPr>
        <w:t>7</w:t>
      </w:r>
      <w:r w:rsidRPr="00D135DD">
        <w:rPr>
          <w:rFonts w:hint="eastAsia"/>
        </w:rPr>
        <w:t>．</w:t>
      </w:r>
      <w:r w:rsidRPr="00D135DD">
        <w:rPr>
          <w:rFonts w:eastAsia="楷体_GB2312" w:hint="eastAsia"/>
        </w:rPr>
        <w:t>测试说明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851"/>
        <w:gridCol w:w="1559"/>
        <w:gridCol w:w="1134"/>
        <w:gridCol w:w="1622"/>
        <w:gridCol w:w="1797"/>
      </w:tblGrid>
      <w:tr w:rsidR="00DE508F" w:rsidRPr="00D135DD" w14:paraId="4B4EA3C3" w14:textId="77777777" w:rsidTr="00E72285">
        <w:trPr>
          <w:jc w:val="center"/>
        </w:trPr>
        <w:tc>
          <w:tcPr>
            <w:tcW w:w="1271" w:type="dxa"/>
            <w:shd w:val="clear" w:color="auto" w:fill="auto"/>
            <w:vAlign w:val="center"/>
          </w:tcPr>
          <w:p w14:paraId="215D8FAD" w14:textId="77777777" w:rsidR="00DE508F" w:rsidRPr="00D135DD" w:rsidRDefault="00DE508F" w:rsidP="00E72285">
            <w:pPr>
              <w:pStyle w:val="ab"/>
              <w:spacing w:line="400" w:lineRule="exact"/>
              <w:ind w:firstLine="28"/>
              <w:rPr>
                <w:rFonts w:ascii="Times New Roman" w:hAnsi="Times New Roman"/>
              </w:rPr>
            </w:pPr>
            <w:r w:rsidRPr="00D135DD">
              <w:rPr>
                <w:rFonts w:ascii="Times New Roman" w:hAnsi="Times New Roman" w:hint="eastAsia"/>
              </w:rPr>
              <w:t>模块</w:t>
            </w:r>
          </w:p>
        </w:tc>
        <w:tc>
          <w:tcPr>
            <w:tcW w:w="851" w:type="dxa"/>
            <w:shd w:val="clear" w:color="auto" w:fill="auto"/>
            <w:vAlign w:val="center"/>
          </w:tcPr>
          <w:p w14:paraId="1D5D9F77" w14:textId="77777777" w:rsidR="00DE508F" w:rsidRPr="00D135DD" w:rsidRDefault="00DE508F" w:rsidP="00E72285">
            <w:pPr>
              <w:pStyle w:val="ab"/>
              <w:spacing w:line="400" w:lineRule="exact"/>
              <w:ind w:firstLine="28"/>
              <w:rPr>
                <w:rFonts w:ascii="Times New Roman" w:hAnsi="Times New Roman"/>
              </w:rPr>
            </w:pPr>
            <w:r w:rsidRPr="00D135DD">
              <w:rPr>
                <w:rFonts w:ascii="Times New Roman" w:hAnsi="Times New Roman" w:hint="eastAsia"/>
              </w:rPr>
              <w:t>编号</w:t>
            </w:r>
          </w:p>
        </w:tc>
        <w:tc>
          <w:tcPr>
            <w:tcW w:w="1559" w:type="dxa"/>
            <w:shd w:val="clear" w:color="auto" w:fill="auto"/>
            <w:vAlign w:val="center"/>
          </w:tcPr>
          <w:p w14:paraId="2BBB53E0" w14:textId="77777777" w:rsidR="00DE508F" w:rsidRPr="00D135DD" w:rsidRDefault="00DE508F" w:rsidP="00E72285">
            <w:pPr>
              <w:pStyle w:val="ab"/>
              <w:spacing w:line="400" w:lineRule="exact"/>
              <w:ind w:firstLine="28"/>
              <w:rPr>
                <w:rFonts w:ascii="Times New Roman" w:hAnsi="Times New Roman"/>
              </w:rPr>
            </w:pPr>
            <w:r w:rsidRPr="00D135DD">
              <w:rPr>
                <w:rFonts w:ascii="Times New Roman" w:hAnsi="Times New Roman" w:hint="eastAsia"/>
              </w:rPr>
              <w:t>功能</w:t>
            </w:r>
          </w:p>
        </w:tc>
        <w:tc>
          <w:tcPr>
            <w:tcW w:w="1134" w:type="dxa"/>
            <w:shd w:val="clear" w:color="auto" w:fill="auto"/>
            <w:vAlign w:val="center"/>
          </w:tcPr>
          <w:p w14:paraId="4C8D8254" w14:textId="77777777" w:rsidR="00DE508F" w:rsidRPr="00D135DD" w:rsidRDefault="00DE508F" w:rsidP="00E72285">
            <w:pPr>
              <w:pStyle w:val="ab"/>
              <w:spacing w:line="400" w:lineRule="exact"/>
              <w:ind w:firstLine="28"/>
              <w:rPr>
                <w:rFonts w:ascii="Times New Roman" w:hAnsi="Times New Roman"/>
              </w:rPr>
            </w:pPr>
            <w:r w:rsidRPr="00D135DD">
              <w:rPr>
                <w:rFonts w:ascii="Times New Roman" w:hAnsi="Times New Roman" w:hint="eastAsia"/>
              </w:rPr>
              <w:t>输入</w:t>
            </w:r>
          </w:p>
        </w:tc>
        <w:tc>
          <w:tcPr>
            <w:tcW w:w="1622" w:type="dxa"/>
            <w:shd w:val="clear" w:color="auto" w:fill="auto"/>
            <w:vAlign w:val="center"/>
          </w:tcPr>
          <w:p w14:paraId="6BCDB511" w14:textId="77777777" w:rsidR="00DE508F" w:rsidRPr="00D135DD" w:rsidRDefault="00DE508F" w:rsidP="00E72285">
            <w:pPr>
              <w:pStyle w:val="ab"/>
              <w:spacing w:line="400" w:lineRule="exact"/>
              <w:ind w:firstLine="28"/>
              <w:rPr>
                <w:rFonts w:ascii="Times New Roman" w:hAnsi="Times New Roman"/>
              </w:rPr>
            </w:pPr>
            <w:r w:rsidRPr="00D135DD">
              <w:rPr>
                <w:rFonts w:ascii="Times New Roman" w:hAnsi="Times New Roman" w:hint="eastAsia"/>
              </w:rPr>
              <w:t>预期输出</w:t>
            </w:r>
          </w:p>
        </w:tc>
        <w:tc>
          <w:tcPr>
            <w:tcW w:w="1797" w:type="dxa"/>
            <w:shd w:val="clear" w:color="auto" w:fill="auto"/>
            <w:vAlign w:val="center"/>
          </w:tcPr>
          <w:p w14:paraId="4DA8443D" w14:textId="77777777" w:rsidR="00DE508F" w:rsidRPr="00D135DD" w:rsidRDefault="00DE508F" w:rsidP="00E72285">
            <w:pPr>
              <w:pStyle w:val="ab"/>
              <w:spacing w:line="400" w:lineRule="exact"/>
              <w:ind w:firstLine="28"/>
              <w:rPr>
                <w:rFonts w:ascii="Times New Roman" w:hAnsi="Times New Roman"/>
              </w:rPr>
            </w:pPr>
            <w:r w:rsidRPr="00D135DD">
              <w:rPr>
                <w:rFonts w:ascii="Times New Roman" w:hAnsi="Times New Roman" w:hint="eastAsia"/>
              </w:rPr>
              <w:t>实际输出</w:t>
            </w:r>
          </w:p>
        </w:tc>
      </w:tr>
      <w:tr w:rsidR="00DE508F" w:rsidRPr="00D135DD" w14:paraId="1AB07005" w14:textId="77777777" w:rsidTr="00E72285">
        <w:trPr>
          <w:jc w:val="center"/>
        </w:trPr>
        <w:tc>
          <w:tcPr>
            <w:tcW w:w="1271" w:type="dxa"/>
            <w:shd w:val="clear" w:color="auto" w:fill="auto"/>
            <w:vAlign w:val="center"/>
          </w:tcPr>
          <w:p w14:paraId="22ED543F" w14:textId="77777777" w:rsidR="00DE508F" w:rsidRPr="00D135DD" w:rsidRDefault="00DE508F" w:rsidP="00E72285">
            <w:pPr>
              <w:pStyle w:val="ab"/>
              <w:spacing w:line="400" w:lineRule="exact"/>
              <w:ind w:firstLine="28"/>
              <w:rPr>
                <w:rFonts w:ascii="Times New Roman" w:hAnsi="Times New Roman"/>
              </w:rPr>
            </w:pPr>
            <w:r w:rsidRPr="00D135DD">
              <w:rPr>
                <w:rFonts w:ascii="Times New Roman" w:hAnsi="Times New Roman"/>
              </w:rPr>
              <w:t>Nginx</w:t>
            </w:r>
            <w:r w:rsidRPr="00D135DD">
              <w:rPr>
                <w:rFonts w:ascii="Times New Roman" w:hAnsi="Times New Roman"/>
              </w:rPr>
              <w:t>模块开发</w:t>
            </w:r>
          </w:p>
        </w:tc>
        <w:tc>
          <w:tcPr>
            <w:tcW w:w="851" w:type="dxa"/>
            <w:shd w:val="clear" w:color="auto" w:fill="auto"/>
            <w:vAlign w:val="center"/>
          </w:tcPr>
          <w:p w14:paraId="05C5B7A7" w14:textId="77777777" w:rsidR="00DE508F" w:rsidRPr="00D135DD" w:rsidRDefault="00DE508F" w:rsidP="00E72285">
            <w:pPr>
              <w:pStyle w:val="ab"/>
              <w:spacing w:line="400" w:lineRule="exact"/>
              <w:ind w:firstLine="28"/>
              <w:rPr>
                <w:rFonts w:ascii="Times New Roman" w:hAnsi="Times New Roman"/>
              </w:rPr>
            </w:pPr>
            <w:r w:rsidRPr="00D135DD">
              <w:rPr>
                <w:rFonts w:ascii="Times New Roman" w:hAnsi="Times New Roman" w:hint="eastAsia"/>
              </w:rPr>
              <w:t>a</w:t>
            </w:r>
          </w:p>
        </w:tc>
        <w:tc>
          <w:tcPr>
            <w:tcW w:w="1559" w:type="dxa"/>
            <w:shd w:val="clear" w:color="auto" w:fill="auto"/>
            <w:vAlign w:val="center"/>
          </w:tcPr>
          <w:p w14:paraId="0D232F14" w14:textId="77777777" w:rsidR="00DE508F" w:rsidRPr="00D135DD" w:rsidRDefault="00DE508F" w:rsidP="00E72285">
            <w:pPr>
              <w:pStyle w:val="ab"/>
              <w:spacing w:line="400" w:lineRule="exact"/>
              <w:ind w:firstLine="28"/>
              <w:rPr>
                <w:rFonts w:ascii="Times New Roman" w:hAnsi="Times New Roman"/>
              </w:rPr>
            </w:pPr>
            <w:r w:rsidRPr="00D135DD">
              <w:rPr>
                <w:rFonts w:ascii="Times New Roman" w:hAnsi="Times New Roman" w:hint="eastAsia"/>
              </w:rPr>
              <w:t>介入</w:t>
            </w:r>
            <w:r w:rsidRPr="00D135DD">
              <w:rPr>
                <w:rFonts w:ascii="Times New Roman" w:hAnsi="Times New Roman" w:hint="eastAsia"/>
              </w:rPr>
              <w:t>Nginx</w:t>
            </w:r>
          </w:p>
        </w:tc>
        <w:tc>
          <w:tcPr>
            <w:tcW w:w="1134" w:type="dxa"/>
            <w:shd w:val="clear" w:color="auto" w:fill="auto"/>
            <w:vAlign w:val="center"/>
          </w:tcPr>
          <w:p w14:paraId="19D1C897" w14:textId="77777777" w:rsidR="00DE508F" w:rsidRPr="00D135DD" w:rsidRDefault="00DE508F" w:rsidP="00E72285">
            <w:pPr>
              <w:pStyle w:val="ab"/>
              <w:spacing w:line="400" w:lineRule="exact"/>
              <w:ind w:firstLine="28"/>
              <w:rPr>
                <w:rFonts w:ascii="Times New Roman" w:hAnsi="Times New Roman"/>
              </w:rPr>
            </w:pPr>
            <w:r w:rsidRPr="00D135DD">
              <w:rPr>
                <w:rFonts w:ascii="Times New Roman" w:hAnsi="Times New Roman" w:hint="eastAsia"/>
              </w:rPr>
              <w:t>无</w:t>
            </w:r>
          </w:p>
        </w:tc>
        <w:tc>
          <w:tcPr>
            <w:tcW w:w="1622" w:type="dxa"/>
            <w:shd w:val="clear" w:color="auto" w:fill="auto"/>
            <w:vAlign w:val="center"/>
          </w:tcPr>
          <w:p w14:paraId="200916C8" w14:textId="77777777" w:rsidR="00DE508F" w:rsidRPr="00D135DD" w:rsidRDefault="00DE508F" w:rsidP="00E72285">
            <w:pPr>
              <w:pStyle w:val="ab"/>
              <w:spacing w:line="400" w:lineRule="exact"/>
              <w:ind w:firstLine="28"/>
              <w:rPr>
                <w:rFonts w:ascii="Times New Roman" w:hAnsi="Times New Roman"/>
              </w:rPr>
            </w:pPr>
            <w:r w:rsidRPr="00D135DD">
              <w:rPr>
                <w:rFonts w:ascii="Times New Roman" w:hAnsi="Times New Roman" w:hint="eastAsia"/>
              </w:rPr>
              <w:t>模块正确编译进</w:t>
            </w:r>
            <w:r w:rsidRPr="00D135DD">
              <w:rPr>
                <w:rFonts w:ascii="Times New Roman" w:hAnsi="Times New Roman" w:hint="eastAsia"/>
              </w:rPr>
              <w:t>Nginx</w:t>
            </w:r>
          </w:p>
        </w:tc>
        <w:tc>
          <w:tcPr>
            <w:tcW w:w="1797" w:type="dxa"/>
            <w:shd w:val="clear" w:color="auto" w:fill="auto"/>
            <w:vAlign w:val="center"/>
          </w:tcPr>
          <w:p w14:paraId="17BBCCE7" w14:textId="77777777" w:rsidR="00DE508F" w:rsidRPr="00D135DD" w:rsidRDefault="00DE508F" w:rsidP="00E72285">
            <w:pPr>
              <w:pStyle w:val="ab"/>
              <w:spacing w:line="400" w:lineRule="exact"/>
              <w:ind w:firstLine="28"/>
              <w:rPr>
                <w:rFonts w:ascii="Times New Roman" w:hAnsi="Times New Roman"/>
              </w:rPr>
            </w:pPr>
            <w:r w:rsidRPr="00D135DD">
              <w:rPr>
                <w:rFonts w:ascii="Times New Roman" w:hAnsi="Times New Roman" w:hint="eastAsia"/>
              </w:rPr>
              <w:t>模块正确编译进</w:t>
            </w:r>
            <w:r w:rsidRPr="00D135DD">
              <w:rPr>
                <w:rFonts w:ascii="Times New Roman" w:hAnsi="Times New Roman" w:hint="eastAsia"/>
              </w:rPr>
              <w:t>Nginx</w:t>
            </w:r>
          </w:p>
        </w:tc>
      </w:tr>
      <w:tr w:rsidR="00DE508F" w:rsidRPr="00D135DD" w14:paraId="1A5BABA2" w14:textId="77777777" w:rsidTr="00E72285">
        <w:trPr>
          <w:jc w:val="center"/>
        </w:trPr>
        <w:tc>
          <w:tcPr>
            <w:tcW w:w="1271" w:type="dxa"/>
            <w:vMerge w:val="restart"/>
            <w:shd w:val="clear" w:color="auto" w:fill="auto"/>
            <w:vAlign w:val="center"/>
          </w:tcPr>
          <w:p w14:paraId="7DC628D5" w14:textId="77777777" w:rsidR="00DE508F" w:rsidRPr="00D135DD" w:rsidRDefault="00DE508F" w:rsidP="00E72285">
            <w:pPr>
              <w:pStyle w:val="ab"/>
              <w:spacing w:line="400" w:lineRule="exact"/>
              <w:ind w:firstLine="28"/>
              <w:rPr>
                <w:rFonts w:ascii="Times New Roman" w:hAnsi="Times New Roman"/>
              </w:rPr>
            </w:pPr>
            <w:r w:rsidRPr="00D135DD">
              <w:rPr>
                <w:rFonts w:ascii="Times New Roman" w:hAnsi="Times New Roman"/>
              </w:rPr>
              <w:t>动态</w:t>
            </w:r>
            <w:r w:rsidRPr="00D135DD">
              <w:rPr>
                <w:rFonts w:ascii="Times New Roman" w:hAnsi="Times New Roman"/>
              </w:rPr>
              <w:t>ID</w:t>
            </w:r>
            <w:r w:rsidRPr="00D135DD">
              <w:rPr>
                <w:rFonts w:ascii="Times New Roman" w:hAnsi="Times New Roman"/>
              </w:rPr>
              <w:t>模块</w:t>
            </w:r>
          </w:p>
          <w:p w14:paraId="36197C59" w14:textId="77777777" w:rsidR="00DE508F" w:rsidRPr="00D135DD" w:rsidRDefault="00DE508F" w:rsidP="00E72285">
            <w:pPr>
              <w:pStyle w:val="ab"/>
              <w:spacing w:line="400" w:lineRule="exact"/>
              <w:ind w:firstLine="28"/>
              <w:rPr>
                <w:rFonts w:ascii="Times New Roman" w:hAnsi="Times New Roman"/>
              </w:rPr>
            </w:pPr>
            <w:r w:rsidRPr="00D135DD">
              <w:rPr>
                <w:rFonts w:ascii="Times New Roman" w:hAnsi="Times New Roman"/>
              </w:rPr>
              <w:t>Nginx</w:t>
            </w:r>
            <w:r w:rsidRPr="00D135DD">
              <w:rPr>
                <w:rFonts w:ascii="Times New Roman" w:hAnsi="Times New Roman"/>
              </w:rPr>
              <w:t>模块开发</w:t>
            </w:r>
          </w:p>
          <w:p w14:paraId="0AC43DAC" w14:textId="77777777" w:rsidR="00DE508F" w:rsidRPr="00D135DD" w:rsidRDefault="00DE508F" w:rsidP="00E72285">
            <w:pPr>
              <w:pStyle w:val="ab"/>
              <w:spacing w:line="400" w:lineRule="exact"/>
              <w:ind w:firstLine="28"/>
              <w:rPr>
                <w:rFonts w:ascii="Times New Roman" w:hAnsi="Times New Roman"/>
              </w:rPr>
            </w:pPr>
            <w:r w:rsidRPr="00D135DD">
              <w:rPr>
                <w:rFonts w:ascii="Times New Roman" w:hAnsi="Times New Roman"/>
              </w:rPr>
              <w:t>动态</w:t>
            </w:r>
            <w:r w:rsidRPr="00D135DD">
              <w:rPr>
                <w:rFonts w:ascii="Times New Roman" w:hAnsi="Times New Roman"/>
              </w:rPr>
              <w:t>ID</w:t>
            </w:r>
            <w:r w:rsidRPr="00D135DD">
              <w:rPr>
                <w:rFonts w:ascii="Times New Roman" w:hAnsi="Times New Roman"/>
              </w:rPr>
              <w:t>模块</w:t>
            </w:r>
          </w:p>
        </w:tc>
        <w:tc>
          <w:tcPr>
            <w:tcW w:w="851" w:type="dxa"/>
            <w:shd w:val="clear" w:color="auto" w:fill="auto"/>
            <w:vAlign w:val="center"/>
          </w:tcPr>
          <w:p w14:paraId="257EB312" w14:textId="77777777" w:rsidR="00DE508F" w:rsidRPr="00D135DD" w:rsidRDefault="00DE508F" w:rsidP="00E72285">
            <w:pPr>
              <w:pStyle w:val="ab"/>
              <w:spacing w:line="400" w:lineRule="exact"/>
              <w:ind w:firstLine="28"/>
              <w:rPr>
                <w:rFonts w:ascii="Times New Roman" w:hAnsi="Times New Roman"/>
              </w:rPr>
            </w:pPr>
            <w:r w:rsidRPr="00D135DD">
              <w:rPr>
                <w:rFonts w:ascii="Times New Roman" w:hAnsi="Times New Roman"/>
              </w:rPr>
              <w:t>b</w:t>
            </w:r>
          </w:p>
        </w:tc>
        <w:tc>
          <w:tcPr>
            <w:tcW w:w="1559" w:type="dxa"/>
            <w:shd w:val="clear" w:color="auto" w:fill="auto"/>
            <w:vAlign w:val="center"/>
          </w:tcPr>
          <w:p w14:paraId="08A88D3D" w14:textId="72710038" w:rsidR="00DE508F" w:rsidRPr="00D135DD" w:rsidRDefault="00DE508F" w:rsidP="00E72285">
            <w:pPr>
              <w:pStyle w:val="ab"/>
              <w:spacing w:line="400" w:lineRule="exact"/>
              <w:ind w:firstLine="28"/>
              <w:rPr>
                <w:rFonts w:ascii="Times New Roman" w:hAnsi="Times New Roman"/>
              </w:rPr>
            </w:pPr>
            <w:r w:rsidRPr="00D135DD">
              <w:rPr>
                <w:rFonts w:ascii="Times New Roman" w:hAnsi="Times New Roman" w:hint="eastAsia"/>
              </w:rPr>
              <w:t>浏览器扩展</w:t>
            </w:r>
            <w:r w:rsidR="005B7496">
              <w:rPr>
                <w:rFonts w:hint="eastAsia"/>
              </w:rPr>
              <w:t xml:space="preserve"> </w:t>
            </w:r>
            <w:r w:rsidR="005B7496" w:rsidRPr="005B7496">
              <w:rPr>
                <w:rFonts w:ascii="Times New Roman" w:hAnsi="Times New Roman" w:hint="eastAsia"/>
              </w:rPr>
              <w:t>“</w:t>
            </w:r>
            <w:r w:rsidRPr="00D135DD">
              <w:rPr>
                <w:rFonts w:ascii="Times New Roman" w:hAnsi="Times New Roman" w:hint="eastAsia"/>
              </w:rPr>
              <w:t>protect</w:t>
            </w:r>
            <w:r w:rsidRPr="00D135DD">
              <w:rPr>
                <w:rFonts w:ascii="Times New Roman" w:hAnsi="Times New Roman" w:hint="eastAsia"/>
              </w:rPr>
              <w:t>”作用网站的正确设置</w:t>
            </w:r>
          </w:p>
        </w:tc>
        <w:tc>
          <w:tcPr>
            <w:tcW w:w="1134" w:type="dxa"/>
            <w:shd w:val="clear" w:color="auto" w:fill="auto"/>
            <w:vAlign w:val="center"/>
          </w:tcPr>
          <w:p w14:paraId="453F0C84" w14:textId="77777777" w:rsidR="00DE508F" w:rsidRPr="00D135DD" w:rsidRDefault="00DE508F" w:rsidP="00E72285">
            <w:pPr>
              <w:pStyle w:val="ab"/>
              <w:spacing w:line="400" w:lineRule="exact"/>
              <w:ind w:firstLine="28"/>
              <w:rPr>
                <w:rFonts w:ascii="Times New Roman" w:hAnsi="Times New Roman"/>
              </w:rPr>
            </w:pPr>
            <w:r w:rsidRPr="00D135DD">
              <w:rPr>
                <w:rFonts w:ascii="Times New Roman" w:hAnsi="Times New Roman" w:hint="eastAsia"/>
              </w:rPr>
              <w:t>网站正则表达式</w:t>
            </w:r>
          </w:p>
        </w:tc>
        <w:tc>
          <w:tcPr>
            <w:tcW w:w="1622" w:type="dxa"/>
            <w:shd w:val="clear" w:color="auto" w:fill="auto"/>
            <w:vAlign w:val="center"/>
          </w:tcPr>
          <w:p w14:paraId="1ECFF601" w14:textId="77777777" w:rsidR="00DE508F" w:rsidRPr="00D135DD" w:rsidRDefault="00DE508F" w:rsidP="00E72285">
            <w:pPr>
              <w:pStyle w:val="ab"/>
              <w:spacing w:line="400" w:lineRule="exact"/>
              <w:ind w:firstLine="28"/>
              <w:rPr>
                <w:rFonts w:ascii="Times New Roman" w:hAnsi="Times New Roman"/>
              </w:rPr>
            </w:pPr>
            <w:r w:rsidRPr="00D135DD">
              <w:rPr>
                <w:rFonts w:ascii="Times New Roman" w:hAnsi="Times New Roman" w:hint="eastAsia"/>
              </w:rPr>
              <w:t>设置成功</w:t>
            </w:r>
          </w:p>
        </w:tc>
        <w:tc>
          <w:tcPr>
            <w:tcW w:w="1797" w:type="dxa"/>
            <w:shd w:val="clear" w:color="auto" w:fill="auto"/>
            <w:vAlign w:val="center"/>
          </w:tcPr>
          <w:p w14:paraId="2B1D33DF" w14:textId="77777777" w:rsidR="00DE508F" w:rsidRPr="00D135DD" w:rsidRDefault="00DE508F" w:rsidP="00E72285">
            <w:pPr>
              <w:pStyle w:val="ab"/>
              <w:spacing w:line="400" w:lineRule="exact"/>
              <w:ind w:firstLine="28"/>
              <w:rPr>
                <w:rFonts w:ascii="Times New Roman" w:hAnsi="Times New Roman"/>
              </w:rPr>
            </w:pPr>
            <w:r w:rsidRPr="00D135DD">
              <w:rPr>
                <w:rFonts w:ascii="Times New Roman" w:hAnsi="Times New Roman" w:hint="eastAsia"/>
              </w:rPr>
              <w:t>设置成功</w:t>
            </w:r>
          </w:p>
        </w:tc>
      </w:tr>
      <w:tr w:rsidR="00DE508F" w:rsidRPr="00D135DD" w14:paraId="20A457D6" w14:textId="77777777" w:rsidTr="00E72285">
        <w:trPr>
          <w:jc w:val="center"/>
        </w:trPr>
        <w:tc>
          <w:tcPr>
            <w:tcW w:w="1271" w:type="dxa"/>
            <w:vMerge/>
            <w:shd w:val="clear" w:color="auto" w:fill="auto"/>
            <w:vAlign w:val="center"/>
          </w:tcPr>
          <w:p w14:paraId="49D4337A" w14:textId="77777777" w:rsidR="00DE508F" w:rsidRPr="00D135DD" w:rsidRDefault="00DE508F" w:rsidP="00E72285">
            <w:pPr>
              <w:pStyle w:val="ab"/>
              <w:spacing w:line="400" w:lineRule="exact"/>
              <w:ind w:firstLine="28"/>
              <w:rPr>
                <w:rFonts w:ascii="Times New Roman" w:hAnsi="Times New Roman"/>
              </w:rPr>
            </w:pPr>
          </w:p>
        </w:tc>
        <w:tc>
          <w:tcPr>
            <w:tcW w:w="851" w:type="dxa"/>
            <w:shd w:val="clear" w:color="auto" w:fill="auto"/>
            <w:vAlign w:val="center"/>
          </w:tcPr>
          <w:p w14:paraId="6CC7B00D" w14:textId="77777777" w:rsidR="00DE508F" w:rsidRPr="00D135DD" w:rsidRDefault="00DE508F" w:rsidP="00E72285">
            <w:pPr>
              <w:pStyle w:val="ab"/>
              <w:spacing w:line="400" w:lineRule="exact"/>
              <w:ind w:firstLine="28"/>
              <w:rPr>
                <w:rFonts w:ascii="Times New Roman" w:hAnsi="Times New Roman"/>
              </w:rPr>
            </w:pPr>
            <w:r w:rsidRPr="00D135DD">
              <w:rPr>
                <w:rFonts w:ascii="Times New Roman" w:hAnsi="Times New Roman"/>
              </w:rPr>
              <w:t>c</w:t>
            </w:r>
          </w:p>
        </w:tc>
        <w:tc>
          <w:tcPr>
            <w:tcW w:w="1559" w:type="dxa"/>
            <w:shd w:val="clear" w:color="auto" w:fill="auto"/>
            <w:vAlign w:val="center"/>
          </w:tcPr>
          <w:p w14:paraId="43B9CFAB" w14:textId="77777777" w:rsidR="00DE508F" w:rsidRPr="00D135DD" w:rsidRDefault="00DE508F" w:rsidP="00E72285">
            <w:pPr>
              <w:pStyle w:val="ab"/>
              <w:spacing w:line="400" w:lineRule="exact"/>
              <w:ind w:firstLine="28"/>
              <w:rPr>
                <w:rFonts w:ascii="Times New Roman" w:hAnsi="Times New Roman"/>
              </w:rPr>
            </w:pPr>
            <w:r w:rsidRPr="00D135DD">
              <w:rPr>
                <w:rFonts w:ascii="Times New Roman" w:hAnsi="Times New Roman"/>
              </w:rPr>
              <w:t>浏览器插件</w:t>
            </w:r>
            <w:r w:rsidRPr="00D135DD">
              <w:rPr>
                <w:rFonts w:ascii="Times New Roman" w:hAnsi="Times New Roman" w:hint="eastAsia"/>
              </w:rPr>
              <w:t>给请求加</w:t>
            </w:r>
            <w:r w:rsidRPr="00D135DD">
              <w:rPr>
                <w:rFonts w:ascii="Times New Roman" w:hAnsi="Times New Roman"/>
              </w:rPr>
              <w:t>ID</w:t>
            </w:r>
          </w:p>
        </w:tc>
        <w:tc>
          <w:tcPr>
            <w:tcW w:w="1134" w:type="dxa"/>
            <w:shd w:val="clear" w:color="auto" w:fill="auto"/>
            <w:vAlign w:val="center"/>
          </w:tcPr>
          <w:p w14:paraId="4A60B128" w14:textId="77777777" w:rsidR="00DE508F" w:rsidRPr="00D135DD" w:rsidRDefault="00DE508F" w:rsidP="00E72285">
            <w:pPr>
              <w:pStyle w:val="ab"/>
              <w:spacing w:line="400" w:lineRule="exact"/>
              <w:ind w:firstLine="28"/>
              <w:rPr>
                <w:rFonts w:ascii="Times New Roman" w:hAnsi="Times New Roman"/>
              </w:rPr>
            </w:pPr>
            <w:r w:rsidRPr="00D135DD">
              <w:rPr>
                <w:rFonts w:ascii="Times New Roman" w:hAnsi="Times New Roman" w:hint="eastAsia"/>
              </w:rPr>
              <w:t>URL</w:t>
            </w:r>
          </w:p>
        </w:tc>
        <w:tc>
          <w:tcPr>
            <w:tcW w:w="1622" w:type="dxa"/>
            <w:shd w:val="clear" w:color="auto" w:fill="auto"/>
            <w:vAlign w:val="center"/>
          </w:tcPr>
          <w:p w14:paraId="7A7923CB" w14:textId="77777777" w:rsidR="00DE508F" w:rsidRPr="00D135DD" w:rsidRDefault="00DE508F" w:rsidP="00E72285">
            <w:pPr>
              <w:pStyle w:val="ab"/>
              <w:spacing w:line="400" w:lineRule="exact"/>
              <w:ind w:firstLine="28"/>
              <w:rPr>
                <w:rFonts w:ascii="Times New Roman" w:hAnsi="Times New Roman"/>
              </w:rPr>
            </w:pPr>
            <w:r w:rsidRPr="00D135DD">
              <w:rPr>
                <w:rFonts w:ascii="Times New Roman" w:hAnsi="Times New Roman" w:hint="eastAsia"/>
              </w:rPr>
              <w:t>加了</w:t>
            </w:r>
            <w:r w:rsidRPr="00D135DD">
              <w:rPr>
                <w:rFonts w:ascii="Times New Roman" w:hAnsi="Times New Roman" w:hint="eastAsia"/>
              </w:rPr>
              <w:t>ID</w:t>
            </w:r>
            <w:r w:rsidRPr="00D135DD">
              <w:rPr>
                <w:rFonts w:ascii="Times New Roman" w:hAnsi="Times New Roman"/>
              </w:rPr>
              <w:t>的</w:t>
            </w:r>
            <w:r w:rsidRPr="00D135DD">
              <w:rPr>
                <w:rFonts w:ascii="Times New Roman" w:hAnsi="Times New Roman"/>
              </w:rPr>
              <w:t>URL</w:t>
            </w:r>
          </w:p>
        </w:tc>
        <w:tc>
          <w:tcPr>
            <w:tcW w:w="1797" w:type="dxa"/>
            <w:shd w:val="clear" w:color="auto" w:fill="auto"/>
            <w:vAlign w:val="center"/>
          </w:tcPr>
          <w:p w14:paraId="145F21E7" w14:textId="77777777" w:rsidR="00DE508F" w:rsidRPr="00D135DD" w:rsidRDefault="00DE508F" w:rsidP="00E72285">
            <w:pPr>
              <w:pStyle w:val="ab"/>
              <w:spacing w:line="400" w:lineRule="exact"/>
              <w:ind w:firstLine="28"/>
              <w:rPr>
                <w:rFonts w:ascii="Times New Roman" w:hAnsi="Times New Roman"/>
              </w:rPr>
            </w:pPr>
            <w:r w:rsidRPr="00D135DD">
              <w:rPr>
                <w:rFonts w:ascii="Times New Roman" w:hAnsi="Times New Roman" w:hint="eastAsia"/>
              </w:rPr>
              <w:t>加了</w:t>
            </w:r>
            <w:r w:rsidRPr="00D135DD">
              <w:rPr>
                <w:rFonts w:ascii="Times New Roman" w:hAnsi="Times New Roman" w:hint="eastAsia"/>
              </w:rPr>
              <w:t>ID</w:t>
            </w:r>
            <w:r w:rsidRPr="00D135DD">
              <w:rPr>
                <w:rFonts w:ascii="Times New Roman" w:hAnsi="Times New Roman"/>
              </w:rPr>
              <w:t>的</w:t>
            </w:r>
            <w:r w:rsidRPr="00D135DD">
              <w:rPr>
                <w:rFonts w:ascii="Times New Roman" w:hAnsi="Times New Roman"/>
              </w:rPr>
              <w:t>URL</w:t>
            </w:r>
          </w:p>
        </w:tc>
      </w:tr>
      <w:tr w:rsidR="00DE508F" w:rsidRPr="00D135DD" w14:paraId="4B43DF6F" w14:textId="77777777" w:rsidTr="00E72285">
        <w:trPr>
          <w:jc w:val="center"/>
        </w:trPr>
        <w:tc>
          <w:tcPr>
            <w:tcW w:w="1271" w:type="dxa"/>
            <w:vMerge/>
            <w:shd w:val="clear" w:color="auto" w:fill="auto"/>
            <w:vAlign w:val="center"/>
          </w:tcPr>
          <w:p w14:paraId="5BCA7A11" w14:textId="77777777" w:rsidR="00DE508F" w:rsidRPr="00D135DD" w:rsidRDefault="00DE508F" w:rsidP="00E72285">
            <w:pPr>
              <w:pStyle w:val="ab"/>
              <w:spacing w:line="400" w:lineRule="exact"/>
              <w:ind w:firstLine="28"/>
              <w:rPr>
                <w:rFonts w:ascii="Times New Roman" w:hAnsi="Times New Roman"/>
              </w:rPr>
            </w:pPr>
          </w:p>
        </w:tc>
        <w:tc>
          <w:tcPr>
            <w:tcW w:w="851" w:type="dxa"/>
            <w:shd w:val="clear" w:color="auto" w:fill="auto"/>
            <w:vAlign w:val="center"/>
          </w:tcPr>
          <w:p w14:paraId="01B9C967" w14:textId="77777777" w:rsidR="00DE508F" w:rsidRPr="00D135DD" w:rsidRDefault="00DE508F" w:rsidP="00E72285">
            <w:pPr>
              <w:pStyle w:val="ab"/>
              <w:spacing w:line="400" w:lineRule="exact"/>
              <w:ind w:firstLine="28"/>
              <w:rPr>
                <w:rFonts w:ascii="Times New Roman" w:hAnsi="Times New Roman"/>
              </w:rPr>
            </w:pPr>
            <w:r w:rsidRPr="00D135DD">
              <w:rPr>
                <w:rFonts w:ascii="Times New Roman" w:hAnsi="Times New Roman"/>
              </w:rPr>
              <w:t>d</w:t>
            </w:r>
          </w:p>
        </w:tc>
        <w:tc>
          <w:tcPr>
            <w:tcW w:w="1559" w:type="dxa"/>
            <w:shd w:val="clear" w:color="auto" w:fill="auto"/>
            <w:vAlign w:val="center"/>
          </w:tcPr>
          <w:p w14:paraId="4F70251F" w14:textId="77777777" w:rsidR="00DE508F" w:rsidRPr="00D135DD" w:rsidRDefault="00DE508F" w:rsidP="00E72285">
            <w:pPr>
              <w:pStyle w:val="ab"/>
              <w:spacing w:line="400" w:lineRule="exact"/>
              <w:ind w:firstLine="28"/>
              <w:rPr>
                <w:rFonts w:ascii="Times New Roman" w:hAnsi="Times New Roman"/>
              </w:rPr>
            </w:pPr>
            <w:r w:rsidRPr="00D135DD">
              <w:rPr>
                <w:rFonts w:ascii="Times New Roman" w:hAnsi="Times New Roman" w:hint="eastAsia"/>
              </w:rPr>
              <w:t>服务器</w:t>
            </w:r>
            <w:r w:rsidRPr="00D135DD">
              <w:rPr>
                <w:rFonts w:ascii="Times New Roman" w:hAnsi="Times New Roman" w:hint="eastAsia"/>
              </w:rPr>
              <w:t>ID</w:t>
            </w:r>
            <w:r w:rsidRPr="00D135DD">
              <w:rPr>
                <w:rFonts w:ascii="Times New Roman" w:hAnsi="Times New Roman"/>
              </w:rPr>
              <w:t>分配</w:t>
            </w:r>
          </w:p>
        </w:tc>
        <w:tc>
          <w:tcPr>
            <w:tcW w:w="1134" w:type="dxa"/>
            <w:shd w:val="clear" w:color="auto" w:fill="auto"/>
            <w:vAlign w:val="center"/>
          </w:tcPr>
          <w:p w14:paraId="1C4CF2A7" w14:textId="77777777" w:rsidR="00DE508F" w:rsidRPr="00D135DD" w:rsidRDefault="00DE508F" w:rsidP="00E72285">
            <w:pPr>
              <w:pStyle w:val="ab"/>
              <w:spacing w:line="400" w:lineRule="exact"/>
              <w:ind w:firstLine="28"/>
              <w:rPr>
                <w:rFonts w:ascii="Times New Roman" w:hAnsi="Times New Roman"/>
              </w:rPr>
            </w:pPr>
            <w:r w:rsidRPr="00D135DD">
              <w:rPr>
                <w:rFonts w:ascii="Times New Roman" w:hAnsi="Times New Roman" w:hint="eastAsia"/>
              </w:rPr>
              <w:t>IP</w:t>
            </w:r>
          </w:p>
        </w:tc>
        <w:tc>
          <w:tcPr>
            <w:tcW w:w="1622" w:type="dxa"/>
            <w:shd w:val="clear" w:color="auto" w:fill="auto"/>
            <w:vAlign w:val="center"/>
          </w:tcPr>
          <w:p w14:paraId="4F05B9B9" w14:textId="77777777" w:rsidR="00DE508F" w:rsidRPr="00D135DD" w:rsidRDefault="00DE508F" w:rsidP="00E72285">
            <w:pPr>
              <w:pStyle w:val="ab"/>
              <w:spacing w:line="400" w:lineRule="exact"/>
              <w:ind w:firstLine="28"/>
              <w:rPr>
                <w:rFonts w:ascii="Times New Roman" w:hAnsi="Times New Roman"/>
              </w:rPr>
            </w:pPr>
            <w:r w:rsidRPr="00D135DD">
              <w:rPr>
                <w:rFonts w:ascii="Times New Roman" w:hAnsi="Times New Roman" w:hint="eastAsia"/>
              </w:rPr>
              <w:t>ID</w:t>
            </w:r>
          </w:p>
        </w:tc>
        <w:tc>
          <w:tcPr>
            <w:tcW w:w="1797" w:type="dxa"/>
            <w:shd w:val="clear" w:color="auto" w:fill="auto"/>
            <w:vAlign w:val="center"/>
          </w:tcPr>
          <w:p w14:paraId="29B2CBDE" w14:textId="77777777" w:rsidR="00DE508F" w:rsidRPr="00D135DD" w:rsidRDefault="00DE508F" w:rsidP="00E72285">
            <w:pPr>
              <w:pStyle w:val="ab"/>
              <w:spacing w:line="400" w:lineRule="exact"/>
              <w:ind w:firstLine="28"/>
              <w:rPr>
                <w:rFonts w:ascii="Times New Roman" w:hAnsi="Times New Roman"/>
              </w:rPr>
            </w:pPr>
            <w:r w:rsidRPr="00D135DD">
              <w:rPr>
                <w:rFonts w:ascii="Times New Roman" w:hAnsi="Times New Roman" w:hint="eastAsia"/>
              </w:rPr>
              <w:t>ID</w:t>
            </w:r>
          </w:p>
        </w:tc>
      </w:tr>
      <w:tr w:rsidR="00DE508F" w:rsidRPr="00D135DD" w14:paraId="618B1C10" w14:textId="77777777" w:rsidTr="00E72285">
        <w:trPr>
          <w:jc w:val="center"/>
        </w:trPr>
        <w:tc>
          <w:tcPr>
            <w:tcW w:w="1271" w:type="dxa"/>
            <w:vMerge/>
            <w:shd w:val="clear" w:color="auto" w:fill="auto"/>
            <w:vAlign w:val="center"/>
          </w:tcPr>
          <w:p w14:paraId="05DF92B9" w14:textId="77777777" w:rsidR="00DE508F" w:rsidRPr="00D135DD" w:rsidRDefault="00DE508F" w:rsidP="00E72285">
            <w:pPr>
              <w:pStyle w:val="ab"/>
              <w:spacing w:line="400" w:lineRule="exact"/>
              <w:ind w:firstLine="28"/>
              <w:rPr>
                <w:rFonts w:ascii="Times New Roman" w:hAnsi="Times New Roman"/>
              </w:rPr>
            </w:pPr>
          </w:p>
        </w:tc>
        <w:tc>
          <w:tcPr>
            <w:tcW w:w="851" w:type="dxa"/>
            <w:shd w:val="clear" w:color="auto" w:fill="auto"/>
            <w:vAlign w:val="center"/>
          </w:tcPr>
          <w:p w14:paraId="6D0C7E2C" w14:textId="77777777" w:rsidR="00DE508F" w:rsidRPr="00D135DD" w:rsidRDefault="00DE508F" w:rsidP="00E72285">
            <w:pPr>
              <w:pStyle w:val="ab"/>
              <w:spacing w:line="400" w:lineRule="exact"/>
              <w:ind w:firstLine="28"/>
              <w:rPr>
                <w:rFonts w:ascii="Times New Roman" w:hAnsi="Times New Roman"/>
              </w:rPr>
            </w:pPr>
            <w:r w:rsidRPr="00D135DD">
              <w:rPr>
                <w:rFonts w:ascii="Times New Roman" w:hAnsi="Times New Roman"/>
              </w:rPr>
              <w:t>e</w:t>
            </w:r>
          </w:p>
        </w:tc>
        <w:tc>
          <w:tcPr>
            <w:tcW w:w="1559" w:type="dxa"/>
            <w:shd w:val="clear" w:color="auto" w:fill="auto"/>
            <w:vAlign w:val="center"/>
          </w:tcPr>
          <w:p w14:paraId="13515C51" w14:textId="77777777" w:rsidR="00DE508F" w:rsidRPr="00D135DD" w:rsidRDefault="00DE508F" w:rsidP="00E72285">
            <w:pPr>
              <w:pStyle w:val="ab"/>
              <w:spacing w:line="400" w:lineRule="exact"/>
              <w:ind w:firstLine="28"/>
              <w:rPr>
                <w:rFonts w:ascii="Times New Roman" w:hAnsi="Times New Roman"/>
              </w:rPr>
            </w:pPr>
            <w:r w:rsidRPr="00D135DD">
              <w:rPr>
                <w:rFonts w:ascii="Times New Roman" w:hAnsi="Times New Roman" w:hint="eastAsia"/>
              </w:rPr>
              <w:t>服务器</w:t>
            </w:r>
            <w:r w:rsidRPr="00D135DD">
              <w:rPr>
                <w:rFonts w:ascii="Times New Roman" w:hAnsi="Times New Roman" w:hint="eastAsia"/>
              </w:rPr>
              <w:t>ID</w:t>
            </w:r>
            <w:r w:rsidRPr="00D135DD">
              <w:rPr>
                <w:rFonts w:ascii="Times New Roman" w:hAnsi="Times New Roman" w:hint="eastAsia"/>
              </w:rPr>
              <w:t>进行</w:t>
            </w:r>
            <w:r w:rsidRPr="00D135DD">
              <w:rPr>
                <w:rFonts w:ascii="Times New Roman" w:hAnsi="Times New Roman"/>
              </w:rPr>
              <w:t>比较</w:t>
            </w:r>
            <w:r w:rsidRPr="00D135DD">
              <w:rPr>
                <w:rFonts w:ascii="Times New Roman" w:hAnsi="Times New Roman" w:hint="eastAsia"/>
              </w:rPr>
              <w:t>验证</w:t>
            </w:r>
          </w:p>
        </w:tc>
        <w:tc>
          <w:tcPr>
            <w:tcW w:w="1134" w:type="dxa"/>
            <w:shd w:val="clear" w:color="auto" w:fill="auto"/>
            <w:vAlign w:val="center"/>
          </w:tcPr>
          <w:p w14:paraId="334F4C7E" w14:textId="77777777" w:rsidR="00DE508F" w:rsidRPr="00D135DD" w:rsidRDefault="00DE508F" w:rsidP="00E72285">
            <w:pPr>
              <w:pStyle w:val="ab"/>
              <w:spacing w:line="400" w:lineRule="exact"/>
              <w:ind w:firstLine="28"/>
              <w:rPr>
                <w:rFonts w:ascii="Times New Roman" w:hAnsi="Times New Roman"/>
              </w:rPr>
            </w:pPr>
            <w:r w:rsidRPr="00D135DD">
              <w:rPr>
                <w:rFonts w:ascii="Times New Roman" w:hAnsi="Times New Roman" w:hint="eastAsia"/>
              </w:rPr>
              <w:t>ID</w:t>
            </w:r>
            <w:r w:rsidRPr="00D135DD">
              <w:rPr>
                <w:rFonts w:ascii="Times New Roman" w:hAnsi="Times New Roman"/>
              </w:rPr>
              <w:t>1</w:t>
            </w:r>
            <w:r w:rsidRPr="00D135DD">
              <w:rPr>
                <w:rFonts w:ascii="Times New Roman" w:hAnsi="Times New Roman" w:hint="eastAsia"/>
              </w:rPr>
              <w:t>，</w:t>
            </w:r>
            <w:r w:rsidRPr="00D135DD">
              <w:rPr>
                <w:rFonts w:ascii="Times New Roman" w:hAnsi="Times New Roman"/>
              </w:rPr>
              <w:t>ID2</w:t>
            </w:r>
          </w:p>
        </w:tc>
        <w:tc>
          <w:tcPr>
            <w:tcW w:w="1622" w:type="dxa"/>
            <w:shd w:val="clear" w:color="auto" w:fill="auto"/>
            <w:vAlign w:val="center"/>
          </w:tcPr>
          <w:p w14:paraId="0436590A" w14:textId="77777777" w:rsidR="00DE508F" w:rsidRPr="00D135DD" w:rsidRDefault="00DE508F" w:rsidP="00E72285">
            <w:pPr>
              <w:pStyle w:val="ab"/>
              <w:spacing w:line="400" w:lineRule="exact"/>
              <w:ind w:firstLine="28"/>
              <w:rPr>
                <w:rFonts w:ascii="Times New Roman" w:hAnsi="Times New Roman"/>
              </w:rPr>
            </w:pPr>
            <w:r w:rsidRPr="00D135DD">
              <w:rPr>
                <w:rFonts w:ascii="Times New Roman" w:hAnsi="Times New Roman" w:hint="eastAsia"/>
              </w:rPr>
              <w:t>真</w:t>
            </w:r>
            <w:r w:rsidRPr="00D135DD">
              <w:rPr>
                <w:rFonts w:ascii="Times New Roman" w:hAnsi="Times New Roman" w:hint="eastAsia"/>
              </w:rPr>
              <w:t>/</w:t>
            </w:r>
            <w:r w:rsidRPr="00D135DD">
              <w:rPr>
                <w:rFonts w:ascii="Times New Roman" w:hAnsi="Times New Roman" w:hint="eastAsia"/>
              </w:rPr>
              <w:t>假</w:t>
            </w:r>
          </w:p>
        </w:tc>
        <w:tc>
          <w:tcPr>
            <w:tcW w:w="1797" w:type="dxa"/>
            <w:shd w:val="clear" w:color="auto" w:fill="auto"/>
            <w:vAlign w:val="center"/>
          </w:tcPr>
          <w:p w14:paraId="34029140" w14:textId="77777777" w:rsidR="00DE508F" w:rsidRPr="00D135DD" w:rsidRDefault="00DE508F" w:rsidP="00E72285">
            <w:pPr>
              <w:pStyle w:val="ab"/>
              <w:spacing w:line="400" w:lineRule="exact"/>
              <w:ind w:firstLine="28"/>
              <w:rPr>
                <w:rFonts w:ascii="Times New Roman" w:hAnsi="Times New Roman"/>
              </w:rPr>
            </w:pPr>
            <w:r w:rsidRPr="00D135DD">
              <w:rPr>
                <w:rFonts w:ascii="Times New Roman" w:hAnsi="Times New Roman" w:hint="eastAsia"/>
              </w:rPr>
              <w:t>真</w:t>
            </w:r>
            <w:r w:rsidRPr="00D135DD">
              <w:rPr>
                <w:rFonts w:ascii="Times New Roman" w:hAnsi="Times New Roman" w:hint="eastAsia"/>
              </w:rPr>
              <w:t>/</w:t>
            </w:r>
            <w:r w:rsidRPr="00D135DD">
              <w:rPr>
                <w:rFonts w:ascii="Times New Roman" w:hAnsi="Times New Roman" w:hint="eastAsia"/>
              </w:rPr>
              <w:t>假</w:t>
            </w:r>
          </w:p>
        </w:tc>
      </w:tr>
      <w:tr w:rsidR="00DE508F" w:rsidRPr="00D135DD" w14:paraId="187E6151" w14:textId="77777777" w:rsidTr="00E72285">
        <w:trPr>
          <w:jc w:val="center"/>
        </w:trPr>
        <w:tc>
          <w:tcPr>
            <w:tcW w:w="1271" w:type="dxa"/>
            <w:vMerge/>
            <w:shd w:val="clear" w:color="auto" w:fill="auto"/>
            <w:vAlign w:val="center"/>
          </w:tcPr>
          <w:p w14:paraId="30C08D85" w14:textId="77777777" w:rsidR="00DE508F" w:rsidRPr="00D135DD" w:rsidRDefault="00DE508F" w:rsidP="00E72285">
            <w:pPr>
              <w:pStyle w:val="ab"/>
              <w:spacing w:line="400" w:lineRule="exact"/>
              <w:ind w:firstLine="28"/>
              <w:rPr>
                <w:rFonts w:ascii="Times New Roman" w:hAnsi="Times New Roman"/>
              </w:rPr>
            </w:pPr>
          </w:p>
        </w:tc>
        <w:tc>
          <w:tcPr>
            <w:tcW w:w="851" w:type="dxa"/>
            <w:shd w:val="clear" w:color="auto" w:fill="auto"/>
            <w:vAlign w:val="center"/>
          </w:tcPr>
          <w:p w14:paraId="6601FCE2" w14:textId="77777777" w:rsidR="00DE508F" w:rsidRPr="00D135DD" w:rsidRDefault="00DE508F" w:rsidP="00E72285">
            <w:pPr>
              <w:pStyle w:val="ab"/>
              <w:spacing w:line="400" w:lineRule="exact"/>
              <w:ind w:firstLine="28"/>
              <w:rPr>
                <w:rFonts w:ascii="Times New Roman" w:hAnsi="Times New Roman"/>
              </w:rPr>
            </w:pPr>
            <w:r w:rsidRPr="00D135DD">
              <w:rPr>
                <w:rFonts w:ascii="Times New Roman" w:hAnsi="Times New Roman"/>
              </w:rPr>
              <w:t>f</w:t>
            </w:r>
          </w:p>
        </w:tc>
        <w:tc>
          <w:tcPr>
            <w:tcW w:w="1559" w:type="dxa"/>
            <w:shd w:val="clear" w:color="auto" w:fill="auto"/>
            <w:vAlign w:val="center"/>
          </w:tcPr>
          <w:p w14:paraId="754F5492" w14:textId="77777777" w:rsidR="00DE508F" w:rsidRPr="00D135DD" w:rsidRDefault="00DE508F" w:rsidP="00E72285">
            <w:pPr>
              <w:pStyle w:val="ab"/>
              <w:spacing w:line="400" w:lineRule="exact"/>
              <w:ind w:firstLine="28"/>
              <w:rPr>
                <w:rFonts w:ascii="Times New Roman" w:hAnsi="Times New Roman"/>
              </w:rPr>
            </w:pPr>
            <w:r w:rsidRPr="00D135DD">
              <w:rPr>
                <w:rFonts w:ascii="Times New Roman" w:hAnsi="Times New Roman" w:hint="eastAsia"/>
              </w:rPr>
              <w:t>服务器向</w:t>
            </w:r>
            <w:r w:rsidRPr="00D135DD">
              <w:rPr>
                <w:rFonts w:ascii="Times New Roman" w:hAnsi="Times New Roman" w:hint="eastAsia"/>
              </w:rPr>
              <w:t>HTML</w:t>
            </w:r>
            <w:r w:rsidRPr="00D135DD">
              <w:rPr>
                <w:rFonts w:ascii="Times New Roman" w:hAnsi="Times New Roman"/>
              </w:rPr>
              <w:t>文件注入</w:t>
            </w:r>
            <w:r w:rsidRPr="00D135DD">
              <w:rPr>
                <w:rFonts w:ascii="Times New Roman" w:hAnsi="Times New Roman"/>
              </w:rPr>
              <w:t>ID</w:t>
            </w:r>
          </w:p>
        </w:tc>
        <w:tc>
          <w:tcPr>
            <w:tcW w:w="1134" w:type="dxa"/>
            <w:shd w:val="clear" w:color="auto" w:fill="auto"/>
            <w:vAlign w:val="center"/>
          </w:tcPr>
          <w:p w14:paraId="7F6C6982" w14:textId="77777777" w:rsidR="00DE508F" w:rsidRPr="00D135DD" w:rsidRDefault="00DE508F" w:rsidP="00E72285">
            <w:pPr>
              <w:pStyle w:val="ab"/>
              <w:spacing w:line="400" w:lineRule="exact"/>
              <w:ind w:firstLine="28"/>
              <w:rPr>
                <w:rFonts w:ascii="Times New Roman" w:hAnsi="Times New Roman"/>
              </w:rPr>
            </w:pPr>
            <w:r w:rsidRPr="00D135DD">
              <w:rPr>
                <w:rFonts w:ascii="Times New Roman" w:hAnsi="Times New Roman" w:hint="eastAsia"/>
              </w:rPr>
              <w:t>HTML</w:t>
            </w:r>
            <w:r w:rsidRPr="00D135DD">
              <w:rPr>
                <w:rFonts w:ascii="Times New Roman" w:hAnsi="Times New Roman" w:hint="eastAsia"/>
              </w:rPr>
              <w:t>文件</w:t>
            </w:r>
            <w:r w:rsidRPr="00D135DD">
              <w:rPr>
                <w:rFonts w:ascii="Times New Roman" w:hAnsi="Times New Roman"/>
              </w:rPr>
              <w:t>，</w:t>
            </w:r>
            <w:r w:rsidRPr="00D135DD">
              <w:rPr>
                <w:rFonts w:ascii="Times New Roman" w:hAnsi="Times New Roman"/>
              </w:rPr>
              <w:t>ID</w:t>
            </w:r>
          </w:p>
        </w:tc>
        <w:tc>
          <w:tcPr>
            <w:tcW w:w="1622" w:type="dxa"/>
            <w:shd w:val="clear" w:color="auto" w:fill="auto"/>
            <w:vAlign w:val="center"/>
          </w:tcPr>
          <w:p w14:paraId="7D18A5D2" w14:textId="77777777" w:rsidR="00DE508F" w:rsidRPr="00D135DD" w:rsidRDefault="00DE508F" w:rsidP="00E72285">
            <w:pPr>
              <w:pStyle w:val="ab"/>
              <w:spacing w:line="400" w:lineRule="exact"/>
              <w:ind w:firstLine="28"/>
              <w:rPr>
                <w:rFonts w:ascii="Times New Roman" w:hAnsi="Times New Roman"/>
              </w:rPr>
            </w:pPr>
            <w:r w:rsidRPr="00D135DD">
              <w:rPr>
                <w:rFonts w:ascii="Times New Roman" w:hAnsi="Times New Roman" w:hint="eastAsia"/>
              </w:rPr>
              <w:t>注入成功</w:t>
            </w:r>
          </w:p>
        </w:tc>
        <w:tc>
          <w:tcPr>
            <w:tcW w:w="1797" w:type="dxa"/>
            <w:shd w:val="clear" w:color="auto" w:fill="auto"/>
            <w:vAlign w:val="center"/>
          </w:tcPr>
          <w:p w14:paraId="359E6466" w14:textId="77777777" w:rsidR="00DE508F" w:rsidRPr="00D135DD" w:rsidRDefault="00DE508F" w:rsidP="00E72285">
            <w:pPr>
              <w:pStyle w:val="ab"/>
              <w:spacing w:line="400" w:lineRule="exact"/>
              <w:ind w:firstLine="28"/>
              <w:rPr>
                <w:rFonts w:ascii="Times New Roman" w:hAnsi="Times New Roman"/>
              </w:rPr>
            </w:pPr>
            <w:r w:rsidRPr="00D135DD">
              <w:rPr>
                <w:rFonts w:ascii="Times New Roman" w:hAnsi="Times New Roman" w:hint="eastAsia"/>
              </w:rPr>
              <w:t>注入成功</w:t>
            </w:r>
          </w:p>
        </w:tc>
      </w:tr>
      <w:tr w:rsidR="00DE508F" w:rsidRPr="00D135DD" w14:paraId="10DE0F6A" w14:textId="77777777" w:rsidTr="00E72285">
        <w:trPr>
          <w:jc w:val="center"/>
        </w:trPr>
        <w:tc>
          <w:tcPr>
            <w:tcW w:w="1271" w:type="dxa"/>
            <w:shd w:val="clear" w:color="auto" w:fill="auto"/>
            <w:vAlign w:val="center"/>
          </w:tcPr>
          <w:p w14:paraId="4368261C" w14:textId="77777777" w:rsidR="00DE508F" w:rsidRPr="00D135DD" w:rsidRDefault="00DE508F" w:rsidP="00E72285">
            <w:pPr>
              <w:pStyle w:val="ab"/>
              <w:spacing w:line="400" w:lineRule="exact"/>
              <w:ind w:firstLine="28"/>
              <w:rPr>
                <w:rFonts w:ascii="Times New Roman" w:hAnsi="Times New Roman"/>
              </w:rPr>
            </w:pPr>
            <w:r w:rsidRPr="00D135DD">
              <w:rPr>
                <w:rFonts w:ascii="Times New Roman" w:hAnsi="Times New Roman"/>
              </w:rPr>
              <w:t>Nginx</w:t>
            </w:r>
            <w:r w:rsidRPr="00D135DD">
              <w:rPr>
                <w:rFonts w:ascii="Times New Roman" w:hAnsi="Times New Roman"/>
              </w:rPr>
              <w:t>模块开发</w:t>
            </w:r>
          </w:p>
        </w:tc>
        <w:tc>
          <w:tcPr>
            <w:tcW w:w="851" w:type="dxa"/>
            <w:shd w:val="clear" w:color="auto" w:fill="auto"/>
            <w:vAlign w:val="center"/>
          </w:tcPr>
          <w:p w14:paraId="0D8AD72B" w14:textId="77777777" w:rsidR="00DE508F" w:rsidRPr="00D135DD" w:rsidRDefault="00DE508F" w:rsidP="00E72285">
            <w:pPr>
              <w:pStyle w:val="ab"/>
              <w:spacing w:line="400" w:lineRule="exact"/>
              <w:ind w:firstLine="28"/>
              <w:rPr>
                <w:rFonts w:ascii="Times New Roman" w:hAnsi="Times New Roman"/>
              </w:rPr>
            </w:pPr>
            <w:r w:rsidRPr="00D135DD">
              <w:rPr>
                <w:rFonts w:ascii="Times New Roman" w:hAnsi="Times New Roman" w:hint="eastAsia"/>
              </w:rPr>
              <w:t>g</w:t>
            </w:r>
          </w:p>
        </w:tc>
        <w:tc>
          <w:tcPr>
            <w:tcW w:w="1559" w:type="dxa"/>
            <w:shd w:val="clear" w:color="auto" w:fill="auto"/>
            <w:vAlign w:val="center"/>
          </w:tcPr>
          <w:p w14:paraId="226D3BAE" w14:textId="77777777" w:rsidR="00DE508F" w:rsidRPr="00D135DD" w:rsidRDefault="00DE508F" w:rsidP="00E72285">
            <w:pPr>
              <w:pStyle w:val="ab"/>
              <w:spacing w:line="400" w:lineRule="exact"/>
              <w:ind w:firstLine="28"/>
              <w:rPr>
                <w:rFonts w:ascii="Times New Roman" w:hAnsi="Times New Roman"/>
              </w:rPr>
            </w:pPr>
            <w:r w:rsidRPr="00D135DD">
              <w:rPr>
                <w:rFonts w:ascii="Times New Roman" w:hAnsi="Times New Roman" w:hint="eastAsia"/>
              </w:rPr>
              <w:t>服务器混淆</w:t>
            </w:r>
            <w:r w:rsidRPr="00D135DD">
              <w:rPr>
                <w:rFonts w:ascii="Times New Roman" w:hAnsi="Times New Roman"/>
              </w:rPr>
              <w:t>JavaScript</w:t>
            </w:r>
            <w:r w:rsidRPr="00D135DD">
              <w:rPr>
                <w:rFonts w:ascii="Times New Roman" w:hAnsi="Times New Roman"/>
              </w:rPr>
              <w:t>响应</w:t>
            </w:r>
          </w:p>
        </w:tc>
        <w:tc>
          <w:tcPr>
            <w:tcW w:w="1134" w:type="dxa"/>
            <w:shd w:val="clear" w:color="auto" w:fill="auto"/>
            <w:vAlign w:val="center"/>
          </w:tcPr>
          <w:p w14:paraId="53973862" w14:textId="77777777" w:rsidR="00DE508F" w:rsidRPr="00D135DD" w:rsidRDefault="00DE508F" w:rsidP="00E72285">
            <w:pPr>
              <w:pStyle w:val="ab"/>
              <w:spacing w:line="400" w:lineRule="exact"/>
              <w:ind w:firstLine="28"/>
              <w:rPr>
                <w:rFonts w:ascii="Times New Roman" w:hAnsi="Times New Roman"/>
              </w:rPr>
            </w:pPr>
            <w:r w:rsidRPr="00D135DD">
              <w:rPr>
                <w:rFonts w:ascii="Times New Roman" w:hAnsi="Times New Roman" w:hint="eastAsia"/>
              </w:rPr>
              <w:t>JavaScript</w:t>
            </w:r>
            <w:r w:rsidRPr="00D135DD">
              <w:rPr>
                <w:rFonts w:ascii="Times New Roman" w:hAnsi="Times New Roman"/>
              </w:rPr>
              <w:t>混淆</w:t>
            </w:r>
          </w:p>
        </w:tc>
        <w:tc>
          <w:tcPr>
            <w:tcW w:w="1622" w:type="dxa"/>
            <w:shd w:val="clear" w:color="auto" w:fill="auto"/>
            <w:vAlign w:val="center"/>
          </w:tcPr>
          <w:p w14:paraId="6B5AEDF4" w14:textId="77777777" w:rsidR="00DE508F" w:rsidRPr="00D135DD" w:rsidRDefault="00DE508F" w:rsidP="00E72285">
            <w:pPr>
              <w:pStyle w:val="ab"/>
              <w:spacing w:line="400" w:lineRule="exact"/>
              <w:ind w:firstLine="28"/>
              <w:rPr>
                <w:rFonts w:ascii="Times New Roman" w:hAnsi="Times New Roman"/>
              </w:rPr>
            </w:pPr>
            <w:r w:rsidRPr="00D135DD">
              <w:rPr>
                <w:rFonts w:ascii="Times New Roman" w:hAnsi="Times New Roman" w:hint="eastAsia"/>
              </w:rPr>
              <w:t>成功混淆</w:t>
            </w:r>
          </w:p>
        </w:tc>
        <w:tc>
          <w:tcPr>
            <w:tcW w:w="1797" w:type="dxa"/>
            <w:shd w:val="clear" w:color="auto" w:fill="auto"/>
            <w:vAlign w:val="center"/>
          </w:tcPr>
          <w:p w14:paraId="1A678821" w14:textId="77777777" w:rsidR="00DE508F" w:rsidRPr="00D135DD" w:rsidRDefault="00DE508F" w:rsidP="00E72285">
            <w:pPr>
              <w:pStyle w:val="ab"/>
              <w:spacing w:line="400" w:lineRule="exact"/>
              <w:ind w:firstLine="28"/>
              <w:rPr>
                <w:rFonts w:ascii="Times New Roman" w:hAnsi="Times New Roman"/>
              </w:rPr>
            </w:pPr>
            <w:r w:rsidRPr="00D135DD">
              <w:rPr>
                <w:rFonts w:ascii="Times New Roman" w:hAnsi="Times New Roman" w:hint="eastAsia"/>
              </w:rPr>
              <w:t>成功混淆</w:t>
            </w:r>
          </w:p>
        </w:tc>
      </w:tr>
    </w:tbl>
    <w:p w14:paraId="32021C8A" w14:textId="77777777" w:rsidR="00DE508F" w:rsidRPr="00D135DD" w:rsidRDefault="00DE508F" w:rsidP="00DE508F">
      <w:pPr>
        <w:ind w:firstLine="480"/>
      </w:pPr>
    </w:p>
    <w:p w14:paraId="160DBB78" w14:textId="77777777" w:rsidR="00DE508F" w:rsidRPr="00D135DD" w:rsidRDefault="00DE508F" w:rsidP="00CD5E67">
      <w:pPr>
        <w:pStyle w:val="3"/>
        <w:ind w:firstLine="643"/>
        <w:rPr>
          <w:rFonts w:eastAsia="楷体_GB2312"/>
        </w:rPr>
      </w:pPr>
      <w:r w:rsidRPr="00D135DD">
        <w:rPr>
          <w:rFonts w:hint="eastAsia"/>
        </w:rPr>
        <w:t>8</w:t>
      </w:r>
      <w:r w:rsidRPr="00D135DD">
        <w:rPr>
          <w:rFonts w:hint="eastAsia"/>
        </w:rPr>
        <w:t>．</w:t>
      </w:r>
      <w:r w:rsidRPr="00D135DD">
        <w:rPr>
          <w:rFonts w:eastAsia="楷体_GB2312" w:hint="eastAsia"/>
        </w:rPr>
        <w:t>复审的结论</w:t>
      </w:r>
    </w:p>
    <w:p w14:paraId="27DD9C33" w14:textId="77777777" w:rsidR="00DE508F" w:rsidRPr="00D135DD" w:rsidRDefault="00DE508F" w:rsidP="00DE508F">
      <w:pPr>
        <w:pStyle w:val="ab"/>
        <w:ind w:firstLine="420"/>
        <w:rPr>
          <w:rFonts w:ascii="Times New Roman" w:hAnsi="Times New Roman"/>
        </w:rPr>
      </w:pPr>
      <w:r w:rsidRPr="00D135DD">
        <w:rPr>
          <w:rFonts w:ascii="Times New Roman" w:hAnsi="Times New Roman" w:hint="eastAsia"/>
        </w:rPr>
        <w:t xml:space="preserve">    </w:t>
      </w:r>
      <w:r w:rsidRPr="00D135DD">
        <w:rPr>
          <w:rFonts w:ascii="Times New Roman" w:hAnsi="Times New Roman" w:hint="eastAsia"/>
        </w:rPr>
        <w:t>经过单元测试和集成测试，发现测试的结果符合需求说明以及系统设计说明书中的规定，符合系统预期。</w:t>
      </w:r>
    </w:p>
    <w:p w14:paraId="044A6B95" w14:textId="77777777" w:rsidR="008251AC" w:rsidRPr="00D135DD" w:rsidRDefault="008251AC" w:rsidP="00DE508F">
      <w:pPr>
        <w:pStyle w:val="a8"/>
        <w:ind w:firstLineChars="0" w:firstLine="0"/>
      </w:pPr>
    </w:p>
    <w:p w14:paraId="6B00712E" w14:textId="77777777" w:rsidR="002F070B" w:rsidRPr="00D135DD" w:rsidRDefault="002F070B" w:rsidP="008251AC">
      <w:pPr>
        <w:pStyle w:val="a8"/>
        <w:ind w:firstLine="420"/>
      </w:pPr>
    </w:p>
    <w:p w14:paraId="6324903D" w14:textId="5EA5B96C" w:rsidR="004D7759" w:rsidRPr="00D135DD" w:rsidRDefault="002F070B" w:rsidP="0047351E">
      <w:pPr>
        <w:ind w:firstLine="480"/>
        <w:rPr>
          <w:rFonts w:eastAsia="宋体" w:cs="Times New Roman"/>
          <w:sz w:val="21"/>
        </w:rPr>
      </w:pPr>
      <w:r w:rsidRPr="00D135DD">
        <w:br w:type="page"/>
      </w:r>
    </w:p>
    <w:p w14:paraId="08F34FD7" w14:textId="52F67C13" w:rsidR="00541581" w:rsidRPr="00D135DD" w:rsidRDefault="00541581" w:rsidP="00541581">
      <w:pPr>
        <w:pStyle w:val="-10"/>
        <w:ind w:firstLine="600"/>
        <w:jc w:val="both"/>
      </w:pPr>
      <w:bookmarkStart w:id="233" w:name="_Toc7728468"/>
      <w:r w:rsidRPr="00D135DD">
        <w:rPr>
          <w:rFonts w:hint="eastAsia"/>
        </w:rPr>
        <w:t>附录</w:t>
      </w:r>
      <w:r w:rsidRPr="00D135DD">
        <w:rPr>
          <w:rFonts w:hint="eastAsia"/>
        </w:rPr>
        <w:t xml:space="preserve">12 </w:t>
      </w:r>
      <w:r w:rsidRPr="00D135DD">
        <w:rPr>
          <w:rFonts w:hint="eastAsia"/>
        </w:rPr>
        <w:t>单元测试报告</w:t>
      </w:r>
      <w:bookmarkEnd w:id="233"/>
    </w:p>
    <w:p w14:paraId="5FFDA80B" w14:textId="77777777" w:rsidR="0047351E" w:rsidRPr="00D135DD" w:rsidRDefault="0047351E" w:rsidP="0047351E">
      <w:pPr>
        <w:snapToGrid w:val="0"/>
        <w:ind w:firstLine="480"/>
        <w:rPr>
          <w:rFonts w:eastAsia="隶书"/>
        </w:rPr>
      </w:pPr>
    </w:p>
    <w:p w14:paraId="2124A79B" w14:textId="77777777" w:rsidR="0047351E" w:rsidRPr="00D135DD" w:rsidRDefault="0047351E" w:rsidP="0047351E">
      <w:pPr>
        <w:snapToGrid w:val="0"/>
        <w:spacing w:before="100" w:beforeAutospacing="1" w:after="100" w:afterAutospacing="1"/>
        <w:ind w:firstLine="600"/>
        <w:jc w:val="center"/>
        <w:rPr>
          <w:rFonts w:eastAsia="黑体"/>
          <w:sz w:val="30"/>
        </w:rPr>
      </w:pPr>
      <w:r w:rsidRPr="00D135DD">
        <w:rPr>
          <w:rFonts w:eastAsia="黑体" w:hint="eastAsia"/>
          <w:sz w:val="30"/>
        </w:rPr>
        <w:t>单元测试报告</w:t>
      </w:r>
    </w:p>
    <w:p w14:paraId="163EB795" w14:textId="70B042AE" w:rsidR="0047351E" w:rsidRPr="00D135DD" w:rsidRDefault="0047351E" w:rsidP="0047351E">
      <w:pPr>
        <w:tabs>
          <w:tab w:val="left" w:pos="5460"/>
          <w:tab w:val="right" w:pos="8306"/>
        </w:tabs>
        <w:snapToGrid w:val="0"/>
        <w:spacing w:afterLines="50" w:after="156"/>
        <w:ind w:firstLine="480"/>
        <w:rPr>
          <w:rFonts w:eastAsia="黑体"/>
        </w:rPr>
      </w:pPr>
      <w:r w:rsidRPr="00D135DD">
        <w:rPr>
          <w:rFonts w:eastAsia="黑体"/>
          <w:noProof/>
        </w:rPr>
        <mc:AlternateContent>
          <mc:Choice Requires="wps">
            <w:drawing>
              <wp:anchor distT="0" distB="0" distL="114300" distR="114300" simplePos="0" relativeHeight="251680768" behindDoc="0" locked="0" layoutInCell="0" allowOverlap="1" wp14:anchorId="0B006DBF" wp14:editId="4306A337">
                <wp:simplePos x="0" y="0"/>
                <wp:positionH relativeFrom="column">
                  <wp:posOffset>3429000</wp:posOffset>
                </wp:positionH>
                <wp:positionV relativeFrom="paragraph">
                  <wp:posOffset>144145</wp:posOffset>
                </wp:positionV>
                <wp:extent cx="1371600" cy="0"/>
                <wp:effectExtent l="9525" t="7620" r="9525" b="11430"/>
                <wp:wrapNone/>
                <wp:docPr id="59" name="直接连接符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7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F25D14" id="直接连接符 59" o:spid="_x0000_s1026" style="position:absolute;left:0;text-align:lef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11.35pt" to="378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" o:allowincell="f"/>
            </w:pict>
          </mc:Fallback>
        </mc:AlternateContent>
      </w:r>
      <w:r w:rsidRPr="00D135DD">
        <w:rPr>
          <w:rFonts w:eastAsia="黑体"/>
          <w:noProof/>
        </w:rPr>
        <mc:AlternateContent>
          <mc:Choice Requires="wps">
            <w:drawing>
              <wp:anchor distT="0" distB="0" distL="114300" distR="114300" simplePos="0" relativeHeight="251679744" behindDoc="0" locked="0" layoutInCell="0" allowOverlap="1" wp14:anchorId="2A7EDD54" wp14:editId="48BC1A0C">
                <wp:simplePos x="0" y="0"/>
                <wp:positionH relativeFrom="column">
                  <wp:posOffset>683895</wp:posOffset>
                </wp:positionH>
                <wp:positionV relativeFrom="paragraph">
                  <wp:posOffset>144145</wp:posOffset>
                </wp:positionV>
                <wp:extent cx="916305" cy="0"/>
                <wp:effectExtent l="7620" t="7620" r="9525" b="11430"/>
                <wp:wrapNone/>
                <wp:docPr id="58" name="直接连接符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163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E90BC9" id="直接连接符 58" o:spid="_x0000_s1026" style="position:absolute;left:0;text-align:lef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85pt,11.35pt" to="126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" o:allowincell="f"/>
            </w:pict>
          </mc:Fallback>
        </mc:AlternateContent>
      </w:r>
      <w:r w:rsidRPr="00D135DD">
        <w:rPr>
          <w:rFonts w:eastAsia="黑体" w:hint="eastAsia"/>
        </w:rPr>
        <w:t>填表日期：</w:t>
      </w:r>
      <w:r w:rsidRPr="00D135DD">
        <w:rPr>
          <w:rFonts w:eastAsia="黑体" w:hint="eastAsia"/>
        </w:rPr>
        <w:t xml:space="preserve"> 20190423</w:t>
      </w:r>
      <w:r w:rsidRPr="00D135DD">
        <w:rPr>
          <w:rFonts w:eastAsia="黑体"/>
        </w:rPr>
        <w:tab/>
      </w:r>
      <w:r w:rsidRPr="00D135DD">
        <w:rPr>
          <w:rFonts w:eastAsia="黑体" w:hint="eastAsia"/>
        </w:rPr>
        <w:t>编号：</w:t>
      </w:r>
      <w:r w:rsidRPr="00D135DD">
        <w:rPr>
          <w:rFonts w:eastAsia="黑体"/>
        </w:rPr>
        <w:tab/>
      </w:r>
    </w:p>
    <w:p w14:paraId="7F159389" w14:textId="77777777" w:rsidR="0047351E" w:rsidRPr="00D135DD" w:rsidRDefault="0047351E" w:rsidP="0047351E">
      <w:pPr>
        <w:tabs>
          <w:tab w:val="left" w:pos="5460"/>
          <w:tab w:val="right" w:pos="8306"/>
        </w:tabs>
        <w:snapToGrid w:val="0"/>
        <w:spacing w:afterLines="50" w:after="156"/>
        <w:ind w:firstLine="480"/>
        <w:rPr>
          <w:rFonts w:eastAsia="黑体"/>
        </w:rPr>
      </w:pPr>
    </w:p>
    <w:tbl>
      <w:tblPr>
        <w:tblW w:w="8159" w:type="dxa"/>
        <w:tblInd w:w="1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8"/>
        <w:gridCol w:w="28"/>
        <w:gridCol w:w="59"/>
        <w:gridCol w:w="54"/>
        <w:gridCol w:w="426"/>
        <w:gridCol w:w="595"/>
        <w:gridCol w:w="74"/>
        <w:gridCol w:w="63"/>
        <w:gridCol w:w="900"/>
        <w:gridCol w:w="210"/>
        <w:gridCol w:w="352"/>
        <w:gridCol w:w="518"/>
        <w:gridCol w:w="180"/>
        <w:gridCol w:w="84"/>
        <w:gridCol w:w="456"/>
        <w:gridCol w:w="287"/>
        <w:gridCol w:w="73"/>
        <w:gridCol w:w="318"/>
        <w:gridCol w:w="312"/>
        <w:gridCol w:w="284"/>
        <w:gridCol w:w="166"/>
        <w:gridCol w:w="1081"/>
        <w:gridCol w:w="29"/>
        <w:gridCol w:w="396"/>
        <w:gridCol w:w="171"/>
        <w:gridCol w:w="65"/>
      </w:tblGrid>
      <w:tr w:rsidR="0047351E" w:rsidRPr="00D135DD" w14:paraId="31860CE5" w14:textId="77777777" w:rsidTr="0047351E">
        <w:trPr>
          <w:gridAfter w:val="1"/>
          <w:wAfter w:w="65" w:type="dxa"/>
          <w:trHeight w:val="440"/>
        </w:trPr>
        <w:tc>
          <w:tcPr>
            <w:tcW w:w="1545" w:type="dxa"/>
            <w:gridSpan w:val="5"/>
            <w:vAlign w:val="center"/>
          </w:tcPr>
          <w:p w14:paraId="79C9E8C0" w14:textId="77777777" w:rsidR="0047351E" w:rsidRPr="00D135DD" w:rsidRDefault="0047351E" w:rsidP="00CD5E67">
            <w:pPr>
              <w:snapToGrid w:val="0"/>
              <w:ind w:firstLine="480"/>
              <w:rPr>
                <w:szCs w:val="21"/>
              </w:rPr>
            </w:pPr>
            <w:r w:rsidRPr="00D135DD">
              <w:rPr>
                <w:rFonts w:hint="eastAsia"/>
                <w:szCs w:val="21"/>
              </w:rPr>
              <w:t>开发项目名称</w:t>
            </w:r>
          </w:p>
        </w:tc>
        <w:tc>
          <w:tcPr>
            <w:tcW w:w="1842" w:type="dxa"/>
            <w:gridSpan w:val="5"/>
            <w:vAlign w:val="center"/>
          </w:tcPr>
          <w:p w14:paraId="51F302DD" w14:textId="77777777" w:rsidR="0047351E" w:rsidRPr="00D135DD" w:rsidRDefault="0047351E" w:rsidP="00CD5E67">
            <w:pPr>
              <w:snapToGrid w:val="0"/>
              <w:ind w:firstLine="480"/>
              <w:rPr>
                <w:szCs w:val="21"/>
              </w:rPr>
            </w:pPr>
            <w:r w:rsidRPr="00D135DD">
              <w:rPr>
                <w:rFonts w:hint="eastAsia"/>
                <w:szCs w:val="21"/>
              </w:rPr>
              <w:t>基于代码混淆的</w:t>
            </w:r>
            <w:r w:rsidRPr="00D135DD">
              <w:rPr>
                <w:szCs w:val="21"/>
              </w:rPr>
              <w:t>W</w:t>
            </w:r>
            <w:r w:rsidRPr="00D135DD">
              <w:rPr>
                <w:rFonts w:hint="eastAsia"/>
                <w:szCs w:val="21"/>
              </w:rPr>
              <w:t>eb</w:t>
            </w:r>
            <w:r w:rsidRPr="00D135DD">
              <w:rPr>
                <w:rFonts w:hint="eastAsia"/>
                <w:szCs w:val="21"/>
              </w:rPr>
              <w:t>站点动态防御系统</w:t>
            </w:r>
          </w:p>
        </w:tc>
        <w:tc>
          <w:tcPr>
            <w:tcW w:w="1590" w:type="dxa"/>
            <w:gridSpan w:val="5"/>
            <w:vAlign w:val="center"/>
          </w:tcPr>
          <w:p w14:paraId="72C1AE86" w14:textId="77777777" w:rsidR="0047351E" w:rsidRPr="00D135DD" w:rsidRDefault="0047351E" w:rsidP="00CD5E67">
            <w:pPr>
              <w:snapToGrid w:val="0"/>
              <w:ind w:firstLine="480"/>
              <w:rPr>
                <w:szCs w:val="21"/>
              </w:rPr>
            </w:pPr>
            <w:r w:rsidRPr="00D135DD">
              <w:rPr>
                <w:rFonts w:hint="eastAsia"/>
                <w:szCs w:val="21"/>
              </w:rPr>
              <w:t>开发项目编号</w:t>
            </w:r>
          </w:p>
        </w:tc>
        <w:tc>
          <w:tcPr>
            <w:tcW w:w="678" w:type="dxa"/>
            <w:gridSpan w:val="3"/>
            <w:vAlign w:val="center"/>
          </w:tcPr>
          <w:p w14:paraId="0B514D82" w14:textId="77777777" w:rsidR="0047351E" w:rsidRPr="00D135DD" w:rsidRDefault="0047351E" w:rsidP="00CD5E67">
            <w:pPr>
              <w:snapToGrid w:val="0"/>
              <w:ind w:firstLine="480"/>
              <w:rPr>
                <w:szCs w:val="21"/>
              </w:rPr>
            </w:pPr>
            <w:r w:rsidRPr="00D135DD">
              <w:rPr>
                <w:rFonts w:hint="eastAsia"/>
                <w:szCs w:val="21"/>
              </w:rPr>
              <w:t>无</w:t>
            </w:r>
          </w:p>
        </w:tc>
        <w:tc>
          <w:tcPr>
            <w:tcW w:w="1843" w:type="dxa"/>
            <w:gridSpan w:val="4"/>
            <w:vAlign w:val="center"/>
          </w:tcPr>
          <w:p w14:paraId="49172D66" w14:textId="77777777" w:rsidR="0047351E" w:rsidRPr="00D135DD" w:rsidRDefault="0047351E" w:rsidP="00CD5E67">
            <w:pPr>
              <w:snapToGrid w:val="0"/>
              <w:ind w:firstLine="480"/>
              <w:rPr>
                <w:szCs w:val="21"/>
              </w:rPr>
            </w:pPr>
            <w:r w:rsidRPr="00D135DD">
              <w:rPr>
                <w:rFonts w:hint="eastAsia"/>
                <w:szCs w:val="21"/>
              </w:rPr>
              <w:t>第一责任人</w:t>
            </w:r>
          </w:p>
        </w:tc>
        <w:tc>
          <w:tcPr>
            <w:tcW w:w="596" w:type="dxa"/>
            <w:gridSpan w:val="3"/>
            <w:vAlign w:val="center"/>
          </w:tcPr>
          <w:p w14:paraId="19356C3D" w14:textId="77777777" w:rsidR="0047351E" w:rsidRPr="00D135DD" w:rsidRDefault="0047351E" w:rsidP="00CD5E67">
            <w:pPr>
              <w:snapToGrid w:val="0"/>
              <w:ind w:firstLine="480"/>
              <w:rPr>
                <w:szCs w:val="21"/>
              </w:rPr>
            </w:pPr>
            <w:proofErr w:type="gramStart"/>
            <w:r w:rsidRPr="00D135DD">
              <w:rPr>
                <w:rFonts w:hint="eastAsia"/>
                <w:szCs w:val="21"/>
              </w:rPr>
              <w:t>邵</w:t>
            </w:r>
            <w:proofErr w:type="gramEnd"/>
            <w:r w:rsidRPr="00D135DD">
              <w:rPr>
                <w:rFonts w:hint="eastAsia"/>
                <w:szCs w:val="21"/>
              </w:rPr>
              <w:t>欣欣</w:t>
            </w:r>
          </w:p>
        </w:tc>
      </w:tr>
      <w:tr w:rsidR="0047351E" w:rsidRPr="00D135DD" w14:paraId="354E90A2" w14:textId="77777777" w:rsidTr="0047351E">
        <w:trPr>
          <w:trHeight w:val="440"/>
        </w:trPr>
        <w:tc>
          <w:tcPr>
            <w:tcW w:w="1065" w:type="dxa"/>
            <w:gridSpan w:val="3"/>
            <w:vAlign w:val="center"/>
          </w:tcPr>
          <w:p w14:paraId="7EA97186" w14:textId="77777777" w:rsidR="0047351E" w:rsidRPr="00D135DD" w:rsidRDefault="0047351E" w:rsidP="00CD5E67">
            <w:pPr>
              <w:snapToGrid w:val="0"/>
              <w:ind w:firstLine="480"/>
              <w:rPr>
                <w:szCs w:val="21"/>
              </w:rPr>
            </w:pPr>
            <w:r w:rsidRPr="00D135DD">
              <w:rPr>
                <w:rFonts w:hint="eastAsia"/>
                <w:szCs w:val="21"/>
              </w:rPr>
              <w:t>单元名称</w:t>
            </w:r>
          </w:p>
        </w:tc>
        <w:tc>
          <w:tcPr>
            <w:tcW w:w="1075" w:type="dxa"/>
            <w:gridSpan w:val="3"/>
            <w:vAlign w:val="center"/>
          </w:tcPr>
          <w:p w14:paraId="457514B2" w14:textId="6F8D4B5F" w:rsidR="0047351E" w:rsidRPr="00D135DD" w:rsidRDefault="0047351E" w:rsidP="00CD5E67">
            <w:pPr>
              <w:snapToGrid w:val="0"/>
              <w:ind w:firstLine="480"/>
              <w:rPr>
                <w:szCs w:val="21"/>
              </w:rPr>
            </w:pPr>
            <w:r w:rsidRPr="00D135DD">
              <w:rPr>
                <w:rFonts w:hint="eastAsia"/>
                <w:szCs w:val="21"/>
              </w:rPr>
              <w:t>浏览器端</w:t>
            </w:r>
          </w:p>
        </w:tc>
        <w:tc>
          <w:tcPr>
            <w:tcW w:w="1247" w:type="dxa"/>
            <w:gridSpan w:val="4"/>
            <w:vAlign w:val="center"/>
          </w:tcPr>
          <w:p w14:paraId="37A7C39C" w14:textId="77777777" w:rsidR="0047351E" w:rsidRPr="00D135DD" w:rsidRDefault="0047351E" w:rsidP="00CD5E67">
            <w:pPr>
              <w:snapToGrid w:val="0"/>
              <w:ind w:firstLine="480"/>
              <w:rPr>
                <w:szCs w:val="21"/>
              </w:rPr>
            </w:pPr>
            <w:r w:rsidRPr="00D135DD">
              <w:rPr>
                <w:rFonts w:hint="eastAsia"/>
                <w:szCs w:val="21"/>
              </w:rPr>
              <w:t>责任人</w:t>
            </w:r>
          </w:p>
        </w:tc>
        <w:tc>
          <w:tcPr>
            <w:tcW w:w="1134" w:type="dxa"/>
            <w:gridSpan w:val="4"/>
            <w:vAlign w:val="center"/>
          </w:tcPr>
          <w:p w14:paraId="3A08146F" w14:textId="77777777" w:rsidR="0047351E" w:rsidRPr="00D135DD" w:rsidRDefault="0047351E" w:rsidP="00CD5E67">
            <w:pPr>
              <w:snapToGrid w:val="0"/>
              <w:ind w:firstLine="480"/>
              <w:rPr>
                <w:szCs w:val="21"/>
              </w:rPr>
            </w:pPr>
            <w:proofErr w:type="gramStart"/>
            <w:r w:rsidRPr="00D135DD">
              <w:rPr>
                <w:rFonts w:hint="eastAsia"/>
                <w:szCs w:val="21"/>
              </w:rPr>
              <w:t>邵</w:t>
            </w:r>
            <w:proofErr w:type="gramEnd"/>
            <w:r w:rsidRPr="00D135DD">
              <w:rPr>
                <w:rFonts w:hint="eastAsia"/>
                <w:szCs w:val="21"/>
              </w:rPr>
              <w:t>欣欣</w:t>
            </w:r>
          </w:p>
        </w:tc>
        <w:tc>
          <w:tcPr>
            <w:tcW w:w="1134" w:type="dxa"/>
            <w:gridSpan w:val="4"/>
            <w:vAlign w:val="center"/>
          </w:tcPr>
          <w:p w14:paraId="6304BB37" w14:textId="77777777" w:rsidR="0047351E" w:rsidRPr="00D135DD" w:rsidRDefault="0047351E" w:rsidP="00CD5E67">
            <w:pPr>
              <w:snapToGrid w:val="0"/>
              <w:ind w:firstLine="480"/>
              <w:rPr>
                <w:szCs w:val="21"/>
              </w:rPr>
            </w:pPr>
            <w:r w:rsidRPr="00D135DD">
              <w:rPr>
                <w:rFonts w:hint="eastAsia"/>
                <w:szCs w:val="21"/>
              </w:rPr>
              <w:t>单元所属子系统</w:t>
            </w:r>
          </w:p>
        </w:tc>
        <w:tc>
          <w:tcPr>
            <w:tcW w:w="596" w:type="dxa"/>
            <w:gridSpan w:val="2"/>
            <w:vAlign w:val="center"/>
          </w:tcPr>
          <w:p w14:paraId="478F2577" w14:textId="77777777" w:rsidR="0047351E" w:rsidRPr="00D135DD" w:rsidRDefault="0047351E" w:rsidP="00CD5E67">
            <w:pPr>
              <w:snapToGrid w:val="0"/>
              <w:ind w:firstLine="480"/>
              <w:rPr>
                <w:szCs w:val="21"/>
              </w:rPr>
            </w:pPr>
            <w:r w:rsidRPr="00D135DD">
              <w:rPr>
                <w:rFonts w:hint="eastAsia"/>
                <w:szCs w:val="21"/>
              </w:rPr>
              <w:t>动态</w:t>
            </w:r>
            <w:r w:rsidRPr="00D135DD">
              <w:rPr>
                <w:szCs w:val="21"/>
              </w:rPr>
              <w:t>ID</w:t>
            </w:r>
            <w:r w:rsidRPr="00D135DD">
              <w:rPr>
                <w:szCs w:val="21"/>
              </w:rPr>
              <w:t>浏览器端</w:t>
            </w:r>
          </w:p>
        </w:tc>
        <w:tc>
          <w:tcPr>
            <w:tcW w:w="1672" w:type="dxa"/>
            <w:gridSpan w:val="4"/>
            <w:vAlign w:val="center"/>
          </w:tcPr>
          <w:p w14:paraId="599D2311" w14:textId="77777777" w:rsidR="0047351E" w:rsidRPr="00D135DD" w:rsidRDefault="0047351E" w:rsidP="00CD5E67">
            <w:pPr>
              <w:snapToGrid w:val="0"/>
              <w:ind w:firstLine="480"/>
              <w:rPr>
                <w:szCs w:val="21"/>
              </w:rPr>
            </w:pPr>
            <w:r w:rsidRPr="00D135DD">
              <w:rPr>
                <w:rFonts w:hint="eastAsia"/>
                <w:szCs w:val="21"/>
              </w:rPr>
              <w:t>开发周期</w:t>
            </w:r>
          </w:p>
        </w:tc>
        <w:tc>
          <w:tcPr>
            <w:tcW w:w="236" w:type="dxa"/>
            <w:gridSpan w:val="2"/>
            <w:vAlign w:val="center"/>
          </w:tcPr>
          <w:p w14:paraId="7C571F09" w14:textId="77777777" w:rsidR="0047351E" w:rsidRPr="00D135DD" w:rsidRDefault="0047351E" w:rsidP="00CD5E67">
            <w:pPr>
              <w:snapToGrid w:val="0"/>
              <w:ind w:firstLine="480"/>
              <w:rPr>
                <w:szCs w:val="21"/>
              </w:rPr>
            </w:pPr>
            <w:r w:rsidRPr="00D135DD">
              <w:rPr>
                <w:rFonts w:hint="eastAsia"/>
                <w:szCs w:val="21"/>
              </w:rPr>
              <w:t>1</w:t>
            </w:r>
            <w:r w:rsidRPr="00D135DD">
              <w:rPr>
                <w:rFonts w:hint="eastAsia"/>
                <w:szCs w:val="21"/>
              </w:rPr>
              <w:t>个月</w:t>
            </w:r>
          </w:p>
        </w:tc>
      </w:tr>
      <w:tr w:rsidR="0047351E" w:rsidRPr="00D135DD" w14:paraId="45E74206" w14:textId="77777777" w:rsidTr="0047351E">
        <w:trPr>
          <w:gridAfter w:val="1"/>
          <w:wAfter w:w="65" w:type="dxa"/>
          <w:trHeight w:val="440"/>
        </w:trPr>
        <w:tc>
          <w:tcPr>
            <w:tcW w:w="8094" w:type="dxa"/>
            <w:gridSpan w:val="25"/>
            <w:vAlign w:val="center"/>
          </w:tcPr>
          <w:p w14:paraId="220F7424" w14:textId="77777777" w:rsidR="0047351E" w:rsidRPr="00D135DD" w:rsidRDefault="0047351E" w:rsidP="00CD5E67">
            <w:pPr>
              <w:snapToGrid w:val="0"/>
              <w:ind w:firstLine="480"/>
              <w:rPr>
                <w:szCs w:val="21"/>
              </w:rPr>
            </w:pPr>
            <w:r w:rsidRPr="00D135DD">
              <w:rPr>
                <w:rFonts w:hint="eastAsia"/>
                <w:szCs w:val="21"/>
              </w:rPr>
              <w:t>代码测试检查：</w:t>
            </w:r>
          </w:p>
        </w:tc>
      </w:tr>
      <w:tr w:rsidR="0047351E" w:rsidRPr="00D135DD" w14:paraId="409460A3" w14:textId="77777777" w:rsidTr="0047351E">
        <w:trPr>
          <w:gridAfter w:val="1"/>
          <w:wAfter w:w="65" w:type="dxa"/>
          <w:trHeight w:val="440"/>
        </w:trPr>
        <w:tc>
          <w:tcPr>
            <w:tcW w:w="1545" w:type="dxa"/>
            <w:gridSpan w:val="5"/>
            <w:vAlign w:val="center"/>
          </w:tcPr>
          <w:p w14:paraId="53DCBBD1" w14:textId="77777777" w:rsidR="0047351E" w:rsidRPr="00D135DD" w:rsidRDefault="0047351E" w:rsidP="00CD5E67">
            <w:pPr>
              <w:snapToGrid w:val="0"/>
              <w:ind w:firstLine="480"/>
              <w:rPr>
                <w:szCs w:val="21"/>
              </w:rPr>
            </w:pPr>
            <w:r w:rsidRPr="00D135DD">
              <w:rPr>
                <w:rFonts w:hint="eastAsia"/>
                <w:szCs w:val="21"/>
              </w:rPr>
              <w:t>代码测试内容</w:t>
            </w:r>
          </w:p>
        </w:tc>
        <w:tc>
          <w:tcPr>
            <w:tcW w:w="1842" w:type="dxa"/>
            <w:gridSpan w:val="5"/>
            <w:vAlign w:val="center"/>
          </w:tcPr>
          <w:p w14:paraId="561E2062" w14:textId="77777777" w:rsidR="0047351E" w:rsidRPr="00D135DD" w:rsidRDefault="0047351E" w:rsidP="00CD5E67">
            <w:pPr>
              <w:snapToGrid w:val="0"/>
              <w:ind w:firstLine="480"/>
              <w:jc w:val="center"/>
              <w:rPr>
                <w:szCs w:val="21"/>
              </w:rPr>
            </w:pPr>
            <w:r w:rsidRPr="00D135DD">
              <w:rPr>
                <w:rFonts w:hint="eastAsia"/>
                <w:szCs w:val="21"/>
              </w:rPr>
              <w:t>测试人员</w:t>
            </w:r>
          </w:p>
        </w:tc>
        <w:tc>
          <w:tcPr>
            <w:tcW w:w="2864" w:type="dxa"/>
            <w:gridSpan w:val="10"/>
            <w:vAlign w:val="center"/>
          </w:tcPr>
          <w:p w14:paraId="5CCD392D" w14:textId="77777777" w:rsidR="0047351E" w:rsidRPr="00D135DD" w:rsidRDefault="0047351E" w:rsidP="00CD5E67">
            <w:pPr>
              <w:snapToGrid w:val="0"/>
              <w:ind w:firstLine="480"/>
              <w:jc w:val="center"/>
              <w:rPr>
                <w:szCs w:val="21"/>
              </w:rPr>
            </w:pPr>
            <w:r w:rsidRPr="00D135DD">
              <w:rPr>
                <w:rFonts w:hint="eastAsia"/>
                <w:szCs w:val="21"/>
              </w:rPr>
              <w:t>测试结果</w:t>
            </w:r>
          </w:p>
        </w:tc>
        <w:tc>
          <w:tcPr>
            <w:tcW w:w="1843" w:type="dxa"/>
            <w:gridSpan w:val="5"/>
            <w:vAlign w:val="center"/>
          </w:tcPr>
          <w:p w14:paraId="48174A90" w14:textId="77777777" w:rsidR="0047351E" w:rsidRPr="00D135DD" w:rsidRDefault="0047351E" w:rsidP="00CD5E67">
            <w:pPr>
              <w:snapToGrid w:val="0"/>
              <w:ind w:firstLine="480"/>
              <w:jc w:val="center"/>
              <w:rPr>
                <w:szCs w:val="21"/>
              </w:rPr>
            </w:pPr>
            <w:r w:rsidRPr="00D135DD">
              <w:rPr>
                <w:rFonts w:hint="eastAsia"/>
                <w:szCs w:val="21"/>
              </w:rPr>
              <w:t>备注</w:t>
            </w:r>
          </w:p>
        </w:tc>
      </w:tr>
      <w:tr w:rsidR="0047351E" w:rsidRPr="00D135DD" w14:paraId="2AEA4C87" w14:textId="77777777" w:rsidTr="0047351E">
        <w:trPr>
          <w:gridAfter w:val="1"/>
          <w:wAfter w:w="65" w:type="dxa"/>
          <w:trHeight w:val="440"/>
        </w:trPr>
        <w:tc>
          <w:tcPr>
            <w:tcW w:w="1545" w:type="dxa"/>
            <w:gridSpan w:val="5"/>
            <w:vAlign w:val="center"/>
          </w:tcPr>
          <w:p w14:paraId="174C1D64" w14:textId="77777777" w:rsidR="0047351E" w:rsidRPr="00D135DD" w:rsidRDefault="0047351E" w:rsidP="00CD5E67">
            <w:pPr>
              <w:snapToGrid w:val="0"/>
              <w:ind w:firstLine="480"/>
            </w:pPr>
            <w:r w:rsidRPr="00D135DD">
              <w:rPr>
                <w:rFonts w:hint="eastAsia"/>
              </w:rPr>
              <w:t>路径测试</w:t>
            </w:r>
          </w:p>
        </w:tc>
        <w:tc>
          <w:tcPr>
            <w:tcW w:w="1842" w:type="dxa"/>
            <w:gridSpan w:val="5"/>
            <w:vAlign w:val="center"/>
          </w:tcPr>
          <w:p w14:paraId="5E104670"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2864" w:type="dxa"/>
            <w:gridSpan w:val="10"/>
            <w:vAlign w:val="center"/>
          </w:tcPr>
          <w:p w14:paraId="316B30F9"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测试结果一切正常</w:t>
            </w:r>
          </w:p>
        </w:tc>
        <w:tc>
          <w:tcPr>
            <w:tcW w:w="1843" w:type="dxa"/>
            <w:gridSpan w:val="5"/>
            <w:vAlign w:val="center"/>
          </w:tcPr>
          <w:p w14:paraId="784284B7"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w:t>
            </w:r>
          </w:p>
        </w:tc>
      </w:tr>
      <w:tr w:rsidR="0047351E" w:rsidRPr="00D135DD" w14:paraId="33A42FB4" w14:textId="77777777" w:rsidTr="0047351E">
        <w:trPr>
          <w:gridAfter w:val="1"/>
          <w:wAfter w:w="65" w:type="dxa"/>
          <w:trHeight w:val="440"/>
        </w:trPr>
        <w:tc>
          <w:tcPr>
            <w:tcW w:w="1545" w:type="dxa"/>
            <w:gridSpan w:val="5"/>
            <w:vAlign w:val="center"/>
          </w:tcPr>
          <w:p w14:paraId="7986AE2E" w14:textId="77777777" w:rsidR="0047351E" w:rsidRPr="00D135DD" w:rsidRDefault="0047351E" w:rsidP="00CD5E67">
            <w:pPr>
              <w:snapToGrid w:val="0"/>
              <w:ind w:firstLine="480"/>
            </w:pPr>
            <w:r w:rsidRPr="00D135DD">
              <w:rPr>
                <w:rFonts w:hint="eastAsia"/>
              </w:rPr>
              <w:t>声明测试</w:t>
            </w:r>
          </w:p>
        </w:tc>
        <w:tc>
          <w:tcPr>
            <w:tcW w:w="1842" w:type="dxa"/>
            <w:gridSpan w:val="5"/>
            <w:vAlign w:val="center"/>
          </w:tcPr>
          <w:p w14:paraId="3ED5246E"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2864" w:type="dxa"/>
            <w:gridSpan w:val="10"/>
            <w:vAlign w:val="center"/>
          </w:tcPr>
          <w:p w14:paraId="11E36469"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测试结果一切正常</w:t>
            </w:r>
          </w:p>
        </w:tc>
        <w:tc>
          <w:tcPr>
            <w:tcW w:w="1843" w:type="dxa"/>
            <w:gridSpan w:val="5"/>
            <w:vAlign w:val="center"/>
          </w:tcPr>
          <w:p w14:paraId="5B8FB874"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w:t>
            </w:r>
          </w:p>
        </w:tc>
      </w:tr>
      <w:tr w:rsidR="0047351E" w:rsidRPr="00D135DD" w14:paraId="1E557BC3" w14:textId="77777777" w:rsidTr="0047351E">
        <w:trPr>
          <w:gridAfter w:val="1"/>
          <w:wAfter w:w="65" w:type="dxa"/>
          <w:trHeight w:val="440"/>
        </w:trPr>
        <w:tc>
          <w:tcPr>
            <w:tcW w:w="1545" w:type="dxa"/>
            <w:gridSpan w:val="5"/>
            <w:vAlign w:val="center"/>
          </w:tcPr>
          <w:p w14:paraId="3CC6E601" w14:textId="77777777" w:rsidR="0047351E" w:rsidRPr="00D135DD" w:rsidRDefault="0047351E" w:rsidP="00CD5E67">
            <w:pPr>
              <w:snapToGrid w:val="0"/>
              <w:ind w:firstLine="480"/>
            </w:pPr>
            <w:r w:rsidRPr="00D135DD">
              <w:rPr>
                <w:rFonts w:hint="eastAsia"/>
              </w:rPr>
              <w:t>循环测试</w:t>
            </w:r>
          </w:p>
        </w:tc>
        <w:tc>
          <w:tcPr>
            <w:tcW w:w="1842" w:type="dxa"/>
            <w:gridSpan w:val="5"/>
            <w:vAlign w:val="center"/>
          </w:tcPr>
          <w:p w14:paraId="3572977F"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2864" w:type="dxa"/>
            <w:gridSpan w:val="10"/>
            <w:vAlign w:val="center"/>
          </w:tcPr>
          <w:p w14:paraId="082AA288"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测试结果一切正常</w:t>
            </w:r>
          </w:p>
        </w:tc>
        <w:tc>
          <w:tcPr>
            <w:tcW w:w="1843" w:type="dxa"/>
            <w:gridSpan w:val="5"/>
            <w:vAlign w:val="center"/>
          </w:tcPr>
          <w:p w14:paraId="66A9E224"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w:t>
            </w:r>
          </w:p>
        </w:tc>
      </w:tr>
      <w:tr w:rsidR="0047351E" w:rsidRPr="00D135DD" w14:paraId="3C25620F" w14:textId="77777777" w:rsidTr="0047351E">
        <w:trPr>
          <w:gridAfter w:val="1"/>
          <w:wAfter w:w="65" w:type="dxa"/>
          <w:trHeight w:val="440"/>
        </w:trPr>
        <w:tc>
          <w:tcPr>
            <w:tcW w:w="1545" w:type="dxa"/>
            <w:gridSpan w:val="5"/>
            <w:vAlign w:val="center"/>
          </w:tcPr>
          <w:p w14:paraId="5079A4E8" w14:textId="77777777" w:rsidR="0047351E" w:rsidRPr="00D135DD" w:rsidRDefault="0047351E" w:rsidP="00CD5E67">
            <w:pPr>
              <w:snapToGrid w:val="0"/>
              <w:ind w:firstLine="480"/>
            </w:pPr>
            <w:r w:rsidRPr="00D135DD">
              <w:rPr>
                <w:rFonts w:hint="eastAsia"/>
              </w:rPr>
              <w:t>边界测试</w:t>
            </w:r>
          </w:p>
        </w:tc>
        <w:tc>
          <w:tcPr>
            <w:tcW w:w="1842" w:type="dxa"/>
            <w:gridSpan w:val="5"/>
            <w:vAlign w:val="center"/>
          </w:tcPr>
          <w:p w14:paraId="65B8338B"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2864" w:type="dxa"/>
            <w:gridSpan w:val="10"/>
            <w:vAlign w:val="center"/>
          </w:tcPr>
          <w:p w14:paraId="669E3E79"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测试结果一切正常</w:t>
            </w:r>
          </w:p>
        </w:tc>
        <w:tc>
          <w:tcPr>
            <w:tcW w:w="1843" w:type="dxa"/>
            <w:gridSpan w:val="5"/>
            <w:vAlign w:val="center"/>
          </w:tcPr>
          <w:p w14:paraId="5FCFA622"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边界正常</w:t>
            </w:r>
          </w:p>
        </w:tc>
      </w:tr>
      <w:tr w:rsidR="0047351E" w:rsidRPr="00D135DD" w14:paraId="4F91BC3A" w14:textId="77777777" w:rsidTr="0047351E">
        <w:trPr>
          <w:gridAfter w:val="1"/>
          <w:wAfter w:w="65" w:type="dxa"/>
          <w:trHeight w:val="440"/>
        </w:trPr>
        <w:tc>
          <w:tcPr>
            <w:tcW w:w="1545" w:type="dxa"/>
            <w:gridSpan w:val="5"/>
            <w:vAlign w:val="center"/>
          </w:tcPr>
          <w:p w14:paraId="012FAF06" w14:textId="77777777" w:rsidR="0047351E" w:rsidRPr="00D135DD" w:rsidRDefault="0047351E" w:rsidP="00CD5E67">
            <w:pPr>
              <w:snapToGrid w:val="0"/>
              <w:ind w:firstLine="480"/>
            </w:pPr>
            <w:r w:rsidRPr="00D135DD">
              <w:rPr>
                <w:rFonts w:hint="eastAsia"/>
              </w:rPr>
              <w:t>接口测试</w:t>
            </w:r>
          </w:p>
        </w:tc>
        <w:tc>
          <w:tcPr>
            <w:tcW w:w="1842" w:type="dxa"/>
            <w:gridSpan w:val="5"/>
            <w:vAlign w:val="center"/>
          </w:tcPr>
          <w:p w14:paraId="1D5A16EE"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2864" w:type="dxa"/>
            <w:gridSpan w:val="10"/>
            <w:vAlign w:val="center"/>
          </w:tcPr>
          <w:p w14:paraId="242E6036"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测试结果一切正常</w:t>
            </w:r>
          </w:p>
        </w:tc>
        <w:tc>
          <w:tcPr>
            <w:tcW w:w="1843" w:type="dxa"/>
            <w:gridSpan w:val="5"/>
            <w:vAlign w:val="center"/>
          </w:tcPr>
          <w:p w14:paraId="222DBBFE"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接口正常</w:t>
            </w:r>
          </w:p>
        </w:tc>
      </w:tr>
      <w:tr w:rsidR="0047351E" w:rsidRPr="00D135DD" w14:paraId="4D348877" w14:textId="77777777" w:rsidTr="0047351E">
        <w:trPr>
          <w:gridAfter w:val="1"/>
          <w:wAfter w:w="65" w:type="dxa"/>
          <w:trHeight w:val="440"/>
        </w:trPr>
        <w:tc>
          <w:tcPr>
            <w:tcW w:w="1545" w:type="dxa"/>
            <w:gridSpan w:val="5"/>
            <w:vAlign w:val="center"/>
          </w:tcPr>
          <w:p w14:paraId="24EEE110" w14:textId="77777777" w:rsidR="0047351E" w:rsidRPr="00D135DD" w:rsidRDefault="0047351E" w:rsidP="00CD5E67">
            <w:pPr>
              <w:snapToGrid w:val="0"/>
              <w:ind w:firstLine="480"/>
            </w:pPr>
            <w:r w:rsidRPr="00D135DD">
              <w:rPr>
                <w:rFonts w:hint="eastAsia"/>
              </w:rPr>
              <w:t>界面测试</w:t>
            </w:r>
          </w:p>
        </w:tc>
        <w:tc>
          <w:tcPr>
            <w:tcW w:w="1842" w:type="dxa"/>
            <w:gridSpan w:val="5"/>
            <w:vAlign w:val="center"/>
          </w:tcPr>
          <w:p w14:paraId="7B3CF8D4"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2864" w:type="dxa"/>
            <w:gridSpan w:val="10"/>
            <w:vAlign w:val="center"/>
          </w:tcPr>
          <w:p w14:paraId="6D22CAEF"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测试结果一切正常</w:t>
            </w:r>
          </w:p>
        </w:tc>
        <w:tc>
          <w:tcPr>
            <w:tcW w:w="1843" w:type="dxa"/>
            <w:gridSpan w:val="5"/>
            <w:vAlign w:val="center"/>
          </w:tcPr>
          <w:p w14:paraId="6AD01EA5"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w:t>
            </w:r>
          </w:p>
        </w:tc>
      </w:tr>
      <w:tr w:rsidR="0047351E" w:rsidRPr="00D135DD" w14:paraId="3FC877F9" w14:textId="77777777" w:rsidTr="0047351E">
        <w:trPr>
          <w:gridAfter w:val="1"/>
          <w:wAfter w:w="65" w:type="dxa"/>
          <w:trHeight w:val="440"/>
        </w:trPr>
        <w:tc>
          <w:tcPr>
            <w:tcW w:w="1545" w:type="dxa"/>
            <w:gridSpan w:val="5"/>
            <w:vAlign w:val="center"/>
          </w:tcPr>
          <w:p w14:paraId="7364260D" w14:textId="77777777" w:rsidR="0047351E" w:rsidRPr="00D135DD" w:rsidRDefault="0047351E" w:rsidP="00CD5E67">
            <w:pPr>
              <w:snapToGrid w:val="0"/>
              <w:ind w:firstLine="480"/>
            </w:pPr>
            <w:r w:rsidRPr="00D135DD">
              <w:rPr>
                <w:rFonts w:hint="eastAsia"/>
              </w:rPr>
              <w:t>数据确认测试</w:t>
            </w:r>
          </w:p>
        </w:tc>
        <w:tc>
          <w:tcPr>
            <w:tcW w:w="1842" w:type="dxa"/>
            <w:gridSpan w:val="5"/>
            <w:vAlign w:val="center"/>
          </w:tcPr>
          <w:p w14:paraId="6414C558"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2864" w:type="dxa"/>
            <w:gridSpan w:val="10"/>
            <w:vAlign w:val="center"/>
          </w:tcPr>
          <w:p w14:paraId="0BE3AE4B"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测试结果一切正常</w:t>
            </w:r>
          </w:p>
        </w:tc>
        <w:tc>
          <w:tcPr>
            <w:tcW w:w="1843" w:type="dxa"/>
            <w:gridSpan w:val="5"/>
            <w:vAlign w:val="center"/>
          </w:tcPr>
          <w:p w14:paraId="38A2273F"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数据真实</w:t>
            </w:r>
          </w:p>
        </w:tc>
      </w:tr>
      <w:tr w:rsidR="0047351E" w:rsidRPr="00D135DD" w14:paraId="5ACD6164" w14:textId="77777777" w:rsidTr="0047351E">
        <w:trPr>
          <w:gridAfter w:val="1"/>
          <w:wAfter w:w="65" w:type="dxa"/>
          <w:trHeight w:val="440"/>
        </w:trPr>
        <w:tc>
          <w:tcPr>
            <w:tcW w:w="1545" w:type="dxa"/>
            <w:gridSpan w:val="5"/>
            <w:vAlign w:val="center"/>
          </w:tcPr>
          <w:p w14:paraId="08AF6E5E" w14:textId="77777777" w:rsidR="0047351E" w:rsidRPr="00D135DD" w:rsidRDefault="0047351E" w:rsidP="00CD5E67">
            <w:pPr>
              <w:snapToGrid w:val="0"/>
              <w:ind w:firstLine="480"/>
            </w:pPr>
            <w:r w:rsidRPr="00D135DD">
              <w:rPr>
                <w:rFonts w:hint="eastAsia"/>
              </w:rPr>
              <w:t>代码走查</w:t>
            </w:r>
          </w:p>
        </w:tc>
        <w:tc>
          <w:tcPr>
            <w:tcW w:w="1842" w:type="dxa"/>
            <w:gridSpan w:val="5"/>
            <w:vAlign w:val="center"/>
          </w:tcPr>
          <w:p w14:paraId="4D29B6A2"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2864" w:type="dxa"/>
            <w:gridSpan w:val="10"/>
            <w:vAlign w:val="center"/>
          </w:tcPr>
          <w:p w14:paraId="54503E51"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测试结果一切正常</w:t>
            </w:r>
          </w:p>
        </w:tc>
        <w:tc>
          <w:tcPr>
            <w:tcW w:w="1843" w:type="dxa"/>
            <w:gridSpan w:val="5"/>
            <w:vAlign w:val="center"/>
          </w:tcPr>
          <w:p w14:paraId="25737E9F"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代码规范</w:t>
            </w:r>
          </w:p>
        </w:tc>
      </w:tr>
      <w:tr w:rsidR="0047351E" w:rsidRPr="00D135DD" w14:paraId="648C7F5B" w14:textId="77777777" w:rsidTr="0047351E">
        <w:trPr>
          <w:gridAfter w:val="1"/>
          <w:wAfter w:w="65" w:type="dxa"/>
          <w:trHeight w:val="440"/>
        </w:trPr>
        <w:tc>
          <w:tcPr>
            <w:tcW w:w="8094" w:type="dxa"/>
            <w:gridSpan w:val="25"/>
            <w:vAlign w:val="center"/>
          </w:tcPr>
          <w:p w14:paraId="141E2C0C" w14:textId="77777777" w:rsidR="0047351E" w:rsidRPr="00D135DD" w:rsidRDefault="0047351E" w:rsidP="00CD5E67">
            <w:pPr>
              <w:snapToGrid w:val="0"/>
              <w:ind w:firstLine="480"/>
            </w:pPr>
            <w:r w:rsidRPr="00D135DD">
              <w:rPr>
                <w:rFonts w:hint="eastAsia"/>
              </w:rPr>
              <w:t>功能测试：功能测试一切正常，满足预定功能设定</w:t>
            </w:r>
          </w:p>
        </w:tc>
      </w:tr>
      <w:tr w:rsidR="0047351E" w:rsidRPr="00D135DD" w14:paraId="23556683" w14:textId="77777777" w:rsidTr="008E7D63">
        <w:trPr>
          <w:gridAfter w:val="1"/>
          <w:wAfter w:w="65" w:type="dxa"/>
          <w:trHeight w:val="510"/>
        </w:trPr>
        <w:tc>
          <w:tcPr>
            <w:tcW w:w="1006" w:type="dxa"/>
            <w:gridSpan w:val="2"/>
            <w:vAlign w:val="center"/>
          </w:tcPr>
          <w:p w14:paraId="7CFEAC55" w14:textId="77777777" w:rsidR="0047351E" w:rsidRPr="00D135DD" w:rsidRDefault="0047351E" w:rsidP="00CD5E67">
            <w:pPr>
              <w:snapToGrid w:val="0"/>
              <w:ind w:firstLine="480"/>
              <w:jc w:val="center"/>
            </w:pPr>
            <w:r w:rsidRPr="00D135DD">
              <w:rPr>
                <w:rFonts w:hint="eastAsia"/>
              </w:rPr>
              <w:t>序号</w:t>
            </w:r>
          </w:p>
        </w:tc>
        <w:tc>
          <w:tcPr>
            <w:tcW w:w="1208" w:type="dxa"/>
            <w:gridSpan w:val="5"/>
            <w:vAlign w:val="center"/>
          </w:tcPr>
          <w:p w14:paraId="512636C2" w14:textId="77777777" w:rsidR="0047351E" w:rsidRPr="00D135DD" w:rsidRDefault="0047351E" w:rsidP="00CD5E67">
            <w:pPr>
              <w:snapToGrid w:val="0"/>
              <w:ind w:firstLine="480"/>
              <w:jc w:val="center"/>
            </w:pPr>
            <w:r w:rsidRPr="00D135DD">
              <w:rPr>
                <w:rFonts w:hint="eastAsia"/>
              </w:rPr>
              <w:t>功能名称</w:t>
            </w:r>
          </w:p>
        </w:tc>
        <w:tc>
          <w:tcPr>
            <w:tcW w:w="1525" w:type="dxa"/>
            <w:gridSpan w:val="4"/>
            <w:vAlign w:val="center"/>
          </w:tcPr>
          <w:p w14:paraId="420F904F" w14:textId="77777777" w:rsidR="0047351E" w:rsidRPr="00D135DD" w:rsidRDefault="0047351E" w:rsidP="00CD5E67">
            <w:pPr>
              <w:snapToGrid w:val="0"/>
              <w:ind w:firstLine="480"/>
              <w:jc w:val="center"/>
            </w:pPr>
            <w:r w:rsidRPr="00D135DD">
              <w:rPr>
                <w:rFonts w:hint="eastAsia"/>
              </w:rPr>
              <w:t>操作方法</w:t>
            </w:r>
          </w:p>
        </w:tc>
        <w:tc>
          <w:tcPr>
            <w:tcW w:w="1525" w:type="dxa"/>
            <w:gridSpan w:val="5"/>
            <w:vAlign w:val="center"/>
          </w:tcPr>
          <w:p w14:paraId="6A200CC0" w14:textId="77777777" w:rsidR="0047351E" w:rsidRPr="00D135DD" w:rsidRDefault="0047351E" w:rsidP="00CD5E67">
            <w:pPr>
              <w:snapToGrid w:val="0"/>
              <w:ind w:firstLine="480"/>
              <w:jc w:val="center"/>
            </w:pPr>
            <w:r w:rsidRPr="00D135DD">
              <w:rPr>
                <w:rFonts w:hint="eastAsia"/>
              </w:rPr>
              <w:t>结果</w:t>
            </w:r>
          </w:p>
        </w:tc>
        <w:tc>
          <w:tcPr>
            <w:tcW w:w="987" w:type="dxa"/>
            <w:gridSpan w:val="4"/>
            <w:vAlign w:val="center"/>
          </w:tcPr>
          <w:p w14:paraId="6A960AB9" w14:textId="77777777" w:rsidR="0047351E" w:rsidRPr="00D135DD" w:rsidRDefault="0047351E" w:rsidP="00CD5E67">
            <w:pPr>
              <w:snapToGrid w:val="0"/>
              <w:ind w:firstLine="480"/>
              <w:jc w:val="center"/>
            </w:pPr>
            <w:r w:rsidRPr="00D135DD">
              <w:rPr>
                <w:rFonts w:hint="eastAsia"/>
              </w:rPr>
              <w:t>建议</w:t>
            </w:r>
          </w:p>
        </w:tc>
        <w:tc>
          <w:tcPr>
            <w:tcW w:w="1276" w:type="dxa"/>
            <w:gridSpan w:val="3"/>
            <w:vAlign w:val="center"/>
          </w:tcPr>
          <w:p w14:paraId="19264768" w14:textId="77777777" w:rsidR="0047351E" w:rsidRPr="00D135DD" w:rsidRDefault="0047351E" w:rsidP="00CD5E67">
            <w:pPr>
              <w:snapToGrid w:val="0"/>
              <w:ind w:firstLine="480"/>
              <w:jc w:val="center"/>
            </w:pPr>
            <w:r w:rsidRPr="00D135DD">
              <w:rPr>
                <w:rFonts w:hint="eastAsia"/>
              </w:rPr>
              <w:t>测试人员</w:t>
            </w:r>
          </w:p>
        </w:tc>
        <w:tc>
          <w:tcPr>
            <w:tcW w:w="567" w:type="dxa"/>
            <w:gridSpan w:val="2"/>
            <w:vAlign w:val="center"/>
          </w:tcPr>
          <w:p w14:paraId="6C8E1F58" w14:textId="77777777" w:rsidR="0047351E" w:rsidRPr="00D135DD" w:rsidRDefault="0047351E" w:rsidP="00CD5E67">
            <w:pPr>
              <w:snapToGrid w:val="0"/>
              <w:ind w:firstLine="480"/>
              <w:jc w:val="center"/>
            </w:pPr>
            <w:r w:rsidRPr="00D135DD">
              <w:rPr>
                <w:rFonts w:hint="eastAsia"/>
              </w:rPr>
              <w:t>备注</w:t>
            </w:r>
          </w:p>
        </w:tc>
      </w:tr>
      <w:tr w:rsidR="0047351E" w:rsidRPr="00D135DD" w14:paraId="1F0CF91D" w14:textId="77777777" w:rsidTr="008E7D63">
        <w:trPr>
          <w:gridAfter w:val="1"/>
          <w:wAfter w:w="65" w:type="dxa"/>
          <w:trHeight w:val="1439"/>
        </w:trPr>
        <w:tc>
          <w:tcPr>
            <w:tcW w:w="1006" w:type="dxa"/>
            <w:gridSpan w:val="2"/>
          </w:tcPr>
          <w:p w14:paraId="1E4A66AA" w14:textId="77777777" w:rsidR="0047351E" w:rsidRPr="00D135DD" w:rsidRDefault="0047351E" w:rsidP="00CD5E67">
            <w:pPr>
              <w:snapToGrid w:val="0"/>
              <w:ind w:firstLine="480"/>
            </w:pPr>
            <w:r w:rsidRPr="00D135DD">
              <w:rPr>
                <w:rFonts w:hint="eastAsia"/>
              </w:rPr>
              <w:t>01</w:t>
            </w:r>
          </w:p>
        </w:tc>
        <w:tc>
          <w:tcPr>
            <w:tcW w:w="1208" w:type="dxa"/>
            <w:gridSpan w:val="5"/>
          </w:tcPr>
          <w:p w14:paraId="27514EA4" w14:textId="742267FD" w:rsidR="0047351E" w:rsidRPr="00D135DD" w:rsidRDefault="0047351E" w:rsidP="00CD5E67">
            <w:pPr>
              <w:snapToGrid w:val="0"/>
              <w:ind w:firstLine="480"/>
            </w:pPr>
            <w:r w:rsidRPr="00D135DD">
              <w:rPr>
                <w:rFonts w:hint="eastAsia"/>
              </w:rPr>
              <w:t>浏览器扩展</w:t>
            </w:r>
            <w:r w:rsidR="004B0D4B" w:rsidRPr="004B0D4B">
              <w:rPr>
                <w:rFonts w:hint="eastAsia"/>
              </w:rPr>
              <w:t>“</w:t>
            </w:r>
            <w:r w:rsidRPr="00D135DD">
              <w:rPr>
                <w:rFonts w:hint="eastAsia"/>
              </w:rPr>
              <w:t>protect</w:t>
            </w:r>
            <w:r w:rsidRPr="00D135DD">
              <w:rPr>
                <w:rFonts w:hint="eastAsia"/>
              </w:rPr>
              <w:t>”作用网站的设置：正确输入</w:t>
            </w:r>
          </w:p>
        </w:tc>
        <w:tc>
          <w:tcPr>
            <w:tcW w:w="1525" w:type="dxa"/>
            <w:gridSpan w:val="4"/>
          </w:tcPr>
          <w:p w14:paraId="7542BCF8" w14:textId="77777777" w:rsidR="0047351E" w:rsidRPr="00D135DD" w:rsidRDefault="0047351E" w:rsidP="00CD5E67">
            <w:pPr>
              <w:snapToGrid w:val="0"/>
              <w:ind w:firstLine="480"/>
            </w:pPr>
            <w:r w:rsidRPr="00D135DD">
              <w:rPr>
                <w:rFonts w:hint="eastAsia"/>
              </w:rPr>
              <w:t>用户输入正确的反向代理服务器网址的正则表达式，点击保存</w:t>
            </w:r>
            <w:r w:rsidRPr="00D135DD">
              <w:t>，</w:t>
            </w:r>
            <w:r w:rsidRPr="00D135DD">
              <w:rPr>
                <w:rFonts w:hint="eastAsia"/>
              </w:rPr>
              <w:t>弹出设置成功的提示信息</w:t>
            </w:r>
          </w:p>
        </w:tc>
        <w:tc>
          <w:tcPr>
            <w:tcW w:w="1525" w:type="dxa"/>
            <w:gridSpan w:val="5"/>
          </w:tcPr>
          <w:p w14:paraId="1C587CAB" w14:textId="77777777" w:rsidR="0047351E" w:rsidRPr="00D135DD" w:rsidRDefault="0047351E" w:rsidP="00CD5E67">
            <w:pPr>
              <w:snapToGrid w:val="0"/>
              <w:ind w:firstLine="480"/>
            </w:pPr>
            <w:r w:rsidRPr="00D135DD">
              <w:rPr>
                <w:rFonts w:hint="eastAsia"/>
              </w:rPr>
              <w:t>测试结果一切正常</w:t>
            </w:r>
          </w:p>
        </w:tc>
        <w:tc>
          <w:tcPr>
            <w:tcW w:w="987" w:type="dxa"/>
            <w:gridSpan w:val="4"/>
          </w:tcPr>
          <w:p w14:paraId="09B3684B" w14:textId="77777777" w:rsidR="0047351E" w:rsidRPr="00D135DD" w:rsidRDefault="0047351E" w:rsidP="00CD5E67">
            <w:pPr>
              <w:snapToGrid w:val="0"/>
              <w:ind w:firstLine="480"/>
            </w:pPr>
          </w:p>
        </w:tc>
        <w:tc>
          <w:tcPr>
            <w:tcW w:w="1276" w:type="dxa"/>
            <w:gridSpan w:val="3"/>
          </w:tcPr>
          <w:p w14:paraId="42B4B341"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567" w:type="dxa"/>
            <w:gridSpan w:val="2"/>
          </w:tcPr>
          <w:p w14:paraId="294D8C52" w14:textId="77777777" w:rsidR="0047351E" w:rsidRPr="00D135DD" w:rsidRDefault="0047351E" w:rsidP="00CD5E67">
            <w:pPr>
              <w:snapToGrid w:val="0"/>
              <w:ind w:firstLine="480"/>
            </w:pPr>
          </w:p>
        </w:tc>
      </w:tr>
      <w:tr w:rsidR="0047351E" w:rsidRPr="00D135DD" w14:paraId="034E4845" w14:textId="77777777" w:rsidTr="008E7D63">
        <w:trPr>
          <w:gridAfter w:val="1"/>
          <w:wAfter w:w="65" w:type="dxa"/>
          <w:trHeight w:val="1439"/>
        </w:trPr>
        <w:tc>
          <w:tcPr>
            <w:tcW w:w="1006" w:type="dxa"/>
            <w:gridSpan w:val="2"/>
          </w:tcPr>
          <w:p w14:paraId="4FBD8069" w14:textId="77777777" w:rsidR="0047351E" w:rsidRPr="00D135DD" w:rsidRDefault="0047351E" w:rsidP="00CD5E67">
            <w:pPr>
              <w:snapToGrid w:val="0"/>
              <w:ind w:firstLine="480"/>
            </w:pPr>
            <w:r w:rsidRPr="00D135DD">
              <w:rPr>
                <w:rFonts w:hint="eastAsia"/>
              </w:rPr>
              <w:t>02</w:t>
            </w:r>
          </w:p>
        </w:tc>
        <w:tc>
          <w:tcPr>
            <w:tcW w:w="1208" w:type="dxa"/>
            <w:gridSpan w:val="5"/>
          </w:tcPr>
          <w:p w14:paraId="33F422CC" w14:textId="66FC5AA8" w:rsidR="0047351E" w:rsidRPr="00D135DD" w:rsidRDefault="0047351E" w:rsidP="00CD5E67">
            <w:pPr>
              <w:snapToGrid w:val="0"/>
              <w:ind w:firstLine="480"/>
            </w:pPr>
            <w:r w:rsidRPr="00D135DD">
              <w:rPr>
                <w:rFonts w:hint="eastAsia"/>
              </w:rPr>
              <w:t>浏览器扩展</w:t>
            </w:r>
            <w:r w:rsidR="00B00AC5" w:rsidRPr="00B00AC5">
              <w:rPr>
                <w:rFonts w:hint="eastAsia"/>
              </w:rPr>
              <w:t>“</w:t>
            </w:r>
            <w:r w:rsidRPr="00D135DD">
              <w:rPr>
                <w:rFonts w:hint="eastAsia"/>
              </w:rPr>
              <w:t>protect</w:t>
            </w:r>
            <w:r w:rsidRPr="00D135DD">
              <w:rPr>
                <w:rFonts w:hint="eastAsia"/>
              </w:rPr>
              <w:t>”作用网站的设置：错误输入</w:t>
            </w:r>
          </w:p>
        </w:tc>
        <w:tc>
          <w:tcPr>
            <w:tcW w:w="1525" w:type="dxa"/>
            <w:gridSpan w:val="4"/>
          </w:tcPr>
          <w:p w14:paraId="37E7C01B" w14:textId="77777777" w:rsidR="0047351E" w:rsidRPr="00D135DD" w:rsidRDefault="0047351E" w:rsidP="00CD5E67">
            <w:pPr>
              <w:snapToGrid w:val="0"/>
              <w:ind w:firstLine="480"/>
            </w:pPr>
            <w:r w:rsidRPr="00D135DD">
              <w:rPr>
                <w:rFonts w:hint="eastAsia"/>
              </w:rPr>
              <w:t>用户输入不正确的反向代理服务器网址的正则表达式，点击保存</w:t>
            </w:r>
            <w:r w:rsidRPr="00D135DD">
              <w:t>，</w:t>
            </w:r>
            <w:r w:rsidRPr="00D135DD">
              <w:rPr>
                <w:rFonts w:hint="eastAsia"/>
              </w:rPr>
              <w:t>弹出输入不正确的提示信息</w:t>
            </w:r>
          </w:p>
        </w:tc>
        <w:tc>
          <w:tcPr>
            <w:tcW w:w="1525" w:type="dxa"/>
            <w:gridSpan w:val="5"/>
          </w:tcPr>
          <w:p w14:paraId="50C19709" w14:textId="77777777" w:rsidR="0047351E" w:rsidRPr="00D135DD" w:rsidRDefault="0047351E" w:rsidP="00CD5E67">
            <w:pPr>
              <w:snapToGrid w:val="0"/>
              <w:ind w:firstLine="480"/>
            </w:pPr>
            <w:r w:rsidRPr="00D135DD">
              <w:rPr>
                <w:rFonts w:hint="eastAsia"/>
              </w:rPr>
              <w:t>测试结果一切正常</w:t>
            </w:r>
          </w:p>
        </w:tc>
        <w:tc>
          <w:tcPr>
            <w:tcW w:w="987" w:type="dxa"/>
            <w:gridSpan w:val="4"/>
          </w:tcPr>
          <w:p w14:paraId="2DCC1C32" w14:textId="77777777" w:rsidR="0047351E" w:rsidRPr="00D135DD" w:rsidRDefault="0047351E" w:rsidP="00CD5E67">
            <w:pPr>
              <w:snapToGrid w:val="0"/>
              <w:ind w:firstLine="480"/>
            </w:pPr>
          </w:p>
        </w:tc>
        <w:tc>
          <w:tcPr>
            <w:tcW w:w="1276" w:type="dxa"/>
            <w:gridSpan w:val="3"/>
          </w:tcPr>
          <w:p w14:paraId="0A628189"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567" w:type="dxa"/>
            <w:gridSpan w:val="2"/>
          </w:tcPr>
          <w:p w14:paraId="0010104F" w14:textId="77777777" w:rsidR="0047351E" w:rsidRPr="00D135DD" w:rsidRDefault="0047351E" w:rsidP="00CD5E67">
            <w:pPr>
              <w:snapToGrid w:val="0"/>
              <w:ind w:firstLine="480"/>
            </w:pPr>
          </w:p>
        </w:tc>
      </w:tr>
      <w:tr w:rsidR="0047351E" w:rsidRPr="00D135DD" w14:paraId="4C118EF2" w14:textId="77777777" w:rsidTr="008E7D63">
        <w:trPr>
          <w:gridAfter w:val="1"/>
          <w:wAfter w:w="65" w:type="dxa"/>
          <w:trHeight w:val="1439"/>
        </w:trPr>
        <w:tc>
          <w:tcPr>
            <w:tcW w:w="1006" w:type="dxa"/>
            <w:gridSpan w:val="2"/>
          </w:tcPr>
          <w:p w14:paraId="6D3740ED" w14:textId="77777777" w:rsidR="0047351E" w:rsidRPr="00D135DD" w:rsidRDefault="0047351E" w:rsidP="00CD5E67">
            <w:pPr>
              <w:snapToGrid w:val="0"/>
              <w:ind w:firstLine="480"/>
            </w:pPr>
          </w:p>
        </w:tc>
        <w:tc>
          <w:tcPr>
            <w:tcW w:w="1208" w:type="dxa"/>
            <w:gridSpan w:val="5"/>
          </w:tcPr>
          <w:p w14:paraId="7BC2C4FD" w14:textId="77777777" w:rsidR="0047351E" w:rsidRPr="00D135DD" w:rsidRDefault="0047351E" w:rsidP="00CD5E67">
            <w:pPr>
              <w:snapToGrid w:val="0"/>
              <w:ind w:firstLine="480"/>
            </w:pPr>
          </w:p>
        </w:tc>
        <w:tc>
          <w:tcPr>
            <w:tcW w:w="1525" w:type="dxa"/>
            <w:gridSpan w:val="4"/>
          </w:tcPr>
          <w:p w14:paraId="7A0C2680" w14:textId="77777777" w:rsidR="0047351E" w:rsidRPr="00D135DD" w:rsidRDefault="0047351E" w:rsidP="00CD5E67">
            <w:pPr>
              <w:snapToGrid w:val="0"/>
              <w:ind w:firstLine="480"/>
            </w:pPr>
          </w:p>
        </w:tc>
        <w:tc>
          <w:tcPr>
            <w:tcW w:w="1525" w:type="dxa"/>
            <w:gridSpan w:val="5"/>
          </w:tcPr>
          <w:p w14:paraId="3F2E01CC" w14:textId="77777777" w:rsidR="0047351E" w:rsidRPr="00D135DD" w:rsidRDefault="0047351E" w:rsidP="00CD5E67">
            <w:pPr>
              <w:snapToGrid w:val="0"/>
              <w:ind w:firstLine="480"/>
            </w:pPr>
          </w:p>
        </w:tc>
        <w:tc>
          <w:tcPr>
            <w:tcW w:w="987" w:type="dxa"/>
            <w:gridSpan w:val="4"/>
          </w:tcPr>
          <w:p w14:paraId="6307CE57" w14:textId="77777777" w:rsidR="0047351E" w:rsidRPr="00D135DD" w:rsidRDefault="0047351E" w:rsidP="00CD5E67">
            <w:pPr>
              <w:snapToGrid w:val="0"/>
              <w:ind w:firstLine="480"/>
            </w:pPr>
          </w:p>
        </w:tc>
        <w:tc>
          <w:tcPr>
            <w:tcW w:w="1276" w:type="dxa"/>
            <w:gridSpan w:val="3"/>
          </w:tcPr>
          <w:p w14:paraId="3D83DAA3" w14:textId="77777777" w:rsidR="0047351E" w:rsidRPr="00D135DD" w:rsidRDefault="0047351E" w:rsidP="00CD5E67">
            <w:pPr>
              <w:snapToGrid w:val="0"/>
              <w:ind w:firstLine="480"/>
            </w:pPr>
          </w:p>
        </w:tc>
        <w:tc>
          <w:tcPr>
            <w:tcW w:w="567" w:type="dxa"/>
            <w:gridSpan w:val="2"/>
          </w:tcPr>
          <w:p w14:paraId="066782CC" w14:textId="77777777" w:rsidR="0047351E" w:rsidRPr="00D135DD" w:rsidRDefault="0047351E" w:rsidP="00CD5E67">
            <w:pPr>
              <w:snapToGrid w:val="0"/>
              <w:ind w:firstLine="480"/>
            </w:pPr>
          </w:p>
        </w:tc>
      </w:tr>
      <w:tr w:rsidR="0047351E" w:rsidRPr="00D135DD" w14:paraId="52F02319" w14:textId="77777777" w:rsidTr="0047351E">
        <w:trPr>
          <w:gridAfter w:val="1"/>
          <w:wAfter w:w="65" w:type="dxa"/>
          <w:trHeight w:val="450"/>
        </w:trPr>
        <w:tc>
          <w:tcPr>
            <w:tcW w:w="1119" w:type="dxa"/>
            <w:gridSpan w:val="4"/>
            <w:vAlign w:val="center"/>
          </w:tcPr>
          <w:p w14:paraId="58A5B4A7" w14:textId="77777777" w:rsidR="0047351E" w:rsidRPr="00D135DD" w:rsidRDefault="0047351E" w:rsidP="00CD5E67">
            <w:pPr>
              <w:ind w:firstLine="480"/>
              <w:contextualSpacing/>
              <w:jc w:val="distribute"/>
            </w:pPr>
            <w:r w:rsidRPr="00D135DD">
              <w:rPr>
                <w:rFonts w:hint="eastAsia"/>
              </w:rPr>
              <w:t>测试结论</w:t>
            </w:r>
          </w:p>
        </w:tc>
        <w:tc>
          <w:tcPr>
            <w:tcW w:w="6975" w:type="dxa"/>
            <w:gridSpan w:val="21"/>
            <w:vAlign w:val="center"/>
          </w:tcPr>
          <w:p w14:paraId="6810433B" w14:textId="77777777" w:rsidR="0047351E" w:rsidRPr="00D135DD" w:rsidRDefault="0047351E" w:rsidP="00CD5E67">
            <w:pPr>
              <w:snapToGrid w:val="0"/>
              <w:ind w:firstLine="480"/>
            </w:pPr>
            <w:r w:rsidRPr="00D135DD">
              <w:rPr>
                <w:rFonts w:hint="eastAsia"/>
              </w:rPr>
              <w:t>本模块</w:t>
            </w:r>
            <w:r w:rsidRPr="00D135DD">
              <w:t>通过</w:t>
            </w:r>
            <w:r w:rsidRPr="00D135DD">
              <w:rPr>
                <w:rFonts w:hint="eastAsia"/>
              </w:rPr>
              <w:t>单元</w:t>
            </w:r>
            <w:r w:rsidRPr="00D135DD">
              <w:t>测试</w:t>
            </w:r>
          </w:p>
        </w:tc>
      </w:tr>
      <w:tr w:rsidR="0047351E" w:rsidRPr="00D135DD" w14:paraId="1042560F" w14:textId="77777777" w:rsidTr="0047351E">
        <w:trPr>
          <w:gridAfter w:val="1"/>
          <w:wAfter w:w="65" w:type="dxa"/>
          <w:trHeight w:val="405"/>
        </w:trPr>
        <w:tc>
          <w:tcPr>
            <w:tcW w:w="978" w:type="dxa"/>
            <w:vAlign w:val="center"/>
          </w:tcPr>
          <w:p w14:paraId="617F48CD" w14:textId="77777777" w:rsidR="0047351E" w:rsidRPr="00D135DD" w:rsidRDefault="0047351E" w:rsidP="00CD5E67">
            <w:pPr>
              <w:snapToGrid w:val="0"/>
              <w:ind w:firstLine="480"/>
            </w:pPr>
            <w:r w:rsidRPr="00D135DD">
              <w:rPr>
                <w:rFonts w:hint="eastAsia"/>
              </w:rPr>
              <w:t>责任人</w:t>
            </w:r>
          </w:p>
        </w:tc>
        <w:tc>
          <w:tcPr>
            <w:tcW w:w="3279" w:type="dxa"/>
            <w:gridSpan w:val="11"/>
            <w:vAlign w:val="center"/>
          </w:tcPr>
          <w:p w14:paraId="6B18CEB1"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1710" w:type="dxa"/>
            <w:gridSpan w:val="7"/>
            <w:vAlign w:val="center"/>
          </w:tcPr>
          <w:p w14:paraId="31BE3D8F" w14:textId="77777777" w:rsidR="0047351E" w:rsidRPr="00D135DD" w:rsidRDefault="0047351E" w:rsidP="00CD5E67">
            <w:pPr>
              <w:snapToGrid w:val="0"/>
              <w:ind w:firstLine="480"/>
            </w:pPr>
            <w:r w:rsidRPr="00D135DD">
              <w:rPr>
                <w:rFonts w:hint="eastAsia"/>
              </w:rPr>
              <w:t>项目第一责任人</w:t>
            </w:r>
          </w:p>
        </w:tc>
        <w:tc>
          <w:tcPr>
            <w:tcW w:w="2127" w:type="dxa"/>
            <w:gridSpan w:val="6"/>
            <w:vAlign w:val="center"/>
          </w:tcPr>
          <w:p w14:paraId="6A4C6818"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r>
      <w:tr w:rsidR="0047351E" w:rsidRPr="00D135DD" w14:paraId="177C12D0" w14:textId="77777777" w:rsidTr="0047351E">
        <w:trPr>
          <w:gridAfter w:val="1"/>
          <w:wAfter w:w="65" w:type="dxa"/>
          <w:trHeight w:val="405"/>
        </w:trPr>
        <w:tc>
          <w:tcPr>
            <w:tcW w:w="978" w:type="dxa"/>
            <w:vAlign w:val="center"/>
          </w:tcPr>
          <w:p w14:paraId="5BEC4228" w14:textId="77777777" w:rsidR="0047351E" w:rsidRPr="00D135DD" w:rsidRDefault="0047351E" w:rsidP="00CD5E67">
            <w:pPr>
              <w:snapToGrid w:val="0"/>
              <w:ind w:firstLine="480"/>
            </w:pPr>
            <w:r w:rsidRPr="00D135DD">
              <w:rPr>
                <w:rFonts w:hint="eastAsia"/>
              </w:rPr>
              <w:t>审核</w:t>
            </w:r>
          </w:p>
        </w:tc>
        <w:tc>
          <w:tcPr>
            <w:tcW w:w="7116" w:type="dxa"/>
            <w:gridSpan w:val="24"/>
            <w:vAlign w:val="center"/>
          </w:tcPr>
          <w:p w14:paraId="11B2E807" w14:textId="77777777" w:rsidR="0047351E" w:rsidRPr="00D135DD" w:rsidRDefault="0047351E" w:rsidP="00CD5E67">
            <w:pPr>
              <w:snapToGrid w:val="0"/>
              <w:ind w:firstLine="480"/>
            </w:pPr>
          </w:p>
        </w:tc>
      </w:tr>
      <w:tr w:rsidR="0047351E" w:rsidRPr="00D135DD" w14:paraId="6F0B3B93" w14:textId="77777777" w:rsidTr="0047351E">
        <w:trPr>
          <w:gridAfter w:val="1"/>
          <w:wAfter w:w="65" w:type="dxa"/>
          <w:trHeight w:val="405"/>
        </w:trPr>
        <w:tc>
          <w:tcPr>
            <w:tcW w:w="978" w:type="dxa"/>
            <w:vAlign w:val="center"/>
          </w:tcPr>
          <w:p w14:paraId="0DEA66DE" w14:textId="77777777" w:rsidR="0047351E" w:rsidRPr="00D135DD" w:rsidRDefault="0047351E" w:rsidP="00CD5E67">
            <w:pPr>
              <w:snapToGrid w:val="0"/>
              <w:ind w:firstLine="480"/>
            </w:pPr>
            <w:r w:rsidRPr="00D135DD">
              <w:rPr>
                <w:rFonts w:hint="eastAsia"/>
              </w:rPr>
              <w:t>项目组</w:t>
            </w:r>
          </w:p>
        </w:tc>
        <w:tc>
          <w:tcPr>
            <w:tcW w:w="1299" w:type="dxa"/>
            <w:gridSpan w:val="7"/>
            <w:vAlign w:val="center"/>
          </w:tcPr>
          <w:p w14:paraId="74791A0D" w14:textId="77777777" w:rsidR="0047351E" w:rsidRPr="00D135DD" w:rsidRDefault="0047351E" w:rsidP="00CD5E67">
            <w:pPr>
              <w:snapToGrid w:val="0"/>
              <w:ind w:firstLine="480"/>
            </w:pPr>
            <w:r w:rsidRPr="00D135DD">
              <w:rPr>
                <w:rFonts w:hint="eastAsia"/>
              </w:rPr>
              <w:t>本项目组</w:t>
            </w:r>
          </w:p>
        </w:tc>
        <w:tc>
          <w:tcPr>
            <w:tcW w:w="900" w:type="dxa"/>
            <w:vAlign w:val="center"/>
          </w:tcPr>
          <w:p w14:paraId="64E968E5" w14:textId="77777777" w:rsidR="0047351E" w:rsidRPr="00D135DD" w:rsidRDefault="0047351E" w:rsidP="00CD5E67">
            <w:pPr>
              <w:snapToGrid w:val="0"/>
              <w:ind w:firstLine="480"/>
            </w:pPr>
            <w:r w:rsidRPr="00D135DD">
              <w:rPr>
                <w:rFonts w:hint="eastAsia"/>
              </w:rPr>
              <w:t>测试组</w:t>
            </w:r>
          </w:p>
        </w:tc>
        <w:tc>
          <w:tcPr>
            <w:tcW w:w="1260" w:type="dxa"/>
            <w:gridSpan w:val="4"/>
            <w:vAlign w:val="center"/>
          </w:tcPr>
          <w:p w14:paraId="696A02EA" w14:textId="77777777" w:rsidR="0047351E" w:rsidRPr="00D135DD" w:rsidRDefault="0047351E" w:rsidP="00CD5E67">
            <w:pPr>
              <w:snapToGrid w:val="0"/>
              <w:ind w:firstLine="480"/>
            </w:pPr>
            <w:r w:rsidRPr="00D135DD">
              <w:rPr>
                <w:rFonts w:hint="eastAsia"/>
              </w:rPr>
              <w:t>本项目组</w:t>
            </w:r>
          </w:p>
        </w:tc>
        <w:tc>
          <w:tcPr>
            <w:tcW w:w="900" w:type="dxa"/>
            <w:gridSpan w:val="4"/>
            <w:vAlign w:val="center"/>
          </w:tcPr>
          <w:p w14:paraId="22FEB02A" w14:textId="77777777" w:rsidR="0047351E" w:rsidRPr="00D135DD" w:rsidRDefault="0047351E" w:rsidP="00CD5E67">
            <w:pPr>
              <w:snapToGrid w:val="0"/>
              <w:ind w:firstLine="480"/>
            </w:pPr>
            <w:r w:rsidRPr="00D135DD">
              <w:rPr>
                <w:rFonts w:hint="eastAsia"/>
              </w:rPr>
              <w:t>总工办</w:t>
            </w:r>
          </w:p>
        </w:tc>
        <w:tc>
          <w:tcPr>
            <w:tcW w:w="1080" w:type="dxa"/>
            <w:gridSpan w:val="4"/>
            <w:vAlign w:val="center"/>
          </w:tcPr>
          <w:p w14:paraId="1FB8F6FA"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1081" w:type="dxa"/>
            <w:vAlign w:val="center"/>
          </w:tcPr>
          <w:p w14:paraId="15E7A5BF" w14:textId="77777777" w:rsidR="0047351E" w:rsidRPr="00D135DD" w:rsidRDefault="0047351E" w:rsidP="00CD5E67">
            <w:pPr>
              <w:snapToGrid w:val="0"/>
              <w:ind w:firstLine="480"/>
            </w:pPr>
            <w:r w:rsidRPr="00D135DD">
              <w:rPr>
                <w:rFonts w:hint="eastAsia"/>
              </w:rPr>
              <w:t>总工程师</w:t>
            </w:r>
          </w:p>
        </w:tc>
        <w:tc>
          <w:tcPr>
            <w:tcW w:w="596" w:type="dxa"/>
            <w:gridSpan w:val="3"/>
            <w:vAlign w:val="center"/>
          </w:tcPr>
          <w:p w14:paraId="72CE4A74"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r>
    </w:tbl>
    <w:p w14:paraId="1CF964ED" w14:textId="77777777" w:rsidR="0047351E" w:rsidRPr="00D135DD" w:rsidRDefault="0047351E" w:rsidP="0047351E">
      <w:pPr>
        <w:ind w:firstLine="480"/>
      </w:pPr>
    </w:p>
    <w:p w14:paraId="26A18894" w14:textId="77777777" w:rsidR="0047351E" w:rsidRPr="00D135DD" w:rsidRDefault="0047351E" w:rsidP="0047351E">
      <w:pPr>
        <w:ind w:firstLine="480"/>
      </w:pPr>
    </w:p>
    <w:tbl>
      <w:tblPr>
        <w:tblW w:w="8094" w:type="dxa"/>
        <w:tblInd w:w="1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8"/>
        <w:gridCol w:w="28"/>
        <w:gridCol w:w="59"/>
        <w:gridCol w:w="54"/>
        <w:gridCol w:w="426"/>
        <w:gridCol w:w="669"/>
        <w:gridCol w:w="39"/>
        <w:gridCol w:w="24"/>
        <w:gridCol w:w="900"/>
        <w:gridCol w:w="210"/>
        <w:gridCol w:w="352"/>
        <w:gridCol w:w="357"/>
        <w:gridCol w:w="161"/>
        <w:gridCol w:w="180"/>
        <w:gridCol w:w="255"/>
        <w:gridCol w:w="572"/>
        <w:gridCol w:w="73"/>
        <w:gridCol w:w="64"/>
        <w:gridCol w:w="566"/>
        <w:gridCol w:w="450"/>
        <w:gridCol w:w="372"/>
        <w:gridCol w:w="709"/>
        <w:gridCol w:w="29"/>
        <w:gridCol w:w="330"/>
        <w:gridCol w:w="237"/>
      </w:tblGrid>
      <w:tr w:rsidR="0047351E" w:rsidRPr="00D135DD" w14:paraId="794FF88A" w14:textId="77777777" w:rsidTr="0047351E">
        <w:trPr>
          <w:trHeight w:val="440"/>
        </w:trPr>
        <w:tc>
          <w:tcPr>
            <w:tcW w:w="1545" w:type="dxa"/>
            <w:gridSpan w:val="5"/>
            <w:vAlign w:val="center"/>
          </w:tcPr>
          <w:p w14:paraId="1E015D40" w14:textId="77777777" w:rsidR="0047351E" w:rsidRPr="00D135DD" w:rsidRDefault="0047351E" w:rsidP="00CD5E67">
            <w:pPr>
              <w:snapToGrid w:val="0"/>
              <w:ind w:firstLine="480"/>
              <w:rPr>
                <w:szCs w:val="21"/>
              </w:rPr>
            </w:pPr>
            <w:r w:rsidRPr="00D135DD">
              <w:rPr>
                <w:rFonts w:hint="eastAsia"/>
                <w:szCs w:val="21"/>
              </w:rPr>
              <w:t>开发项目名称</w:t>
            </w:r>
          </w:p>
        </w:tc>
        <w:tc>
          <w:tcPr>
            <w:tcW w:w="1842" w:type="dxa"/>
            <w:gridSpan w:val="5"/>
            <w:vAlign w:val="center"/>
          </w:tcPr>
          <w:p w14:paraId="35631EAB" w14:textId="77777777" w:rsidR="0047351E" w:rsidRPr="00D135DD" w:rsidRDefault="0047351E" w:rsidP="00CD5E67">
            <w:pPr>
              <w:snapToGrid w:val="0"/>
              <w:ind w:firstLine="480"/>
              <w:rPr>
                <w:szCs w:val="21"/>
              </w:rPr>
            </w:pPr>
            <w:r w:rsidRPr="00D135DD">
              <w:rPr>
                <w:rFonts w:hint="eastAsia"/>
                <w:szCs w:val="21"/>
              </w:rPr>
              <w:t>基于代码混淆的</w:t>
            </w:r>
            <w:r w:rsidRPr="00D135DD">
              <w:rPr>
                <w:szCs w:val="21"/>
              </w:rPr>
              <w:t>W</w:t>
            </w:r>
            <w:r w:rsidRPr="00D135DD">
              <w:rPr>
                <w:rFonts w:hint="eastAsia"/>
                <w:szCs w:val="21"/>
              </w:rPr>
              <w:t>eb</w:t>
            </w:r>
            <w:r w:rsidRPr="00D135DD">
              <w:rPr>
                <w:rFonts w:hint="eastAsia"/>
                <w:szCs w:val="21"/>
              </w:rPr>
              <w:t>站点动态防御系统</w:t>
            </w:r>
          </w:p>
        </w:tc>
        <w:tc>
          <w:tcPr>
            <w:tcW w:w="1305" w:type="dxa"/>
            <w:gridSpan w:val="5"/>
            <w:vAlign w:val="center"/>
          </w:tcPr>
          <w:p w14:paraId="369C455D" w14:textId="77777777" w:rsidR="0047351E" w:rsidRPr="00D135DD" w:rsidRDefault="0047351E" w:rsidP="00CD5E67">
            <w:pPr>
              <w:snapToGrid w:val="0"/>
              <w:ind w:firstLine="480"/>
              <w:rPr>
                <w:szCs w:val="21"/>
              </w:rPr>
            </w:pPr>
            <w:r w:rsidRPr="00D135DD">
              <w:rPr>
                <w:rFonts w:hint="eastAsia"/>
                <w:szCs w:val="21"/>
              </w:rPr>
              <w:t>开发项目编号</w:t>
            </w:r>
          </w:p>
        </w:tc>
        <w:tc>
          <w:tcPr>
            <w:tcW w:w="709" w:type="dxa"/>
            <w:gridSpan w:val="3"/>
            <w:vAlign w:val="center"/>
          </w:tcPr>
          <w:p w14:paraId="241DBFF4" w14:textId="77777777" w:rsidR="0047351E" w:rsidRPr="00D135DD" w:rsidRDefault="0047351E" w:rsidP="00CD5E67">
            <w:pPr>
              <w:snapToGrid w:val="0"/>
              <w:ind w:firstLine="480"/>
              <w:rPr>
                <w:szCs w:val="21"/>
              </w:rPr>
            </w:pPr>
            <w:r w:rsidRPr="00D135DD">
              <w:rPr>
                <w:rFonts w:hint="eastAsia"/>
                <w:szCs w:val="21"/>
              </w:rPr>
              <w:t>无</w:t>
            </w:r>
          </w:p>
        </w:tc>
        <w:tc>
          <w:tcPr>
            <w:tcW w:w="2097" w:type="dxa"/>
            <w:gridSpan w:val="4"/>
            <w:vAlign w:val="center"/>
          </w:tcPr>
          <w:p w14:paraId="2459ABD7" w14:textId="77777777" w:rsidR="0047351E" w:rsidRPr="00D135DD" w:rsidRDefault="0047351E" w:rsidP="00CD5E67">
            <w:pPr>
              <w:snapToGrid w:val="0"/>
              <w:ind w:firstLine="480"/>
              <w:rPr>
                <w:szCs w:val="21"/>
              </w:rPr>
            </w:pPr>
            <w:r w:rsidRPr="00D135DD">
              <w:rPr>
                <w:rFonts w:hint="eastAsia"/>
                <w:szCs w:val="21"/>
              </w:rPr>
              <w:t>第一责任人</w:t>
            </w:r>
          </w:p>
        </w:tc>
        <w:tc>
          <w:tcPr>
            <w:tcW w:w="596" w:type="dxa"/>
            <w:gridSpan w:val="3"/>
            <w:vAlign w:val="center"/>
          </w:tcPr>
          <w:p w14:paraId="1F22136D" w14:textId="77777777" w:rsidR="0047351E" w:rsidRPr="00D135DD" w:rsidRDefault="0047351E" w:rsidP="00CD5E67">
            <w:pPr>
              <w:snapToGrid w:val="0"/>
              <w:ind w:firstLine="480"/>
              <w:rPr>
                <w:szCs w:val="21"/>
              </w:rPr>
            </w:pPr>
            <w:proofErr w:type="gramStart"/>
            <w:r w:rsidRPr="00D135DD">
              <w:rPr>
                <w:rFonts w:hint="eastAsia"/>
                <w:szCs w:val="21"/>
              </w:rPr>
              <w:t>邵</w:t>
            </w:r>
            <w:proofErr w:type="gramEnd"/>
            <w:r w:rsidRPr="00D135DD">
              <w:rPr>
                <w:rFonts w:hint="eastAsia"/>
                <w:szCs w:val="21"/>
              </w:rPr>
              <w:t>欣欣</w:t>
            </w:r>
          </w:p>
        </w:tc>
      </w:tr>
      <w:tr w:rsidR="0047351E" w:rsidRPr="00D135DD" w14:paraId="5848C108" w14:textId="77777777" w:rsidTr="0047351E">
        <w:trPr>
          <w:trHeight w:val="440"/>
        </w:trPr>
        <w:tc>
          <w:tcPr>
            <w:tcW w:w="1065" w:type="dxa"/>
            <w:gridSpan w:val="3"/>
            <w:vAlign w:val="center"/>
          </w:tcPr>
          <w:p w14:paraId="0BFEABF7" w14:textId="77777777" w:rsidR="0047351E" w:rsidRPr="00D135DD" w:rsidRDefault="0047351E" w:rsidP="00CD5E67">
            <w:pPr>
              <w:snapToGrid w:val="0"/>
              <w:ind w:firstLine="480"/>
              <w:rPr>
                <w:szCs w:val="21"/>
              </w:rPr>
            </w:pPr>
            <w:r w:rsidRPr="00D135DD">
              <w:rPr>
                <w:rFonts w:hint="eastAsia"/>
                <w:szCs w:val="21"/>
              </w:rPr>
              <w:t>单元名称</w:t>
            </w:r>
          </w:p>
        </w:tc>
        <w:tc>
          <w:tcPr>
            <w:tcW w:w="1188" w:type="dxa"/>
            <w:gridSpan w:val="4"/>
            <w:vAlign w:val="center"/>
          </w:tcPr>
          <w:p w14:paraId="4417D083" w14:textId="77777777" w:rsidR="0047351E" w:rsidRPr="00D135DD" w:rsidRDefault="0047351E" w:rsidP="00CD5E67">
            <w:pPr>
              <w:snapToGrid w:val="0"/>
              <w:ind w:firstLine="480"/>
              <w:rPr>
                <w:szCs w:val="21"/>
              </w:rPr>
            </w:pPr>
            <w:r w:rsidRPr="00D135DD">
              <w:rPr>
                <w:szCs w:val="21"/>
              </w:rPr>
              <w:t>浏览器插件</w:t>
            </w:r>
            <w:r w:rsidRPr="00D135DD">
              <w:rPr>
                <w:rFonts w:hint="eastAsia"/>
                <w:szCs w:val="21"/>
              </w:rPr>
              <w:t>background</w:t>
            </w:r>
            <w:r w:rsidRPr="00D135DD">
              <w:rPr>
                <w:szCs w:val="21"/>
              </w:rPr>
              <w:t>控制单元</w:t>
            </w:r>
          </w:p>
        </w:tc>
        <w:tc>
          <w:tcPr>
            <w:tcW w:w="1134" w:type="dxa"/>
            <w:gridSpan w:val="3"/>
            <w:vAlign w:val="center"/>
          </w:tcPr>
          <w:p w14:paraId="60A70AC1" w14:textId="77777777" w:rsidR="0047351E" w:rsidRPr="00D135DD" w:rsidRDefault="0047351E" w:rsidP="00CD5E67">
            <w:pPr>
              <w:snapToGrid w:val="0"/>
              <w:ind w:firstLine="480"/>
              <w:rPr>
                <w:szCs w:val="21"/>
              </w:rPr>
            </w:pPr>
            <w:r w:rsidRPr="00D135DD">
              <w:rPr>
                <w:rFonts w:hint="eastAsia"/>
                <w:szCs w:val="21"/>
              </w:rPr>
              <w:t>责任人</w:t>
            </w:r>
          </w:p>
        </w:tc>
        <w:tc>
          <w:tcPr>
            <w:tcW w:w="709" w:type="dxa"/>
            <w:gridSpan w:val="2"/>
            <w:vAlign w:val="center"/>
          </w:tcPr>
          <w:p w14:paraId="03546DCD" w14:textId="77777777" w:rsidR="0047351E" w:rsidRPr="00D135DD" w:rsidRDefault="0047351E" w:rsidP="00CD5E67">
            <w:pPr>
              <w:snapToGrid w:val="0"/>
              <w:ind w:firstLine="480"/>
              <w:rPr>
                <w:szCs w:val="21"/>
              </w:rPr>
            </w:pPr>
            <w:proofErr w:type="gramStart"/>
            <w:r w:rsidRPr="00D135DD">
              <w:rPr>
                <w:rFonts w:hint="eastAsia"/>
                <w:szCs w:val="21"/>
              </w:rPr>
              <w:t>邵</w:t>
            </w:r>
            <w:proofErr w:type="gramEnd"/>
            <w:r w:rsidRPr="00D135DD">
              <w:rPr>
                <w:rFonts w:hint="eastAsia"/>
                <w:szCs w:val="21"/>
              </w:rPr>
              <w:t>欣欣</w:t>
            </w:r>
          </w:p>
        </w:tc>
        <w:tc>
          <w:tcPr>
            <w:tcW w:w="1305" w:type="dxa"/>
            <w:gridSpan w:val="6"/>
            <w:vAlign w:val="center"/>
          </w:tcPr>
          <w:p w14:paraId="59050339" w14:textId="77777777" w:rsidR="0047351E" w:rsidRPr="00D135DD" w:rsidRDefault="0047351E" w:rsidP="00CD5E67">
            <w:pPr>
              <w:snapToGrid w:val="0"/>
              <w:ind w:firstLine="480"/>
              <w:rPr>
                <w:szCs w:val="21"/>
              </w:rPr>
            </w:pPr>
            <w:r w:rsidRPr="00D135DD">
              <w:rPr>
                <w:rFonts w:hint="eastAsia"/>
                <w:szCs w:val="21"/>
              </w:rPr>
              <w:t>单元所属子系统</w:t>
            </w:r>
          </w:p>
        </w:tc>
        <w:tc>
          <w:tcPr>
            <w:tcW w:w="1388" w:type="dxa"/>
            <w:gridSpan w:val="3"/>
            <w:vAlign w:val="center"/>
          </w:tcPr>
          <w:p w14:paraId="305992ED" w14:textId="77777777" w:rsidR="0047351E" w:rsidRPr="00D135DD" w:rsidRDefault="0047351E" w:rsidP="00CD5E67">
            <w:pPr>
              <w:snapToGrid w:val="0"/>
              <w:ind w:firstLine="480"/>
              <w:rPr>
                <w:szCs w:val="21"/>
              </w:rPr>
            </w:pPr>
            <w:r w:rsidRPr="00D135DD">
              <w:rPr>
                <w:rFonts w:hint="eastAsia"/>
                <w:szCs w:val="21"/>
              </w:rPr>
              <w:t>动态</w:t>
            </w:r>
            <w:r w:rsidRPr="00D135DD">
              <w:rPr>
                <w:szCs w:val="21"/>
              </w:rPr>
              <w:t>ID</w:t>
            </w:r>
            <w:r w:rsidRPr="00D135DD">
              <w:rPr>
                <w:szCs w:val="21"/>
              </w:rPr>
              <w:t>模块</w:t>
            </w:r>
          </w:p>
        </w:tc>
        <w:tc>
          <w:tcPr>
            <w:tcW w:w="738" w:type="dxa"/>
            <w:gridSpan w:val="2"/>
            <w:vAlign w:val="center"/>
          </w:tcPr>
          <w:p w14:paraId="77666A2E" w14:textId="77777777" w:rsidR="0047351E" w:rsidRPr="00D135DD" w:rsidRDefault="0047351E" w:rsidP="00CD5E67">
            <w:pPr>
              <w:snapToGrid w:val="0"/>
              <w:ind w:firstLine="480"/>
              <w:rPr>
                <w:szCs w:val="21"/>
              </w:rPr>
            </w:pPr>
            <w:r w:rsidRPr="00D135DD">
              <w:rPr>
                <w:rFonts w:hint="eastAsia"/>
                <w:szCs w:val="21"/>
              </w:rPr>
              <w:t>开发周期</w:t>
            </w:r>
          </w:p>
        </w:tc>
        <w:tc>
          <w:tcPr>
            <w:tcW w:w="567" w:type="dxa"/>
            <w:gridSpan w:val="2"/>
            <w:vAlign w:val="center"/>
          </w:tcPr>
          <w:p w14:paraId="2F046FFB" w14:textId="77777777" w:rsidR="0047351E" w:rsidRPr="00D135DD" w:rsidRDefault="0047351E" w:rsidP="00CD5E67">
            <w:pPr>
              <w:snapToGrid w:val="0"/>
              <w:ind w:firstLine="480"/>
              <w:rPr>
                <w:szCs w:val="21"/>
              </w:rPr>
            </w:pPr>
            <w:r w:rsidRPr="00D135DD">
              <w:rPr>
                <w:rFonts w:hint="eastAsia"/>
                <w:szCs w:val="21"/>
              </w:rPr>
              <w:t>1</w:t>
            </w:r>
            <w:r w:rsidRPr="00D135DD">
              <w:rPr>
                <w:rFonts w:hint="eastAsia"/>
                <w:szCs w:val="21"/>
              </w:rPr>
              <w:t>个月</w:t>
            </w:r>
          </w:p>
        </w:tc>
      </w:tr>
      <w:tr w:rsidR="0047351E" w:rsidRPr="00D135DD" w14:paraId="0B99F6B5" w14:textId="77777777" w:rsidTr="0047351E">
        <w:trPr>
          <w:trHeight w:val="440"/>
        </w:trPr>
        <w:tc>
          <w:tcPr>
            <w:tcW w:w="8094" w:type="dxa"/>
            <w:gridSpan w:val="25"/>
            <w:vAlign w:val="center"/>
          </w:tcPr>
          <w:p w14:paraId="7A22295E" w14:textId="77777777" w:rsidR="0047351E" w:rsidRPr="00D135DD" w:rsidRDefault="0047351E" w:rsidP="00CD5E67">
            <w:pPr>
              <w:snapToGrid w:val="0"/>
              <w:ind w:firstLine="480"/>
              <w:rPr>
                <w:szCs w:val="21"/>
              </w:rPr>
            </w:pPr>
            <w:r w:rsidRPr="00D135DD">
              <w:rPr>
                <w:rFonts w:hint="eastAsia"/>
                <w:szCs w:val="21"/>
              </w:rPr>
              <w:t>代码测试检查：</w:t>
            </w:r>
          </w:p>
        </w:tc>
      </w:tr>
      <w:tr w:rsidR="0047351E" w:rsidRPr="00D135DD" w14:paraId="5E88627E" w14:textId="77777777" w:rsidTr="0047351E">
        <w:trPr>
          <w:trHeight w:val="440"/>
        </w:trPr>
        <w:tc>
          <w:tcPr>
            <w:tcW w:w="1545" w:type="dxa"/>
            <w:gridSpan w:val="5"/>
            <w:vAlign w:val="center"/>
          </w:tcPr>
          <w:p w14:paraId="2C9A4576" w14:textId="77777777" w:rsidR="0047351E" w:rsidRPr="00D135DD" w:rsidRDefault="0047351E" w:rsidP="00CD5E67">
            <w:pPr>
              <w:snapToGrid w:val="0"/>
              <w:ind w:firstLine="480"/>
              <w:rPr>
                <w:szCs w:val="21"/>
              </w:rPr>
            </w:pPr>
            <w:r w:rsidRPr="00D135DD">
              <w:rPr>
                <w:rFonts w:hint="eastAsia"/>
                <w:szCs w:val="21"/>
              </w:rPr>
              <w:t>代码测试内容</w:t>
            </w:r>
          </w:p>
        </w:tc>
        <w:tc>
          <w:tcPr>
            <w:tcW w:w="1842" w:type="dxa"/>
            <w:gridSpan w:val="5"/>
            <w:vAlign w:val="center"/>
          </w:tcPr>
          <w:p w14:paraId="35679330" w14:textId="77777777" w:rsidR="0047351E" w:rsidRPr="00D135DD" w:rsidRDefault="0047351E" w:rsidP="00CD5E67">
            <w:pPr>
              <w:snapToGrid w:val="0"/>
              <w:ind w:firstLine="480"/>
              <w:jc w:val="center"/>
              <w:rPr>
                <w:szCs w:val="21"/>
              </w:rPr>
            </w:pPr>
            <w:r w:rsidRPr="00D135DD">
              <w:rPr>
                <w:rFonts w:hint="eastAsia"/>
                <w:szCs w:val="21"/>
              </w:rPr>
              <w:t>测试人员</w:t>
            </w:r>
          </w:p>
        </w:tc>
        <w:tc>
          <w:tcPr>
            <w:tcW w:w="3402" w:type="dxa"/>
            <w:gridSpan w:val="11"/>
            <w:vAlign w:val="center"/>
          </w:tcPr>
          <w:p w14:paraId="618671AD" w14:textId="77777777" w:rsidR="0047351E" w:rsidRPr="00D135DD" w:rsidRDefault="0047351E" w:rsidP="00CD5E67">
            <w:pPr>
              <w:snapToGrid w:val="0"/>
              <w:ind w:firstLine="480"/>
              <w:jc w:val="center"/>
              <w:rPr>
                <w:szCs w:val="21"/>
              </w:rPr>
            </w:pPr>
            <w:r w:rsidRPr="00D135DD">
              <w:rPr>
                <w:rFonts w:hint="eastAsia"/>
                <w:szCs w:val="21"/>
              </w:rPr>
              <w:t>测试结果</w:t>
            </w:r>
          </w:p>
        </w:tc>
        <w:tc>
          <w:tcPr>
            <w:tcW w:w="1305" w:type="dxa"/>
            <w:gridSpan w:val="4"/>
            <w:vAlign w:val="center"/>
          </w:tcPr>
          <w:p w14:paraId="7DC3E07F" w14:textId="77777777" w:rsidR="0047351E" w:rsidRPr="00D135DD" w:rsidRDefault="0047351E" w:rsidP="00CD5E67">
            <w:pPr>
              <w:snapToGrid w:val="0"/>
              <w:ind w:firstLine="480"/>
              <w:jc w:val="center"/>
              <w:rPr>
                <w:szCs w:val="21"/>
              </w:rPr>
            </w:pPr>
            <w:r w:rsidRPr="00D135DD">
              <w:rPr>
                <w:rFonts w:hint="eastAsia"/>
                <w:szCs w:val="21"/>
              </w:rPr>
              <w:t>备注</w:t>
            </w:r>
          </w:p>
        </w:tc>
      </w:tr>
      <w:tr w:rsidR="0047351E" w:rsidRPr="00D135DD" w14:paraId="07DEE638" w14:textId="77777777" w:rsidTr="0047351E">
        <w:trPr>
          <w:trHeight w:val="440"/>
        </w:trPr>
        <w:tc>
          <w:tcPr>
            <w:tcW w:w="1545" w:type="dxa"/>
            <w:gridSpan w:val="5"/>
            <w:vAlign w:val="center"/>
          </w:tcPr>
          <w:p w14:paraId="31376D71" w14:textId="77777777" w:rsidR="0047351E" w:rsidRPr="00D135DD" w:rsidRDefault="0047351E" w:rsidP="00CD5E67">
            <w:pPr>
              <w:snapToGrid w:val="0"/>
              <w:ind w:firstLine="480"/>
            </w:pPr>
            <w:r w:rsidRPr="00D135DD">
              <w:rPr>
                <w:rFonts w:hint="eastAsia"/>
              </w:rPr>
              <w:t>路径测试</w:t>
            </w:r>
          </w:p>
        </w:tc>
        <w:tc>
          <w:tcPr>
            <w:tcW w:w="1842" w:type="dxa"/>
            <w:gridSpan w:val="5"/>
            <w:vAlign w:val="center"/>
          </w:tcPr>
          <w:p w14:paraId="366E5095"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3402" w:type="dxa"/>
            <w:gridSpan w:val="11"/>
            <w:vAlign w:val="center"/>
          </w:tcPr>
          <w:p w14:paraId="41163760"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测试结果一切正常</w:t>
            </w:r>
          </w:p>
        </w:tc>
        <w:tc>
          <w:tcPr>
            <w:tcW w:w="1305" w:type="dxa"/>
            <w:gridSpan w:val="4"/>
            <w:vAlign w:val="center"/>
          </w:tcPr>
          <w:p w14:paraId="0C573026"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路径正常</w:t>
            </w:r>
          </w:p>
        </w:tc>
      </w:tr>
      <w:tr w:rsidR="0047351E" w:rsidRPr="00D135DD" w14:paraId="747F5983" w14:textId="77777777" w:rsidTr="0047351E">
        <w:trPr>
          <w:trHeight w:val="440"/>
        </w:trPr>
        <w:tc>
          <w:tcPr>
            <w:tcW w:w="1545" w:type="dxa"/>
            <w:gridSpan w:val="5"/>
            <w:vAlign w:val="center"/>
          </w:tcPr>
          <w:p w14:paraId="0D329F9B" w14:textId="77777777" w:rsidR="0047351E" w:rsidRPr="00D135DD" w:rsidRDefault="0047351E" w:rsidP="00CD5E67">
            <w:pPr>
              <w:snapToGrid w:val="0"/>
              <w:ind w:firstLine="480"/>
            </w:pPr>
            <w:r w:rsidRPr="00D135DD">
              <w:rPr>
                <w:rFonts w:hint="eastAsia"/>
              </w:rPr>
              <w:t>声明测试</w:t>
            </w:r>
          </w:p>
        </w:tc>
        <w:tc>
          <w:tcPr>
            <w:tcW w:w="1842" w:type="dxa"/>
            <w:gridSpan w:val="5"/>
            <w:vAlign w:val="center"/>
          </w:tcPr>
          <w:p w14:paraId="6A21A5B1"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3402" w:type="dxa"/>
            <w:gridSpan w:val="11"/>
            <w:vAlign w:val="center"/>
          </w:tcPr>
          <w:p w14:paraId="27DE73D5"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测试结果一切正常</w:t>
            </w:r>
          </w:p>
        </w:tc>
        <w:tc>
          <w:tcPr>
            <w:tcW w:w="1305" w:type="dxa"/>
            <w:gridSpan w:val="4"/>
            <w:vAlign w:val="center"/>
          </w:tcPr>
          <w:p w14:paraId="1C0E87E0"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w:t>
            </w:r>
          </w:p>
        </w:tc>
      </w:tr>
      <w:tr w:rsidR="0047351E" w:rsidRPr="00D135DD" w14:paraId="54DD00F5" w14:textId="77777777" w:rsidTr="0047351E">
        <w:trPr>
          <w:trHeight w:val="440"/>
        </w:trPr>
        <w:tc>
          <w:tcPr>
            <w:tcW w:w="1545" w:type="dxa"/>
            <w:gridSpan w:val="5"/>
            <w:vAlign w:val="center"/>
          </w:tcPr>
          <w:p w14:paraId="5499FF2F" w14:textId="77777777" w:rsidR="0047351E" w:rsidRPr="00D135DD" w:rsidRDefault="0047351E" w:rsidP="00CD5E67">
            <w:pPr>
              <w:snapToGrid w:val="0"/>
              <w:ind w:firstLine="480"/>
            </w:pPr>
            <w:r w:rsidRPr="00D135DD">
              <w:rPr>
                <w:rFonts w:hint="eastAsia"/>
              </w:rPr>
              <w:t>循环测试</w:t>
            </w:r>
          </w:p>
        </w:tc>
        <w:tc>
          <w:tcPr>
            <w:tcW w:w="1842" w:type="dxa"/>
            <w:gridSpan w:val="5"/>
            <w:vAlign w:val="center"/>
          </w:tcPr>
          <w:p w14:paraId="32DF8D02"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3402" w:type="dxa"/>
            <w:gridSpan w:val="11"/>
            <w:vAlign w:val="center"/>
          </w:tcPr>
          <w:p w14:paraId="453164E3"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测试结果一切正常</w:t>
            </w:r>
          </w:p>
        </w:tc>
        <w:tc>
          <w:tcPr>
            <w:tcW w:w="1305" w:type="dxa"/>
            <w:gridSpan w:val="4"/>
            <w:vAlign w:val="center"/>
          </w:tcPr>
          <w:p w14:paraId="12F8262B"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循环正常</w:t>
            </w:r>
          </w:p>
        </w:tc>
      </w:tr>
      <w:tr w:rsidR="0047351E" w:rsidRPr="00D135DD" w14:paraId="1653B8D8" w14:textId="77777777" w:rsidTr="0047351E">
        <w:trPr>
          <w:trHeight w:val="440"/>
        </w:trPr>
        <w:tc>
          <w:tcPr>
            <w:tcW w:w="1545" w:type="dxa"/>
            <w:gridSpan w:val="5"/>
            <w:vAlign w:val="center"/>
          </w:tcPr>
          <w:p w14:paraId="3D7A9FD4" w14:textId="77777777" w:rsidR="0047351E" w:rsidRPr="00D135DD" w:rsidRDefault="0047351E" w:rsidP="00CD5E67">
            <w:pPr>
              <w:snapToGrid w:val="0"/>
              <w:ind w:firstLine="480"/>
            </w:pPr>
            <w:r w:rsidRPr="00D135DD">
              <w:rPr>
                <w:rFonts w:hint="eastAsia"/>
              </w:rPr>
              <w:t>边界测试</w:t>
            </w:r>
          </w:p>
        </w:tc>
        <w:tc>
          <w:tcPr>
            <w:tcW w:w="1842" w:type="dxa"/>
            <w:gridSpan w:val="5"/>
            <w:vAlign w:val="center"/>
          </w:tcPr>
          <w:p w14:paraId="24526647"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3402" w:type="dxa"/>
            <w:gridSpan w:val="11"/>
            <w:vAlign w:val="center"/>
          </w:tcPr>
          <w:p w14:paraId="082A789B"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测试结果一切正常</w:t>
            </w:r>
          </w:p>
        </w:tc>
        <w:tc>
          <w:tcPr>
            <w:tcW w:w="1305" w:type="dxa"/>
            <w:gridSpan w:val="4"/>
            <w:vAlign w:val="center"/>
          </w:tcPr>
          <w:p w14:paraId="6061785F"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w:t>
            </w:r>
          </w:p>
        </w:tc>
      </w:tr>
      <w:tr w:rsidR="0047351E" w:rsidRPr="00D135DD" w14:paraId="6FF70D39" w14:textId="77777777" w:rsidTr="0047351E">
        <w:trPr>
          <w:trHeight w:val="440"/>
        </w:trPr>
        <w:tc>
          <w:tcPr>
            <w:tcW w:w="1545" w:type="dxa"/>
            <w:gridSpan w:val="5"/>
            <w:vAlign w:val="center"/>
          </w:tcPr>
          <w:p w14:paraId="24E6F243" w14:textId="77777777" w:rsidR="0047351E" w:rsidRPr="00D135DD" w:rsidRDefault="0047351E" w:rsidP="00CD5E67">
            <w:pPr>
              <w:snapToGrid w:val="0"/>
              <w:ind w:firstLine="480"/>
            </w:pPr>
            <w:r w:rsidRPr="00D135DD">
              <w:rPr>
                <w:rFonts w:hint="eastAsia"/>
              </w:rPr>
              <w:t>接口测试</w:t>
            </w:r>
          </w:p>
        </w:tc>
        <w:tc>
          <w:tcPr>
            <w:tcW w:w="1842" w:type="dxa"/>
            <w:gridSpan w:val="5"/>
            <w:vAlign w:val="center"/>
          </w:tcPr>
          <w:p w14:paraId="4AE8CC3B"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3402" w:type="dxa"/>
            <w:gridSpan w:val="11"/>
            <w:vAlign w:val="center"/>
          </w:tcPr>
          <w:p w14:paraId="5FEFCFBE"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测试结果一切正常</w:t>
            </w:r>
          </w:p>
        </w:tc>
        <w:tc>
          <w:tcPr>
            <w:tcW w:w="1305" w:type="dxa"/>
            <w:gridSpan w:val="4"/>
            <w:vAlign w:val="center"/>
          </w:tcPr>
          <w:p w14:paraId="0E01A3D6"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接口正常</w:t>
            </w:r>
          </w:p>
        </w:tc>
      </w:tr>
      <w:tr w:rsidR="0047351E" w:rsidRPr="00D135DD" w14:paraId="308CA2B5" w14:textId="77777777" w:rsidTr="0047351E">
        <w:trPr>
          <w:trHeight w:val="440"/>
        </w:trPr>
        <w:tc>
          <w:tcPr>
            <w:tcW w:w="1545" w:type="dxa"/>
            <w:gridSpan w:val="5"/>
            <w:vAlign w:val="center"/>
          </w:tcPr>
          <w:p w14:paraId="73C344A8" w14:textId="77777777" w:rsidR="0047351E" w:rsidRPr="00D135DD" w:rsidRDefault="0047351E" w:rsidP="00CD5E67">
            <w:pPr>
              <w:snapToGrid w:val="0"/>
              <w:ind w:firstLine="480"/>
            </w:pPr>
            <w:r w:rsidRPr="00D135DD">
              <w:rPr>
                <w:rFonts w:hint="eastAsia"/>
              </w:rPr>
              <w:t>界面测试</w:t>
            </w:r>
          </w:p>
        </w:tc>
        <w:tc>
          <w:tcPr>
            <w:tcW w:w="1842" w:type="dxa"/>
            <w:gridSpan w:val="5"/>
            <w:vAlign w:val="center"/>
          </w:tcPr>
          <w:p w14:paraId="252DD21A"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3402" w:type="dxa"/>
            <w:gridSpan w:val="11"/>
            <w:vAlign w:val="center"/>
          </w:tcPr>
          <w:p w14:paraId="69E1E6AA"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测试结果一切正常</w:t>
            </w:r>
          </w:p>
        </w:tc>
        <w:tc>
          <w:tcPr>
            <w:tcW w:w="1305" w:type="dxa"/>
            <w:gridSpan w:val="4"/>
            <w:vAlign w:val="center"/>
          </w:tcPr>
          <w:p w14:paraId="1A5B02F1"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界面正常</w:t>
            </w:r>
          </w:p>
        </w:tc>
      </w:tr>
      <w:tr w:rsidR="0047351E" w:rsidRPr="00D135DD" w14:paraId="298E64EC" w14:textId="77777777" w:rsidTr="0047351E">
        <w:trPr>
          <w:trHeight w:val="440"/>
        </w:trPr>
        <w:tc>
          <w:tcPr>
            <w:tcW w:w="1545" w:type="dxa"/>
            <w:gridSpan w:val="5"/>
            <w:vAlign w:val="center"/>
          </w:tcPr>
          <w:p w14:paraId="1E4AB45A" w14:textId="77777777" w:rsidR="0047351E" w:rsidRPr="00D135DD" w:rsidRDefault="0047351E" w:rsidP="00CD5E67">
            <w:pPr>
              <w:snapToGrid w:val="0"/>
              <w:ind w:firstLine="480"/>
            </w:pPr>
            <w:r w:rsidRPr="00D135DD">
              <w:rPr>
                <w:rFonts w:hint="eastAsia"/>
              </w:rPr>
              <w:t>数据确认测试</w:t>
            </w:r>
          </w:p>
        </w:tc>
        <w:tc>
          <w:tcPr>
            <w:tcW w:w="1842" w:type="dxa"/>
            <w:gridSpan w:val="5"/>
            <w:vAlign w:val="center"/>
          </w:tcPr>
          <w:p w14:paraId="32F595D2"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3402" w:type="dxa"/>
            <w:gridSpan w:val="11"/>
            <w:vAlign w:val="center"/>
          </w:tcPr>
          <w:p w14:paraId="12816AD0"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测试结果一切正常</w:t>
            </w:r>
          </w:p>
        </w:tc>
        <w:tc>
          <w:tcPr>
            <w:tcW w:w="1305" w:type="dxa"/>
            <w:gridSpan w:val="4"/>
            <w:vAlign w:val="center"/>
          </w:tcPr>
          <w:p w14:paraId="09EB7905"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数据</w:t>
            </w:r>
            <w:r w:rsidRPr="00D135DD">
              <w:rPr>
                <w:rFonts w:ascii="Times New Roman" w:hAnsi="Times New Roman"/>
                <w:szCs w:val="22"/>
              </w:rPr>
              <w:t>确认正常</w:t>
            </w:r>
          </w:p>
        </w:tc>
      </w:tr>
      <w:tr w:rsidR="0047351E" w:rsidRPr="00D135DD" w14:paraId="1ECCB385" w14:textId="77777777" w:rsidTr="0047351E">
        <w:trPr>
          <w:trHeight w:val="440"/>
        </w:trPr>
        <w:tc>
          <w:tcPr>
            <w:tcW w:w="1545" w:type="dxa"/>
            <w:gridSpan w:val="5"/>
            <w:vAlign w:val="center"/>
          </w:tcPr>
          <w:p w14:paraId="56C27CBD" w14:textId="77777777" w:rsidR="0047351E" w:rsidRPr="00D135DD" w:rsidRDefault="0047351E" w:rsidP="00CD5E67">
            <w:pPr>
              <w:snapToGrid w:val="0"/>
              <w:ind w:firstLine="480"/>
            </w:pPr>
            <w:r w:rsidRPr="00D135DD">
              <w:rPr>
                <w:rFonts w:hint="eastAsia"/>
              </w:rPr>
              <w:t>代码走查</w:t>
            </w:r>
          </w:p>
        </w:tc>
        <w:tc>
          <w:tcPr>
            <w:tcW w:w="1842" w:type="dxa"/>
            <w:gridSpan w:val="5"/>
            <w:vAlign w:val="center"/>
          </w:tcPr>
          <w:p w14:paraId="7E3831AD"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3402" w:type="dxa"/>
            <w:gridSpan w:val="11"/>
            <w:vAlign w:val="center"/>
          </w:tcPr>
          <w:p w14:paraId="4CD6C3F1"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测试结果一切正常</w:t>
            </w:r>
          </w:p>
        </w:tc>
        <w:tc>
          <w:tcPr>
            <w:tcW w:w="1305" w:type="dxa"/>
            <w:gridSpan w:val="4"/>
            <w:vAlign w:val="center"/>
          </w:tcPr>
          <w:p w14:paraId="6627C565"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代码规范</w:t>
            </w:r>
          </w:p>
        </w:tc>
      </w:tr>
      <w:tr w:rsidR="0047351E" w:rsidRPr="00D135DD" w14:paraId="2ED8CB39" w14:textId="77777777" w:rsidTr="0047351E">
        <w:trPr>
          <w:trHeight w:val="440"/>
        </w:trPr>
        <w:tc>
          <w:tcPr>
            <w:tcW w:w="8094" w:type="dxa"/>
            <w:gridSpan w:val="25"/>
            <w:vAlign w:val="center"/>
          </w:tcPr>
          <w:p w14:paraId="2E0FCA83" w14:textId="77777777" w:rsidR="0047351E" w:rsidRPr="00D135DD" w:rsidRDefault="0047351E" w:rsidP="00CD5E67">
            <w:pPr>
              <w:snapToGrid w:val="0"/>
              <w:ind w:firstLine="480"/>
            </w:pPr>
            <w:r w:rsidRPr="00D135DD">
              <w:rPr>
                <w:rFonts w:hint="eastAsia"/>
              </w:rPr>
              <w:t>功能测试：功能测试一切正常，满足预定功能设定</w:t>
            </w:r>
          </w:p>
        </w:tc>
      </w:tr>
      <w:tr w:rsidR="0047351E" w:rsidRPr="00D135DD" w14:paraId="0C52B5BC" w14:textId="77777777" w:rsidTr="008E7D63">
        <w:trPr>
          <w:trHeight w:val="880"/>
        </w:trPr>
        <w:tc>
          <w:tcPr>
            <w:tcW w:w="1006" w:type="dxa"/>
            <w:gridSpan w:val="2"/>
            <w:vAlign w:val="center"/>
          </w:tcPr>
          <w:p w14:paraId="4DF9160F" w14:textId="77777777" w:rsidR="0047351E" w:rsidRPr="00D135DD" w:rsidRDefault="0047351E" w:rsidP="00CD5E67">
            <w:pPr>
              <w:snapToGrid w:val="0"/>
              <w:ind w:firstLine="480"/>
              <w:jc w:val="center"/>
            </w:pPr>
            <w:r w:rsidRPr="00D135DD">
              <w:rPr>
                <w:rFonts w:hint="eastAsia"/>
              </w:rPr>
              <w:t>序号</w:t>
            </w:r>
          </w:p>
        </w:tc>
        <w:tc>
          <w:tcPr>
            <w:tcW w:w="1208" w:type="dxa"/>
            <w:gridSpan w:val="4"/>
            <w:vAlign w:val="center"/>
          </w:tcPr>
          <w:p w14:paraId="67D01ACF" w14:textId="77777777" w:rsidR="0047351E" w:rsidRPr="00D135DD" w:rsidRDefault="0047351E" w:rsidP="00CD5E67">
            <w:pPr>
              <w:snapToGrid w:val="0"/>
              <w:ind w:firstLine="480"/>
              <w:jc w:val="center"/>
            </w:pPr>
            <w:r w:rsidRPr="00D135DD">
              <w:rPr>
                <w:rFonts w:hint="eastAsia"/>
              </w:rPr>
              <w:t>功能名称</w:t>
            </w:r>
          </w:p>
        </w:tc>
        <w:tc>
          <w:tcPr>
            <w:tcW w:w="1525" w:type="dxa"/>
            <w:gridSpan w:val="5"/>
            <w:vAlign w:val="center"/>
          </w:tcPr>
          <w:p w14:paraId="35A15D7A" w14:textId="77777777" w:rsidR="0047351E" w:rsidRPr="00D135DD" w:rsidRDefault="0047351E" w:rsidP="00CD5E67">
            <w:pPr>
              <w:snapToGrid w:val="0"/>
              <w:ind w:firstLine="480"/>
              <w:jc w:val="center"/>
            </w:pPr>
            <w:r w:rsidRPr="00D135DD">
              <w:rPr>
                <w:rFonts w:hint="eastAsia"/>
              </w:rPr>
              <w:t>操作方法</w:t>
            </w:r>
          </w:p>
        </w:tc>
        <w:tc>
          <w:tcPr>
            <w:tcW w:w="1525" w:type="dxa"/>
            <w:gridSpan w:val="5"/>
            <w:vAlign w:val="center"/>
          </w:tcPr>
          <w:p w14:paraId="0A8BE8D7" w14:textId="77777777" w:rsidR="0047351E" w:rsidRPr="00D135DD" w:rsidRDefault="0047351E" w:rsidP="00CD5E67">
            <w:pPr>
              <w:snapToGrid w:val="0"/>
              <w:ind w:firstLine="480"/>
              <w:jc w:val="center"/>
            </w:pPr>
            <w:r w:rsidRPr="00D135DD">
              <w:rPr>
                <w:rFonts w:hint="eastAsia"/>
              </w:rPr>
              <w:t>结果</w:t>
            </w:r>
          </w:p>
        </w:tc>
        <w:tc>
          <w:tcPr>
            <w:tcW w:w="1525" w:type="dxa"/>
            <w:gridSpan w:val="5"/>
            <w:vAlign w:val="center"/>
          </w:tcPr>
          <w:p w14:paraId="34703994" w14:textId="77777777" w:rsidR="0047351E" w:rsidRPr="00D135DD" w:rsidRDefault="0047351E" w:rsidP="00CD5E67">
            <w:pPr>
              <w:snapToGrid w:val="0"/>
              <w:ind w:firstLine="480"/>
              <w:jc w:val="center"/>
            </w:pPr>
            <w:r w:rsidRPr="00D135DD">
              <w:rPr>
                <w:rFonts w:hint="eastAsia"/>
              </w:rPr>
              <w:t>建议</w:t>
            </w:r>
          </w:p>
        </w:tc>
        <w:tc>
          <w:tcPr>
            <w:tcW w:w="1068" w:type="dxa"/>
            <w:gridSpan w:val="3"/>
            <w:vAlign w:val="center"/>
          </w:tcPr>
          <w:p w14:paraId="505DA274" w14:textId="77777777" w:rsidR="0047351E" w:rsidRPr="00D135DD" w:rsidRDefault="0047351E" w:rsidP="00CD5E67">
            <w:pPr>
              <w:snapToGrid w:val="0"/>
              <w:ind w:firstLine="480"/>
              <w:jc w:val="center"/>
            </w:pPr>
            <w:r w:rsidRPr="00D135DD">
              <w:rPr>
                <w:rFonts w:hint="eastAsia"/>
              </w:rPr>
              <w:t>测试人员</w:t>
            </w:r>
          </w:p>
        </w:tc>
        <w:tc>
          <w:tcPr>
            <w:tcW w:w="237" w:type="dxa"/>
            <w:vAlign w:val="center"/>
          </w:tcPr>
          <w:p w14:paraId="332E251E" w14:textId="77777777" w:rsidR="0047351E" w:rsidRPr="00D135DD" w:rsidRDefault="0047351E" w:rsidP="00CD5E67">
            <w:pPr>
              <w:snapToGrid w:val="0"/>
              <w:ind w:firstLine="480"/>
              <w:jc w:val="center"/>
            </w:pPr>
            <w:r w:rsidRPr="00D135DD">
              <w:rPr>
                <w:rFonts w:hint="eastAsia"/>
              </w:rPr>
              <w:t>备注</w:t>
            </w:r>
          </w:p>
        </w:tc>
      </w:tr>
      <w:tr w:rsidR="0047351E" w:rsidRPr="00D135DD" w14:paraId="25247045" w14:textId="77777777" w:rsidTr="008E7D63">
        <w:trPr>
          <w:trHeight w:val="1439"/>
        </w:trPr>
        <w:tc>
          <w:tcPr>
            <w:tcW w:w="1006" w:type="dxa"/>
            <w:gridSpan w:val="2"/>
          </w:tcPr>
          <w:p w14:paraId="5C12ABDC" w14:textId="77777777" w:rsidR="0047351E" w:rsidRPr="00D135DD" w:rsidRDefault="0047351E" w:rsidP="00CD5E67">
            <w:pPr>
              <w:snapToGrid w:val="0"/>
              <w:ind w:firstLine="480"/>
            </w:pPr>
            <w:r w:rsidRPr="00D135DD">
              <w:rPr>
                <w:rFonts w:hint="eastAsia"/>
              </w:rPr>
              <w:t>01</w:t>
            </w:r>
          </w:p>
        </w:tc>
        <w:tc>
          <w:tcPr>
            <w:tcW w:w="1208" w:type="dxa"/>
            <w:gridSpan w:val="4"/>
          </w:tcPr>
          <w:p w14:paraId="53580A76" w14:textId="7A2EC1B5" w:rsidR="0047351E" w:rsidRPr="00D135DD" w:rsidRDefault="0047351E" w:rsidP="00CD5E67">
            <w:pPr>
              <w:snapToGrid w:val="0"/>
              <w:ind w:firstLine="480"/>
            </w:pPr>
            <w:r w:rsidRPr="00D135DD">
              <w:rPr>
                <w:rFonts w:hint="eastAsia"/>
              </w:rPr>
              <w:t>浏览器扩展</w:t>
            </w:r>
            <w:r w:rsidR="001712D4" w:rsidRPr="001712D4">
              <w:rPr>
                <w:rFonts w:hint="eastAsia"/>
              </w:rPr>
              <w:t>“</w:t>
            </w:r>
            <w:r w:rsidRPr="00D135DD">
              <w:rPr>
                <w:rFonts w:hint="eastAsia"/>
              </w:rPr>
              <w:t>protect</w:t>
            </w:r>
            <w:r w:rsidRPr="00D135DD">
              <w:rPr>
                <w:rFonts w:hint="eastAsia"/>
              </w:rPr>
              <w:t>”</w:t>
            </w:r>
            <w:r w:rsidRPr="00D135DD">
              <w:rPr>
                <w:rFonts w:hint="eastAsia"/>
              </w:rPr>
              <w:t xml:space="preserve"> </w:t>
            </w:r>
            <w:r w:rsidRPr="00D135DD">
              <w:rPr>
                <w:rFonts w:hint="eastAsia"/>
              </w:rPr>
              <w:t>捕捉符合网址正则表达式的请求</w:t>
            </w:r>
          </w:p>
        </w:tc>
        <w:tc>
          <w:tcPr>
            <w:tcW w:w="1525" w:type="dxa"/>
            <w:gridSpan w:val="5"/>
          </w:tcPr>
          <w:p w14:paraId="73962E26" w14:textId="77777777" w:rsidR="0047351E" w:rsidRPr="00D135DD" w:rsidRDefault="0047351E" w:rsidP="00CD5E67">
            <w:pPr>
              <w:snapToGrid w:val="0"/>
              <w:ind w:firstLine="480"/>
            </w:pPr>
            <w:r w:rsidRPr="00D135DD">
              <w:rPr>
                <w:rFonts w:hint="eastAsia"/>
              </w:rPr>
              <w:t>用户在地址栏手动输入请求网址发起请求。捕捉到</w:t>
            </w:r>
            <w:r w:rsidRPr="00D135DD">
              <w:t>请求后</w:t>
            </w:r>
            <w:r w:rsidRPr="00D135DD">
              <w:rPr>
                <w:rFonts w:hint="eastAsia"/>
              </w:rPr>
              <w:t>输出到</w:t>
            </w:r>
            <w:r w:rsidRPr="00D135DD">
              <w:t>控制台</w:t>
            </w:r>
          </w:p>
        </w:tc>
        <w:tc>
          <w:tcPr>
            <w:tcW w:w="1525" w:type="dxa"/>
            <w:gridSpan w:val="5"/>
          </w:tcPr>
          <w:p w14:paraId="63756D7A" w14:textId="77777777" w:rsidR="0047351E" w:rsidRPr="00D135DD" w:rsidRDefault="0047351E" w:rsidP="00CD5E67">
            <w:pPr>
              <w:snapToGrid w:val="0"/>
              <w:ind w:firstLine="480"/>
            </w:pPr>
            <w:r w:rsidRPr="00D135DD">
              <w:rPr>
                <w:rFonts w:hint="eastAsia"/>
              </w:rPr>
              <w:t>测试结果一切正常</w:t>
            </w:r>
          </w:p>
        </w:tc>
        <w:tc>
          <w:tcPr>
            <w:tcW w:w="1525" w:type="dxa"/>
            <w:gridSpan w:val="5"/>
          </w:tcPr>
          <w:p w14:paraId="2AF5BCF6" w14:textId="77777777" w:rsidR="0047351E" w:rsidRPr="00D135DD" w:rsidRDefault="0047351E" w:rsidP="00CD5E67">
            <w:pPr>
              <w:snapToGrid w:val="0"/>
              <w:ind w:firstLine="480"/>
            </w:pPr>
          </w:p>
        </w:tc>
        <w:tc>
          <w:tcPr>
            <w:tcW w:w="1068" w:type="dxa"/>
            <w:gridSpan w:val="3"/>
          </w:tcPr>
          <w:p w14:paraId="305EE277"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237" w:type="dxa"/>
          </w:tcPr>
          <w:p w14:paraId="4322B271" w14:textId="77777777" w:rsidR="0047351E" w:rsidRPr="00D135DD" w:rsidRDefault="0047351E" w:rsidP="00CD5E67">
            <w:pPr>
              <w:snapToGrid w:val="0"/>
              <w:ind w:firstLine="480"/>
            </w:pPr>
          </w:p>
        </w:tc>
      </w:tr>
      <w:tr w:rsidR="0047351E" w:rsidRPr="00D135DD" w14:paraId="54B5F5A6" w14:textId="77777777" w:rsidTr="008E7D63">
        <w:trPr>
          <w:trHeight w:val="1439"/>
        </w:trPr>
        <w:tc>
          <w:tcPr>
            <w:tcW w:w="1006" w:type="dxa"/>
            <w:gridSpan w:val="2"/>
          </w:tcPr>
          <w:p w14:paraId="01F3CB08" w14:textId="77777777" w:rsidR="0047351E" w:rsidRPr="00D135DD" w:rsidRDefault="0047351E" w:rsidP="00CD5E67">
            <w:pPr>
              <w:snapToGrid w:val="0"/>
              <w:ind w:firstLine="480"/>
            </w:pPr>
            <w:r w:rsidRPr="00D135DD">
              <w:rPr>
                <w:rFonts w:hint="eastAsia"/>
              </w:rPr>
              <w:t>02</w:t>
            </w:r>
          </w:p>
        </w:tc>
        <w:tc>
          <w:tcPr>
            <w:tcW w:w="1208" w:type="dxa"/>
            <w:gridSpan w:val="4"/>
          </w:tcPr>
          <w:p w14:paraId="00C09BB8" w14:textId="6ECA456C" w:rsidR="0047351E" w:rsidRPr="00D135DD" w:rsidRDefault="0047351E" w:rsidP="00CD5E67">
            <w:pPr>
              <w:snapToGrid w:val="0"/>
              <w:ind w:firstLine="480"/>
            </w:pPr>
            <w:r w:rsidRPr="00D135DD">
              <w:rPr>
                <w:rFonts w:hint="eastAsia"/>
              </w:rPr>
              <w:t>浏览器扩展</w:t>
            </w:r>
            <w:r w:rsidR="004A6D85" w:rsidRPr="004A6D85">
              <w:rPr>
                <w:rFonts w:hint="eastAsia"/>
              </w:rPr>
              <w:t>“</w:t>
            </w:r>
            <w:r w:rsidRPr="00D135DD">
              <w:rPr>
                <w:rFonts w:hint="eastAsia"/>
              </w:rPr>
              <w:t>protect</w:t>
            </w:r>
            <w:r w:rsidRPr="00D135DD">
              <w:rPr>
                <w:rFonts w:hint="eastAsia"/>
              </w:rPr>
              <w:t>”</w:t>
            </w:r>
            <w:r w:rsidRPr="00D135DD">
              <w:rPr>
                <w:rFonts w:hint="eastAsia"/>
              </w:rPr>
              <w:t xml:space="preserve"> </w:t>
            </w:r>
            <w:r w:rsidRPr="00D135DD">
              <w:rPr>
                <w:rFonts w:hint="eastAsia"/>
              </w:rPr>
              <w:t>在符合</w:t>
            </w:r>
            <w:r w:rsidRPr="00D135DD">
              <w:t>条件的</w:t>
            </w:r>
            <w:r w:rsidRPr="00D135DD">
              <w:rPr>
                <w:rFonts w:hint="eastAsia"/>
              </w:rPr>
              <w:t>请求后添加</w:t>
            </w:r>
            <w:r w:rsidRPr="00D135DD">
              <w:t>ID</w:t>
            </w:r>
          </w:p>
        </w:tc>
        <w:tc>
          <w:tcPr>
            <w:tcW w:w="1525" w:type="dxa"/>
            <w:gridSpan w:val="5"/>
          </w:tcPr>
          <w:p w14:paraId="7822A2F5" w14:textId="77777777" w:rsidR="0047351E" w:rsidRPr="00D135DD" w:rsidRDefault="0047351E" w:rsidP="00CD5E67">
            <w:pPr>
              <w:snapToGrid w:val="0"/>
              <w:ind w:firstLine="480"/>
            </w:pPr>
            <w:r w:rsidRPr="00D135DD">
              <w:rPr>
                <w:rFonts w:hint="eastAsia"/>
              </w:rPr>
              <w:t>手动</w:t>
            </w:r>
            <w:r w:rsidRPr="00D135DD">
              <w:t>输入地址，期望扩展自动</w:t>
            </w:r>
            <w:r w:rsidRPr="00D135DD">
              <w:rPr>
                <w:rFonts w:hint="eastAsia"/>
              </w:rPr>
              <w:t>加上</w:t>
            </w:r>
            <w:r w:rsidRPr="00D135DD">
              <w:t>ID</w:t>
            </w:r>
          </w:p>
        </w:tc>
        <w:tc>
          <w:tcPr>
            <w:tcW w:w="1525" w:type="dxa"/>
            <w:gridSpan w:val="5"/>
          </w:tcPr>
          <w:p w14:paraId="63D27BEB" w14:textId="77777777" w:rsidR="0047351E" w:rsidRPr="00D135DD" w:rsidRDefault="0047351E" w:rsidP="00CD5E67">
            <w:pPr>
              <w:snapToGrid w:val="0"/>
              <w:ind w:firstLine="480"/>
            </w:pPr>
            <w:r w:rsidRPr="00D135DD">
              <w:rPr>
                <w:rFonts w:hint="eastAsia"/>
              </w:rPr>
              <w:t>测试结果一切正常</w:t>
            </w:r>
          </w:p>
        </w:tc>
        <w:tc>
          <w:tcPr>
            <w:tcW w:w="1525" w:type="dxa"/>
            <w:gridSpan w:val="5"/>
          </w:tcPr>
          <w:p w14:paraId="1CE8DB30" w14:textId="77777777" w:rsidR="0047351E" w:rsidRPr="00D135DD" w:rsidRDefault="0047351E" w:rsidP="00CD5E67">
            <w:pPr>
              <w:snapToGrid w:val="0"/>
              <w:ind w:firstLine="480"/>
            </w:pPr>
          </w:p>
        </w:tc>
        <w:tc>
          <w:tcPr>
            <w:tcW w:w="1068" w:type="dxa"/>
            <w:gridSpan w:val="3"/>
          </w:tcPr>
          <w:p w14:paraId="2C2D7ABC"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237" w:type="dxa"/>
          </w:tcPr>
          <w:p w14:paraId="67CA3DE9" w14:textId="77777777" w:rsidR="0047351E" w:rsidRPr="00D135DD" w:rsidRDefault="0047351E" w:rsidP="00CD5E67">
            <w:pPr>
              <w:snapToGrid w:val="0"/>
              <w:ind w:firstLine="480"/>
            </w:pPr>
          </w:p>
        </w:tc>
      </w:tr>
      <w:tr w:rsidR="0047351E" w:rsidRPr="00D135DD" w14:paraId="13F5E520" w14:textId="77777777" w:rsidTr="0047351E">
        <w:trPr>
          <w:trHeight w:val="450"/>
        </w:trPr>
        <w:tc>
          <w:tcPr>
            <w:tcW w:w="1119" w:type="dxa"/>
            <w:gridSpan w:val="4"/>
            <w:vAlign w:val="center"/>
          </w:tcPr>
          <w:p w14:paraId="639DD19F" w14:textId="77777777" w:rsidR="0047351E" w:rsidRPr="00D135DD" w:rsidRDefault="0047351E" w:rsidP="00CD5E67">
            <w:pPr>
              <w:ind w:firstLine="480"/>
              <w:contextualSpacing/>
              <w:jc w:val="distribute"/>
            </w:pPr>
            <w:r w:rsidRPr="00D135DD">
              <w:rPr>
                <w:rFonts w:hint="eastAsia"/>
              </w:rPr>
              <w:t>测试结论</w:t>
            </w:r>
          </w:p>
        </w:tc>
        <w:tc>
          <w:tcPr>
            <w:tcW w:w="6975" w:type="dxa"/>
            <w:gridSpan w:val="21"/>
            <w:vAlign w:val="center"/>
          </w:tcPr>
          <w:p w14:paraId="387FA551" w14:textId="77777777" w:rsidR="0047351E" w:rsidRPr="00D135DD" w:rsidRDefault="0047351E" w:rsidP="00CD5E67">
            <w:pPr>
              <w:snapToGrid w:val="0"/>
              <w:ind w:firstLine="480"/>
            </w:pPr>
            <w:r w:rsidRPr="00D135DD">
              <w:rPr>
                <w:rFonts w:hint="eastAsia"/>
              </w:rPr>
              <w:t>本模块</w:t>
            </w:r>
            <w:r w:rsidRPr="00D135DD">
              <w:t>通过</w:t>
            </w:r>
            <w:r w:rsidRPr="00D135DD">
              <w:rPr>
                <w:rFonts w:hint="eastAsia"/>
              </w:rPr>
              <w:t>单元</w:t>
            </w:r>
            <w:r w:rsidRPr="00D135DD">
              <w:t>测试</w:t>
            </w:r>
          </w:p>
        </w:tc>
      </w:tr>
      <w:tr w:rsidR="0047351E" w:rsidRPr="00D135DD" w14:paraId="287F9760" w14:textId="77777777" w:rsidTr="0047351E">
        <w:trPr>
          <w:trHeight w:val="405"/>
        </w:trPr>
        <w:tc>
          <w:tcPr>
            <w:tcW w:w="978" w:type="dxa"/>
            <w:vAlign w:val="center"/>
          </w:tcPr>
          <w:p w14:paraId="5B63C827" w14:textId="77777777" w:rsidR="0047351E" w:rsidRPr="00D135DD" w:rsidRDefault="0047351E" w:rsidP="00CD5E67">
            <w:pPr>
              <w:snapToGrid w:val="0"/>
              <w:ind w:firstLine="480"/>
            </w:pPr>
            <w:r w:rsidRPr="00D135DD">
              <w:rPr>
                <w:rFonts w:hint="eastAsia"/>
              </w:rPr>
              <w:t>责任人</w:t>
            </w:r>
          </w:p>
        </w:tc>
        <w:tc>
          <w:tcPr>
            <w:tcW w:w="3279" w:type="dxa"/>
            <w:gridSpan w:val="12"/>
            <w:vAlign w:val="center"/>
          </w:tcPr>
          <w:p w14:paraId="1E025D9B"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1710" w:type="dxa"/>
            <w:gridSpan w:val="6"/>
            <w:vAlign w:val="center"/>
          </w:tcPr>
          <w:p w14:paraId="5BCDCA30" w14:textId="77777777" w:rsidR="0047351E" w:rsidRPr="00D135DD" w:rsidRDefault="0047351E" w:rsidP="00CD5E67">
            <w:pPr>
              <w:snapToGrid w:val="0"/>
              <w:ind w:firstLine="480"/>
            </w:pPr>
            <w:r w:rsidRPr="00D135DD">
              <w:rPr>
                <w:rFonts w:hint="eastAsia"/>
              </w:rPr>
              <w:t>项目第一责任人</w:t>
            </w:r>
          </w:p>
        </w:tc>
        <w:tc>
          <w:tcPr>
            <w:tcW w:w="2127" w:type="dxa"/>
            <w:gridSpan w:val="6"/>
            <w:vAlign w:val="center"/>
          </w:tcPr>
          <w:p w14:paraId="00D28D33"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r>
      <w:tr w:rsidR="0047351E" w:rsidRPr="00D135DD" w14:paraId="73D6B5F7" w14:textId="77777777" w:rsidTr="0047351E">
        <w:trPr>
          <w:trHeight w:val="405"/>
        </w:trPr>
        <w:tc>
          <w:tcPr>
            <w:tcW w:w="978" w:type="dxa"/>
            <w:vAlign w:val="center"/>
          </w:tcPr>
          <w:p w14:paraId="41DEFA0B" w14:textId="77777777" w:rsidR="0047351E" w:rsidRPr="00D135DD" w:rsidRDefault="0047351E" w:rsidP="00CD5E67">
            <w:pPr>
              <w:snapToGrid w:val="0"/>
              <w:ind w:firstLine="480"/>
            </w:pPr>
            <w:r w:rsidRPr="00D135DD">
              <w:rPr>
                <w:rFonts w:hint="eastAsia"/>
              </w:rPr>
              <w:t>审核</w:t>
            </w:r>
          </w:p>
        </w:tc>
        <w:tc>
          <w:tcPr>
            <w:tcW w:w="7116" w:type="dxa"/>
            <w:gridSpan w:val="24"/>
            <w:vAlign w:val="center"/>
          </w:tcPr>
          <w:p w14:paraId="222B57DE" w14:textId="77777777" w:rsidR="0047351E" w:rsidRPr="00D135DD" w:rsidRDefault="0047351E" w:rsidP="00CD5E67">
            <w:pPr>
              <w:snapToGrid w:val="0"/>
              <w:ind w:firstLine="480"/>
            </w:pPr>
          </w:p>
        </w:tc>
      </w:tr>
      <w:tr w:rsidR="0047351E" w:rsidRPr="00D135DD" w14:paraId="66DA68DC" w14:textId="77777777" w:rsidTr="0047351E">
        <w:trPr>
          <w:trHeight w:val="405"/>
        </w:trPr>
        <w:tc>
          <w:tcPr>
            <w:tcW w:w="978" w:type="dxa"/>
            <w:vAlign w:val="center"/>
          </w:tcPr>
          <w:p w14:paraId="0F0FA82A" w14:textId="77777777" w:rsidR="0047351E" w:rsidRPr="00D135DD" w:rsidRDefault="0047351E" w:rsidP="00CD5E67">
            <w:pPr>
              <w:snapToGrid w:val="0"/>
              <w:ind w:firstLine="480"/>
            </w:pPr>
            <w:r w:rsidRPr="00D135DD">
              <w:rPr>
                <w:rFonts w:hint="eastAsia"/>
              </w:rPr>
              <w:t>项目组</w:t>
            </w:r>
          </w:p>
        </w:tc>
        <w:tc>
          <w:tcPr>
            <w:tcW w:w="1299" w:type="dxa"/>
            <w:gridSpan w:val="7"/>
            <w:vAlign w:val="center"/>
          </w:tcPr>
          <w:p w14:paraId="66B3083B" w14:textId="77777777" w:rsidR="0047351E" w:rsidRPr="00D135DD" w:rsidRDefault="0047351E" w:rsidP="00CD5E67">
            <w:pPr>
              <w:snapToGrid w:val="0"/>
              <w:ind w:firstLine="480"/>
            </w:pPr>
            <w:r w:rsidRPr="00D135DD">
              <w:rPr>
                <w:rFonts w:hint="eastAsia"/>
              </w:rPr>
              <w:t>本项目组</w:t>
            </w:r>
          </w:p>
        </w:tc>
        <w:tc>
          <w:tcPr>
            <w:tcW w:w="900" w:type="dxa"/>
            <w:vAlign w:val="center"/>
          </w:tcPr>
          <w:p w14:paraId="7D4FA961" w14:textId="77777777" w:rsidR="0047351E" w:rsidRPr="00D135DD" w:rsidRDefault="0047351E" w:rsidP="00CD5E67">
            <w:pPr>
              <w:snapToGrid w:val="0"/>
              <w:ind w:firstLine="480"/>
            </w:pPr>
            <w:r w:rsidRPr="00D135DD">
              <w:rPr>
                <w:rFonts w:hint="eastAsia"/>
              </w:rPr>
              <w:t>测试组</w:t>
            </w:r>
          </w:p>
        </w:tc>
        <w:tc>
          <w:tcPr>
            <w:tcW w:w="1260" w:type="dxa"/>
            <w:gridSpan w:val="5"/>
            <w:vAlign w:val="center"/>
          </w:tcPr>
          <w:p w14:paraId="7421E84B" w14:textId="77777777" w:rsidR="0047351E" w:rsidRPr="00D135DD" w:rsidRDefault="0047351E" w:rsidP="00CD5E67">
            <w:pPr>
              <w:snapToGrid w:val="0"/>
              <w:ind w:firstLine="480"/>
            </w:pPr>
            <w:r w:rsidRPr="00D135DD">
              <w:rPr>
                <w:rFonts w:hint="eastAsia"/>
              </w:rPr>
              <w:t>本项目组</w:t>
            </w:r>
          </w:p>
        </w:tc>
        <w:tc>
          <w:tcPr>
            <w:tcW w:w="900" w:type="dxa"/>
            <w:gridSpan w:val="3"/>
            <w:vAlign w:val="center"/>
          </w:tcPr>
          <w:p w14:paraId="53D98167" w14:textId="77777777" w:rsidR="0047351E" w:rsidRPr="00D135DD" w:rsidRDefault="0047351E" w:rsidP="00CD5E67">
            <w:pPr>
              <w:snapToGrid w:val="0"/>
              <w:ind w:firstLine="480"/>
            </w:pPr>
            <w:r w:rsidRPr="00D135DD">
              <w:rPr>
                <w:rFonts w:hint="eastAsia"/>
              </w:rPr>
              <w:t>总工办</w:t>
            </w:r>
          </w:p>
        </w:tc>
        <w:tc>
          <w:tcPr>
            <w:tcW w:w="1080" w:type="dxa"/>
            <w:gridSpan w:val="3"/>
            <w:vAlign w:val="center"/>
          </w:tcPr>
          <w:p w14:paraId="5A462582"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1081" w:type="dxa"/>
            <w:gridSpan w:val="2"/>
            <w:vAlign w:val="center"/>
          </w:tcPr>
          <w:p w14:paraId="5019C4F1" w14:textId="77777777" w:rsidR="0047351E" w:rsidRPr="00D135DD" w:rsidRDefault="0047351E" w:rsidP="00CD5E67">
            <w:pPr>
              <w:snapToGrid w:val="0"/>
              <w:ind w:firstLine="480"/>
            </w:pPr>
            <w:r w:rsidRPr="00D135DD">
              <w:rPr>
                <w:rFonts w:hint="eastAsia"/>
              </w:rPr>
              <w:t>总工程师</w:t>
            </w:r>
          </w:p>
        </w:tc>
        <w:tc>
          <w:tcPr>
            <w:tcW w:w="596" w:type="dxa"/>
            <w:gridSpan w:val="3"/>
            <w:vAlign w:val="center"/>
          </w:tcPr>
          <w:p w14:paraId="07A52DCB"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r>
    </w:tbl>
    <w:p w14:paraId="63F5AEE4" w14:textId="77777777" w:rsidR="0047351E" w:rsidRPr="00D135DD" w:rsidRDefault="0047351E" w:rsidP="0047351E">
      <w:pPr>
        <w:ind w:firstLine="480"/>
      </w:pPr>
    </w:p>
    <w:p w14:paraId="63433B0A" w14:textId="77777777" w:rsidR="0047351E" w:rsidRPr="00D135DD" w:rsidRDefault="0047351E" w:rsidP="0047351E">
      <w:pPr>
        <w:ind w:firstLine="480"/>
      </w:pPr>
    </w:p>
    <w:tbl>
      <w:tblPr>
        <w:tblW w:w="8094" w:type="dxa"/>
        <w:tblInd w:w="1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5"/>
        <w:gridCol w:w="31"/>
        <w:gridCol w:w="56"/>
        <w:gridCol w:w="54"/>
        <w:gridCol w:w="426"/>
        <w:gridCol w:w="669"/>
        <w:gridCol w:w="39"/>
        <w:gridCol w:w="24"/>
        <w:gridCol w:w="900"/>
        <w:gridCol w:w="210"/>
        <w:gridCol w:w="352"/>
        <w:gridCol w:w="357"/>
        <w:gridCol w:w="161"/>
        <w:gridCol w:w="180"/>
        <w:gridCol w:w="540"/>
        <w:gridCol w:w="287"/>
        <w:gridCol w:w="73"/>
        <w:gridCol w:w="460"/>
        <w:gridCol w:w="172"/>
        <w:gridCol w:w="64"/>
        <w:gridCol w:w="1211"/>
        <w:gridCol w:w="254"/>
        <w:gridCol w:w="30"/>
        <w:gridCol w:w="569"/>
      </w:tblGrid>
      <w:tr w:rsidR="0047351E" w:rsidRPr="00D135DD" w14:paraId="6D5D230C" w14:textId="77777777" w:rsidTr="008E7D63">
        <w:trPr>
          <w:trHeight w:val="440"/>
        </w:trPr>
        <w:tc>
          <w:tcPr>
            <w:tcW w:w="1542" w:type="dxa"/>
            <w:gridSpan w:val="5"/>
            <w:vAlign w:val="center"/>
          </w:tcPr>
          <w:p w14:paraId="253CE326" w14:textId="77777777" w:rsidR="0047351E" w:rsidRPr="00D135DD" w:rsidRDefault="0047351E" w:rsidP="00CD5E67">
            <w:pPr>
              <w:snapToGrid w:val="0"/>
              <w:ind w:firstLine="480"/>
              <w:rPr>
                <w:szCs w:val="21"/>
              </w:rPr>
            </w:pPr>
            <w:r w:rsidRPr="00D135DD">
              <w:rPr>
                <w:rFonts w:hint="eastAsia"/>
                <w:szCs w:val="21"/>
              </w:rPr>
              <w:t>开发项目名称</w:t>
            </w:r>
          </w:p>
        </w:tc>
        <w:tc>
          <w:tcPr>
            <w:tcW w:w="1842" w:type="dxa"/>
            <w:gridSpan w:val="5"/>
            <w:vAlign w:val="center"/>
          </w:tcPr>
          <w:p w14:paraId="2BE2ED97" w14:textId="77777777" w:rsidR="0047351E" w:rsidRPr="00D135DD" w:rsidRDefault="0047351E" w:rsidP="00CD5E67">
            <w:pPr>
              <w:snapToGrid w:val="0"/>
              <w:ind w:firstLine="480"/>
              <w:rPr>
                <w:szCs w:val="21"/>
              </w:rPr>
            </w:pPr>
            <w:r w:rsidRPr="00D135DD">
              <w:rPr>
                <w:rFonts w:hint="eastAsia"/>
                <w:szCs w:val="21"/>
              </w:rPr>
              <w:t>基于代码混淆的</w:t>
            </w:r>
            <w:r w:rsidRPr="00D135DD">
              <w:rPr>
                <w:szCs w:val="21"/>
              </w:rPr>
              <w:t>W</w:t>
            </w:r>
            <w:r w:rsidRPr="00D135DD">
              <w:rPr>
                <w:rFonts w:hint="eastAsia"/>
                <w:szCs w:val="21"/>
              </w:rPr>
              <w:t>eb</w:t>
            </w:r>
            <w:r w:rsidRPr="00D135DD">
              <w:rPr>
                <w:rFonts w:hint="eastAsia"/>
                <w:szCs w:val="21"/>
              </w:rPr>
              <w:t>站点动态防御系统</w:t>
            </w:r>
          </w:p>
        </w:tc>
        <w:tc>
          <w:tcPr>
            <w:tcW w:w="1590" w:type="dxa"/>
            <w:gridSpan w:val="5"/>
            <w:vAlign w:val="center"/>
          </w:tcPr>
          <w:p w14:paraId="3BC189F4" w14:textId="77777777" w:rsidR="0047351E" w:rsidRPr="00D135DD" w:rsidRDefault="0047351E" w:rsidP="00CD5E67">
            <w:pPr>
              <w:snapToGrid w:val="0"/>
              <w:ind w:firstLine="480"/>
              <w:rPr>
                <w:szCs w:val="21"/>
              </w:rPr>
            </w:pPr>
            <w:r w:rsidRPr="00D135DD">
              <w:rPr>
                <w:rFonts w:hint="eastAsia"/>
                <w:szCs w:val="21"/>
              </w:rPr>
              <w:t>开发项目编号</w:t>
            </w:r>
          </w:p>
        </w:tc>
        <w:tc>
          <w:tcPr>
            <w:tcW w:w="820" w:type="dxa"/>
            <w:gridSpan w:val="3"/>
            <w:vAlign w:val="center"/>
          </w:tcPr>
          <w:p w14:paraId="0AD63627" w14:textId="77777777" w:rsidR="0047351E" w:rsidRPr="00D135DD" w:rsidRDefault="0047351E" w:rsidP="00CD5E67">
            <w:pPr>
              <w:snapToGrid w:val="0"/>
              <w:ind w:firstLine="480"/>
              <w:rPr>
                <w:szCs w:val="21"/>
              </w:rPr>
            </w:pPr>
            <w:r w:rsidRPr="00D135DD">
              <w:rPr>
                <w:rFonts w:hint="eastAsia"/>
                <w:szCs w:val="21"/>
              </w:rPr>
              <w:t>无</w:t>
            </w:r>
          </w:p>
        </w:tc>
        <w:tc>
          <w:tcPr>
            <w:tcW w:w="1701" w:type="dxa"/>
            <w:gridSpan w:val="4"/>
            <w:vAlign w:val="center"/>
          </w:tcPr>
          <w:p w14:paraId="56E827D8" w14:textId="77777777" w:rsidR="0047351E" w:rsidRPr="00D135DD" w:rsidRDefault="0047351E" w:rsidP="00CD5E67">
            <w:pPr>
              <w:snapToGrid w:val="0"/>
              <w:ind w:firstLine="480"/>
              <w:rPr>
                <w:szCs w:val="21"/>
              </w:rPr>
            </w:pPr>
            <w:r w:rsidRPr="00D135DD">
              <w:rPr>
                <w:rFonts w:hint="eastAsia"/>
                <w:szCs w:val="21"/>
              </w:rPr>
              <w:t>第一责任人</w:t>
            </w:r>
          </w:p>
        </w:tc>
        <w:tc>
          <w:tcPr>
            <w:tcW w:w="599" w:type="dxa"/>
            <w:gridSpan w:val="2"/>
            <w:vAlign w:val="center"/>
          </w:tcPr>
          <w:p w14:paraId="234D73B8" w14:textId="77777777" w:rsidR="0047351E" w:rsidRPr="00D135DD" w:rsidRDefault="0047351E" w:rsidP="00CD5E67">
            <w:pPr>
              <w:snapToGrid w:val="0"/>
              <w:ind w:firstLine="480"/>
              <w:rPr>
                <w:szCs w:val="21"/>
              </w:rPr>
            </w:pPr>
            <w:proofErr w:type="gramStart"/>
            <w:r w:rsidRPr="00D135DD">
              <w:rPr>
                <w:rFonts w:hint="eastAsia"/>
                <w:szCs w:val="21"/>
              </w:rPr>
              <w:t>邵</w:t>
            </w:r>
            <w:proofErr w:type="gramEnd"/>
            <w:r w:rsidRPr="00D135DD">
              <w:rPr>
                <w:rFonts w:hint="eastAsia"/>
                <w:szCs w:val="21"/>
              </w:rPr>
              <w:t>欣欣</w:t>
            </w:r>
          </w:p>
        </w:tc>
      </w:tr>
      <w:tr w:rsidR="0047351E" w:rsidRPr="00D135DD" w14:paraId="457A2795" w14:textId="77777777" w:rsidTr="008E7D63">
        <w:trPr>
          <w:trHeight w:val="440"/>
        </w:trPr>
        <w:tc>
          <w:tcPr>
            <w:tcW w:w="1062" w:type="dxa"/>
            <w:gridSpan w:val="3"/>
            <w:vAlign w:val="center"/>
          </w:tcPr>
          <w:p w14:paraId="29166EF5" w14:textId="77777777" w:rsidR="0047351E" w:rsidRPr="00D135DD" w:rsidRDefault="0047351E" w:rsidP="00CD5E67">
            <w:pPr>
              <w:snapToGrid w:val="0"/>
              <w:ind w:firstLine="480"/>
              <w:rPr>
                <w:szCs w:val="21"/>
              </w:rPr>
            </w:pPr>
            <w:r w:rsidRPr="00D135DD">
              <w:rPr>
                <w:rFonts w:hint="eastAsia"/>
                <w:szCs w:val="21"/>
              </w:rPr>
              <w:t>单元名称</w:t>
            </w:r>
          </w:p>
        </w:tc>
        <w:tc>
          <w:tcPr>
            <w:tcW w:w="1188" w:type="dxa"/>
            <w:gridSpan w:val="4"/>
            <w:vAlign w:val="center"/>
          </w:tcPr>
          <w:p w14:paraId="5CAB808C" w14:textId="77777777" w:rsidR="0047351E" w:rsidRPr="00D135DD" w:rsidRDefault="0047351E" w:rsidP="00CD5E67">
            <w:pPr>
              <w:snapToGrid w:val="0"/>
              <w:ind w:firstLine="480"/>
              <w:rPr>
                <w:szCs w:val="21"/>
              </w:rPr>
            </w:pPr>
            <w:r w:rsidRPr="00D135DD">
              <w:rPr>
                <w:szCs w:val="21"/>
              </w:rPr>
              <w:t>浏览器插件</w:t>
            </w:r>
            <w:r w:rsidRPr="00D135DD">
              <w:rPr>
                <w:szCs w:val="21"/>
              </w:rPr>
              <w:t>ContentScript</w:t>
            </w:r>
            <w:r w:rsidRPr="00D135DD">
              <w:rPr>
                <w:szCs w:val="21"/>
              </w:rPr>
              <w:t>单元</w:t>
            </w:r>
          </w:p>
        </w:tc>
        <w:tc>
          <w:tcPr>
            <w:tcW w:w="1134" w:type="dxa"/>
            <w:gridSpan w:val="3"/>
            <w:vAlign w:val="center"/>
          </w:tcPr>
          <w:p w14:paraId="3A6F6901" w14:textId="77777777" w:rsidR="0047351E" w:rsidRPr="00D135DD" w:rsidRDefault="0047351E" w:rsidP="00CD5E67">
            <w:pPr>
              <w:snapToGrid w:val="0"/>
              <w:ind w:firstLine="480"/>
              <w:rPr>
                <w:szCs w:val="21"/>
              </w:rPr>
            </w:pPr>
            <w:r w:rsidRPr="00D135DD">
              <w:rPr>
                <w:rFonts w:hint="eastAsia"/>
                <w:szCs w:val="21"/>
              </w:rPr>
              <w:t>责任人</w:t>
            </w:r>
          </w:p>
        </w:tc>
        <w:tc>
          <w:tcPr>
            <w:tcW w:w="709" w:type="dxa"/>
            <w:gridSpan w:val="2"/>
            <w:vAlign w:val="center"/>
          </w:tcPr>
          <w:p w14:paraId="5F1C25A6" w14:textId="77777777" w:rsidR="0047351E" w:rsidRPr="00D135DD" w:rsidRDefault="0047351E" w:rsidP="00CD5E67">
            <w:pPr>
              <w:snapToGrid w:val="0"/>
              <w:ind w:firstLine="480"/>
              <w:rPr>
                <w:szCs w:val="21"/>
              </w:rPr>
            </w:pPr>
            <w:proofErr w:type="gramStart"/>
            <w:r w:rsidRPr="00D135DD">
              <w:rPr>
                <w:rFonts w:hint="eastAsia"/>
                <w:szCs w:val="21"/>
              </w:rPr>
              <w:t>邵</w:t>
            </w:r>
            <w:proofErr w:type="gramEnd"/>
            <w:r w:rsidRPr="00D135DD">
              <w:rPr>
                <w:rFonts w:hint="eastAsia"/>
                <w:szCs w:val="21"/>
              </w:rPr>
              <w:t>欣欣</w:t>
            </w:r>
          </w:p>
        </w:tc>
        <w:tc>
          <w:tcPr>
            <w:tcW w:w="1701" w:type="dxa"/>
            <w:gridSpan w:val="6"/>
            <w:vAlign w:val="center"/>
          </w:tcPr>
          <w:p w14:paraId="55DD4CC9" w14:textId="77777777" w:rsidR="0047351E" w:rsidRPr="00D135DD" w:rsidRDefault="0047351E" w:rsidP="00CD5E67">
            <w:pPr>
              <w:snapToGrid w:val="0"/>
              <w:ind w:firstLine="480"/>
              <w:rPr>
                <w:szCs w:val="21"/>
              </w:rPr>
            </w:pPr>
            <w:r w:rsidRPr="00D135DD">
              <w:rPr>
                <w:rFonts w:hint="eastAsia"/>
                <w:szCs w:val="21"/>
              </w:rPr>
              <w:t>单元所属子系统</w:t>
            </w:r>
          </w:p>
        </w:tc>
        <w:tc>
          <w:tcPr>
            <w:tcW w:w="236" w:type="dxa"/>
            <w:gridSpan w:val="2"/>
            <w:vAlign w:val="center"/>
          </w:tcPr>
          <w:p w14:paraId="25D7A20C" w14:textId="77777777" w:rsidR="0047351E" w:rsidRPr="00D135DD" w:rsidRDefault="0047351E" w:rsidP="00CD5E67">
            <w:pPr>
              <w:snapToGrid w:val="0"/>
              <w:ind w:firstLine="480"/>
              <w:rPr>
                <w:szCs w:val="21"/>
              </w:rPr>
            </w:pPr>
            <w:r w:rsidRPr="00D135DD">
              <w:rPr>
                <w:rFonts w:hint="eastAsia"/>
                <w:szCs w:val="21"/>
              </w:rPr>
              <w:t>动态</w:t>
            </w:r>
            <w:r w:rsidRPr="00D135DD">
              <w:rPr>
                <w:szCs w:val="21"/>
              </w:rPr>
              <w:t>ID</w:t>
            </w:r>
            <w:r w:rsidRPr="00D135DD">
              <w:rPr>
                <w:szCs w:val="21"/>
              </w:rPr>
              <w:t>模块</w:t>
            </w:r>
            <w:r w:rsidRPr="00D135DD">
              <w:rPr>
                <w:rFonts w:hint="eastAsia"/>
                <w:szCs w:val="21"/>
              </w:rPr>
              <w:t>浏览器</w:t>
            </w:r>
            <w:r w:rsidRPr="00D135DD">
              <w:rPr>
                <w:szCs w:val="21"/>
              </w:rPr>
              <w:t>插件</w:t>
            </w:r>
          </w:p>
        </w:tc>
        <w:tc>
          <w:tcPr>
            <w:tcW w:w="1495" w:type="dxa"/>
            <w:gridSpan w:val="3"/>
            <w:vAlign w:val="center"/>
          </w:tcPr>
          <w:p w14:paraId="5C7076D5" w14:textId="77777777" w:rsidR="0047351E" w:rsidRPr="00D135DD" w:rsidRDefault="0047351E" w:rsidP="00CD5E67">
            <w:pPr>
              <w:snapToGrid w:val="0"/>
              <w:ind w:firstLine="480"/>
              <w:rPr>
                <w:szCs w:val="21"/>
              </w:rPr>
            </w:pPr>
            <w:r w:rsidRPr="00D135DD">
              <w:rPr>
                <w:rFonts w:hint="eastAsia"/>
                <w:szCs w:val="21"/>
              </w:rPr>
              <w:t>开发周期</w:t>
            </w:r>
          </w:p>
        </w:tc>
        <w:tc>
          <w:tcPr>
            <w:tcW w:w="569" w:type="dxa"/>
            <w:vAlign w:val="center"/>
          </w:tcPr>
          <w:p w14:paraId="618BA65D" w14:textId="77777777" w:rsidR="0047351E" w:rsidRPr="00D135DD" w:rsidRDefault="0047351E" w:rsidP="00CD5E67">
            <w:pPr>
              <w:snapToGrid w:val="0"/>
              <w:ind w:firstLine="480"/>
              <w:rPr>
                <w:szCs w:val="21"/>
              </w:rPr>
            </w:pPr>
            <w:r w:rsidRPr="00D135DD">
              <w:rPr>
                <w:rFonts w:hint="eastAsia"/>
                <w:szCs w:val="21"/>
              </w:rPr>
              <w:t>1</w:t>
            </w:r>
            <w:r w:rsidRPr="00D135DD">
              <w:rPr>
                <w:rFonts w:hint="eastAsia"/>
                <w:szCs w:val="21"/>
              </w:rPr>
              <w:t>个月</w:t>
            </w:r>
          </w:p>
        </w:tc>
      </w:tr>
      <w:tr w:rsidR="0047351E" w:rsidRPr="00D135DD" w14:paraId="07185437" w14:textId="77777777" w:rsidTr="0047351E">
        <w:trPr>
          <w:trHeight w:val="440"/>
        </w:trPr>
        <w:tc>
          <w:tcPr>
            <w:tcW w:w="8094" w:type="dxa"/>
            <w:gridSpan w:val="24"/>
            <w:vAlign w:val="center"/>
          </w:tcPr>
          <w:p w14:paraId="7A4D6B3F" w14:textId="77777777" w:rsidR="0047351E" w:rsidRPr="00D135DD" w:rsidRDefault="0047351E" w:rsidP="00CD5E67">
            <w:pPr>
              <w:snapToGrid w:val="0"/>
              <w:ind w:firstLine="480"/>
              <w:rPr>
                <w:szCs w:val="21"/>
              </w:rPr>
            </w:pPr>
            <w:r w:rsidRPr="00D135DD">
              <w:rPr>
                <w:rFonts w:hint="eastAsia"/>
                <w:szCs w:val="21"/>
              </w:rPr>
              <w:t>代码测试检查：</w:t>
            </w:r>
          </w:p>
        </w:tc>
      </w:tr>
      <w:tr w:rsidR="0047351E" w:rsidRPr="00D135DD" w14:paraId="2B8B0CE4" w14:textId="77777777" w:rsidTr="008E7D63">
        <w:trPr>
          <w:trHeight w:val="440"/>
        </w:trPr>
        <w:tc>
          <w:tcPr>
            <w:tcW w:w="1542" w:type="dxa"/>
            <w:gridSpan w:val="5"/>
            <w:vAlign w:val="center"/>
          </w:tcPr>
          <w:p w14:paraId="4B636D10" w14:textId="77777777" w:rsidR="0047351E" w:rsidRPr="00D135DD" w:rsidRDefault="0047351E" w:rsidP="00CD5E67">
            <w:pPr>
              <w:snapToGrid w:val="0"/>
              <w:ind w:firstLine="480"/>
              <w:rPr>
                <w:szCs w:val="21"/>
              </w:rPr>
            </w:pPr>
            <w:r w:rsidRPr="00D135DD">
              <w:rPr>
                <w:rFonts w:hint="eastAsia"/>
                <w:szCs w:val="21"/>
              </w:rPr>
              <w:t>代码测试内容</w:t>
            </w:r>
          </w:p>
        </w:tc>
        <w:tc>
          <w:tcPr>
            <w:tcW w:w="1842" w:type="dxa"/>
            <w:gridSpan w:val="5"/>
            <w:vAlign w:val="center"/>
          </w:tcPr>
          <w:p w14:paraId="405BE9A9" w14:textId="77777777" w:rsidR="0047351E" w:rsidRPr="00D135DD" w:rsidRDefault="0047351E" w:rsidP="00CD5E67">
            <w:pPr>
              <w:snapToGrid w:val="0"/>
              <w:ind w:firstLine="480"/>
              <w:jc w:val="center"/>
              <w:rPr>
                <w:szCs w:val="21"/>
              </w:rPr>
            </w:pPr>
            <w:r w:rsidRPr="00D135DD">
              <w:rPr>
                <w:rFonts w:hint="eastAsia"/>
                <w:szCs w:val="21"/>
              </w:rPr>
              <w:t>测试人员</w:t>
            </w:r>
          </w:p>
        </w:tc>
        <w:tc>
          <w:tcPr>
            <w:tcW w:w="2582" w:type="dxa"/>
            <w:gridSpan w:val="9"/>
            <w:vAlign w:val="center"/>
          </w:tcPr>
          <w:p w14:paraId="211FD2FC" w14:textId="77777777" w:rsidR="0047351E" w:rsidRPr="00D135DD" w:rsidRDefault="0047351E" w:rsidP="00CD5E67">
            <w:pPr>
              <w:snapToGrid w:val="0"/>
              <w:ind w:firstLine="480"/>
              <w:jc w:val="center"/>
              <w:rPr>
                <w:szCs w:val="21"/>
              </w:rPr>
            </w:pPr>
            <w:r w:rsidRPr="00D135DD">
              <w:rPr>
                <w:rFonts w:hint="eastAsia"/>
                <w:szCs w:val="21"/>
              </w:rPr>
              <w:t>测试结果</w:t>
            </w:r>
          </w:p>
        </w:tc>
        <w:tc>
          <w:tcPr>
            <w:tcW w:w="2128" w:type="dxa"/>
            <w:gridSpan w:val="5"/>
            <w:vAlign w:val="center"/>
          </w:tcPr>
          <w:p w14:paraId="5CEDD82D" w14:textId="77777777" w:rsidR="0047351E" w:rsidRPr="00D135DD" w:rsidRDefault="0047351E" w:rsidP="00CD5E67">
            <w:pPr>
              <w:snapToGrid w:val="0"/>
              <w:ind w:firstLine="480"/>
              <w:jc w:val="center"/>
              <w:rPr>
                <w:szCs w:val="21"/>
              </w:rPr>
            </w:pPr>
            <w:r w:rsidRPr="00D135DD">
              <w:rPr>
                <w:rFonts w:hint="eastAsia"/>
                <w:szCs w:val="21"/>
              </w:rPr>
              <w:t>备注</w:t>
            </w:r>
          </w:p>
        </w:tc>
      </w:tr>
      <w:tr w:rsidR="0047351E" w:rsidRPr="00D135DD" w14:paraId="0C09B190" w14:textId="77777777" w:rsidTr="008E7D63">
        <w:trPr>
          <w:trHeight w:val="440"/>
        </w:trPr>
        <w:tc>
          <w:tcPr>
            <w:tcW w:w="1542" w:type="dxa"/>
            <w:gridSpan w:val="5"/>
            <w:vAlign w:val="center"/>
          </w:tcPr>
          <w:p w14:paraId="107A58CE" w14:textId="77777777" w:rsidR="0047351E" w:rsidRPr="00D135DD" w:rsidRDefault="0047351E" w:rsidP="00CD5E67">
            <w:pPr>
              <w:snapToGrid w:val="0"/>
              <w:ind w:firstLine="480"/>
            </w:pPr>
            <w:r w:rsidRPr="00D135DD">
              <w:rPr>
                <w:rFonts w:hint="eastAsia"/>
              </w:rPr>
              <w:t>路径测试</w:t>
            </w:r>
          </w:p>
        </w:tc>
        <w:tc>
          <w:tcPr>
            <w:tcW w:w="1842" w:type="dxa"/>
            <w:gridSpan w:val="5"/>
            <w:vAlign w:val="center"/>
          </w:tcPr>
          <w:p w14:paraId="40AD7F5F"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2582" w:type="dxa"/>
            <w:gridSpan w:val="9"/>
            <w:vAlign w:val="center"/>
          </w:tcPr>
          <w:p w14:paraId="5AFC439D"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测试结果一切正常</w:t>
            </w:r>
          </w:p>
        </w:tc>
        <w:tc>
          <w:tcPr>
            <w:tcW w:w="2128" w:type="dxa"/>
            <w:gridSpan w:val="5"/>
            <w:vAlign w:val="center"/>
          </w:tcPr>
          <w:p w14:paraId="1ABAD1A7"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路径正常</w:t>
            </w:r>
          </w:p>
        </w:tc>
      </w:tr>
      <w:tr w:rsidR="0047351E" w:rsidRPr="00D135DD" w14:paraId="68B73240" w14:textId="77777777" w:rsidTr="008E7D63">
        <w:trPr>
          <w:trHeight w:val="440"/>
        </w:trPr>
        <w:tc>
          <w:tcPr>
            <w:tcW w:w="1542" w:type="dxa"/>
            <w:gridSpan w:val="5"/>
            <w:vAlign w:val="center"/>
          </w:tcPr>
          <w:p w14:paraId="6AED9622" w14:textId="77777777" w:rsidR="0047351E" w:rsidRPr="00D135DD" w:rsidRDefault="0047351E" w:rsidP="00CD5E67">
            <w:pPr>
              <w:snapToGrid w:val="0"/>
              <w:ind w:firstLine="480"/>
            </w:pPr>
            <w:r w:rsidRPr="00D135DD">
              <w:rPr>
                <w:rFonts w:hint="eastAsia"/>
              </w:rPr>
              <w:t>声明测试</w:t>
            </w:r>
          </w:p>
        </w:tc>
        <w:tc>
          <w:tcPr>
            <w:tcW w:w="1842" w:type="dxa"/>
            <w:gridSpan w:val="5"/>
            <w:vAlign w:val="center"/>
          </w:tcPr>
          <w:p w14:paraId="37A598BA"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2582" w:type="dxa"/>
            <w:gridSpan w:val="9"/>
            <w:vAlign w:val="center"/>
          </w:tcPr>
          <w:p w14:paraId="66E0F381"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测试结果一切正常</w:t>
            </w:r>
          </w:p>
        </w:tc>
        <w:tc>
          <w:tcPr>
            <w:tcW w:w="2128" w:type="dxa"/>
            <w:gridSpan w:val="5"/>
            <w:vAlign w:val="center"/>
          </w:tcPr>
          <w:p w14:paraId="5EEA9732"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w:t>
            </w:r>
          </w:p>
        </w:tc>
      </w:tr>
      <w:tr w:rsidR="0047351E" w:rsidRPr="00D135DD" w14:paraId="701A4BF0" w14:textId="77777777" w:rsidTr="008E7D63">
        <w:trPr>
          <w:trHeight w:val="440"/>
        </w:trPr>
        <w:tc>
          <w:tcPr>
            <w:tcW w:w="1542" w:type="dxa"/>
            <w:gridSpan w:val="5"/>
            <w:vAlign w:val="center"/>
          </w:tcPr>
          <w:p w14:paraId="570FC054" w14:textId="77777777" w:rsidR="0047351E" w:rsidRPr="00D135DD" w:rsidRDefault="0047351E" w:rsidP="00CD5E67">
            <w:pPr>
              <w:snapToGrid w:val="0"/>
              <w:ind w:firstLine="480"/>
            </w:pPr>
            <w:r w:rsidRPr="00D135DD">
              <w:rPr>
                <w:rFonts w:hint="eastAsia"/>
              </w:rPr>
              <w:t>循环测试</w:t>
            </w:r>
          </w:p>
        </w:tc>
        <w:tc>
          <w:tcPr>
            <w:tcW w:w="1842" w:type="dxa"/>
            <w:gridSpan w:val="5"/>
            <w:vAlign w:val="center"/>
          </w:tcPr>
          <w:p w14:paraId="125232C1"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2582" w:type="dxa"/>
            <w:gridSpan w:val="9"/>
            <w:vAlign w:val="center"/>
          </w:tcPr>
          <w:p w14:paraId="7671E097"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测试结果一切正常</w:t>
            </w:r>
          </w:p>
        </w:tc>
        <w:tc>
          <w:tcPr>
            <w:tcW w:w="2128" w:type="dxa"/>
            <w:gridSpan w:val="5"/>
            <w:vAlign w:val="center"/>
          </w:tcPr>
          <w:p w14:paraId="09C1EFD4"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循环正常</w:t>
            </w:r>
          </w:p>
        </w:tc>
      </w:tr>
      <w:tr w:rsidR="0047351E" w:rsidRPr="00D135DD" w14:paraId="752DF217" w14:textId="77777777" w:rsidTr="008E7D63">
        <w:trPr>
          <w:trHeight w:val="440"/>
        </w:trPr>
        <w:tc>
          <w:tcPr>
            <w:tcW w:w="1542" w:type="dxa"/>
            <w:gridSpan w:val="5"/>
            <w:vAlign w:val="center"/>
          </w:tcPr>
          <w:p w14:paraId="3BE031AB" w14:textId="77777777" w:rsidR="0047351E" w:rsidRPr="00D135DD" w:rsidRDefault="0047351E" w:rsidP="00CD5E67">
            <w:pPr>
              <w:snapToGrid w:val="0"/>
              <w:ind w:firstLine="480"/>
            </w:pPr>
            <w:r w:rsidRPr="00D135DD">
              <w:rPr>
                <w:rFonts w:hint="eastAsia"/>
              </w:rPr>
              <w:t>边界测试</w:t>
            </w:r>
          </w:p>
        </w:tc>
        <w:tc>
          <w:tcPr>
            <w:tcW w:w="1842" w:type="dxa"/>
            <w:gridSpan w:val="5"/>
            <w:vAlign w:val="center"/>
          </w:tcPr>
          <w:p w14:paraId="22DE5426"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2582" w:type="dxa"/>
            <w:gridSpan w:val="9"/>
            <w:vAlign w:val="center"/>
          </w:tcPr>
          <w:p w14:paraId="464F0647"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测试结果一切正常</w:t>
            </w:r>
          </w:p>
        </w:tc>
        <w:tc>
          <w:tcPr>
            <w:tcW w:w="2128" w:type="dxa"/>
            <w:gridSpan w:val="5"/>
            <w:vAlign w:val="center"/>
          </w:tcPr>
          <w:p w14:paraId="60B0AEC7"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w:t>
            </w:r>
          </w:p>
        </w:tc>
      </w:tr>
      <w:tr w:rsidR="0047351E" w:rsidRPr="00D135DD" w14:paraId="0EABABA6" w14:textId="77777777" w:rsidTr="008E7D63">
        <w:trPr>
          <w:trHeight w:val="440"/>
        </w:trPr>
        <w:tc>
          <w:tcPr>
            <w:tcW w:w="1542" w:type="dxa"/>
            <w:gridSpan w:val="5"/>
            <w:vAlign w:val="center"/>
          </w:tcPr>
          <w:p w14:paraId="7EAD4879" w14:textId="77777777" w:rsidR="0047351E" w:rsidRPr="00D135DD" w:rsidRDefault="0047351E" w:rsidP="00CD5E67">
            <w:pPr>
              <w:snapToGrid w:val="0"/>
              <w:ind w:firstLine="480"/>
            </w:pPr>
            <w:r w:rsidRPr="00D135DD">
              <w:rPr>
                <w:rFonts w:hint="eastAsia"/>
              </w:rPr>
              <w:t>接口测试</w:t>
            </w:r>
          </w:p>
        </w:tc>
        <w:tc>
          <w:tcPr>
            <w:tcW w:w="1842" w:type="dxa"/>
            <w:gridSpan w:val="5"/>
            <w:vAlign w:val="center"/>
          </w:tcPr>
          <w:p w14:paraId="58C24E5B"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2582" w:type="dxa"/>
            <w:gridSpan w:val="9"/>
            <w:vAlign w:val="center"/>
          </w:tcPr>
          <w:p w14:paraId="3144D166"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测试结果一切正常</w:t>
            </w:r>
          </w:p>
        </w:tc>
        <w:tc>
          <w:tcPr>
            <w:tcW w:w="2128" w:type="dxa"/>
            <w:gridSpan w:val="5"/>
            <w:vAlign w:val="center"/>
          </w:tcPr>
          <w:p w14:paraId="382215D0"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接口正常</w:t>
            </w:r>
          </w:p>
        </w:tc>
      </w:tr>
      <w:tr w:rsidR="0047351E" w:rsidRPr="00D135DD" w14:paraId="7BB75BB3" w14:textId="77777777" w:rsidTr="008E7D63">
        <w:trPr>
          <w:trHeight w:val="440"/>
        </w:trPr>
        <w:tc>
          <w:tcPr>
            <w:tcW w:w="1542" w:type="dxa"/>
            <w:gridSpan w:val="5"/>
            <w:vAlign w:val="center"/>
          </w:tcPr>
          <w:p w14:paraId="6AE4C609" w14:textId="77777777" w:rsidR="0047351E" w:rsidRPr="00D135DD" w:rsidRDefault="0047351E" w:rsidP="00CD5E67">
            <w:pPr>
              <w:snapToGrid w:val="0"/>
              <w:ind w:firstLine="480"/>
            </w:pPr>
            <w:r w:rsidRPr="00D135DD">
              <w:rPr>
                <w:rFonts w:hint="eastAsia"/>
              </w:rPr>
              <w:t>界面测试</w:t>
            </w:r>
          </w:p>
        </w:tc>
        <w:tc>
          <w:tcPr>
            <w:tcW w:w="1842" w:type="dxa"/>
            <w:gridSpan w:val="5"/>
            <w:vAlign w:val="center"/>
          </w:tcPr>
          <w:p w14:paraId="658E3317"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2582" w:type="dxa"/>
            <w:gridSpan w:val="9"/>
            <w:vAlign w:val="center"/>
          </w:tcPr>
          <w:p w14:paraId="1B4AE1E2"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测试结果一切正常</w:t>
            </w:r>
          </w:p>
        </w:tc>
        <w:tc>
          <w:tcPr>
            <w:tcW w:w="2128" w:type="dxa"/>
            <w:gridSpan w:val="5"/>
            <w:vAlign w:val="center"/>
          </w:tcPr>
          <w:p w14:paraId="22C85D7D"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界面正常</w:t>
            </w:r>
          </w:p>
        </w:tc>
      </w:tr>
      <w:tr w:rsidR="0047351E" w:rsidRPr="00D135DD" w14:paraId="41405370" w14:textId="77777777" w:rsidTr="008E7D63">
        <w:trPr>
          <w:trHeight w:val="440"/>
        </w:trPr>
        <w:tc>
          <w:tcPr>
            <w:tcW w:w="1542" w:type="dxa"/>
            <w:gridSpan w:val="5"/>
            <w:vAlign w:val="center"/>
          </w:tcPr>
          <w:p w14:paraId="4445D352" w14:textId="77777777" w:rsidR="0047351E" w:rsidRPr="00D135DD" w:rsidRDefault="0047351E" w:rsidP="00CD5E67">
            <w:pPr>
              <w:snapToGrid w:val="0"/>
              <w:ind w:firstLine="480"/>
            </w:pPr>
            <w:r w:rsidRPr="00D135DD">
              <w:rPr>
                <w:rFonts w:hint="eastAsia"/>
              </w:rPr>
              <w:t>数据确认测试</w:t>
            </w:r>
          </w:p>
        </w:tc>
        <w:tc>
          <w:tcPr>
            <w:tcW w:w="1842" w:type="dxa"/>
            <w:gridSpan w:val="5"/>
            <w:vAlign w:val="center"/>
          </w:tcPr>
          <w:p w14:paraId="45C8BCD7"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2582" w:type="dxa"/>
            <w:gridSpan w:val="9"/>
            <w:vAlign w:val="center"/>
          </w:tcPr>
          <w:p w14:paraId="41016BF5"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测试结果一切正常</w:t>
            </w:r>
          </w:p>
        </w:tc>
        <w:tc>
          <w:tcPr>
            <w:tcW w:w="2128" w:type="dxa"/>
            <w:gridSpan w:val="5"/>
            <w:vAlign w:val="center"/>
          </w:tcPr>
          <w:p w14:paraId="6E976666"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数据</w:t>
            </w:r>
            <w:r w:rsidRPr="00D135DD">
              <w:rPr>
                <w:rFonts w:ascii="Times New Roman" w:hAnsi="Times New Roman"/>
                <w:szCs w:val="22"/>
              </w:rPr>
              <w:t>确认正常</w:t>
            </w:r>
          </w:p>
        </w:tc>
      </w:tr>
      <w:tr w:rsidR="0047351E" w:rsidRPr="00D135DD" w14:paraId="2A80C0C0" w14:textId="77777777" w:rsidTr="008E7D63">
        <w:trPr>
          <w:trHeight w:val="440"/>
        </w:trPr>
        <w:tc>
          <w:tcPr>
            <w:tcW w:w="1542" w:type="dxa"/>
            <w:gridSpan w:val="5"/>
            <w:vAlign w:val="center"/>
          </w:tcPr>
          <w:p w14:paraId="5BCDB73E" w14:textId="77777777" w:rsidR="0047351E" w:rsidRPr="00D135DD" w:rsidRDefault="0047351E" w:rsidP="00CD5E67">
            <w:pPr>
              <w:snapToGrid w:val="0"/>
              <w:ind w:firstLine="480"/>
            </w:pPr>
            <w:r w:rsidRPr="00D135DD">
              <w:rPr>
                <w:rFonts w:hint="eastAsia"/>
              </w:rPr>
              <w:t>代码走查</w:t>
            </w:r>
          </w:p>
        </w:tc>
        <w:tc>
          <w:tcPr>
            <w:tcW w:w="1842" w:type="dxa"/>
            <w:gridSpan w:val="5"/>
            <w:vAlign w:val="center"/>
          </w:tcPr>
          <w:p w14:paraId="7DFBB144"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2582" w:type="dxa"/>
            <w:gridSpan w:val="9"/>
            <w:vAlign w:val="center"/>
          </w:tcPr>
          <w:p w14:paraId="3BCC858C"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测试结果一切正常</w:t>
            </w:r>
          </w:p>
        </w:tc>
        <w:tc>
          <w:tcPr>
            <w:tcW w:w="2128" w:type="dxa"/>
            <w:gridSpan w:val="5"/>
            <w:vAlign w:val="center"/>
          </w:tcPr>
          <w:p w14:paraId="302C31D7"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代码规范</w:t>
            </w:r>
          </w:p>
        </w:tc>
      </w:tr>
      <w:tr w:rsidR="0047351E" w:rsidRPr="00D135DD" w14:paraId="515190F2" w14:textId="77777777" w:rsidTr="0047351E">
        <w:trPr>
          <w:trHeight w:val="440"/>
        </w:trPr>
        <w:tc>
          <w:tcPr>
            <w:tcW w:w="8094" w:type="dxa"/>
            <w:gridSpan w:val="24"/>
            <w:vAlign w:val="center"/>
          </w:tcPr>
          <w:p w14:paraId="286F4FB5" w14:textId="77777777" w:rsidR="0047351E" w:rsidRPr="00D135DD" w:rsidRDefault="0047351E" w:rsidP="00CD5E67">
            <w:pPr>
              <w:snapToGrid w:val="0"/>
              <w:ind w:firstLine="480"/>
            </w:pPr>
            <w:r w:rsidRPr="00D135DD">
              <w:rPr>
                <w:rFonts w:hint="eastAsia"/>
              </w:rPr>
              <w:t>功能测试：功能测试一切正常，满足预定功能设定</w:t>
            </w:r>
          </w:p>
        </w:tc>
      </w:tr>
      <w:tr w:rsidR="0047351E" w:rsidRPr="00D135DD" w14:paraId="353FBE83" w14:textId="77777777" w:rsidTr="008E7D63">
        <w:trPr>
          <w:trHeight w:val="880"/>
        </w:trPr>
        <w:tc>
          <w:tcPr>
            <w:tcW w:w="1006" w:type="dxa"/>
            <w:gridSpan w:val="2"/>
            <w:vAlign w:val="center"/>
          </w:tcPr>
          <w:p w14:paraId="4132649D" w14:textId="77777777" w:rsidR="0047351E" w:rsidRPr="00D135DD" w:rsidRDefault="0047351E" w:rsidP="00CD5E67">
            <w:pPr>
              <w:snapToGrid w:val="0"/>
              <w:ind w:firstLine="480"/>
              <w:jc w:val="center"/>
            </w:pPr>
            <w:r w:rsidRPr="00D135DD">
              <w:rPr>
                <w:rFonts w:hint="eastAsia"/>
              </w:rPr>
              <w:t>序号</w:t>
            </w:r>
          </w:p>
        </w:tc>
        <w:tc>
          <w:tcPr>
            <w:tcW w:w="1205" w:type="dxa"/>
            <w:gridSpan w:val="4"/>
            <w:vAlign w:val="center"/>
          </w:tcPr>
          <w:p w14:paraId="454AA690" w14:textId="77777777" w:rsidR="0047351E" w:rsidRPr="00D135DD" w:rsidRDefault="0047351E" w:rsidP="00CD5E67">
            <w:pPr>
              <w:snapToGrid w:val="0"/>
              <w:ind w:firstLine="480"/>
              <w:jc w:val="center"/>
            </w:pPr>
            <w:r w:rsidRPr="00D135DD">
              <w:rPr>
                <w:rFonts w:hint="eastAsia"/>
              </w:rPr>
              <w:t>功能名称</w:t>
            </w:r>
          </w:p>
        </w:tc>
        <w:tc>
          <w:tcPr>
            <w:tcW w:w="1525" w:type="dxa"/>
            <w:gridSpan w:val="5"/>
            <w:vAlign w:val="center"/>
          </w:tcPr>
          <w:p w14:paraId="5BE4BFBF" w14:textId="77777777" w:rsidR="0047351E" w:rsidRPr="00D135DD" w:rsidRDefault="0047351E" w:rsidP="00CD5E67">
            <w:pPr>
              <w:snapToGrid w:val="0"/>
              <w:ind w:firstLine="480"/>
              <w:jc w:val="center"/>
            </w:pPr>
            <w:r w:rsidRPr="00D135DD">
              <w:rPr>
                <w:rFonts w:hint="eastAsia"/>
              </w:rPr>
              <w:t>操作方法</w:t>
            </w:r>
          </w:p>
        </w:tc>
        <w:tc>
          <w:tcPr>
            <w:tcW w:w="1525" w:type="dxa"/>
            <w:gridSpan w:val="5"/>
            <w:vAlign w:val="center"/>
          </w:tcPr>
          <w:p w14:paraId="719CEFA1" w14:textId="77777777" w:rsidR="0047351E" w:rsidRPr="00D135DD" w:rsidRDefault="0047351E" w:rsidP="00CD5E67">
            <w:pPr>
              <w:snapToGrid w:val="0"/>
              <w:ind w:firstLine="480"/>
              <w:jc w:val="center"/>
            </w:pPr>
            <w:r w:rsidRPr="00D135DD">
              <w:rPr>
                <w:rFonts w:hint="eastAsia"/>
              </w:rPr>
              <w:t>结果</w:t>
            </w:r>
          </w:p>
        </w:tc>
        <w:tc>
          <w:tcPr>
            <w:tcW w:w="705" w:type="dxa"/>
            <w:gridSpan w:val="3"/>
            <w:vAlign w:val="center"/>
          </w:tcPr>
          <w:p w14:paraId="2CA1ED40" w14:textId="77777777" w:rsidR="0047351E" w:rsidRPr="00D135DD" w:rsidRDefault="0047351E" w:rsidP="00CD5E67">
            <w:pPr>
              <w:snapToGrid w:val="0"/>
              <w:ind w:firstLine="480"/>
              <w:jc w:val="center"/>
            </w:pPr>
            <w:r w:rsidRPr="00D135DD">
              <w:rPr>
                <w:rFonts w:hint="eastAsia"/>
              </w:rPr>
              <w:t>建议</w:t>
            </w:r>
          </w:p>
        </w:tc>
        <w:tc>
          <w:tcPr>
            <w:tcW w:w="1275" w:type="dxa"/>
            <w:gridSpan w:val="2"/>
            <w:vAlign w:val="center"/>
          </w:tcPr>
          <w:p w14:paraId="5B176A2B" w14:textId="77777777" w:rsidR="0047351E" w:rsidRPr="00D135DD" w:rsidRDefault="0047351E" w:rsidP="00CD5E67">
            <w:pPr>
              <w:snapToGrid w:val="0"/>
              <w:ind w:firstLine="480"/>
              <w:jc w:val="center"/>
            </w:pPr>
            <w:r w:rsidRPr="00D135DD">
              <w:rPr>
                <w:rFonts w:hint="eastAsia"/>
              </w:rPr>
              <w:t>测试人员</w:t>
            </w:r>
          </w:p>
        </w:tc>
        <w:tc>
          <w:tcPr>
            <w:tcW w:w="853" w:type="dxa"/>
            <w:gridSpan w:val="3"/>
            <w:vAlign w:val="center"/>
          </w:tcPr>
          <w:p w14:paraId="2C50DD1F" w14:textId="77777777" w:rsidR="0047351E" w:rsidRPr="00D135DD" w:rsidRDefault="0047351E" w:rsidP="00CD5E67">
            <w:pPr>
              <w:snapToGrid w:val="0"/>
              <w:ind w:firstLine="480"/>
              <w:jc w:val="center"/>
            </w:pPr>
            <w:r w:rsidRPr="00D135DD">
              <w:rPr>
                <w:rFonts w:hint="eastAsia"/>
              </w:rPr>
              <w:t>备注</w:t>
            </w:r>
          </w:p>
        </w:tc>
      </w:tr>
      <w:tr w:rsidR="0047351E" w:rsidRPr="00D135DD" w14:paraId="21217A70" w14:textId="77777777" w:rsidTr="008E7D63">
        <w:trPr>
          <w:trHeight w:val="1439"/>
        </w:trPr>
        <w:tc>
          <w:tcPr>
            <w:tcW w:w="1006" w:type="dxa"/>
            <w:gridSpan w:val="2"/>
          </w:tcPr>
          <w:p w14:paraId="697C6FAB" w14:textId="77777777" w:rsidR="0047351E" w:rsidRPr="00D135DD" w:rsidRDefault="0047351E" w:rsidP="00CD5E67">
            <w:pPr>
              <w:snapToGrid w:val="0"/>
              <w:ind w:firstLine="480"/>
            </w:pPr>
            <w:r w:rsidRPr="00D135DD">
              <w:rPr>
                <w:rFonts w:hint="eastAsia"/>
              </w:rPr>
              <w:t>01</w:t>
            </w:r>
          </w:p>
        </w:tc>
        <w:tc>
          <w:tcPr>
            <w:tcW w:w="1205" w:type="dxa"/>
            <w:gridSpan w:val="4"/>
          </w:tcPr>
          <w:p w14:paraId="65D4E948" w14:textId="60D6260F" w:rsidR="0047351E" w:rsidRPr="00D135DD" w:rsidRDefault="0047351E" w:rsidP="00E72285">
            <w:pPr>
              <w:snapToGrid w:val="0"/>
              <w:ind w:firstLine="480"/>
            </w:pPr>
            <w:r w:rsidRPr="00D135DD">
              <w:rPr>
                <w:rFonts w:hint="eastAsia"/>
              </w:rPr>
              <w:t>浏览器扩展</w:t>
            </w:r>
            <w:r w:rsidR="004A6D85">
              <w:rPr>
                <w:rFonts w:hint="eastAsia"/>
              </w:rPr>
              <w:t xml:space="preserve"> </w:t>
            </w:r>
            <w:r w:rsidR="004A6D85" w:rsidRPr="004A6D85">
              <w:rPr>
                <w:rFonts w:hint="eastAsia"/>
              </w:rPr>
              <w:t>“</w:t>
            </w:r>
            <w:r w:rsidRPr="00D135DD">
              <w:rPr>
                <w:rFonts w:hint="eastAsia"/>
              </w:rPr>
              <w:t>protect</w:t>
            </w:r>
            <w:r w:rsidRPr="00D135DD">
              <w:rPr>
                <w:rFonts w:hint="eastAsia"/>
              </w:rPr>
              <w:t>”</w:t>
            </w:r>
            <w:r w:rsidRPr="00D135DD">
              <w:rPr>
                <w:rFonts w:hint="eastAsia"/>
              </w:rPr>
              <w:t xml:space="preserve"> </w:t>
            </w:r>
            <w:r w:rsidRPr="00D135DD">
              <w:rPr>
                <w:rFonts w:hint="eastAsia"/>
              </w:rPr>
              <w:t>捕捉</w:t>
            </w:r>
            <w:r w:rsidRPr="00D135DD">
              <w:t>页面内</w:t>
            </w:r>
            <w:r w:rsidRPr="00D135DD">
              <w:t>ID</w:t>
            </w:r>
          </w:p>
        </w:tc>
        <w:tc>
          <w:tcPr>
            <w:tcW w:w="1525" w:type="dxa"/>
            <w:gridSpan w:val="5"/>
          </w:tcPr>
          <w:p w14:paraId="34065A28" w14:textId="77777777" w:rsidR="0047351E" w:rsidRPr="00D135DD" w:rsidRDefault="0047351E" w:rsidP="00CD5E67">
            <w:pPr>
              <w:snapToGrid w:val="0"/>
              <w:ind w:firstLine="480"/>
            </w:pPr>
            <w:r w:rsidRPr="00D135DD">
              <w:rPr>
                <w:rFonts w:hint="eastAsia"/>
              </w:rPr>
              <w:t>从</w:t>
            </w:r>
            <w:r w:rsidRPr="00D135DD">
              <w:t>反向代理服务器得到的页面中含有</w:t>
            </w:r>
            <w:r w:rsidRPr="00D135DD">
              <w:t>ID</w:t>
            </w:r>
            <w:r w:rsidRPr="00D135DD">
              <w:t>，输出捕捉到的</w:t>
            </w:r>
            <w:r w:rsidRPr="00D135DD">
              <w:t>ID</w:t>
            </w:r>
          </w:p>
        </w:tc>
        <w:tc>
          <w:tcPr>
            <w:tcW w:w="1525" w:type="dxa"/>
            <w:gridSpan w:val="5"/>
          </w:tcPr>
          <w:p w14:paraId="72BD72B1" w14:textId="77777777" w:rsidR="0047351E" w:rsidRPr="00D135DD" w:rsidRDefault="0047351E" w:rsidP="00CD5E67">
            <w:pPr>
              <w:snapToGrid w:val="0"/>
              <w:ind w:firstLine="480"/>
            </w:pPr>
            <w:r w:rsidRPr="00D135DD">
              <w:rPr>
                <w:rFonts w:hint="eastAsia"/>
              </w:rPr>
              <w:t>测试结果一切正常</w:t>
            </w:r>
          </w:p>
        </w:tc>
        <w:tc>
          <w:tcPr>
            <w:tcW w:w="705" w:type="dxa"/>
            <w:gridSpan w:val="3"/>
          </w:tcPr>
          <w:p w14:paraId="68E5D90C" w14:textId="77777777" w:rsidR="0047351E" w:rsidRPr="00D135DD" w:rsidRDefault="0047351E" w:rsidP="00CD5E67">
            <w:pPr>
              <w:snapToGrid w:val="0"/>
              <w:ind w:firstLine="480"/>
            </w:pPr>
          </w:p>
        </w:tc>
        <w:tc>
          <w:tcPr>
            <w:tcW w:w="1275" w:type="dxa"/>
            <w:gridSpan w:val="2"/>
          </w:tcPr>
          <w:p w14:paraId="54C49F2A"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853" w:type="dxa"/>
            <w:gridSpan w:val="3"/>
          </w:tcPr>
          <w:p w14:paraId="161AE720" w14:textId="77777777" w:rsidR="0047351E" w:rsidRPr="00D135DD" w:rsidRDefault="0047351E" w:rsidP="00CD5E67">
            <w:pPr>
              <w:snapToGrid w:val="0"/>
              <w:ind w:firstLine="480"/>
            </w:pPr>
          </w:p>
        </w:tc>
      </w:tr>
      <w:tr w:rsidR="0047351E" w:rsidRPr="00D135DD" w14:paraId="3DBCFE93" w14:textId="77777777" w:rsidTr="008E7D63">
        <w:trPr>
          <w:trHeight w:val="1439"/>
        </w:trPr>
        <w:tc>
          <w:tcPr>
            <w:tcW w:w="1006" w:type="dxa"/>
            <w:gridSpan w:val="2"/>
          </w:tcPr>
          <w:p w14:paraId="1C62DCED" w14:textId="77777777" w:rsidR="0047351E" w:rsidRPr="00D135DD" w:rsidRDefault="0047351E" w:rsidP="00CD5E67">
            <w:pPr>
              <w:snapToGrid w:val="0"/>
              <w:ind w:firstLine="480"/>
            </w:pPr>
            <w:r w:rsidRPr="00D135DD">
              <w:rPr>
                <w:rFonts w:hint="eastAsia"/>
              </w:rPr>
              <w:t>02</w:t>
            </w:r>
          </w:p>
        </w:tc>
        <w:tc>
          <w:tcPr>
            <w:tcW w:w="1205" w:type="dxa"/>
            <w:gridSpan w:val="4"/>
          </w:tcPr>
          <w:p w14:paraId="17C23975" w14:textId="77777777" w:rsidR="0047351E" w:rsidRPr="00D135DD" w:rsidRDefault="0047351E" w:rsidP="00CD5E67">
            <w:pPr>
              <w:snapToGrid w:val="0"/>
              <w:ind w:firstLine="480"/>
            </w:pPr>
            <w:r w:rsidRPr="00D135DD">
              <w:rPr>
                <w:rFonts w:hint="eastAsia"/>
              </w:rPr>
              <w:t>ID</w:t>
            </w:r>
            <w:r w:rsidRPr="00D135DD">
              <w:rPr>
                <w:rFonts w:hint="eastAsia"/>
              </w:rPr>
              <w:t>的</w:t>
            </w:r>
            <w:r w:rsidRPr="00D135DD">
              <w:t>MD5</w:t>
            </w:r>
            <w:r w:rsidRPr="00D135DD">
              <w:rPr>
                <w:rFonts w:hint="eastAsia"/>
              </w:rPr>
              <w:t>加密</w:t>
            </w:r>
          </w:p>
        </w:tc>
        <w:tc>
          <w:tcPr>
            <w:tcW w:w="1525" w:type="dxa"/>
            <w:gridSpan w:val="5"/>
          </w:tcPr>
          <w:p w14:paraId="1122EA50" w14:textId="77777777" w:rsidR="0047351E" w:rsidRPr="00D135DD" w:rsidRDefault="0047351E" w:rsidP="00CD5E67">
            <w:pPr>
              <w:snapToGrid w:val="0"/>
              <w:ind w:firstLine="480"/>
            </w:pPr>
            <w:r w:rsidRPr="00D135DD">
              <w:rPr>
                <w:rFonts w:hint="eastAsia"/>
              </w:rPr>
              <w:t>MD5</w:t>
            </w:r>
            <w:r w:rsidRPr="00D135DD">
              <w:t>加密，使用线上</w:t>
            </w:r>
            <w:r w:rsidRPr="00D135DD">
              <w:t>MD5</w:t>
            </w:r>
            <w:r w:rsidRPr="00D135DD">
              <w:rPr>
                <w:rFonts w:hint="eastAsia"/>
              </w:rPr>
              <w:t>工具验证</w:t>
            </w:r>
          </w:p>
        </w:tc>
        <w:tc>
          <w:tcPr>
            <w:tcW w:w="1525" w:type="dxa"/>
            <w:gridSpan w:val="5"/>
          </w:tcPr>
          <w:p w14:paraId="0383CA5F" w14:textId="77777777" w:rsidR="0047351E" w:rsidRPr="00D135DD" w:rsidRDefault="0047351E" w:rsidP="00CD5E67">
            <w:pPr>
              <w:snapToGrid w:val="0"/>
              <w:ind w:firstLine="480"/>
            </w:pPr>
            <w:r w:rsidRPr="00D135DD">
              <w:rPr>
                <w:rFonts w:hint="eastAsia"/>
              </w:rPr>
              <w:t>测试结果一切正常</w:t>
            </w:r>
          </w:p>
        </w:tc>
        <w:tc>
          <w:tcPr>
            <w:tcW w:w="705" w:type="dxa"/>
            <w:gridSpan w:val="3"/>
          </w:tcPr>
          <w:p w14:paraId="71F740AD" w14:textId="77777777" w:rsidR="0047351E" w:rsidRPr="00D135DD" w:rsidRDefault="0047351E" w:rsidP="00CD5E67">
            <w:pPr>
              <w:snapToGrid w:val="0"/>
              <w:ind w:firstLine="480"/>
            </w:pPr>
          </w:p>
        </w:tc>
        <w:tc>
          <w:tcPr>
            <w:tcW w:w="1275" w:type="dxa"/>
            <w:gridSpan w:val="2"/>
          </w:tcPr>
          <w:p w14:paraId="35792675" w14:textId="77777777" w:rsidR="0047351E" w:rsidRPr="00D135DD" w:rsidRDefault="0047351E" w:rsidP="00CD5E67">
            <w:pPr>
              <w:snapToGrid w:val="0"/>
              <w:ind w:firstLine="480"/>
            </w:pPr>
          </w:p>
        </w:tc>
        <w:tc>
          <w:tcPr>
            <w:tcW w:w="853" w:type="dxa"/>
            <w:gridSpan w:val="3"/>
          </w:tcPr>
          <w:p w14:paraId="03C528DB" w14:textId="77777777" w:rsidR="0047351E" w:rsidRPr="00D135DD" w:rsidRDefault="0047351E" w:rsidP="00CD5E67">
            <w:pPr>
              <w:snapToGrid w:val="0"/>
              <w:ind w:firstLine="480"/>
            </w:pPr>
          </w:p>
        </w:tc>
      </w:tr>
      <w:tr w:rsidR="0047351E" w:rsidRPr="00D135DD" w14:paraId="0CA5B054" w14:textId="77777777" w:rsidTr="008E7D63">
        <w:trPr>
          <w:trHeight w:val="1439"/>
        </w:trPr>
        <w:tc>
          <w:tcPr>
            <w:tcW w:w="1006" w:type="dxa"/>
            <w:gridSpan w:val="2"/>
          </w:tcPr>
          <w:p w14:paraId="167F1CE7" w14:textId="77777777" w:rsidR="0047351E" w:rsidRPr="00D135DD" w:rsidRDefault="0047351E" w:rsidP="00CD5E67">
            <w:pPr>
              <w:snapToGrid w:val="0"/>
              <w:ind w:firstLine="480"/>
            </w:pPr>
            <w:r w:rsidRPr="00D135DD">
              <w:rPr>
                <w:rFonts w:hint="eastAsia"/>
              </w:rPr>
              <w:t>03</w:t>
            </w:r>
          </w:p>
        </w:tc>
        <w:tc>
          <w:tcPr>
            <w:tcW w:w="1205" w:type="dxa"/>
            <w:gridSpan w:val="4"/>
          </w:tcPr>
          <w:p w14:paraId="2584990B" w14:textId="127F07F6" w:rsidR="0047351E" w:rsidRPr="00D135DD" w:rsidRDefault="0047351E" w:rsidP="00E72285">
            <w:pPr>
              <w:snapToGrid w:val="0"/>
              <w:ind w:firstLine="480"/>
            </w:pPr>
            <w:r w:rsidRPr="00D135DD">
              <w:rPr>
                <w:rFonts w:hint="eastAsia"/>
              </w:rPr>
              <w:t>浏览器扩展</w:t>
            </w:r>
            <w:r w:rsidR="004A6D85">
              <w:rPr>
                <w:rFonts w:hint="eastAsia"/>
              </w:rPr>
              <w:t xml:space="preserve"> </w:t>
            </w:r>
            <w:r w:rsidR="004A6D85" w:rsidRPr="004A6D85">
              <w:rPr>
                <w:rFonts w:hint="eastAsia"/>
              </w:rPr>
              <w:t>“</w:t>
            </w:r>
            <w:r w:rsidRPr="00D135DD">
              <w:rPr>
                <w:rFonts w:hint="eastAsia"/>
              </w:rPr>
              <w:t>protect</w:t>
            </w:r>
            <w:r w:rsidRPr="00D135DD">
              <w:rPr>
                <w:rFonts w:hint="eastAsia"/>
              </w:rPr>
              <w:t>”</w:t>
            </w:r>
            <w:r w:rsidRPr="00D135DD">
              <w:rPr>
                <w:rFonts w:hint="eastAsia"/>
              </w:rPr>
              <w:t xml:space="preserve"> </w:t>
            </w:r>
            <w:r w:rsidRPr="00D135DD">
              <w:rPr>
                <w:rFonts w:hint="eastAsia"/>
              </w:rPr>
              <w:t>的消息传递</w:t>
            </w:r>
          </w:p>
        </w:tc>
        <w:tc>
          <w:tcPr>
            <w:tcW w:w="1525" w:type="dxa"/>
            <w:gridSpan w:val="5"/>
          </w:tcPr>
          <w:p w14:paraId="6AF00DA4" w14:textId="77777777" w:rsidR="0047351E" w:rsidRPr="00D135DD" w:rsidRDefault="0047351E" w:rsidP="00CD5E67">
            <w:pPr>
              <w:snapToGrid w:val="0"/>
              <w:ind w:firstLine="480"/>
            </w:pPr>
            <w:r w:rsidRPr="00D135DD">
              <w:rPr>
                <w:rFonts w:hint="eastAsia"/>
              </w:rPr>
              <w:t>从</w:t>
            </w:r>
            <w:r w:rsidRPr="00D135DD">
              <w:t>反向代理服务器得到的</w:t>
            </w:r>
            <w:r w:rsidRPr="00D135DD">
              <w:rPr>
                <w:rFonts w:hint="eastAsia"/>
              </w:rPr>
              <w:t>响应</w:t>
            </w:r>
            <w:r w:rsidRPr="00D135DD">
              <w:t>页面捕捉到</w:t>
            </w:r>
            <w:r w:rsidRPr="00D135DD">
              <w:t>ID</w:t>
            </w:r>
            <w:r w:rsidRPr="00D135DD">
              <w:rPr>
                <w:rFonts w:hint="eastAsia"/>
              </w:rPr>
              <w:t>，</w:t>
            </w:r>
            <w:r w:rsidRPr="00D135DD">
              <w:rPr>
                <w:rFonts w:hint="eastAsia"/>
              </w:rPr>
              <w:t>ContentScript</w:t>
            </w:r>
            <w:r w:rsidRPr="00D135DD">
              <w:rPr>
                <w:rFonts w:hint="eastAsia"/>
              </w:rPr>
              <w:t>用消息传递</w:t>
            </w:r>
            <w:r w:rsidRPr="00D135DD">
              <w:rPr>
                <w:rFonts w:hint="eastAsia"/>
              </w:rPr>
              <w:t>ID</w:t>
            </w:r>
            <w:r w:rsidRPr="00D135DD">
              <w:rPr>
                <w:rFonts w:hint="eastAsia"/>
              </w:rPr>
              <w:t>给</w:t>
            </w:r>
            <w:r w:rsidRPr="00D135DD">
              <w:rPr>
                <w:rFonts w:hint="eastAsia"/>
              </w:rPr>
              <w:t>background</w:t>
            </w:r>
          </w:p>
        </w:tc>
        <w:tc>
          <w:tcPr>
            <w:tcW w:w="1525" w:type="dxa"/>
            <w:gridSpan w:val="5"/>
          </w:tcPr>
          <w:p w14:paraId="164833D5" w14:textId="77777777" w:rsidR="0047351E" w:rsidRPr="00D135DD" w:rsidRDefault="0047351E" w:rsidP="00CD5E67">
            <w:pPr>
              <w:snapToGrid w:val="0"/>
              <w:ind w:firstLine="480"/>
            </w:pPr>
            <w:r w:rsidRPr="00D135DD">
              <w:rPr>
                <w:rFonts w:hint="eastAsia"/>
              </w:rPr>
              <w:t>测试结果一切正常</w:t>
            </w:r>
          </w:p>
        </w:tc>
        <w:tc>
          <w:tcPr>
            <w:tcW w:w="705" w:type="dxa"/>
            <w:gridSpan w:val="3"/>
          </w:tcPr>
          <w:p w14:paraId="6AF9318B" w14:textId="77777777" w:rsidR="0047351E" w:rsidRPr="00D135DD" w:rsidRDefault="0047351E" w:rsidP="00CD5E67">
            <w:pPr>
              <w:snapToGrid w:val="0"/>
              <w:ind w:firstLine="480"/>
            </w:pPr>
          </w:p>
        </w:tc>
        <w:tc>
          <w:tcPr>
            <w:tcW w:w="1275" w:type="dxa"/>
            <w:gridSpan w:val="2"/>
          </w:tcPr>
          <w:p w14:paraId="74EE800D"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853" w:type="dxa"/>
            <w:gridSpan w:val="3"/>
          </w:tcPr>
          <w:p w14:paraId="7CB37BEA" w14:textId="77777777" w:rsidR="0047351E" w:rsidRPr="00D135DD" w:rsidRDefault="0047351E" w:rsidP="00CD5E67">
            <w:pPr>
              <w:snapToGrid w:val="0"/>
              <w:ind w:firstLine="480"/>
            </w:pPr>
          </w:p>
        </w:tc>
      </w:tr>
      <w:tr w:rsidR="0047351E" w:rsidRPr="00D135DD" w14:paraId="3B2A2B8F" w14:textId="77777777" w:rsidTr="008E7D63">
        <w:trPr>
          <w:trHeight w:val="450"/>
        </w:trPr>
        <w:tc>
          <w:tcPr>
            <w:tcW w:w="1116" w:type="dxa"/>
            <w:gridSpan w:val="4"/>
            <w:vAlign w:val="center"/>
          </w:tcPr>
          <w:p w14:paraId="4B6A44C8" w14:textId="77777777" w:rsidR="0047351E" w:rsidRPr="00D135DD" w:rsidRDefault="0047351E" w:rsidP="00CD5E67">
            <w:pPr>
              <w:ind w:firstLine="480"/>
              <w:contextualSpacing/>
              <w:jc w:val="distribute"/>
            </w:pPr>
            <w:r w:rsidRPr="00D135DD">
              <w:rPr>
                <w:rFonts w:hint="eastAsia"/>
              </w:rPr>
              <w:t>测试结论</w:t>
            </w:r>
          </w:p>
        </w:tc>
        <w:tc>
          <w:tcPr>
            <w:tcW w:w="6978" w:type="dxa"/>
            <w:gridSpan w:val="20"/>
            <w:vAlign w:val="center"/>
          </w:tcPr>
          <w:p w14:paraId="46DD8452" w14:textId="77777777" w:rsidR="0047351E" w:rsidRPr="00D135DD" w:rsidRDefault="0047351E" w:rsidP="00CD5E67">
            <w:pPr>
              <w:snapToGrid w:val="0"/>
              <w:ind w:firstLine="480"/>
            </w:pPr>
            <w:r w:rsidRPr="00D135DD">
              <w:rPr>
                <w:rFonts w:hint="eastAsia"/>
              </w:rPr>
              <w:t>本模块</w:t>
            </w:r>
            <w:r w:rsidRPr="00D135DD">
              <w:t>通过</w:t>
            </w:r>
            <w:r w:rsidRPr="00D135DD">
              <w:rPr>
                <w:rFonts w:hint="eastAsia"/>
              </w:rPr>
              <w:t>单元</w:t>
            </w:r>
            <w:r w:rsidRPr="00D135DD">
              <w:t>测试</w:t>
            </w:r>
          </w:p>
        </w:tc>
      </w:tr>
      <w:tr w:rsidR="0047351E" w:rsidRPr="00D135DD" w14:paraId="375D962B" w14:textId="77777777" w:rsidTr="008E7D63">
        <w:trPr>
          <w:trHeight w:val="405"/>
        </w:trPr>
        <w:tc>
          <w:tcPr>
            <w:tcW w:w="975" w:type="dxa"/>
            <w:vAlign w:val="center"/>
          </w:tcPr>
          <w:p w14:paraId="5BD5EAC2" w14:textId="77777777" w:rsidR="0047351E" w:rsidRPr="00D135DD" w:rsidRDefault="0047351E" w:rsidP="00CD5E67">
            <w:pPr>
              <w:snapToGrid w:val="0"/>
              <w:ind w:firstLine="480"/>
            </w:pPr>
            <w:r w:rsidRPr="00D135DD">
              <w:rPr>
                <w:rFonts w:hint="eastAsia"/>
              </w:rPr>
              <w:t>责任人</w:t>
            </w:r>
          </w:p>
        </w:tc>
        <w:tc>
          <w:tcPr>
            <w:tcW w:w="3279" w:type="dxa"/>
            <w:gridSpan w:val="12"/>
            <w:vAlign w:val="center"/>
          </w:tcPr>
          <w:p w14:paraId="389BFE33"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1712" w:type="dxa"/>
            <w:gridSpan w:val="6"/>
            <w:vAlign w:val="center"/>
          </w:tcPr>
          <w:p w14:paraId="5373CFAE" w14:textId="77777777" w:rsidR="0047351E" w:rsidRPr="00D135DD" w:rsidRDefault="0047351E" w:rsidP="00CD5E67">
            <w:pPr>
              <w:snapToGrid w:val="0"/>
              <w:ind w:firstLine="480"/>
            </w:pPr>
            <w:r w:rsidRPr="00D135DD">
              <w:rPr>
                <w:rFonts w:hint="eastAsia"/>
              </w:rPr>
              <w:t>项目第一责任人</w:t>
            </w:r>
          </w:p>
        </w:tc>
        <w:tc>
          <w:tcPr>
            <w:tcW w:w="2128" w:type="dxa"/>
            <w:gridSpan w:val="5"/>
            <w:vAlign w:val="center"/>
          </w:tcPr>
          <w:p w14:paraId="1CF3284B"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r>
      <w:tr w:rsidR="0047351E" w:rsidRPr="00D135DD" w14:paraId="2DF33EE7" w14:textId="77777777" w:rsidTr="008E7D63">
        <w:trPr>
          <w:trHeight w:val="405"/>
        </w:trPr>
        <w:tc>
          <w:tcPr>
            <w:tcW w:w="975" w:type="dxa"/>
            <w:vAlign w:val="center"/>
          </w:tcPr>
          <w:p w14:paraId="1C56D00E" w14:textId="77777777" w:rsidR="0047351E" w:rsidRPr="00D135DD" w:rsidRDefault="0047351E" w:rsidP="00CD5E67">
            <w:pPr>
              <w:snapToGrid w:val="0"/>
              <w:ind w:firstLine="480"/>
            </w:pPr>
            <w:r w:rsidRPr="00D135DD">
              <w:rPr>
                <w:rFonts w:hint="eastAsia"/>
              </w:rPr>
              <w:t>审核</w:t>
            </w:r>
          </w:p>
        </w:tc>
        <w:tc>
          <w:tcPr>
            <w:tcW w:w="7119" w:type="dxa"/>
            <w:gridSpan w:val="23"/>
            <w:vAlign w:val="center"/>
          </w:tcPr>
          <w:p w14:paraId="49787A28" w14:textId="77777777" w:rsidR="0047351E" w:rsidRPr="00D135DD" w:rsidRDefault="0047351E" w:rsidP="00CD5E67">
            <w:pPr>
              <w:snapToGrid w:val="0"/>
              <w:ind w:firstLine="480"/>
            </w:pPr>
          </w:p>
        </w:tc>
      </w:tr>
      <w:tr w:rsidR="0047351E" w:rsidRPr="00D135DD" w14:paraId="37FD6D9F" w14:textId="77777777" w:rsidTr="008E7D63">
        <w:trPr>
          <w:trHeight w:val="405"/>
        </w:trPr>
        <w:tc>
          <w:tcPr>
            <w:tcW w:w="975" w:type="dxa"/>
            <w:vAlign w:val="center"/>
          </w:tcPr>
          <w:p w14:paraId="67C0ECBF" w14:textId="77777777" w:rsidR="0047351E" w:rsidRPr="00D135DD" w:rsidRDefault="0047351E" w:rsidP="00CD5E67">
            <w:pPr>
              <w:snapToGrid w:val="0"/>
              <w:ind w:firstLine="480"/>
            </w:pPr>
            <w:r w:rsidRPr="00D135DD">
              <w:rPr>
                <w:rFonts w:hint="eastAsia"/>
              </w:rPr>
              <w:t>项目组</w:t>
            </w:r>
          </w:p>
        </w:tc>
        <w:tc>
          <w:tcPr>
            <w:tcW w:w="1299" w:type="dxa"/>
            <w:gridSpan w:val="7"/>
            <w:vAlign w:val="center"/>
          </w:tcPr>
          <w:p w14:paraId="6F474A81" w14:textId="77777777" w:rsidR="0047351E" w:rsidRPr="00D135DD" w:rsidRDefault="0047351E" w:rsidP="00CD5E67">
            <w:pPr>
              <w:snapToGrid w:val="0"/>
              <w:ind w:firstLine="480"/>
            </w:pPr>
            <w:r w:rsidRPr="00D135DD">
              <w:rPr>
                <w:rFonts w:hint="eastAsia"/>
              </w:rPr>
              <w:t>本项目组</w:t>
            </w:r>
          </w:p>
        </w:tc>
        <w:tc>
          <w:tcPr>
            <w:tcW w:w="900" w:type="dxa"/>
            <w:vAlign w:val="center"/>
          </w:tcPr>
          <w:p w14:paraId="1D021F04" w14:textId="77777777" w:rsidR="0047351E" w:rsidRPr="00D135DD" w:rsidRDefault="0047351E" w:rsidP="00CD5E67">
            <w:pPr>
              <w:snapToGrid w:val="0"/>
              <w:ind w:firstLine="480"/>
            </w:pPr>
            <w:r w:rsidRPr="00D135DD">
              <w:rPr>
                <w:rFonts w:hint="eastAsia"/>
              </w:rPr>
              <w:t>测试组</w:t>
            </w:r>
          </w:p>
        </w:tc>
        <w:tc>
          <w:tcPr>
            <w:tcW w:w="1260" w:type="dxa"/>
            <w:gridSpan w:val="5"/>
            <w:vAlign w:val="center"/>
          </w:tcPr>
          <w:p w14:paraId="756CA282" w14:textId="77777777" w:rsidR="0047351E" w:rsidRPr="00D135DD" w:rsidRDefault="0047351E" w:rsidP="00CD5E67">
            <w:pPr>
              <w:snapToGrid w:val="0"/>
              <w:ind w:firstLine="480"/>
            </w:pPr>
            <w:r w:rsidRPr="00D135DD">
              <w:rPr>
                <w:rFonts w:hint="eastAsia"/>
              </w:rPr>
              <w:t>本项目组</w:t>
            </w:r>
          </w:p>
        </w:tc>
        <w:tc>
          <w:tcPr>
            <w:tcW w:w="900" w:type="dxa"/>
            <w:gridSpan w:val="3"/>
            <w:vAlign w:val="center"/>
          </w:tcPr>
          <w:p w14:paraId="63A34F0F" w14:textId="77777777" w:rsidR="0047351E" w:rsidRPr="00D135DD" w:rsidRDefault="0047351E" w:rsidP="00CD5E67">
            <w:pPr>
              <w:snapToGrid w:val="0"/>
              <w:ind w:firstLine="480"/>
            </w:pPr>
            <w:r w:rsidRPr="00D135DD">
              <w:rPr>
                <w:rFonts w:hint="eastAsia"/>
              </w:rPr>
              <w:t>总工办</w:t>
            </w:r>
          </w:p>
        </w:tc>
        <w:tc>
          <w:tcPr>
            <w:tcW w:w="632" w:type="dxa"/>
            <w:gridSpan w:val="2"/>
            <w:vAlign w:val="center"/>
          </w:tcPr>
          <w:p w14:paraId="0B1CD9C7"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1529" w:type="dxa"/>
            <w:gridSpan w:val="3"/>
            <w:vAlign w:val="center"/>
          </w:tcPr>
          <w:p w14:paraId="6CDB6D46" w14:textId="77777777" w:rsidR="0047351E" w:rsidRPr="00D135DD" w:rsidRDefault="0047351E" w:rsidP="00CD5E67">
            <w:pPr>
              <w:snapToGrid w:val="0"/>
              <w:ind w:firstLine="480"/>
            </w:pPr>
            <w:r w:rsidRPr="00D135DD">
              <w:rPr>
                <w:rFonts w:hint="eastAsia"/>
              </w:rPr>
              <w:t>总工程师</w:t>
            </w:r>
          </w:p>
        </w:tc>
        <w:tc>
          <w:tcPr>
            <w:tcW w:w="599" w:type="dxa"/>
            <w:gridSpan w:val="2"/>
            <w:vAlign w:val="center"/>
          </w:tcPr>
          <w:p w14:paraId="38FC094C"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r>
    </w:tbl>
    <w:p w14:paraId="4FF4877A" w14:textId="77777777" w:rsidR="0047351E" w:rsidRPr="00D135DD" w:rsidRDefault="0047351E" w:rsidP="0047351E">
      <w:pPr>
        <w:ind w:firstLine="480"/>
      </w:pPr>
    </w:p>
    <w:p w14:paraId="72FE3300" w14:textId="77777777" w:rsidR="0047351E" w:rsidRPr="00D135DD" w:rsidRDefault="0047351E" w:rsidP="0047351E">
      <w:pPr>
        <w:ind w:firstLine="480"/>
      </w:pPr>
    </w:p>
    <w:tbl>
      <w:tblPr>
        <w:tblW w:w="8094" w:type="dxa"/>
        <w:tblInd w:w="1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8"/>
        <w:gridCol w:w="28"/>
        <w:gridCol w:w="59"/>
        <w:gridCol w:w="54"/>
        <w:gridCol w:w="426"/>
        <w:gridCol w:w="669"/>
        <w:gridCol w:w="39"/>
        <w:gridCol w:w="24"/>
        <w:gridCol w:w="900"/>
        <w:gridCol w:w="210"/>
        <w:gridCol w:w="352"/>
        <w:gridCol w:w="357"/>
        <w:gridCol w:w="161"/>
        <w:gridCol w:w="180"/>
        <w:gridCol w:w="540"/>
        <w:gridCol w:w="140"/>
        <w:gridCol w:w="96"/>
        <w:gridCol w:w="51"/>
        <w:gridCol w:w="73"/>
        <w:gridCol w:w="630"/>
        <w:gridCol w:w="142"/>
        <w:gridCol w:w="308"/>
        <w:gridCol w:w="685"/>
        <w:gridCol w:w="283"/>
        <w:gridCol w:w="142"/>
        <w:gridCol w:w="567"/>
      </w:tblGrid>
      <w:tr w:rsidR="0047351E" w:rsidRPr="00D135DD" w14:paraId="3D0038C6" w14:textId="77777777" w:rsidTr="0047351E">
        <w:trPr>
          <w:trHeight w:val="440"/>
        </w:trPr>
        <w:tc>
          <w:tcPr>
            <w:tcW w:w="1545" w:type="dxa"/>
            <w:gridSpan w:val="5"/>
            <w:vAlign w:val="center"/>
          </w:tcPr>
          <w:p w14:paraId="1CF7857B" w14:textId="77777777" w:rsidR="0047351E" w:rsidRPr="00D135DD" w:rsidRDefault="0047351E" w:rsidP="00CD5E67">
            <w:pPr>
              <w:snapToGrid w:val="0"/>
              <w:ind w:firstLine="480"/>
              <w:rPr>
                <w:szCs w:val="21"/>
              </w:rPr>
            </w:pPr>
            <w:r w:rsidRPr="00D135DD">
              <w:rPr>
                <w:rFonts w:hint="eastAsia"/>
                <w:szCs w:val="21"/>
              </w:rPr>
              <w:t>开发项目名称</w:t>
            </w:r>
          </w:p>
        </w:tc>
        <w:tc>
          <w:tcPr>
            <w:tcW w:w="1842" w:type="dxa"/>
            <w:gridSpan w:val="5"/>
            <w:vAlign w:val="center"/>
          </w:tcPr>
          <w:p w14:paraId="5EC88A89" w14:textId="77777777" w:rsidR="0047351E" w:rsidRPr="00D135DD" w:rsidRDefault="0047351E" w:rsidP="00CD5E67">
            <w:pPr>
              <w:snapToGrid w:val="0"/>
              <w:ind w:firstLine="480"/>
              <w:rPr>
                <w:szCs w:val="21"/>
              </w:rPr>
            </w:pPr>
            <w:r w:rsidRPr="00D135DD">
              <w:rPr>
                <w:rFonts w:hint="eastAsia"/>
                <w:szCs w:val="21"/>
              </w:rPr>
              <w:t>基于代码混淆的</w:t>
            </w:r>
            <w:r w:rsidRPr="00D135DD">
              <w:rPr>
                <w:szCs w:val="21"/>
              </w:rPr>
              <w:t>W</w:t>
            </w:r>
            <w:r w:rsidRPr="00D135DD">
              <w:rPr>
                <w:rFonts w:hint="eastAsia"/>
                <w:szCs w:val="21"/>
              </w:rPr>
              <w:t>eb</w:t>
            </w:r>
            <w:r w:rsidRPr="00D135DD">
              <w:rPr>
                <w:rFonts w:hint="eastAsia"/>
                <w:szCs w:val="21"/>
              </w:rPr>
              <w:t>站点动态防御系统</w:t>
            </w:r>
          </w:p>
        </w:tc>
        <w:tc>
          <w:tcPr>
            <w:tcW w:w="1590" w:type="dxa"/>
            <w:gridSpan w:val="5"/>
            <w:vAlign w:val="center"/>
          </w:tcPr>
          <w:p w14:paraId="4E779537" w14:textId="77777777" w:rsidR="0047351E" w:rsidRPr="00D135DD" w:rsidRDefault="0047351E" w:rsidP="00CD5E67">
            <w:pPr>
              <w:snapToGrid w:val="0"/>
              <w:ind w:firstLine="480"/>
              <w:rPr>
                <w:szCs w:val="21"/>
              </w:rPr>
            </w:pPr>
            <w:r w:rsidRPr="00D135DD">
              <w:rPr>
                <w:rFonts w:hint="eastAsia"/>
                <w:szCs w:val="21"/>
              </w:rPr>
              <w:t>开发项目编号</w:t>
            </w:r>
          </w:p>
        </w:tc>
        <w:tc>
          <w:tcPr>
            <w:tcW w:w="236" w:type="dxa"/>
            <w:gridSpan w:val="2"/>
            <w:vAlign w:val="center"/>
          </w:tcPr>
          <w:p w14:paraId="5CA44AF3" w14:textId="77777777" w:rsidR="0047351E" w:rsidRPr="00D135DD" w:rsidRDefault="0047351E" w:rsidP="00CD5E67">
            <w:pPr>
              <w:snapToGrid w:val="0"/>
              <w:ind w:firstLine="480"/>
              <w:rPr>
                <w:szCs w:val="21"/>
              </w:rPr>
            </w:pPr>
            <w:r w:rsidRPr="00D135DD">
              <w:rPr>
                <w:rFonts w:hint="eastAsia"/>
                <w:szCs w:val="21"/>
              </w:rPr>
              <w:t>无</w:t>
            </w:r>
          </w:p>
        </w:tc>
        <w:tc>
          <w:tcPr>
            <w:tcW w:w="1889" w:type="dxa"/>
            <w:gridSpan w:val="6"/>
            <w:vAlign w:val="center"/>
          </w:tcPr>
          <w:p w14:paraId="25DC42AA" w14:textId="77777777" w:rsidR="0047351E" w:rsidRPr="00D135DD" w:rsidRDefault="0047351E" w:rsidP="00CD5E67">
            <w:pPr>
              <w:snapToGrid w:val="0"/>
              <w:ind w:firstLine="480"/>
              <w:rPr>
                <w:szCs w:val="21"/>
              </w:rPr>
            </w:pPr>
            <w:r w:rsidRPr="00D135DD">
              <w:rPr>
                <w:rFonts w:hint="eastAsia"/>
                <w:szCs w:val="21"/>
              </w:rPr>
              <w:t>第一责任人</w:t>
            </w:r>
          </w:p>
        </w:tc>
        <w:tc>
          <w:tcPr>
            <w:tcW w:w="992" w:type="dxa"/>
            <w:gridSpan w:val="3"/>
            <w:vAlign w:val="center"/>
          </w:tcPr>
          <w:p w14:paraId="0DF64D4D" w14:textId="77777777" w:rsidR="0047351E" w:rsidRPr="00D135DD" w:rsidRDefault="0047351E" w:rsidP="00CD5E67">
            <w:pPr>
              <w:snapToGrid w:val="0"/>
              <w:ind w:firstLine="480"/>
              <w:rPr>
                <w:szCs w:val="21"/>
              </w:rPr>
            </w:pPr>
            <w:proofErr w:type="gramStart"/>
            <w:r w:rsidRPr="00D135DD">
              <w:rPr>
                <w:rFonts w:hint="eastAsia"/>
                <w:szCs w:val="21"/>
              </w:rPr>
              <w:t>邵</w:t>
            </w:r>
            <w:proofErr w:type="gramEnd"/>
            <w:r w:rsidRPr="00D135DD">
              <w:rPr>
                <w:rFonts w:hint="eastAsia"/>
                <w:szCs w:val="21"/>
              </w:rPr>
              <w:t>欣欣</w:t>
            </w:r>
          </w:p>
        </w:tc>
      </w:tr>
      <w:tr w:rsidR="0047351E" w:rsidRPr="00D135DD" w14:paraId="375BF591" w14:textId="77777777" w:rsidTr="0047351E">
        <w:trPr>
          <w:trHeight w:val="440"/>
        </w:trPr>
        <w:tc>
          <w:tcPr>
            <w:tcW w:w="1065" w:type="dxa"/>
            <w:gridSpan w:val="3"/>
            <w:vAlign w:val="center"/>
          </w:tcPr>
          <w:p w14:paraId="4C8EC771" w14:textId="77777777" w:rsidR="0047351E" w:rsidRPr="00D135DD" w:rsidRDefault="0047351E" w:rsidP="00CD5E67">
            <w:pPr>
              <w:snapToGrid w:val="0"/>
              <w:ind w:firstLine="480"/>
              <w:rPr>
                <w:szCs w:val="21"/>
              </w:rPr>
            </w:pPr>
            <w:r w:rsidRPr="00D135DD">
              <w:rPr>
                <w:rFonts w:hint="eastAsia"/>
                <w:szCs w:val="21"/>
              </w:rPr>
              <w:t>单元名称</w:t>
            </w:r>
          </w:p>
        </w:tc>
        <w:tc>
          <w:tcPr>
            <w:tcW w:w="1188" w:type="dxa"/>
            <w:gridSpan w:val="4"/>
            <w:vAlign w:val="center"/>
          </w:tcPr>
          <w:p w14:paraId="1C8606C8" w14:textId="77777777" w:rsidR="0047351E" w:rsidRPr="00D135DD" w:rsidRDefault="0047351E" w:rsidP="00CD5E67">
            <w:pPr>
              <w:snapToGrid w:val="0"/>
              <w:ind w:firstLine="480"/>
              <w:rPr>
                <w:szCs w:val="21"/>
              </w:rPr>
            </w:pPr>
            <w:r w:rsidRPr="00D135DD">
              <w:rPr>
                <w:rFonts w:hint="eastAsia"/>
                <w:szCs w:val="21"/>
              </w:rPr>
              <w:t>ID</w:t>
            </w:r>
            <w:r w:rsidRPr="00D135DD">
              <w:rPr>
                <w:rFonts w:hint="eastAsia"/>
                <w:szCs w:val="21"/>
              </w:rPr>
              <w:t>管理</w:t>
            </w:r>
          </w:p>
        </w:tc>
        <w:tc>
          <w:tcPr>
            <w:tcW w:w="1134" w:type="dxa"/>
            <w:gridSpan w:val="3"/>
            <w:vAlign w:val="center"/>
          </w:tcPr>
          <w:p w14:paraId="5CBEDA21" w14:textId="77777777" w:rsidR="0047351E" w:rsidRPr="00D135DD" w:rsidRDefault="0047351E" w:rsidP="00CD5E67">
            <w:pPr>
              <w:snapToGrid w:val="0"/>
              <w:ind w:firstLine="480"/>
              <w:rPr>
                <w:szCs w:val="21"/>
              </w:rPr>
            </w:pPr>
            <w:r w:rsidRPr="00D135DD">
              <w:rPr>
                <w:rFonts w:hint="eastAsia"/>
                <w:szCs w:val="21"/>
              </w:rPr>
              <w:t>责任人</w:t>
            </w:r>
          </w:p>
        </w:tc>
        <w:tc>
          <w:tcPr>
            <w:tcW w:w="709" w:type="dxa"/>
            <w:gridSpan w:val="2"/>
            <w:vAlign w:val="center"/>
          </w:tcPr>
          <w:p w14:paraId="20C31C07" w14:textId="77777777" w:rsidR="0047351E" w:rsidRPr="00D135DD" w:rsidRDefault="0047351E" w:rsidP="00CD5E67">
            <w:pPr>
              <w:snapToGrid w:val="0"/>
              <w:ind w:firstLine="480"/>
              <w:rPr>
                <w:szCs w:val="21"/>
              </w:rPr>
            </w:pPr>
            <w:proofErr w:type="gramStart"/>
            <w:r w:rsidRPr="00D135DD">
              <w:rPr>
                <w:rFonts w:hint="eastAsia"/>
                <w:szCs w:val="21"/>
              </w:rPr>
              <w:t>邵</w:t>
            </w:r>
            <w:proofErr w:type="gramEnd"/>
            <w:r w:rsidRPr="00D135DD">
              <w:rPr>
                <w:rFonts w:hint="eastAsia"/>
                <w:szCs w:val="21"/>
              </w:rPr>
              <w:t>欣欣</w:t>
            </w:r>
          </w:p>
        </w:tc>
        <w:tc>
          <w:tcPr>
            <w:tcW w:w="1021" w:type="dxa"/>
            <w:gridSpan w:val="4"/>
            <w:vAlign w:val="center"/>
          </w:tcPr>
          <w:p w14:paraId="7816EB91" w14:textId="77777777" w:rsidR="0047351E" w:rsidRPr="00D135DD" w:rsidRDefault="0047351E" w:rsidP="00CD5E67">
            <w:pPr>
              <w:snapToGrid w:val="0"/>
              <w:ind w:firstLine="480"/>
              <w:rPr>
                <w:szCs w:val="21"/>
              </w:rPr>
            </w:pPr>
            <w:r w:rsidRPr="00D135DD">
              <w:rPr>
                <w:rFonts w:hint="eastAsia"/>
                <w:szCs w:val="21"/>
              </w:rPr>
              <w:t>单元所属子系统</w:t>
            </w:r>
          </w:p>
        </w:tc>
        <w:tc>
          <w:tcPr>
            <w:tcW w:w="992" w:type="dxa"/>
            <w:gridSpan w:val="5"/>
            <w:vAlign w:val="center"/>
          </w:tcPr>
          <w:p w14:paraId="22580E44" w14:textId="77777777" w:rsidR="0047351E" w:rsidRPr="00D135DD" w:rsidRDefault="0047351E" w:rsidP="00CD5E67">
            <w:pPr>
              <w:snapToGrid w:val="0"/>
              <w:ind w:firstLine="480"/>
              <w:rPr>
                <w:szCs w:val="21"/>
              </w:rPr>
            </w:pPr>
            <w:r w:rsidRPr="00D135DD">
              <w:rPr>
                <w:rFonts w:hint="eastAsia"/>
                <w:szCs w:val="21"/>
              </w:rPr>
              <w:t>动态</w:t>
            </w:r>
            <w:r w:rsidRPr="00D135DD">
              <w:rPr>
                <w:szCs w:val="21"/>
              </w:rPr>
              <w:t>ID</w:t>
            </w:r>
            <w:r w:rsidRPr="00D135DD">
              <w:rPr>
                <w:szCs w:val="21"/>
              </w:rPr>
              <w:t>模块</w:t>
            </w:r>
            <w:r w:rsidRPr="00D135DD">
              <w:rPr>
                <w:rFonts w:hint="eastAsia"/>
                <w:szCs w:val="21"/>
              </w:rPr>
              <w:t>服务器</w:t>
            </w:r>
            <w:r w:rsidRPr="00D135DD">
              <w:rPr>
                <w:szCs w:val="21"/>
              </w:rPr>
              <w:t>端</w:t>
            </w:r>
          </w:p>
        </w:tc>
        <w:tc>
          <w:tcPr>
            <w:tcW w:w="1418" w:type="dxa"/>
            <w:gridSpan w:val="4"/>
            <w:vAlign w:val="center"/>
          </w:tcPr>
          <w:p w14:paraId="27281275" w14:textId="77777777" w:rsidR="0047351E" w:rsidRPr="00D135DD" w:rsidRDefault="0047351E" w:rsidP="00CD5E67">
            <w:pPr>
              <w:snapToGrid w:val="0"/>
              <w:ind w:firstLine="480"/>
              <w:rPr>
                <w:szCs w:val="21"/>
              </w:rPr>
            </w:pPr>
            <w:r w:rsidRPr="00D135DD">
              <w:rPr>
                <w:rFonts w:hint="eastAsia"/>
                <w:szCs w:val="21"/>
              </w:rPr>
              <w:t>开发周期</w:t>
            </w:r>
          </w:p>
        </w:tc>
        <w:tc>
          <w:tcPr>
            <w:tcW w:w="567" w:type="dxa"/>
            <w:vAlign w:val="center"/>
          </w:tcPr>
          <w:p w14:paraId="4758DE7B" w14:textId="77777777" w:rsidR="0047351E" w:rsidRPr="00D135DD" w:rsidRDefault="0047351E" w:rsidP="00CD5E67">
            <w:pPr>
              <w:snapToGrid w:val="0"/>
              <w:ind w:firstLine="480"/>
              <w:rPr>
                <w:szCs w:val="21"/>
              </w:rPr>
            </w:pPr>
            <w:r w:rsidRPr="00D135DD">
              <w:rPr>
                <w:rFonts w:hint="eastAsia"/>
                <w:szCs w:val="21"/>
              </w:rPr>
              <w:t>1</w:t>
            </w:r>
            <w:r w:rsidRPr="00D135DD">
              <w:rPr>
                <w:rFonts w:hint="eastAsia"/>
                <w:szCs w:val="21"/>
              </w:rPr>
              <w:t>个月</w:t>
            </w:r>
          </w:p>
        </w:tc>
      </w:tr>
      <w:tr w:rsidR="0047351E" w:rsidRPr="00D135DD" w14:paraId="3DF0A3CF" w14:textId="77777777" w:rsidTr="0047351E">
        <w:trPr>
          <w:trHeight w:val="440"/>
        </w:trPr>
        <w:tc>
          <w:tcPr>
            <w:tcW w:w="8094" w:type="dxa"/>
            <w:gridSpan w:val="26"/>
            <w:vAlign w:val="center"/>
          </w:tcPr>
          <w:p w14:paraId="5DE89032" w14:textId="77777777" w:rsidR="0047351E" w:rsidRPr="00D135DD" w:rsidRDefault="0047351E" w:rsidP="00CD5E67">
            <w:pPr>
              <w:snapToGrid w:val="0"/>
              <w:ind w:firstLine="480"/>
              <w:rPr>
                <w:szCs w:val="21"/>
              </w:rPr>
            </w:pPr>
            <w:r w:rsidRPr="00D135DD">
              <w:rPr>
                <w:rFonts w:hint="eastAsia"/>
                <w:szCs w:val="21"/>
              </w:rPr>
              <w:t>代码测试检查：</w:t>
            </w:r>
          </w:p>
        </w:tc>
      </w:tr>
      <w:tr w:rsidR="0047351E" w:rsidRPr="00D135DD" w14:paraId="0BD7972C" w14:textId="77777777" w:rsidTr="0047351E">
        <w:trPr>
          <w:trHeight w:val="440"/>
        </w:trPr>
        <w:tc>
          <w:tcPr>
            <w:tcW w:w="1545" w:type="dxa"/>
            <w:gridSpan w:val="5"/>
            <w:vAlign w:val="center"/>
          </w:tcPr>
          <w:p w14:paraId="53C90747" w14:textId="77777777" w:rsidR="0047351E" w:rsidRPr="00D135DD" w:rsidRDefault="0047351E" w:rsidP="00CD5E67">
            <w:pPr>
              <w:snapToGrid w:val="0"/>
              <w:ind w:firstLine="480"/>
              <w:rPr>
                <w:szCs w:val="21"/>
              </w:rPr>
            </w:pPr>
            <w:r w:rsidRPr="00D135DD">
              <w:rPr>
                <w:rFonts w:hint="eastAsia"/>
                <w:szCs w:val="21"/>
              </w:rPr>
              <w:t>代码测试内容</w:t>
            </w:r>
          </w:p>
        </w:tc>
        <w:tc>
          <w:tcPr>
            <w:tcW w:w="1842" w:type="dxa"/>
            <w:gridSpan w:val="5"/>
            <w:vAlign w:val="center"/>
          </w:tcPr>
          <w:p w14:paraId="622908C8" w14:textId="77777777" w:rsidR="0047351E" w:rsidRPr="00D135DD" w:rsidRDefault="0047351E" w:rsidP="00CD5E67">
            <w:pPr>
              <w:snapToGrid w:val="0"/>
              <w:ind w:firstLine="480"/>
              <w:jc w:val="center"/>
              <w:rPr>
                <w:szCs w:val="21"/>
              </w:rPr>
            </w:pPr>
            <w:r w:rsidRPr="00D135DD">
              <w:rPr>
                <w:rFonts w:hint="eastAsia"/>
                <w:szCs w:val="21"/>
              </w:rPr>
              <w:t>测试人员</w:t>
            </w:r>
          </w:p>
        </w:tc>
        <w:tc>
          <w:tcPr>
            <w:tcW w:w="2722" w:type="dxa"/>
            <w:gridSpan w:val="11"/>
            <w:vAlign w:val="center"/>
          </w:tcPr>
          <w:p w14:paraId="5B42C043" w14:textId="77777777" w:rsidR="0047351E" w:rsidRPr="00D135DD" w:rsidRDefault="0047351E" w:rsidP="00CD5E67">
            <w:pPr>
              <w:snapToGrid w:val="0"/>
              <w:ind w:firstLine="480"/>
              <w:jc w:val="center"/>
              <w:rPr>
                <w:szCs w:val="21"/>
              </w:rPr>
            </w:pPr>
            <w:r w:rsidRPr="00D135DD">
              <w:rPr>
                <w:rFonts w:hint="eastAsia"/>
                <w:szCs w:val="21"/>
              </w:rPr>
              <w:t>测试结果</w:t>
            </w:r>
          </w:p>
        </w:tc>
        <w:tc>
          <w:tcPr>
            <w:tcW w:w="1985" w:type="dxa"/>
            <w:gridSpan w:val="5"/>
            <w:vAlign w:val="center"/>
          </w:tcPr>
          <w:p w14:paraId="2AD6C1DA" w14:textId="77777777" w:rsidR="0047351E" w:rsidRPr="00D135DD" w:rsidRDefault="0047351E" w:rsidP="00CD5E67">
            <w:pPr>
              <w:snapToGrid w:val="0"/>
              <w:ind w:firstLine="480"/>
              <w:jc w:val="center"/>
              <w:rPr>
                <w:szCs w:val="21"/>
              </w:rPr>
            </w:pPr>
            <w:r w:rsidRPr="00D135DD">
              <w:rPr>
                <w:rFonts w:hint="eastAsia"/>
                <w:szCs w:val="21"/>
              </w:rPr>
              <w:t>备注</w:t>
            </w:r>
          </w:p>
        </w:tc>
      </w:tr>
      <w:tr w:rsidR="0047351E" w:rsidRPr="00D135DD" w14:paraId="18308DC7" w14:textId="77777777" w:rsidTr="0047351E">
        <w:trPr>
          <w:trHeight w:val="440"/>
        </w:trPr>
        <w:tc>
          <w:tcPr>
            <w:tcW w:w="1545" w:type="dxa"/>
            <w:gridSpan w:val="5"/>
            <w:vAlign w:val="center"/>
          </w:tcPr>
          <w:p w14:paraId="68CF37B1" w14:textId="77777777" w:rsidR="0047351E" w:rsidRPr="00D135DD" w:rsidRDefault="0047351E" w:rsidP="00CD5E67">
            <w:pPr>
              <w:snapToGrid w:val="0"/>
              <w:ind w:firstLine="480"/>
            </w:pPr>
            <w:r w:rsidRPr="00D135DD">
              <w:rPr>
                <w:rFonts w:hint="eastAsia"/>
              </w:rPr>
              <w:t>路径测试</w:t>
            </w:r>
          </w:p>
        </w:tc>
        <w:tc>
          <w:tcPr>
            <w:tcW w:w="1842" w:type="dxa"/>
            <w:gridSpan w:val="5"/>
            <w:vAlign w:val="center"/>
          </w:tcPr>
          <w:p w14:paraId="709870CB"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2722" w:type="dxa"/>
            <w:gridSpan w:val="11"/>
            <w:vAlign w:val="center"/>
          </w:tcPr>
          <w:p w14:paraId="232C0060"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测试结果一切正常</w:t>
            </w:r>
          </w:p>
        </w:tc>
        <w:tc>
          <w:tcPr>
            <w:tcW w:w="1985" w:type="dxa"/>
            <w:gridSpan w:val="5"/>
            <w:vAlign w:val="center"/>
          </w:tcPr>
          <w:p w14:paraId="6A173A9D"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路径正常</w:t>
            </w:r>
          </w:p>
        </w:tc>
      </w:tr>
      <w:tr w:rsidR="0047351E" w:rsidRPr="00D135DD" w14:paraId="523AA1F1" w14:textId="77777777" w:rsidTr="0047351E">
        <w:trPr>
          <w:trHeight w:val="440"/>
        </w:trPr>
        <w:tc>
          <w:tcPr>
            <w:tcW w:w="1545" w:type="dxa"/>
            <w:gridSpan w:val="5"/>
            <w:vAlign w:val="center"/>
          </w:tcPr>
          <w:p w14:paraId="19BBBE9F" w14:textId="77777777" w:rsidR="0047351E" w:rsidRPr="00D135DD" w:rsidRDefault="0047351E" w:rsidP="00CD5E67">
            <w:pPr>
              <w:snapToGrid w:val="0"/>
              <w:ind w:firstLine="480"/>
            </w:pPr>
            <w:r w:rsidRPr="00D135DD">
              <w:rPr>
                <w:rFonts w:hint="eastAsia"/>
              </w:rPr>
              <w:t>声明测试</w:t>
            </w:r>
          </w:p>
        </w:tc>
        <w:tc>
          <w:tcPr>
            <w:tcW w:w="1842" w:type="dxa"/>
            <w:gridSpan w:val="5"/>
            <w:vAlign w:val="center"/>
          </w:tcPr>
          <w:p w14:paraId="528C9D7F"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2722" w:type="dxa"/>
            <w:gridSpan w:val="11"/>
            <w:vAlign w:val="center"/>
          </w:tcPr>
          <w:p w14:paraId="7782F2C4"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测试结果一切正常</w:t>
            </w:r>
          </w:p>
        </w:tc>
        <w:tc>
          <w:tcPr>
            <w:tcW w:w="1985" w:type="dxa"/>
            <w:gridSpan w:val="5"/>
            <w:vAlign w:val="center"/>
          </w:tcPr>
          <w:p w14:paraId="75A83D0A"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w:t>
            </w:r>
          </w:p>
        </w:tc>
      </w:tr>
      <w:tr w:rsidR="0047351E" w:rsidRPr="00D135DD" w14:paraId="2AFC371A" w14:textId="77777777" w:rsidTr="0047351E">
        <w:trPr>
          <w:trHeight w:val="440"/>
        </w:trPr>
        <w:tc>
          <w:tcPr>
            <w:tcW w:w="1545" w:type="dxa"/>
            <w:gridSpan w:val="5"/>
            <w:vAlign w:val="center"/>
          </w:tcPr>
          <w:p w14:paraId="2E637763" w14:textId="77777777" w:rsidR="0047351E" w:rsidRPr="00D135DD" w:rsidRDefault="0047351E" w:rsidP="00CD5E67">
            <w:pPr>
              <w:snapToGrid w:val="0"/>
              <w:ind w:firstLine="480"/>
            </w:pPr>
            <w:r w:rsidRPr="00D135DD">
              <w:rPr>
                <w:rFonts w:hint="eastAsia"/>
              </w:rPr>
              <w:t>循环测试</w:t>
            </w:r>
          </w:p>
        </w:tc>
        <w:tc>
          <w:tcPr>
            <w:tcW w:w="1842" w:type="dxa"/>
            <w:gridSpan w:val="5"/>
            <w:vAlign w:val="center"/>
          </w:tcPr>
          <w:p w14:paraId="38E7ECD4"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2722" w:type="dxa"/>
            <w:gridSpan w:val="11"/>
            <w:vAlign w:val="center"/>
          </w:tcPr>
          <w:p w14:paraId="34754F04"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测试结果一切正常</w:t>
            </w:r>
          </w:p>
        </w:tc>
        <w:tc>
          <w:tcPr>
            <w:tcW w:w="1985" w:type="dxa"/>
            <w:gridSpan w:val="5"/>
            <w:vAlign w:val="center"/>
          </w:tcPr>
          <w:p w14:paraId="136529AB"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循环正常</w:t>
            </w:r>
          </w:p>
        </w:tc>
      </w:tr>
      <w:tr w:rsidR="0047351E" w:rsidRPr="00D135DD" w14:paraId="0B6D7C86" w14:textId="77777777" w:rsidTr="0047351E">
        <w:trPr>
          <w:trHeight w:val="440"/>
        </w:trPr>
        <w:tc>
          <w:tcPr>
            <w:tcW w:w="1545" w:type="dxa"/>
            <w:gridSpan w:val="5"/>
            <w:vAlign w:val="center"/>
          </w:tcPr>
          <w:p w14:paraId="28DA99D8" w14:textId="77777777" w:rsidR="0047351E" w:rsidRPr="00D135DD" w:rsidRDefault="0047351E" w:rsidP="00CD5E67">
            <w:pPr>
              <w:snapToGrid w:val="0"/>
              <w:ind w:firstLine="480"/>
            </w:pPr>
            <w:r w:rsidRPr="00D135DD">
              <w:rPr>
                <w:rFonts w:hint="eastAsia"/>
              </w:rPr>
              <w:t>边界测试</w:t>
            </w:r>
          </w:p>
        </w:tc>
        <w:tc>
          <w:tcPr>
            <w:tcW w:w="1842" w:type="dxa"/>
            <w:gridSpan w:val="5"/>
            <w:vAlign w:val="center"/>
          </w:tcPr>
          <w:p w14:paraId="654CAC30"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2722" w:type="dxa"/>
            <w:gridSpan w:val="11"/>
            <w:vAlign w:val="center"/>
          </w:tcPr>
          <w:p w14:paraId="49769A88"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测试结果一切正常</w:t>
            </w:r>
          </w:p>
        </w:tc>
        <w:tc>
          <w:tcPr>
            <w:tcW w:w="1985" w:type="dxa"/>
            <w:gridSpan w:val="5"/>
            <w:vAlign w:val="center"/>
          </w:tcPr>
          <w:p w14:paraId="66133F3A"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w:t>
            </w:r>
          </w:p>
        </w:tc>
      </w:tr>
      <w:tr w:rsidR="0047351E" w:rsidRPr="00D135DD" w14:paraId="551740C3" w14:textId="77777777" w:rsidTr="0047351E">
        <w:trPr>
          <w:trHeight w:val="440"/>
        </w:trPr>
        <w:tc>
          <w:tcPr>
            <w:tcW w:w="1545" w:type="dxa"/>
            <w:gridSpan w:val="5"/>
            <w:vAlign w:val="center"/>
          </w:tcPr>
          <w:p w14:paraId="024EDC1A" w14:textId="77777777" w:rsidR="0047351E" w:rsidRPr="00D135DD" w:rsidRDefault="0047351E" w:rsidP="00CD5E67">
            <w:pPr>
              <w:snapToGrid w:val="0"/>
              <w:ind w:firstLine="480"/>
            </w:pPr>
            <w:r w:rsidRPr="00D135DD">
              <w:rPr>
                <w:rFonts w:hint="eastAsia"/>
              </w:rPr>
              <w:t>接口测试</w:t>
            </w:r>
          </w:p>
        </w:tc>
        <w:tc>
          <w:tcPr>
            <w:tcW w:w="1842" w:type="dxa"/>
            <w:gridSpan w:val="5"/>
            <w:vAlign w:val="center"/>
          </w:tcPr>
          <w:p w14:paraId="265E867F"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2722" w:type="dxa"/>
            <w:gridSpan w:val="11"/>
            <w:vAlign w:val="center"/>
          </w:tcPr>
          <w:p w14:paraId="135A80B2"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测试结果一切正常</w:t>
            </w:r>
          </w:p>
        </w:tc>
        <w:tc>
          <w:tcPr>
            <w:tcW w:w="1985" w:type="dxa"/>
            <w:gridSpan w:val="5"/>
            <w:vAlign w:val="center"/>
          </w:tcPr>
          <w:p w14:paraId="1207ECE1"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接口正常</w:t>
            </w:r>
          </w:p>
        </w:tc>
      </w:tr>
      <w:tr w:rsidR="0047351E" w:rsidRPr="00D135DD" w14:paraId="0FC079AD" w14:textId="77777777" w:rsidTr="0047351E">
        <w:trPr>
          <w:trHeight w:val="440"/>
        </w:trPr>
        <w:tc>
          <w:tcPr>
            <w:tcW w:w="1545" w:type="dxa"/>
            <w:gridSpan w:val="5"/>
            <w:vAlign w:val="center"/>
          </w:tcPr>
          <w:p w14:paraId="781C6E8D" w14:textId="77777777" w:rsidR="0047351E" w:rsidRPr="00D135DD" w:rsidRDefault="0047351E" w:rsidP="00CD5E67">
            <w:pPr>
              <w:snapToGrid w:val="0"/>
              <w:ind w:firstLine="480"/>
            </w:pPr>
            <w:r w:rsidRPr="00D135DD">
              <w:rPr>
                <w:rFonts w:hint="eastAsia"/>
              </w:rPr>
              <w:t>界面测试</w:t>
            </w:r>
          </w:p>
        </w:tc>
        <w:tc>
          <w:tcPr>
            <w:tcW w:w="1842" w:type="dxa"/>
            <w:gridSpan w:val="5"/>
            <w:vAlign w:val="center"/>
          </w:tcPr>
          <w:p w14:paraId="75C9FEC5"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2722" w:type="dxa"/>
            <w:gridSpan w:val="11"/>
            <w:vAlign w:val="center"/>
          </w:tcPr>
          <w:p w14:paraId="613FCCF7"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测试结果一切正常</w:t>
            </w:r>
          </w:p>
        </w:tc>
        <w:tc>
          <w:tcPr>
            <w:tcW w:w="1985" w:type="dxa"/>
            <w:gridSpan w:val="5"/>
            <w:vAlign w:val="center"/>
          </w:tcPr>
          <w:p w14:paraId="67A7143E"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界面正常</w:t>
            </w:r>
          </w:p>
        </w:tc>
      </w:tr>
      <w:tr w:rsidR="0047351E" w:rsidRPr="00D135DD" w14:paraId="1FA01E5D" w14:textId="77777777" w:rsidTr="0047351E">
        <w:trPr>
          <w:trHeight w:val="440"/>
        </w:trPr>
        <w:tc>
          <w:tcPr>
            <w:tcW w:w="1545" w:type="dxa"/>
            <w:gridSpan w:val="5"/>
            <w:vAlign w:val="center"/>
          </w:tcPr>
          <w:p w14:paraId="66088B95" w14:textId="77777777" w:rsidR="0047351E" w:rsidRPr="00D135DD" w:rsidRDefault="0047351E" w:rsidP="00CD5E67">
            <w:pPr>
              <w:snapToGrid w:val="0"/>
              <w:ind w:firstLine="480"/>
            </w:pPr>
            <w:r w:rsidRPr="00D135DD">
              <w:rPr>
                <w:rFonts w:hint="eastAsia"/>
              </w:rPr>
              <w:t>数据确认测试</w:t>
            </w:r>
          </w:p>
        </w:tc>
        <w:tc>
          <w:tcPr>
            <w:tcW w:w="1842" w:type="dxa"/>
            <w:gridSpan w:val="5"/>
            <w:vAlign w:val="center"/>
          </w:tcPr>
          <w:p w14:paraId="70DFB3A2"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2722" w:type="dxa"/>
            <w:gridSpan w:val="11"/>
            <w:vAlign w:val="center"/>
          </w:tcPr>
          <w:p w14:paraId="50FB4C41"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测试结果一切正常</w:t>
            </w:r>
          </w:p>
        </w:tc>
        <w:tc>
          <w:tcPr>
            <w:tcW w:w="1985" w:type="dxa"/>
            <w:gridSpan w:val="5"/>
            <w:vAlign w:val="center"/>
          </w:tcPr>
          <w:p w14:paraId="53A943F0"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数据</w:t>
            </w:r>
            <w:r w:rsidRPr="00D135DD">
              <w:rPr>
                <w:rFonts w:ascii="Times New Roman" w:hAnsi="Times New Roman"/>
                <w:szCs w:val="22"/>
              </w:rPr>
              <w:t>确认正常</w:t>
            </w:r>
          </w:p>
        </w:tc>
      </w:tr>
      <w:tr w:rsidR="0047351E" w:rsidRPr="00D135DD" w14:paraId="4240708E" w14:textId="77777777" w:rsidTr="0047351E">
        <w:trPr>
          <w:trHeight w:val="440"/>
        </w:trPr>
        <w:tc>
          <w:tcPr>
            <w:tcW w:w="1545" w:type="dxa"/>
            <w:gridSpan w:val="5"/>
            <w:vAlign w:val="center"/>
          </w:tcPr>
          <w:p w14:paraId="5CB996E5" w14:textId="77777777" w:rsidR="0047351E" w:rsidRPr="00D135DD" w:rsidRDefault="0047351E" w:rsidP="00CD5E67">
            <w:pPr>
              <w:snapToGrid w:val="0"/>
              <w:ind w:firstLine="480"/>
            </w:pPr>
            <w:r w:rsidRPr="00D135DD">
              <w:rPr>
                <w:rFonts w:hint="eastAsia"/>
              </w:rPr>
              <w:t>代码走查</w:t>
            </w:r>
          </w:p>
        </w:tc>
        <w:tc>
          <w:tcPr>
            <w:tcW w:w="1842" w:type="dxa"/>
            <w:gridSpan w:val="5"/>
            <w:vAlign w:val="center"/>
          </w:tcPr>
          <w:p w14:paraId="56DEC979"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2722" w:type="dxa"/>
            <w:gridSpan w:val="11"/>
            <w:vAlign w:val="center"/>
          </w:tcPr>
          <w:p w14:paraId="3BE41195"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测试结果一切正常</w:t>
            </w:r>
          </w:p>
        </w:tc>
        <w:tc>
          <w:tcPr>
            <w:tcW w:w="1985" w:type="dxa"/>
            <w:gridSpan w:val="5"/>
            <w:vAlign w:val="center"/>
          </w:tcPr>
          <w:p w14:paraId="378346D0"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代码规范</w:t>
            </w:r>
          </w:p>
        </w:tc>
      </w:tr>
      <w:tr w:rsidR="0047351E" w:rsidRPr="00D135DD" w14:paraId="2E077BE7" w14:textId="77777777" w:rsidTr="0047351E">
        <w:trPr>
          <w:trHeight w:val="440"/>
        </w:trPr>
        <w:tc>
          <w:tcPr>
            <w:tcW w:w="8094" w:type="dxa"/>
            <w:gridSpan w:val="26"/>
            <w:vAlign w:val="center"/>
          </w:tcPr>
          <w:p w14:paraId="3D2ACD01" w14:textId="77777777" w:rsidR="0047351E" w:rsidRPr="00D135DD" w:rsidRDefault="0047351E" w:rsidP="00CD5E67">
            <w:pPr>
              <w:snapToGrid w:val="0"/>
              <w:ind w:firstLine="480"/>
            </w:pPr>
            <w:r w:rsidRPr="00D135DD">
              <w:rPr>
                <w:rFonts w:hint="eastAsia"/>
              </w:rPr>
              <w:t>功能测试：功能测试一切正常，满足预定功能设定</w:t>
            </w:r>
          </w:p>
        </w:tc>
      </w:tr>
      <w:tr w:rsidR="0047351E" w:rsidRPr="00D135DD" w14:paraId="5A2D4920" w14:textId="77777777" w:rsidTr="008E7D63">
        <w:trPr>
          <w:trHeight w:val="880"/>
        </w:trPr>
        <w:tc>
          <w:tcPr>
            <w:tcW w:w="1006" w:type="dxa"/>
            <w:gridSpan w:val="2"/>
            <w:vAlign w:val="center"/>
          </w:tcPr>
          <w:p w14:paraId="70290CE7" w14:textId="77777777" w:rsidR="0047351E" w:rsidRPr="00D135DD" w:rsidRDefault="0047351E" w:rsidP="00CD5E67">
            <w:pPr>
              <w:snapToGrid w:val="0"/>
              <w:ind w:firstLine="480"/>
              <w:jc w:val="center"/>
            </w:pPr>
            <w:r w:rsidRPr="00D135DD">
              <w:rPr>
                <w:rFonts w:hint="eastAsia"/>
              </w:rPr>
              <w:t>序号</w:t>
            </w:r>
          </w:p>
        </w:tc>
        <w:tc>
          <w:tcPr>
            <w:tcW w:w="1208" w:type="dxa"/>
            <w:gridSpan w:val="4"/>
            <w:vAlign w:val="center"/>
          </w:tcPr>
          <w:p w14:paraId="71E0FEC3" w14:textId="77777777" w:rsidR="0047351E" w:rsidRPr="00D135DD" w:rsidRDefault="0047351E" w:rsidP="00CD5E67">
            <w:pPr>
              <w:snapToGrid w:val="0"/>
              <w:ind w:firstLine="480"/>
              <w:jc w:val="center"/>
            </w:pPr>
            <w:r w:rsidRPr="00D135DD">
              <w:rPr>
                <w:rFonts w:hint="eastAsia"/>
              </w:rPr>
              <w:t>功能名称</w:t>
            </w:r>
          </w:p>
        </w:tc>
        <w:tc>
          <w:tcPr>
            <w:tcW w:w="1525" w:type="dxa"/>
            <w:gridSpan w:val="5"/>
            <w:vAlign w:val="center"/>
          </w:tcPr>
          <w:p w14:paraId="5F9A80FD" w14:textId="77777777" w:rsidR="0047351E" w:rsidRPr="00D135DD" w:rsidRDefault="0047351E" w:rsidP="00CD5E67">
            <w:pPr>
              <w:snapToGrid w:val="0"/>
              <w:ind w:firstLine="480"/>
              <w:jc w:val="center"/>
            </w:pPr>
            <w:r w:rsidRPr="00D135DD">
              <w:rPr>
                <w:rFonts w:hint="eastAsia"/>
              </w:rPr>
              <w:t>操作方法</w:t>
            </w:r>
          </w:p>
        </w:tc>
        <w:tc>
          <w:tcPr>
            <w:tcW w:w="1525" w:type="dxa"/>
            <w:gridSpan w:val="7"/>
            <w:vAlign w:val="center"/>
          </w:tcPr>
          <w:p w14:paraId="45535761" w14:textId="77777777" w:rsidR="0047351E" w:rsidRPr="00D135DD" w:rsidRDefault="0047351E" w:rsidP="00CD5E67">
            <w:pPr>
              <w:snapToGrid w:val="0"/>
              <w:ind w:firstLine="480"/>
              <w:jc w:val="center"/>
            </w:pPr>
            <w:r w:rsidRPr="00D135DD">
              <w:rPr>
                <w:rFonts w:hint="eastAsia"/>
              </w:rPr>
              <w:t>结果</w:t>
            </w:r>
          </w:p>
        </w:tc>
        <w:tc>
          <w:tcPr>
            <w:tcW w:w="845" w:type="dxa"/>
            <w:gridSpan w:val="3"/>
            <w:vAlign w:val="center"/>
          </w:tcPr>
          <w:p w14:paraId="294C0C8A" w14:textId="77777777" w:rsidR="0047351E" w:rsidRPr="00D135DD" w:rsidRDefault="0047351E" w:rsidP="00CD5E67">
            <w:pPr>
              <w:snapToGrid w:val="0"/>
              <w:ind w:firstLine="480"/>
              <w:jc w:val="center"/>
            </w:pPr>
            <w:r w:rsidRPr="00D135DD">
              <w:rPr>
                <w:rFonts w:hint="eastAsia"/>
              </w:rPr>
              <w:t>建议</w:t>
            </w:r>
          </w:p>
        </w:tc>
        <w:tc>
          <w:tcPr>
            <w:tcW w:w="1276" w:type="dxa"/>
            <w:gridSpan w:val="3"/>
            <w:vAlign w:val="center"/>
          </w:tcPr>
          <w:p w14:paraId="6589DDFA" w14:textId="77777777" w:rsidR="0047351E" w:rsidRPr="00D135DD" w:rsidRDefault="0047351E" w:rsidP="00CD5E67">
            <w:pPr>
              <w:snapToGrid w:val="0"/>
              <w:ind w:firstLine="480"/>
              <w:jc w:val="center"/>
            </w:pPr>
            <w:r w:rsidRPr="00D135DD">
              <w:rPr>
                <w:rFonts w:hint="eastAsia"/>
              </w:rPr>
              <w:t>测试人员</w:t>
            </w:r>
          </w:p>
        </w:tc>
        <w:tc>
          <w:tcPr>
            <w:tcW w:w="709" w:type="dxa"/>
            <w:gridSpan w:val="2"/>
            <w:vAlign w:val="center"/>
          </w:tcPr>
          <w:p w14:paraId="7515A379" w14:textId="77777777" w:rsidR="0047351E" w:rsidRPr="00D135DD" w:rsidRDefault="0047351E" w:rsidP="00CD5E67">
            <w:pPr>
              <w:snapToGrid w:val="0"/>
              <w:ind w:firstLine="480"/>
              <w:jc w:val="center"/>
            </w:pPr>
            <w:r w:rsidRPr="00D135DD">
              <w:rPr>
                <w:rFonts w:hint="eastAsia"/>
              </w:rPr>
              <w:t>备注</w:t>
            </w:r>
          </w:p>
        </w:tc>
      </w:tr>
      <w:tr w:rsidR="0047351E" w:rsidRPr="00D135DD" w14:paraId="4B730366" w14:textId="77777777" w:rsidTr="008E7D63">
        <w:trPr>
          <w:trHeight w:val="1439"/>
        </w:trPr>
        <w:tc>
          <w:tcPr>
            <w:tcW w:w="1006" w:type="dxa"/>
            <w:gridSpan w:val="2"/>
          </w:tcPr>
          <w:p w14:paraId="165B2752" w14:textId="77777777" w:rsidR="0047351E" w:rsidRPr="00D135DD" w:rsidRDefault="0047351E" w:rsidP="00CD5E67">
            <w:pPr>
              <w:snapToGrid w:val="0"/>
              <w:ind w:firstLine="480"/>
            </w:pPr>
            <w:r w:rsidRPr="00D135DD">
              <w:rPr>
                <w:rFonts w:hint="eastAsia"/>
              </w:rPr>
              <w:t>01</w:t>
            </w:r>
          </w:p>
        </w:tc>
        <w:tc>
          <w:tcPr>
            <w:tcW w:w="1208" w:type="dxa"/>
            <w:gridSpan w:val="4"/>
          </w:tcPr>
          <w:p w14:paraId="42002E56" w14:textId="77777777" w:rsidR="0047351E" w:rsidRPr="00D135DD" w:rsidRDefault="0047351E" w:rsidP="00CD5E67">
            <w:pPr>
              <w:snapToGrid w:val="0"/>
              <w:ind w:firstLine="480"/>
            </w:pPr>
            <w:r w:rsidRPr="00D135DD">
              <w:rPr>
                <w:rFonts w:hint="eastAsia"/>
                <w:szCs w:val="21"/>
              </w:rPr>
              <w:t>给初次访问的</w:t>
            </w:r>
            <w:r w:rsidRPr="00D135DD">
              <w:rPr>
                <w:szCs w:val="21"/>
              </w:rPr>
              <w:t>IP</w:t>
            </w:r>
            <w:r w:rsidRPr="00D135DD">
              <w:rPr>
                <w:szCs w:val="21"/>
              </w:rPr>
              <w:t>分配</w:t>
            </w:r>
            <w:r w:rsidRPr="00D135DD">
              <w:rPr>
                <w:szCs w:val="21"/>
              </w:rPr>
              <w:t>ID</w:t>
            </w:r>
          </w:p>
        </w:tc>
        <w:tc>
          <w:tcPr>
            <w:tcW w:w="1525" w:type="dxa"/>
            <w:gridSpan w:val="5"/>
          </w:tcPr>
          <w:p w14:paraId="1BFE5FE7" w14:textId="77777777" w:rsidR="0047351E" w:rsidRPr="00D135DD" w:rsidRDefault="0047351E" w:rsidP="00CD5E67">
            <w:pPr>
              <w:snapToGrid w:val="0"/>
              <w:ind w:firstLine="480"/>
            </w:pPr>
            <w:r w:rsidRPr="00D135DD">
              <w:rPr>
                <w:rFonts w:hint="eastAsia"/>
                <w:szCs w:val="21"/>
              </w:rPr>
              <w:t>在</w:t>
            </w:r>
            <w:r w:rsidRPr="00D135DD">
              <w:rPr>
                <w:szCs w:val="21"/>
              </w:rPr>
              <w:t>启动</w:t>
            </w:r>
            <w:r w:rsidRPr="00D135DD">
              <w:rPr>
                <w:rFonts w:hint="eastAsia"/>
                <w:szCs w:val="21"/>
              </w:rPr>
              <w:t>Nginx</w:t>
            </w:r>
            <w:r w:rsidRPr="00D135DD">
              <w:rPr>
                <w:rFonts w:hint="eastAsia"/>
                <w:szCs w:val="21"/>
              </w:rPr>
              <w:t>反向代理服务器后</w:t>
            </w:r>
            <w:r w:rsidRPr="00D135DD">
              <w:rPr>
                <w:szCs w:val="21"/>
              </w:rPr>
              <w:t>，使用</w:t>
            </w:r>
            <w:r w:rsidRPr="00D135DD">
              <w:rPr>
                <w:rFonts w:hint="eastAsia"/>
                <w:szCs w:val="21"/>
              </w:rPr>
              <w:t>未曾</w:t>
            </w:r>
            <w:r w:rsidRPr="00D135DD">
              <w:rPr>
                <w:szCs w:val="21"/>
              </w:rPr>
              <w:t>访问过的</w:t>
            </w:r>
            <w:r w:rsidRPr="00D135DD">
              <w:rPr>
                <w:szCs w:val="21"/>
              </w:rPr>
              <w:t>IP</w:t>
            </w:r>
            <w:r w:rsidRPr="00D135DD">
              <w:rPr>
                <w:rFonts w:hint="eastAsia"/>
                <w:szCs w:val="21"/>
              </w:rPr>
              <w:t>访问</w:t>
            </w:r>
            <w:r w:rsidRPr="00D135DD">
              <w:rPr>
                <w:szCs w:val="21"/>
              </w:rPr>
              <w:t>反向</w:t>
            </w:r>
            <w:r w:rsidRPr="00D135DD">
              <w:rPr>
                <w:rFonts w:hint="eastAsia"/>
                <w:szCs w:val="21"/>
              </w:rPr>
              <w:t>代理</w:t>
            </w:r>
            <w:r w:rsidRPr="00D135DD">
              <w:rPr>
                <w:szCs w:val="21"/>
              </w:rPr>
              <w:t>服务器</w:t>
            </w:r>
            <w:r w:rsidRPr="00D135DD">
              <w:rPr>
                <w:rFonts w:hint="eastAsia"/>
                <w:szCs w:val="21"/>
              </w:rPr>
              <w:t>：</w:t>
            </w:r>
            <w:r w:rsidRPr="00D135DD">
              <w:rPr>
                <w:szCs w:val="21"/>
              </w:rPr>
              <w:t>在地址栏输入网址</w:t>
            </w:r>
          </w:p>
        </w:tc>
        <w:tc>
          <w:tcPr>
            <w:tcW w:w="1525" w:type="dxa"/>
            <w:gridSpan w:val="7"/>
          </w:tcPr>
          <w:p w14:paraId="08B1DF69" w14:textId="77777777" w:rsidR="0047351E" w:rsidRPr="00D135DD" w:rsidRDefault="0047351E" w:rsidP="00CD5E67">
            <w:pPr>
              <w:snapToGrid w:val="0"/>
              <w:ind w:firstLine="480"/>
            </w:pPr>
            <w:r w:rsidRPr="00D135DD">
              <w:rPr>
                <w:rFonts w:hint="eastAsia"/>
              </w:rPr>
              <w:t>测试结果一切正常</w:t>
            </w:r>
          </w:p>
        </w:tc>
        <w:tc>
          <w:tcPr>
            <w:tcW w:w="845" w:type="dxa"/>
            <w:gridSpan w:val="3"/>
          </w:tcPr>
          <w:p w14:paraId="2AD4855B" w14:textId="77777777" w:rsidR="0047351E" w:rsidRPr="00D135DD" w:rsidRDefault="0047351E" w:rsidP="00CD5E67">
            <w:pPr>
              <w:snapToGrid w:val="0"/>
              <w:ind w:firstLine="480"/>
            </w:pPr>
          </w:p>
        </w:tc>
        <w:tc>
          <w:tcPr>
            <w:tcW w:w="1276" w:type="dxa"/>
            <w:gridSpan w:val="3"/>
          </w:tcPr>
          <w:p w14:paraId="360CAF1A"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709" w:type="dxa"/>
            <w:gridSpan w:val="2"/>
          </w:tcPr>
          <w:p w14:paraId="1FA65762" w14:textId="77777777" w:rsidR="0047351E" w:rsidRPr="00D135DD" w:rsidRDefault="0047351E" w:rsidP="00CD5E67">
            <w:pPr>
              <w:snapToGrid w:val="0"/>
              <w:ind w:firstLine="480"/>
            </w:pPr>
          </w:p>
        </w:tc>
      </w:tr>
      <w:tr w:rsidR="0047351E" w:rsidRPr="00D135DD" w14:paraId="60B2670F" w14:textId="77777777" w:rsidTr="008E7D63">
        <w:trPr>
          <w:trHeight w:val="1439"/>
        </w:trPr>
        <w:tc>
          <w:tcPr>
            <w:tcW w:w="1006" w:type="dxa"/>
            <w:gridSpan w:val="2"/>
          </w:tcPr>
          <w:p w14:paraId="16562DC2" w14:textId="77777777" w:rsidR="0047351E" w:rsidRPr="00D135DD" w:rsidRDefault="0047351E" w:rsidP="00CD5E67">
            <w:pPr>
              <w:snapToGrid w:val="0"/>
              <w:ind w:firstLine="480"/>
            </w:pPr>
            <w:r w:rsidRPr="00D135DD">
              <w:rPr>
                <w:rFonts w:hint="eastAsia"/>
              </w:rPr>
              <w:t>02</w:t>
            </w:r>
          </w:p>
        </w:tc>
        <w:tc>
          <w:tcPr>
            <w:tcW w:w="1208" w:type="dxa"/>
            <w:gridSpan w:val="4"/>
          </w:tcPr>
          <w:p w14:paraId="03262CD1" w14:textId="77777777" w:rsidR="0047351E" w:rsidRPr="00D135DD" w:rsidRDefault="0047351E" w:rsidP="00CD5E67">
            <w:pPr>
              <w:snapToGrid w:val="0"/>
              <w:ind w:firstLine="480"/>
            </w:pPr>
            <w:r w:rsidRPr="00D135DD">
              <w:rPr>
                <w:rFonts w:hint="eastAsia"/>
                <w:szCs w:val="21"/>
              </w:rPr>
              <w:t>给携带正确</w:t>
            </w:r>
            <w:r w:rsidRPr="00D135DD">
              <w:rPr>
                <w:szCs w:val="21"/>
              </w:rPr>
              <w:t>ID</w:t>
            </w:r>
            <w:r w:rsidRPr="00D135DD">
              <w:rPr>
                <w:szCs w:val="21"/>
              </w:rPr>
              <w:t>的请求</w:t>
            </w:r>
            <w:r w:rsidRPr="00D135DD">
              <w:rPr>
                <w:rFonts w:hint="eastAsia"/>
                <w:szCs w:val="21"/>
              </w:rPr>
              <w:t>准备</w:t>
            </w:r>
            <w:r w:rsidRPr="00D135DD">
              <w:rPr>
                <w:szCs w:val="21"/>
              </w:rPr>
              <w:t>下一次使用的</w:t>
            </w:r>
            <w:r w:rsidRPr="00D135DD">
              <w:rPr>
                <w:szCs w:val="21"/>
              </w:rPr>
              <w:t>ID</w:t>
            </w:r>
          </w:p>
        </w:tc>
        <w:tc>
          <w:tcPr>
            <w:tcW w:w="1525" w:type="dxa"/>
            <w:gridSpan w:val="5"/>
          </w:tcPr>
          <w:p w14:paraId="6A921063" w14:textId="77777777" w:rsidR="0047351E" w:rsidRPr="00D135DD" w:rsidRDefault="0047351E" w:rsidP="00CD5E67">
            <w:pPr>
              <w:snapToGrid w:val="0"/>
              <w:ind w:firstLine="480"/>
            </w:pPr>
            <w:r w:rsidRPr="00D135DD">
              <w:rPr>
                <w:rFonts w:hint="eastAsia"/>
              </w:rPr>
              <w:t>在启动</w:t>
            </w:r>
            <w:r w:rsidRPr="00D135DD">
              <w:rPr>
                <w:rFonts w:hint="eastAsia"/>
              </w:rPr>
              <w:t>Nginx</w:t>
            </w:r>
            <w:r w:rsidRPr="00D135DD">
              <w:rPr>
                <w:rFonts w:hint="eastAsia"/>
              </w:rPr>
              <w:t>反向代理服务器后，从反向代理的响应页面点击继续访问</w:t>
            </w:r>
          </w:p>
        </w:tc>
        <w:tc>
          <w:tcPr>
            <w:tcW w:w="1525" w:type="dxa"/>
            <w:gridSpan w:val="7"/>
          </w:tcPr>
          <w:p w14:paraId="008B843B" w14:textId="77777777" w:rsidR="0047351E" w:rsidRPr="00D135DD" w:rsidRDefault="0047351E" w:rsidP="00CD5E67">
            <w:pPr>
              <w:snapToGrid w:val="0"/>
              <w:ind w:firstLine="480"/>
            </w:pPr>
            <w:r w:rsidRPr="00D135DD">
              <w:rPr>
                <w:rFonts w:hint="eastAsia"/>
              </w:rPr>
              <w:t>测试结果一切正常</w:t>
            </w:r>
          </w:p>
        </w:tc>
        <w:tc>
          <w:tcPr>
            <w:tcW w:w="845" w:type="dxa"/>
            <w:gridSpan w:val="3"/>
          </w:tcPr>
          <w:p w14:paraId="035C82E2" w14:textId="77777777" w:rsidR="0047351E" w:rsidRPr="00D135DD" w:rsidRDefault="0047351E" w:rsidP="00CD5E67">
            <w:pPr>
              <w:snapToGrid w:val="0"/>
              <w:ind w:firstLine="480"/>
            </w:pPr>
          </w:p>
        </w:tc>
        <w:tc>
          <w:tcPr>
            <w:tcW w:w="1276" w:type="dxa"/>
            <w:gridSpan w:val="3"/>
          </w:tcPr>
          <w:p w14:paraId="0F15DB77"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709" w:type="dxa"/>
            <w:gridSpan w:val="2"/>
          </w:tcPr>
          <w:p w14:paraId="54912E84" w14:textId="77777777" w:rsidR="0047351E" w:rsidRPr="00D135DD" w:rsidRDefault="0047351E" w:rsidP="00CD5E67">
            <w:pPr>
              <w:snapToGrid w:val="0"/>
              <w:ind w:firstLine="480"/>
            </w:pPr>
          </w:p>
        </w:tc>
      </w:tr>
      <w:tr w:rsidR="0047351E" w:rsidRPr="00D135DD" w14:paraId="698E13A1" w14:textId="77777777" w:rsidTr="008E7D63">
        <w:trPr>
          <w:trHeight w:val="1439"/>
        </w:trPr>
        <w:tc>
          <w:tcPr>
            <w:tcW w:w="1006" w:type="dxa"/>
            <w:gridSpan w:val="2"/>
          </w:tcPr>
          <w:p w14:paraId="37288616" w14:textId="77777777" w:rsidR="0047351E" w:rsidRPr="00D135DD" w:rsidRDefault="0047351E" w:rsidP="00CD5E67">
            <w:pPr>
              <w:snapToGrid w:val="0"/>
              <w:ind w:firstLine="480"/>
            </w:pPr>
            <w:r w:rsidRPr="00D135DD">
              <w:rPr>
                <w:rFonts w:hint="eastAsia"/>
              </w:rPr>
              <w:t>03</w:t>
            </w:r>
          </w:p>
        </w:tc>
        <w:tc>
          <w:tcPr>
            <w:tcW w:w="1208" w:type="dxa"/>
            <w:gridSpan w:val="4"/>
          </w:tcPr>
          <w:p w14:paraId="28ACD974" w14:textId="2E611B2C" w:rsidR="0047351E" w:rsidRPr="00D135DD" w:rsidRDefault="00F00740" w:rsidP="00CD5E67">
            <w:pPr>
              <w:snapToGrid w:val="0"/>
              <w:ind w:firstLine="480"/>
            </w:pPr>
            <w:r>
              <w:rPr>
                <w:szCs w:val="21"/>
              </w:rPr>
              <w:t>slab</w:t>
            </w:r>
            <w:r w:rsidR="0047351E" w:rsidRPr="00D135DD">
              <w:rPr>
                <w:szCs w:val="21"/>
              </w:rPr>
              <w:t>中</w:t>
            </w:r>
            <w:r w:rsidR="0047351E" w:rsidRPr="00D135DD">
              <w:rPr>
                <w:rFonts w:hint="eastAsia"/>
                <w:szCs w:val="21"/>
              </w:rPr>
              <w:t>(</w:t>
            </w:r>
            <w:r w:rsidR="0047351E" w:rsidRPr="00D135DD">
              <w:rPr>
                <w:szCs w:val="21"/>
              </w:rPr>
              <w:t>IP,ID)</w:t>
            </w:r>
            <w:r w:rsidR="0047351E" w:rsidRPr="00D135DD">
              <w:rPr>
                <w:rFonts w:hint="eastAsia"/>
                <w:szCs w:val="21"/>
              </w:rPr>
              <w:t>节点的过时</w:t>
            </w:r>
            <w:r w:rsidR="0047351E" w:rsidRPr="00D135DD">
              <w:rPr>
                <w:szCs w:val="21"/>
              </w:rPr>
              <w:t>淘汰</w:t>
            </w:r>
          </w:p>
        </w:tc>
        <w:tc>
          <w:tcPr>
            <w:tcW w:w="1525" w:type="dxa"/>
            <w:gridSpan w:val="5"/>
          </w:tcPr>
          <w:p w14:paraId="0A1EFA5B" w14:textId="77777777" w:rsidR="0047351E" w:rsidRPr="00D135DD" w:rsidRDefault="0047351E" w:rsidP="00CD5E67">
            <w:pPr>
              <w:snapToGrid w:val="0"/>
              <w:ind w:firstLine="480"/>
            </w:pPr>
            <w:r w:rsidRPr="00D135DD">
              <w:rPr>
                <w:rFonts w:hint="eastAsia"/>
              </w:rPr>
              <w:t>多个</w:t>
            </w:r>
            <w:r w:rsidRPr="00D135DD">
              <w:rPr>
                <w:rFonts w:hint="eastAsia"/>
              </w:rPr>
              <w:t>IP</w:t>
            </w:r>
            <w:r w:rsidRPr="00D135DD">
              <w:rPr>
                <w:rFonts w:hint="eastAsia"/>
              </w:rPr>
              <w:t>多次访问。输出</w:t>
            </w:r>
            <w:r w:rsidRPr="00D135DD">
              <w:rPr>
                <w:rFonts w:hint="eastAsia"/>
              </w:rPr>
              <w:t>slab</w:t>
            </w:r>
            <w:r w:rsidRPr="00D135DD">
              <w:rPr>
                <w:rFonts w:hint="eastAsia"/>
              </w:rPr>
              <w:t>中</w:t>
            </w:r>
            <w:r w:rsidRPr="00D135DD">
              <w:rPr>
                <w:rFonts w:hint="eastAsia"/>
              </w:rPr>
              <w:t>(IP,ID)</w:t>
            </w:r>
            <w:r w:rsidRPr="00D135DD">
              <w:rPr>
                <w:rFonts w:hint="eastAsia"/>
              </w:rPr>
              <w:t>节点的链表状态，应该根据访问情况发生变化</w:t>
            </w:r>
          </w:p>
        </w:tc>
        <w:tc>
          <w:tcPr>
            <w:tcW w:w="1525" w:type="dxa"/>
            <w:gridSpan w:val="7"/>
          </w:tcPr>
          <w:p w14:paraId="617725E9" w14:textId="77777777" w:rsidR="0047351E" w:rsidRPr="00D135DD" w:rsidRDefault="0047351E" w:rsidP="00CD5E67">
            <w:pPr>
              <w:snapToGrid w:val="0"/>
              <w:ind w:firstLine="480"/>
            </w:pPr>
            <w:r w:rsidRPr="00D135DD">
              <w:rPr>
                <w:rFonts w:hint="eastAsia"/>
              </w:rPr>
              <w:t>测试结果一切正常</w:t>
            </w:r>
          </w:p>
        </w:tc>
        <w:tc>
          <w:tcPr>
            <w:tcW w:w="845" w:type="dxa"/>
            <w:gridSpan w:val="3"/>
          </w:tcPr>
          <w:p w14:paraId="32F645F8" w14:textId="77777777" w:rsidR="0047351E" w:rsidRPr="00D135DD" w:rsidRDefault="0047351E" w:rsidP="00CD5E67">
            <w:pPr>
              <w:snapToGrid w:val="0"/>
              <w:ind w:firstLine="480"/>
            </w:pPr>
          </w:p>
        </w:tc>
        <w:tc>
          <w:tcPr>
            <w:tcW w:w="1276" w:type="dxa"/>
            <w:gridSpan w:val="3"/>
          </w:tcPr>
          <w:p w14:paraId="2CE70B45"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709" w:type="dxa"/>
            <w:gridSpan w:val="2"/>
          </w:tcPr>
          <w:p w14:paraId="36A8172E" w14:textId="77777777" w:rsidR="0047351E" w:rsidRPr="00D135DD" w:rsidRDefault="0047351E" w:rsidP="00CD5E67">
            <w:pPr>
              <w:snapToGrid w:val="0"/>
              <w:ind w:firstLine="480"/>
            </w:pPr>
          </w:p>
        </w:tc>
      </w:tr>
      <w:tr w:rsidR="0047351E" w:rsidRPr="00D135DD" w14:paraId="10942357" w14:textId="77777777" w:rsidTr="0047351E">
        <w:trPr>
          <w:trHeight w:val="450"/>
        </w:trPr>
        <w:tc>
          <w:tcPr>
            <w:tcW w:w="1119" w:type="dxa"/>
            <w:gridSpan w:val="4"/>
            <w:vAlign w:val="center"/>
          </w:tcPr>
          <w:p w14:paraId="0A93F21D" w14:textId="77777777" w:rsidR="0047351E" w:rsidRPr="00D135DD" w:rsidRDefault="0047351E" w:rsidP="00CD5E67">
            <w:pPr>
              <w:ind w:firstLine="480"/>
              <w:contextualSpacing/>
              <w:jc w:val="distribute"/>
            </w:pPr>
            <w:r w:rsidRPr="00D135DD">
              <w:rPr>
                <w:rFonts w:hint="eastAsia"/>
              </w:rPr>
              <w:t>测试结论</w:t>
            </w:r>
          </w:p>
        </w:tc>
        <w:tc>
          <w:tcPr>
            <w:tcW w:w="6975" w:type="dxa"/>
            <w:gridSpan w:val="22"/>
            <w:vAlign w:val="center"/>
          </w:tcPr>
          <w:p w14:paraId="68BC0837" w14:textId="77777777" w:rsidR="0047351E" w:rsidRPr="00D135DD" w:rsidRDefault="0047351E" w:rsidP="00CD5E67">
            <w:pPr>
              <w:snapToGrid w:val="0"/>
              <w:ind w:firstLine="480"/>
            </w:pPr>
            <w:r w:rsidRPr="00D135DD">
              <w:rPr>
                <w:rFonts w:hint="eastAsia"/>
              </w:rPr>
              <w:t>本模块</w:t>
            </w:r>
            <w:r w:rsidRPr="00D135DD">
              <w:t>通过</w:t>
            </w:r>
            <w:r w:rsidRPr="00D135DD">
              <w:rPr>
                <w:rFonts w:hint="eastAsia"/>
              </w:rPr>
              <w:t>单元</w:t>
            </w:r>
            <w:r w:rsidRPr="00D135DD">
              <w:t>测试</w:t>
            </w:r>
          </w:p>
        </w:tc>
      </w:tr>
      <w:tr w:rsidR="0047351E" w:rsidRPr="00D135DD" w14:paraId="2651E413" w14:textId="77777777" w:rsidTr="0047351E">
        <w:trPr>
          <w:trHeight w:val="405"/>
        </w:trPr>
        <w:tc>
          <w:tcPr>
            <w:tcW w:w="978" w:type="dxa"/>
            <w:vAlign w:val="center"/>
          </w:tcPr>
          <w:p w14:paraId="1E1C6FAA" w14:textId="77777777" w:rsidR="0047351E" w:rsidRPr="00D135DD" w:rsidRDefault="0047351E" w:rsidP="00CD5E67">
            <w:pPr>
              <w:snapToGrid w:val="0"/>
              <w:ind w:firstLine="480"/>
            </w:pPr>
            <w:r w:rsidRPr="00D135DD">
              <w:rPr>
                <w:rFonts w:hint="eastAsia"/>
              </w:rPr>
              <w:t>责任人</w:t>
            </w:r>
          </w:p>
        </w:tc>
        <w:tc>
          <w:tcPr>
            <w:tcW w:w="3279" w:type="dxa"/>
            <w:gridSpan w:val="12"/>
            <w:vAlign w:val="center"/>
          </w:tcPr>
          <w:p w14:paraId="43F482EE"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1710" w:type="dxa"/>
            <w:gridSpan w:val="7"/>
            <w:vAlign w:val="center"/>
          </w:tcPr>
          <w:p w14:paraId="164FCAD1" w14:textId="77777777" w:rsidR="0047351E" w:rsidRPr="00D135DD" w:rsidRDefault="0047351E" w:rsidP="00CD5E67">
            <w:pPr>
              <w:snapToGrid w:val="0"/>
              <w:ind w:firstLine="480"/>
            </w:pPr>
            <w:r w:rsidRPr="00D135DD">
              <w:rPr>
                <w:rFonts w:hint="eastAsia"/>
              </w:rPr>
              <w:t>项目第一责任人</w:t>
            </w:r>
          </w:p>
        </w:tc>
        <w:tc>
          <w:tcPr>
            <w:tcW w:w="2127" w:type="dxa"/>
            <w:gridSpan w:val="6"/>
            <w:vAlign w:val="center"/>
          </w:tcPr>
          <w:p w14:paraId="0E246C0D"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r>
      <w:tr w:rsidR="0047351E" w:rsidRPr="00D135DD" w14:paraId="34FB53AB" w14:textId="77777777" w:rsidTr="0047351E">
        <w:trPr>
          <w:trHeight w:val="405"/>
        </w:trPr>
        <w:tc>
          <w:tcPr>
            <w:tcW w:w="978" w:type="dxa"/>
            <w:vAlign w:val="center"/>
          </w:tcPr>
          <w:p w14:paraId="2EA76CF8" w14:textId="77777777" w:rsidR="0047351E" w:rsidRPr="00D135DD" w:rsidRDefault="0047351E" w:rsidP="00CD5E67">
            <w:pPr>
              <w:snapToGrid w:val="0"/>
              <w:ind w:firstLine="480"/>
            </w:pPr>
            <w:r w:rsidRPr="00D135DD">
              <w:rPr>
                <w:rFonts w:hint="eastAsia"/>
              </w:rPr>
              <w:t>审核</w:t>
            </w:r>
          </w:p>
        </w:tc>
        <w:tc>
          <w:tcPr>
            <w:tcW w:w="7116" w:type="dxa"/>
            <w:gridSpan w:val="25"/>
            <w:vAlign w:val="center"/>
          </w:tcPr>
          <w:p w14:paraId="680C252E" w14:textId="77777777" w:rsidR="0047351E" w:rsidRPr="00D135DD" w:rsidRDefault="0047351E" w:rsidP="00CD5E67">
            <w:pPr>
              <w:snapToGrid w:val="0"/>
              <w:ind w:firstLine="480"/>
            </w:pPr>
          </w:p>
        </w:tc>
      </w:tr>
      <w:tr w:rsidR="0047351E" w:rsidRPr="00D135DD" w14:paraId="4EA641AC" w14:textId="77777777" w:rsidTr="0047351E">
        <w:trPr>
          <w:trHeight w:val="405"/>
        </w:trPr>
        <w:tc>
          <w:tcPr>
            <w:tcW w:w="978" w:type="dxa"/>
            <w:vAlign w:val="center"/>
          </w:tcPr>
          <w:p w14:paraId="28C58790" w14:textId="77777777" w:rsidR="0047351E" w:rsidRPr="00D135DD" w:rsidRDefault="0047351E" w:rsidP="00CD5E67">
            <w:pPr>
              <w:snapToGrid w:val="0"/>
              <w:ind w:firstLine="480"/>
            </w:pPr>
            <w:r w:rsidRPr="00D135DD">
              <w:rPr>
                <w:rFonts w:hint="eastAsia"/>
              </w:rPr>
              <w:t>项目组</w:t>
            </w:r>
          </w:p>
        </w:tc>
        <w:tc>
          <w:tcPr>
            <w:tcW w:w="1299" w:type="dxa"/>
            <w:gridSpan w:val="7"/>
            <w:vAlign w:val="center"/>
          </w:tcPr>
          <w:p w14:paraId="3CEE5AE2" w14:textId="77777777" w:rsidR="0047351E" w:rsidRPr="00D135DD" w:rsidRDefault="0047351E" w:rsidP="00CD5E67">
            <w:pPr>
              <w:snapToGrid w:val="0"/>
              <w:ind w:firstLine="480"/>
            </w:pPr>
            <w:r w:rsidRPr="00D135DD">
              <w:rPr>
                <w:rFonts w:hint="eastAsia"/>
              </w:rPr>
              <w:t>本项目组</w:t>
            </w:r>
          </w:p>
        </w:tc>
        <w:tc>
          <w:tcPr>
            <w:tcW w:w="900" w:type="dxa"/>
            <w:vAlign w:val="center"/>
          </w:tcPr>
          <w:p w14:paraId="1F215317" w14:textId="77777777" w:rsidR="0047351E" w:rsidRPr="00D135DD" w:rsidRDefault="0047351E" w:rsidP="00CD5E67">
            <w:pPr>
              <w:snapToGrid w:val="0"/>
              <w:ind w:firstLine="480"/>
            </w:pPr>
            <w:r w:rsidRPr="00D135DD">
              <w:rPr>
                <w:rFonts w:hint="eastAsia"/>
              </w:rPr>
              <w:t>测试组</w:t>
            </w:r>
          </w:p>
        </w:tc>
        <w:tc>
          <w:tcPr>
            <w:tcW w:w="1260" w:type="dxa"/>
            <w:gridSpan w:val="5"/>
            <w:vAlign w:val="center"/>
          </w:tcPr>
          <w:p w14:paraId="5C7D5BAA" w14:textId="77777777" w:rsidR="0047351E" w:rsidRPr="00D135DD" w:rsidRDefault="0047351E" w:rsidP="00CD5E67">
            <w:pPr>
              <w:snapToGrid w:val="0"/>
              <w:ind w:firstLine="480"/>
            </w:pPr>
            <w:r w:rsidRPr="00D135DD">
              <w:rPr>
                <w:rFonts w:hint="eastAsia"/>
              </w:rPr>
              <w:t>本项目组</w:t>
            </w:r>
          </w:p>
        </w:tc>
        <w:tc>
          <w:tcPr>
            <w:tcW w:w="900" w:type="dxa"/>
            <w:gridSpan w:val="5"/>
            <w:vAlign w:val="center"/>
          </w:tcPr>
          <w:p w14:paraId="50327F72" w14:textId="77777777" w:rsidR="0047351E" w:rsidRPr="00D135DD" w:rsidRDefault="0047351E" w:rsidP="00CD5E67">
            <w:pPr>
              <w:snapToGrid w:val="0"/>
              <w:ind w:firstLine="480"/>
            </w:pPr>
            <w:r w:rsidRPr="00D135DD">
              <w:rPr>
                <w:rFonts w:hint="eastAsia"/>
              </w:rPr>
              <w:t>总工办</w:t>
            </w:r>
          </w:p>
        </w:tc>
        <w:tc>
          <w:tcPr>
            <w:tcW w:w="1080" w:type="dxa"/>
            <w:gridSpan w:val="3"/>
            <w:vAlign w:val="center"/>
          </w:tcPr>
          <w:p w14:paraId="3C500777"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685" w:type="dxa"/>
            <w:vAlign w:val="center"/>
          </w:tcPr>
          <w:p w14:paraId="653B2BE8" w14:textId="77777777" w:rsidR="0047351E" w:rsidRPr="00D135DD" w:rsidRDefault="0047351E" w:rsidP="00CD5E67">
            <w:pPr>
              <w:snapToGrid w:val="0"/>
              <w:ind w:firstLine="480"/>
            </w:pPr>
            <w:r w:rsidRPr="00D135DD">
              <w:rPr>
                <w:rFonts w:hint="eastAsia"/>
              </w:rPr>
              <w:t>总工程师</w:t>
            </w:r>
          </w:p>
        </w:tc>
        <w:tc>
          <w:tcPr>
            <w:tcW w:w="992" w:type="dxa"/>
            <w:gridSpan w:val="3"/>
            <w:vAlign w:val="center"/>
          </w:tcPr>
          <w:p w14:paraId="2A104EA8"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r>
    </w:tbl>
    <w:p w14:paraId="5B3237A1" w14:textId="77777777" w:rsidR="0047351E" w:rsidRPr="00D135DD" w:rsidRDefault="0047351E" w:rsidP="0047351E">
      <w:pPr>
        <w:ind w:firstLine="480"/>
      </w:pPr>
    </w:p>
    <w:p w14:paraId="308CF4A7" w14:textId="77777777" w:rsidR="0047351E" w:rsidRPr="00D135DD" w:rsidRDefault="0047351E" w:rsidP="0047351E">
      <w:pPr>
        <w:ind w:firstLine="480"/>
      </w:pPr>
    </w:p>
    <w:tbl>
      <w:tblPr>
        <w:tblW w:w="8094" w:type="dxa"/>
        <w:tblInd w:w="1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8"/>
        <w:gridCol w:w="28"/>
        <w:gridCol w:w="59"/>
        <w:gridCol w:w="54"/>
        <w:gridCol w:w="426"/>
        <w:gridCol w:w="669"/>
        <w:gridCol w:w="39"/>
        <w:gridCol w:w="24"/>
        <w:gridCol w:w="900"/>
        <w:gridCol w:w="210"/>
        <w:gridCol w:w="352"/>
        <w:gridCol w:w="357"/>
        <w:gridCol w:w="161"/>
        <w:gridCol w:w="180"/>
        <w:gridCol w:w="540"/>
        <w:gridCol w:w="287"/>
        <w:gridCol w:w="73"/>
        <w:gridCol w:w="460"/>
        <w:gridCol w:w="170"/>
        <w:gridCol w:w="284"/>
        <w:gridCol w:w="166"/>
        <w:gridCol w:w="826"/>
        <w:gridCol w:w="255"/>
        <w:gridCol w:w="596"/>
      </w:tblGrid>
      <w:tr w:rsidR="0047351E" w:rsidRPr="00D135DD" w14:paraId="2C37D8A4" w14:textId="77777777" w:rsidTr="0047351E">
        <w:trPr>
          <w:trHeight w:val="440"/>
        </w:trPr>
        <w:tc>
          <w:tcPr>
            <w:tcW w:w="1545" w:type="dxa"/>
            <w:gridSpan w:val="5"/>
            <w:vAlign w:val="center"/>
          </w:tcPr>
          <w:p w14:paraId="2A928A5A" w14:textId="77777777" w:rsidR="0047351E" w:rsidRPr="00D135DD" w:rsidRDefault="0047351E" w:rsidP="00CD5E67">
            <w:pPr>
              <w:snapToGrid w:val="0"/>
              <w:ind w:firstLine="480"/>
              <w:rPr>
                <w:szCs w:val="21"/>
              </w:rPr>
            </w:pPr>
            <w:r w:rsidRPr="00D135DD">
              <w:rPr>
                <w:rFonts w:hint="eastAsia"/>
                <w:szCs w:val="21"/>
              </w:rPr>
              <w:t>开发项目名称</w:t>
            </w:r>
          </w:p>
        </w:tc>
        <w:tc>
          <w:tcPr>
            <w:tcW w:w="1842" w:type="dxa"/>
            <w:gridSpan w:val="5"/>
            <w:vAlign w:val="center"/>
          </w:tcPr>
          <w:p w14:paraId="52D276CF" w14:textId="77777777" w:rsidR="0047351E" w:rsidRPr="00D135DD" w:rsidRDefault="0047351E" w:rsidP="00CD5E67">
            <w:pPr>
              <w:snapToGrid w:val="0"/>
              <w:ind w:firstLine="480"/>
              <w:rPr>
                <w:szCs w:val="21"/>
              </w:rPr>
            </w:pPr>
            <w:r w:rsidRPr="00D135DD">
              <w:rPr>
                <w:rFonts w:hint="eastAsia"/>
                <w:szCs w:val="21"/>
              </w:rPr>
              <w:t>基于代码混淆的</w:t>
            </w:r>
            <w:r w:rsidRPr="00D135DD">
              <w:rPr>
                <w:szCs w:val="21"/>
              </w:rPr>
              <w:t>W</w:t>
            </w:r>
            <w:r w:rsidRPr="00D135DD">
              <w:rPr>
                <w:rFonts w:hint="eastAsia"/>
                <w:szCs w:val="21"/>
              </w:rPr>
              <w:t>eb</w:t>
            </w:r>
            <w:r w:rsidRPr="00D135DD">
              <w:rPr>
                <w:rFonts w:hint="eastAsia"/>
                <w:szCs w:val="21"/>
              </w:rPr>
              <w:t>站点动态防御系统</w:t>
            </w:r>
          </w:p>
        </w:tc>
        <w:tc>
          <w:tcPr>
            <w:tcW w:w="1590" w:type="dxa"/>
            <w:gridSpan w:val="5"/>
            <w:vAlign w:val="center"/>
          </w:tcPr>
          <w:p w14:paraId="6F24D46A" w14:textId="77777777" w:rsidR="0047351E" w:rsidRPr="00D135DD" w:rsidRDefault="0047351E" w:rsidP="00CD5E67">
            <w:pPr>
              <w:snapToGrid w:val="0"/>
              <w:ind w:firstLine="480"/>
              <w:rPr>
                <w:szCs w:val="21"/>
              </w:rPr>
            </w:pPr>
            <w:r w:rsidRPr="00D135DD">
              <w:rPr>
                <w:rFonts w:hint="eastAsia"/>
                <w:szCs w:val="21"/>
              </w:rPr>
              <w:t>开发项目编号</w:t>
            </w:r>
          </w:p>
        </w:tc>
        <w:tc>
          <w:tcPr>
            <w:tcW w:w="820" w:type="dxa"/>
            <w:gridSpan w:val="3"/>
            <w:vAlign w:val="center"/>
          </w:tcPr>
          <w:p w14:paraId="72F5D1F4" w14:textId="77777777" w:rsidR="0047351E" w:rsidRPr="00D135DD" w:rsidRDefault="0047351E" w:rsidP="00CD5E67">
            <w:pPr>
              <w:snapToGrid w:val="0"/>
              <w:ind w:firstLine="480"/>
              <w:rPr>
                <w:szCs w:val="21"/>
              </w:rPr>
            </w:pPr>
            <w:r w:rsidRPr="00D135DD">
              <w:rPr>
                <w:rFonts w:hint="eastAsia"/>
                <w:szCs w:val="21"/>
              </w:rPr>
              <w:t>无</w:t>
            </w:r>
          </w:p>
        </w:tc>
        <w:tc>
          <w:tcPr>
            <w:tcW w:w="1701" w:type="dxa"/>
            <w:gridSpan w:val="5"/>
            <w:vAlign w:val="center"/>
          </w:tcPr>
          <w:p w14:paraId="5B8469C3" w14:textId="77777777" w:rsidR="0047351E" w:rsidRPr="00D135DD" w:rsidRDefault="0047351E" w:rsidP="00CD5E67">
            <w:pPr>
              <w:snapToGrid w:val="0"/>
              <w:ind w:firstLine="480"/>
              <w:rPr>
                <w:szCs w:val="21"/>
              </w:rPr>
            </w:pPr>
            <w:r w:rsidRPr="00D135DD">
              <w:rPr>
                <w:rFonts w:hint="eastAsia"/>
                <w:szCs w:val="21"/>
              </w:rPr>
              <w:t>第一责任人</w:t>
            </w:r>
          </w:p>
        </w:tc>
        <w:tc>
          <w:tcPr>
            <w:tcW w:w="596" w:type="dxa"/>
            <w:vAlign w:val="center"/>
          </w:tcPr>
          <w:p w14:paraId="01DA3BE1" w14:textId="77777777" w:rsidR="0047351E" w:rsidRPr="00D135DD" w:rsidRDefault="0047351E" w:rsidP="00CD5E67">
            <w:pPr>
              <w:snapToGrid w:val="0"/>
              <w:ind w:firstLine="480"/>
              <w:rPr>
                <w:szCs w:val="21"/>
              </w:rPr>
            </w:pPr>
            <w:proofErr w:type="gramStart"/>
            <w:r w:rsidRPr="00D135DD">
              <w:rPr>
                <w:rFonts w:hint="eastAsia"/>
                <w:szCs w:val="21"/>
              </w:rPr>
              <w:t>邵</w:t>
            </w:r>
            <w:proofErr w:type="gramEnd"/>
            <w:r w:rsidRPr="00D135DD">
              <w:rPr>
                <w:rFonts w:hint="eastAsia"/>
                <w:szCs w:val="21"/>
              </w:rPr>
              <w:t>欣欣</w:t>
            </w:r>
          </w:p>
        </w:tc>
      </w:tr>
      <w:tr w:rsidR="0047351E" w:rsidRPr="00D135DD" w14:paraId="39F4D116" w14:textId="77777777" w:rsidTr="0047351E">
        <w:trPr>
          <w:trHeight w:val="440"/>
        </w:trPr>
        <w:tc>
          <w:tcPr>
            <w:tcW w:w="1065" w:type="dxa"/>
            <w:gridSpan w:val="3"/>
            <w:vAlign w:val="center"/>
          </w:tcPr>
          <w:p w14:paraId="757EE45E" w14:textId="77777777" w:rsidR="0047351E" w:rsidRPr="00D135DD" w:rsidRDefault="0047351E" w:rsidP="00CD5E67">
            <w:pPr>
              <w:snapToGrid w:val="0"/>
              <w:ind w:firstLine="480"/>
              <w:rPr>
                <w:szCs w:val="21"/>
              </w:rPr>
            </w:pPr>
            <w:r w:rsidRPr="00D135DD">
              <w:rPr>
                <w:rFonts w:hint="eastAsia"/>
                <w:szCs w:val="21"/>
              </w:rPr>
              <w:t>单元名称</w:t>
            </w:r>
          </w:p>
        </w:tc>
        <w:tc>
          <w:tcPr>
            <w:tcW w:w="1188" w:type="dxa"/>
            <w:gridSpan w:val="4"/>
            <w:vAlign w:val="center"/>
          </w:tcPr>
          <w:p w14:paraId="200BE45C" w14:textId="77777777" w:rsidR="0047351E" w:rsidRPr="00D135DD" w:rsidRDefault="0047351E" w:rsidP="00CD5E67">
            <w:pPr>
              <w:snapToGrid w:val="0"/>
              <w:ind w:firstLine="480"/>
              <w:rPr>
                <w:szCs w:val="21"/>
              </w:rPr>
            </w:pPr>
            <w:r w:rsidRPr="00D135DD">
              <w:rPr>
                <w:rFonts w:hint="eastAsia"/>
                <w:szCs w:val="21"/>
              </w:rPr>
              <w:t>ID</w:t>
            </w:r>
            <w:r w:rsidRPr="00D135DD">
              <w:rPr>
                <w:rFonts w:hint="eastAsia"/>
                <w:szCs w:val="21"/>
              </w:rPr>
              <w:t>交互机制</w:t>
            </w:r>
          </w:p>
        </w:tc>
        <w:tc>
          <w:tcPr>
            <w:tcW w:w="1134" w:type="dxa"/>
            <w:gridSpan w:val="3"/>
            <w:vAlign w:val="center"/>
          </w:tcPr>
          <w:p w14:paraId="03445ACB" w14:textId="77777777" w:rsidR="0047351E" w:rsidRPr="00D135DD" w:rsidRDefault="0047351E" w:rsidP="00CD5E67">
            <w:pPr>
              <w:snapToGrid w:val="0"/>
              <w:ind w:firstLine="480"/>
              <w:rPr>
                <w:szCs w:val="21"/>
              </w:rPr>
            </w:pPr>
            <w:r w:rsidRPr="00D135DD">
              <w:rPr>
                <w:rFonts w:hint="eastAsia"/>
                <w:szCs w:val="21"/>
              </w:rPr>
              <w:t>责任人</w:t>
            </w:r>
          </w:p>
        </w:tc>
        <w:tc>
          <w:tcPr>
            <w:tcW w:w="709" w:type="dxa"/>
            <w:gridSpan w:val="2"/>
            <w:vAlign w:val="center"/>
          </w:tcPr>
          <w:p w14:paraId="705BC827" w14:textId="77777777" w:rsidR="0047351E" w:rsidRPr="00D135DD" w:rsidRDefault="0047351E" w:rsidP="00CD5E67">
            <w:pPr>
              <w:snapToGrid w:val="0"/>
              <w:ind w:firstLine="480"/>
              <w:rPr>
                <w:szCs w:val="21"/>
              </w:rPr>
            </w:pPr>
            <w:proofErr w:type="gramStart"/>
            <w:r w:rsidRPr="00D135DD">
              <w:rPr>
                <w:rFonts w:hint="eastAsia"/>
                <w:szCs w:val="21"/>
              </w:rPr>
              <w:t>邵</w:t>
            </w:r>
            <w:proofErr w:type="gramEnd"/>
            <w:r w:rsidRPr="00D135DD">
              <w:rPr>
                <w:rFonts w:hint="eastAsia"/>
                <w:szCs w:val="21"/>
              </w:rPr>
              <w:t>欣欣</w:t>
            </w:r>
          </w:p>
        </w:tc>
        <w:tc>
          <w:tcPr>
            <w:tcW w:w="1701" w:type="dxa"/>
            <w:gridSpan w:val="6"/>
            <w:vAlign w:val="center"/>
          </w:tcPr>
          <w:p w14:paraId="0C1A7908" w14:textId="77777777" w:rsidR="0047351E" w:rsidRPr="00D135DD" w:rsidRDefault="0047351E" w:rsidP="00CD5E67">
            <w:pPr>
              <w:snapToGrid w:val="0"/>
              <w:ind w:firstLine="480"/>
              <w:rPr>
                <w:szCs w:val="21"/>
              </w:rPr>
            </w:pPr>
            <w:r w:rsidRPr="00D135DD">
              <w:rPr>
                <w:rFonts w:hint="eastAsia"/>
                <w:szCs w:val="21"/>
              </w:rPr>
              <w:t>单元所属子系统</w:t>
            </w:r>
          </w:p>
        </w:tc>
        <w:tc>
          <w:tcPr>
            <w:tcW w:w="454" w:type="dxa"/>
            <w:gridSpan w:val="2"/>
            <w:vAlign w:val="center"/>
          </w:tcPr>
          <w:p w14:paraId="6EA1F1DC" w14:textId="77777777" w:rsidR="0047351E" w:rsidRPr="00D135DD" w:rsidRDefault="0047351E" w:rsidP="00CD5E67">
            <w:pPr>
              <w:snapToGrid w:val="0"/>
              <w:ind w:firstLine="480"/>
              <w:rPr>
                <w:szCs w:val="21"/>
              </w:rPr>
            </w:pPr>
            <w:r w:rsidRPr="00D135DD">
              <w:rPr>
                <w:rFonts w:hint="eastAsia"/>
                <w:szCs w:val="21"/>
              </w:rPr>
              <w:t>动态</w:t>
            </w:r>
            <w:r w:rsidRPr="00D135DD">
              <w:rPr>
                <w:szCs w:val="21"/>
              </w:rPr>
              <w:t>ID</w:t>
            </w:r>
            <w:r w:rsidRPr="00D135DD">
              <w:rPr>
                <w:szCs w:val="21"/>
              </w:rPr>
              <w:t>模块</w:t>
            </w:r>
            <w:r w:rsidRPr="00D135DD">
              <w:rPr>
                <w:rFonts w:hint="eastAsia"/>
                <w:szCs w:val="21"/>
              </w:rPr>
              <w:t>服务器</w:t>
            </w:r>
            <w:r w:rsidRPr="00D135DD">
              <w:rPr>
                <w:szCs w:val="21"/>
              </w:rPr>
              <w:t>端</w:t>
            </w:r>
          </w:p>
        </w:tc>
        <w:tc>
          <w:tcPr>
            <w:tcW w:w="992" w:type="dxa"/>
            <w:gridSpan w:val="2"/>
            <w:vAlign w:val="center"/>
          </w:tcPr>
          <w:p w14:paraId="55C8697A" w14:textId="77777777" w:rsidR="0047351E" w:rsidRPr="00D135DD" w:rsidRDefault="0047351E" w:rsidP="00CD5E67">
            <w:pPr>
              <w:snapToGrid w:val="0"/>
              <w:ind w:firstLine="480"/>
              <w:rPr>
                <w:szCs w:val="21"/>
              </w:rPr>
            </w:pPr>
            <w:r w:rsidRPr="00D135DD">
              <w:rPr>
                <w:rFonts w:hint="eastAsia"/>
                <w:szCs w:val="21"/>
              </w:rPr>
              <w:t>开发周期</w:t>
            </w:r>
          </w:p>
        </w:tc>
        <w:tc>
          <w:tcPr>
            <w:tcW w:w="851" w:type="dxa"/>
            <w:gridSpan w:val="2"/>
            <w:vAlign w:val="center"/>
          </w:tcPr>
          <w:p w14:paraId="04833E2C" w14:textId="77777777" w:rsidR="0047351E" w:rsidRPr="00D135DD" w:rsidRDefault="0047351E" w:rsidP="00CD5E67">
            <w:pPr>
              <w:snapToGrid w:val="0"/>
              <w:ind w:firstLine="480"/>
              <w:rPr>
                <w:szCs w:val="21"/>
              </w:rPr>
            </w:pPr>
            <w:r w:rsidRPr="00D135DD">
              <w:rPr>
                <w:rFonts w:hint="eastAsia"/>
                <w:szCs w:val="21"/>
              </w:rPr>
              <w:t>1</w:t>
            </w:r>
            <w:r w:rsidRPr="00D135DD">
              <w:rPr>
                <w:rFonts w:hint="eastAsia"/>
                <w:szCs w:val="21"/>
              </w:rPr>
              <w:t>个月</w:t>
            </w:r>
          </w:p>
        </w:tc>
      </w:tr>
      <w:tr w:rsidR="0047351E" w:rsidRPr="00D135DD" w14:paraId="035B0F13" w14:textId="77777777" w:rsidTr="0047351E">
        <w:trPr>
          <w:trHeight w:val="440"/>
        </w:trPr>
        <w:tc>
          <w:tcPr>
            <w:tcW w:w="8094" w:type="dxa"/>
            <w:gridSpan w:val="24"/>
            <w:vAlign w:val="center"/>
          </w:tcPr>
          <w:p w14:paraId="00060E31" w14:textId="77777777" w:rsidR="0047351E" w:rsidRPr="00D135DD" w:rsidRDefault="0047351E" w:rsidP="00CD5E67">
            <w:pPr>
              <w:snapToGrid w:val="0"/>
              <w:ind w:firstLine="480"/>
              <w:rPr>
                <w:szCs w:val="21"/>
              </w:rPr>
            </w:pPr>
            <w:r w:rsidRPr="00D135DD">
              <w:rPr>
                <w:rFonts w:hint="eastAsia"/>
                <w:szCs w:val="21"/>
              </w:rPr>
              <w:t>代码测试检查：</w:t>
            </w:r>
          </w:p>
        </w:tc>
      </w:tr>
      <w:tr w:rsidR="0047351E" w:rsidRPr="00D135DD" w14:paraId="2EDCE3F4" w14:textId="77777777" w:rsidTr="0047351E">
        <w:trPr>
          <w:trHeight w:val="440"/>
        </w:trPr>
        <w:tc>
          <w:tcPr>
            <w:tcW w:w="1545" w:type="dxa"/>
            <w:gridSpan w:val="5"/>
            <w:vAlign w:val="center"/>
          </w:tcPr>
          <w:p w14:paraId="575DF1E4" w14:textId="77777777" w:rsidR="0047351E" w:rsidRPr="00D135DD" w:rsidRDefault="0047351E" w:rsidP="00CD5E67">
            <w:pPr>
              <w:snapToGrid w:val="0"/>
              <w:ind w:firstLine="480"/>
              <w:rPr>
                <w:szCs w:val="21"/>
              </w:rPr>
            </w:pPr>
            <w:r w:rsidRPr="00D135DD">
              <w:rPr>
                <w:rFonts w:hint="eastAsia"/>
                <w:szCs w:val="21"/>
              </w:rPr>
              <w:t>代码测试内容</w:t>
            </w:r>
          </w:p>
        </w:tc>
        <w:tc>
          <w:tcPr>
            <w:tcW w:w="1842" w:type="dxa"/>
            <w:gridSpan w:val="5"/>
            <w:vAlign w:val="center"/>
          </w:tcPr>
          <w:p w14:paraId="4A15A2D8" w14:textId="77777777" w:rsidR="0047351E" w:rsidRPr="00D135DD" w:rsidRDefault="0047351E" w:rsidP="00CD5E67">
            <w:pPr>
              <w:snapToGrid w:val="0"/>
              <w:ind w:firstLine="480"/>
              <w:jc w:val="center"/>
              <w:rPr>
                <w:szCs w:val="21"/>
              </w:rPr>
            </w:pPr>
            <w:r w:rsidRPr="00D135DD">
              <w:rPr>
                <w:rFonts w:hint="eastAsia"/>
                <w:szCs w:val="21"/>
              </w:rPr>
              <w:t>测试人员</w:t>
            </w:r>
          </w:p>
        </w:tc>
        <w:tc>
          <w:tcPr>
            <w:tcW w:w="2864" w:type="dxa"/>
            <w:gridSpan w:val="10"/>
            <w:vAlign w:val="center"/>
          </w:tcPr>
          <w:p w14:paraId="3B151920" w14:textId="77777777" w:rsidR="0047351E" w:rsidRPr="00D135DD" w:rsidRDefault="0047351E" w:rsidP="00CD5E67">
            <w:pPr>
              <w:snapToGrid w:val="0"/>
              <w:ind w:firstLine="480"/>
              <w:jc w:val="center"/>
              <w:rPr>
                <w:szCs w:val="21"/>
              </w:rPr>
            </w:pPr>
            <w:r w:rsidRPr="00D135DD">
              <w:rPr>
                <w:rFonts w:hint="eastAsia"/>
                <w:szCs w:val="21"/>
              </w:rPr>
              <w:t>测试结果</w:t>
            </w:r>
          </w:p>
        </w:tc>
        <w:tc>
          <w:tcPr>
            <w:tcW w:w="1843" w:type="dxa"/>
            <w:gridSpan w:val="4"/>
            <w:vAlign w:val="center"/>
          </w:tcPr>
          <w:p w14:paraId="3371C69A" w14:textId="77777777" w:rsidR="0047351E" w:rsidRPr="00D135DD" w:rsidRDefault="0047351E" w:rsidP="00CD5E67">
            <w:pPr>
              <w:snapToGrid w:val="0"/>
              <w:ind w:firstLine="480"/>
              <w:jc w:val="center"/>
              <w:rPr>
                <w:szCs w:val="21"/>
              </w:rPr>
            </w:pPr>
            <w:r w:rsidRPr="00D135DD">
              <w:rPr>
                <w:rFonts w:hint="eastAsia"/>
                <w:szCs w:val="21"/>
              </w:rPr>
              <w:t>备注</w:t>
            </w:r>
          </w:p>
        </w:tc>
      </w:tr>
      <w:tr w:rsidR="0047351E" w:rsidRPr="00D135DD" w14:paraId="0CF05AAC" w14:textId="77777777" w:rsidTr="0047351E">
        <w:trPr>
          <w:trHeight w:val="440"/>
        </w:trPr>
        <w:tc>
          <w:tcPr>
            <w:tcW w:w="1545" w:type="dxa"/>
            <w:gridSpan w:val="5"/>
            <w:vAlign w:val="center"/>
          </w:tcPr>
          <w:p w14:paraId="6B21D198" w14:textId="77777777" w:rsidR="0047351E" w:rsidRPr="00D135DD" w:rsidRDefault="0047351E" w:rsidP="00CD5E67">
            <w:pPr>
              <w:snapToGrid w:val="0"/>
              <w:ind w:firstLine="480"/>
            </w:pPr>
            <w:r w:rsidRPr="00D135DD">
              <w:rPr>
                <w:rFonts w:hint="eastAsia"/>
              </w:rPr>
              <w:t>路径测试</w:t>
            </w:r>
          </w:p>
        </w:tc>
        <w:tc>
          <w:tcPr>
            <w:tcW w:w="1842" w:type="dxa"/>
            <w:gridSpan w:val="5"/>
            <w:vAlign w:val="center"/>
          </w:tcPr>
          <w:p w14:paraId="0B7298C7"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2864" w:type="dxa"/>
            <w:gridSpan w:val="10"/>
            <w:vAlign w:val="center"/>
          </w:tcPr>
          <w:p w14:paraId="465BB4C7"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测试结果一切正常</w:t>
            </w:r>
          </w:p>
        </w:tc>
        <w:tc>
          <w:tcPr>
            <w:tcW w:w="1843" w:type="dxa"/>
            <w:gridSpan w:val="4"/>
            <w:vAlign w:val="center"/>
          </w:tcPr>
          <w:p w14:paraId="47330FC2"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路径正常</w:t>
            </w:r>
          </w:p>
        </w:tc>
      </w:tr>
      <w:tr w:rsidR="0047351E" w:rsidRPr="00D135DD" w14:paraId="1D76C4A2" w14:textId="77777777" w:rsidTr="0047351E">
        <w:trPr>
          <w:trHeight w:val="440"/>
        </w:trPr>
        <w:tc>
          <w:tcPr>
            <w:tcW w:w="1545" w:type="dxa"/>
            <w:gridSpan w:val="5"/>
            <w:vAlign w:val="center"/>
          </w:tcPr>
          <w:p w14:paraId="7BD3401D" w14:textId="77777777" w:rsidR="0047351E" w:rsidRPr="00D135DD" w:rsidRDefault="0047351E" w:rsidP="00CD5E67">
            <w:pPr>
              <w:snapToGrid w:val="0"/>
              <w:ind w:firstLine="480"/>
            </w:pPr>
            <w:r w:rsidRPr="00D135DD">
              <w:rPr>
                <w:rFonts w:hint="eastAsia"/>
              </w:rPr>
              <w:t>声明测试</w:t>
            </w:r>
          </w:p>
        </w:tc>
        <w:tc>
          <w:tcPr>
            <w:tcW w:w="1842" w:type="dxa"/>
            <w:gridSpan w:val="5"/>
            <w:vAlign w:val="center"/>
          </w:tcPr>
          <w:p w14:paraId="724F8B3F"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2864" w:type="dxa"/>
            <w:gridSpan w:val="10"/>
            <w:vAlign w:val="center"/>
          </w:tcPr>
          <w:p w14:paraId="709DF3AF"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测试结果一切正常</w:t>
            </w:r>
          </w:p>
        </w:tc>
        <w:tc>
          <w:tcPr>
            <w:tcW w:w="1843" w:type="dxa"/>
            <w:gridSpan w:val="4"/>
            <w:vAlign w:val="center"/>
          </w:tcPr>
          <w:p w14:paraId="769A6DE4"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w:t>
            </w:r>
          </w:p>
        </w:tc>
      </w:tr>
      <w:tr w:rsidR="0047351E" w:rsidRPr="00D135DD" w14:paraId="481529D1" w14:textId="77777777" w:rsidTr="0047351E">
        <w:trPr>
          <w:trHeight w:val="440"/>
        </w:trPr>
        <w:tc>
          <w:tcPr>
            <w:tcW w:w="1545" w:type="dxa"/>
            <w:gridSpan w:val="5"/>
            <w:vAlign w:val="center"/>
          </w:tcPr>
          <w:p w14:paraId="7062379E" w14:textId="77777777" w:rsidR="0047351E" w:rsidRPr="00D135DD" w:rsidRDefault="0047351E" w:rsidP="00CD5E67">
            <w:pPr>
              <w:snapToGrid w:val="0"/>
              <w:ind w:firstLine="480"/>
            </w:pPr>
            <w:r w:rsidRPr="00D135DD">
              <w:rPr>
                <w:rFonts w:hint="eastAsia"/>
              </w:rPr>
              <w:t>循环测试</w:t>
            </w:r>
          </w:p>
        </w:tc>
        <w:tc>
          <w:tcPr>
            <w:tcW w:w="1842" w:type="dxa"/>
            <w:gridSpan w:val="5"/>
            <w:vAlign w:val="center"/>
          </w:tcPr>
          <w:p w14:paraId="02FC8E28"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2864" w:type="dxa"/>
            <w:gridSpan w:val="10"/>
            <w:vAlign w:val="center"/>
          </w:tcPr>
          <w:p w14:paraId="2DE63B6C"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测试结果一切正常</w:t>
            </w:r>
          </w:p>
        </w:tc>
        <w:tc>
          <w:tcPr>
            <w:tcW w:w="1843" w:type="dxa"/>
            <w:gridSpan w:val="4"/>
            <w:vAlign w:val="center"/>
          </w:tcPr>
          <w:p w14:paraId="74825C20"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循环正常</w:t>
            </w:r>
          </w:p>
        </w:tc>
      </w:tr>
      <w:tr w:rsidR="0047351E" w:rsidRPr="00D135DD" w14:paraId="6DF2488B" w14:textId="77777777" w:rsidTr="0047351E">
        <w:trPr>
          <w:trHeight w:val="440"/>
        </w:trPr>
        <w:tc>
          <w:tcPr>
            <w:tcW w:w="1545" w:type="dxa"/>
            <w:gridSpan w:val="5"/>
            <w:vAlign w:val="center"/>
          </w:tcPr>
          <w:p w14:paraId="6EF209DE" w14:textId="77777777" w:rsidR="0047351E" w:rsidRPr="00D135DD" w:rsidRDefault="0047351E" w:rsidP="00CD5E67">
            <w:pPr>
              <w:snapToGrid w:val="0"/>
              <w:ind w:firstLine="480"/>
            </w:pPr>
            <w:r w:rsidRPr="00D135DD">
              <w:rPr>
                <w:rFonts w:hint="eastAsia"/>
              </w:rPr>
              <w:t>边界测试</w:t>
            </w:r>
          </w:p>
        </w:tc>
        <w:tc>
          <w:tcPr>
            <w:tcW w:w="1842" w:type="dxa"/>
            <w:gridSpan w:val="5"/>
            <w:vAlign w:val="center"/>
          </w:tcPr>
          <w:p w14:paraId="56718CC6"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2864" w:type="dxa"/>
            <w:gridSpan w:val="10"/>
            <w:vAlign w:val="center"/>
          </w:tcPr>
          <w:p w14:paraId="5D325CF9"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测试结果一切正常</w:t>
            </w:r>
          </w:p>
        </w:tc>
        <w:tc>
          <w:tcPr>
            <w:tcW w:w="1843" w:type="dxa"/>
            <w:gridSpan w:val="4"/>
            <w:vAlign w:val="center"/>
          </w:tcPr>
          <w:p w14:paraId="70259C83"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w:t>
            </w:r>
          </w:p>
        </w:tc>
      </w:tr>
      <w:tr w:rsidR="0047351E" w:rsidRPr="00D135DD" w14:paraId="44326282" w14:textId="77777777" w:rsidTr="0047351E">
        <w:trPr>
          <w:trHeight w:val="440"/>
        </w:trPr>
        <w:tc>
          <w:tcPr>
            <w:tcW w:w="1545" w:type="dxa"/>
            <w:gridSpan w:val="5"/>
            <w:vAlign w:val="center"/>
          </w:tcPr>
          <w:p w14:paraId="02D5FF8D" w14:textId="77777777" w:rsidR="0047351E" w:rsidRPr="00D135DD" w:rsidRDefault="0047351E" w:rsidP="00CD5E67">
            <w:pPr>
              <w:snapToGrid w:val="0"/>
              <w:ind w:firstLine="480"/>
            </w:pPr>
            <w:r w:rsidRPr="00D135DD">
              <w:rPr>
                <w:rFonts w:hint="eastAsia"/>
              </w:rPr>
              <w:t>接口测试</w:t>
            </w:r>
          </w:p>
        </w:tc>
        <w:tc>
          <w:tcPr>
            <w:tcW w:w="1842" w:type="dxa"/>
            <w:gridSpan w:val="5"/>
            <w:vAlign w:val="center"/>
          </w:tcPr>
          <w:p w14:paraId="66B96BDC"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2864" w:type="dxa"/>
            <w:gridSpan w:val="10"/>
            <w:vAlign w:val="center"/>
          </w:tcPr>
          <w:p w14:paraId="726BB422"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测试结果一切正常</w:t>
            </w:r>
          </w:p>
        </w:tc>
        <w:tc>
          <w:tcPr>
            <w:tcW w:w="1843" w:type="dxa"/>
            <w:gridSpan w:val="4"/>
            <w:vAlign w:val="center"/>
          </w:tcPr>
          <w:p w14:paraId="28EA6BB2"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接口正常</w:t>
            </w:r>
          </w:p>
        </w:tc>
      </w:tr>
      <w:tr w:rsidR="0047351E" w:rsidRPr="00D135DD" w14:paraId="7142352C" w14:textId="77777777" w:rsidTr="0047351E">
        <w:trPr>
          <w:trHeight w:val="440"/>
        </w:trPr>
        <w:tc>
          <w:tcPr>
            <w:tcW w:w="1545" w:type="dxa"/>
            <w:gridSpan w:val="5"/>
            <w:vAlign w:val="center"/>
          </w:tcPr>
          <w:p w14:paraId="5BF9DCB5" w14:textId="77777777" w:rsidR="0047351E" w:rsidRPr="00D135DD" w:rsidRDefault="0047351E" w:rsidP="00CD5E67">
            <w:pPr>
              <w:snapToGrid w:val="0"/>
              <w:ind w:firstLine="480"/>
            </w:pPr>
            <w:r w:rsidRPr="00D135DD">
              <w:rPr>
                <w:rFonts w:hint="eastAsia"/>
              </w:rPr>
              <w:t>界面测试</w:t>
            </w:r>
          </w:p>
        </w:tc>
        <w:tc>
          <w:tcPr>
            <w:tcW w:w="1842" w:type="dxa"/>
            <w:gridSpan w:val="5"/>
            <w:vAlign w:val="center"/>
          </w:tcPr>
          <w:p w14:paraId="1B94F089"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2864" w:type="dxa"/>
            <w:gridSpan w:val="10"/>
            <w:vAlign w:val="center"/>
          </w:tcPr>
          <w:p w14:paraId="3BDC7702"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测试结果一切正常</w:t>
            </w:r>
          </w:p>
        </w:tc>
        <w:tc>
          <w:tcPr>
            <w:tcW w:w="1843" w:type="dxa"/>
            <w:gridSpan w:val="4"/>
            <w:vAlign w:val="center"/>
          </w:tcPr>
          <w:p w14:paraId="13CE6D42"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界面正常</w:t>
            </w:r>
          </w:p>
        </w:tc>
      </w:tr>
      <w:tr w:rsidR="0047351E" w:rsidRPr="00D135DD" w14:paraId="0A86C7C8" w14:textId="77777777" w:rsidTr="0047351E">
        <w:trPr>
          <w:trHeight w:val="440"/>
        </w:trPr>
        <w:tc>
          <w:tcPr>
            <w:tcW w:w="1545" w:type="dxa"/>
            <w:gridSpan w:val="5"/>
            <w:vAlign w:val="center"/>
          </w:tcPr>
          <w:p w14:paraId="13FEBBAB" w14:textId="77777777" w:rsidR="0047351E" w:rsidRPr="00D135DD" w:rsidRDefault="0047351E" w:rsidP="00CD5E67">
            <w:pPr>
              <w:snapToGrid w:val="0"/>
              <w:ind w:firstLine="480"/>
            </w:pPr>
            <w:r w:rsidRPr="00D135DD">
              <w:rPr>
                <w:rFonts w:hint="eastAsia"/>
              </w:rPr>
              <w:t>数据确认测试</w:t>
            </w:r>
          </w:p>
        </w:tc>
        <w:tc>
          <w:tcPr>
            <w:tcW w:w="1842" w:type="dxa"/>
            <w:gridSpan w:val="5"/>
            <w:vAlign w:val="center"/>
          </w:tcPr>
          <w:p w14:paraId="2E724B24"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2864" w:type="dxa"/>
            <w:gridSpan w:val="10"/>
            <w:vAlign w:val="center"/>
          </w:tcPr>
          <w:p w14:paraId="71B96A82"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测试结果一切正常</w:t>
            </w:r>
          </w:p>
        </w:tc>
        <w:tc>
          <w:tcPr>
            <w:tcW w:w="1843" w:type="dxa"/>
            <w:gridSpan w:val="4"/>
            <w:vAlign w:val="center"/>
          </w:tcPr>
          <w:p w14:paraId="7137F389"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数据</w:t>
            </w:r>
            <w:r w:rsidRPr="00D135DD">
              <w:rPr>
                <w:rFonts w:ascii="Times New Roman" w:hAnsi="Times New Roman"/>
                <w:szCs w:val="22"/>
              </w:rPr>
              <w:t>确认正常</w:t>
            </w:r>
          </w:p>
        </w:tc>
      </w:tr>
      <w:tr w:rsidR="0047351E" w:rsidRPr="00D135DD" w14:paraId="3F3B01A8" w14:textId="77777777" w:rsidTr="0047351E">
        <w:trPr>
          <w:trHeight w:val="440"/>
        </w:trPr>
        <w:tc>
          <w:tcPr>
            <w:tcW w:w="1545" w:type="dxa"/>
            <w:gridSpan w:val="5"/>
            <w:vAlign w:val="center"/>
          </w:tcPr>
          <w:p w14:paraId="6FAB049E" w14:textId="77777777" w:rsidR="0047351E" w:rsidRPr="00D135DD" w:rsidRDefault="0047351E" w:rsidP="00CD5E67">
            <w:pPr>
              <w:snapToGrid w:val="0"/>
              <w:ind w:firstLine="480"/>
            </w:pPr>
            <w:r w:rsidRPr="00D135DD">
              <w:rPr>
                <w:rFonts w:hint="eastAsia"/>
              </w:rPr>
              <w:t>代码走查</w:t>
            </w:r>
          </w:p>
        </w:tc>
        <w:tc>
          <w:tcPr>
            <w:tcW w:w="1842" w:type="dxa"/>
            <w:gridSpan w:val="5"/>
            <w:vAlign w:val="center"/>
          </w:tcPr>
          <w:p w14:paraId="0EDD0DC0"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2864" w:type="dxa"/>
            <w:gridSpan w:val="10"/>
            <w:vAlign w:val="center"/>
          </w:tcPr>
          <w:p w14:paraId="5165250A"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测试结果一切正常</w:t>
            </w:r>
          </w:p>
        </w:tc>
        <w:tc>
          <w:tcPr>
            <w:tcW w:w="1843" w:type="dxa"/>
            <w:gridSpan w:val="4"/>
            <w:vAlign w:val="center"/>
          </w:tcPr>
          <w:p w14:paraId="304AC381"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代码规范</w:t>
            </w:r>
          </w:p>
        </w:tc>
      </w:tr>
      <w:tr w:rsidR="0047351E" w:rsidRPr="00D135DD" w14:paraId="10D3951C" w14:textId="77777777" w:rsidTr="0047351E">
        <w:trPr>
          <w:trHeight w:val="440"/>
        </w:trPr>
        <w:tc>
          <w:tcPr>
            <w:tcW w:w="8094" w:type="dxa"/>
            <w:gridSpan w:val="24"/>
            <w:vAlign w:val="center"/>
          </w:tcPr>
          <w:p w14:paraId="55BB630C" w14:textId="77777777" w:rsidR="0047351E" w:rsidRPr="00D135DD" w:rsidRDefault="0047351E" w:rsidP="00CD5E67">
            <w:pPr>
              <w:snapToGrid w:val="0"/>
              <w:ind w:firstLine="480"/>
            </w:pPr>
            <w:r w:rsidRPr="00D135DD">
              <w:rPr>
                <w:rFonts w:hint="eastAsia"/>
              </w:rPr>
              <w:t>功能测试：功能测试一切正常，满足预定功能设定</w:t>
            </w:r>
          </w:p>
        </w:tc>
      </w:tr>
      <w:tr w:rsidR="0047351E" w:rsidRPr="00D135DD" w14:paraId="1C4DB756" w14:textId="77777777" w:rsidTr="008E7D63">
        <w:trPr>
          <w:trHeight w:val="880"/>
        </w:trPr>
        <w:tc>
          <w:tcPr>
            <w:tcW w:w="1006" w:type="dxa"/>
            <w:gridSpan w:val="2"/>
            <w:vAlign w:val="center"/>
          </w:tcPr>
          <w:p w14:paraId="200C0D2B" w14:textId="77777777" w:rsidR="0047351E" w:rsidRPr="00D135DD" w:rsidRDefault="0047351E" w:rsidP="00CD5E67">
            <w:pPr>
              <w:snapToGrid w:val="0"/>
              <w:ind w:firstLine="480"/>
              <w:jc w:val="center"/>
            </w:pPr>
            <w:r w:rsidRPr="00D135DD">
              <w:rPr>
                <w:rFonts w:hint="eastAsia"/>
              </w:rPr>
              <w:t>序号</w:t>
            </w:r>
          </w:p>
        </w:tc>
        <w:tc>
          <w:tcPr>
            <w:tcW w:w="1208" w:type="dxa"/>
            <w:gridSpan w:val="4"/>
            <w:vAlign w:val="center"/>
          </w:tcPr>
          <w:p w14:paraId="0961F4BB" w14:textId="77777777" w:rsidR="0047351E" w:rsidRPr="00D135DD" w:rsidRDefault="0047351E" w:rsidP="00CD5E67">
            <w:pPr>
              <w:snapToGrid w:val="0"/>
              <w:ind w:firstLine="480"/>
              <w:jc w:val="center"/>
            </w:pPr>
            <w:r w:rsidRPr="00D135DD">
              <w:rPr>
                <w:rFonts w:hint="eastAsia"/>
              </w:rPr>
              <w:t>功能名称</w:t>
            </w:r>
          </w:p>
        </w:tc>
        <w:tc>
          <w:tcPr>
            <w:tcW w:w="1525" w:type="dxa"/>
            <w:gridSpan w:val="5"/>
            <w:vAlign w:val="center"/>
          </w:tcPr>
          <w:p w14:paraId="0DF64FB3" w14:textId="77777777" w:rsidR="0047351E" w:rsidRPr="00D135DD" w:rsidRDefault="0047351E" w:rsidP="00CD5E67">
            <w:pPr>
              <w:snapToGrid w:val="0"/>
              <w:ind w:firstLine="480"/>
              <w:jc w:val="center"/>
            </w:pPr>
            <w:r w:rsidRPr="00D135DD">
              <w:rPr>
                <w:rFonts w:hint="eastAsia"/>
              </w:rPr>
              <w:t>操作方法</w:t>
            </w:r>
          </w:p>
        </w:tc>
        <w:tc>
          <w:tcPr>
            <w:tcW w:w="1525" w:type="dxa"/>
            <w:gridSpan w:val="5"/>
            <w:vAlign w:val="center"/>
          </w:tcPr>
          <w:p w14:paraId="3D5C4E7C" w14:textId="77777777" w:rsidR="0047351E" w:rsidRPr="00D135DD" w:rsidRDefault="0047351E" w:rsidP="00CD5E67">
            <w:pPr>
              <w:snapToGrid w:val="0"/>
              <w:ind w:firstLine="480"/>
              <w:jc w:val="center"/>
            </w:pPr>
            <w:r w:rsidRPr="00D135DD">
              <w:rPr>
                <w:rFonts w:hint="eastAsia"/>
              </w:rPr>
              <w:t>结果</w:t>
            </w:r>
          </w:p>
        </w:tc>
        <w:tc>
          <w:tcPr>
            <w:tcW w:w="987" w:type="dxa"/>
            <w:gridSpan w:val="4"/>
            <w:vAlign w:val="center"/>
          </w:tcPr>
          <w:p w14:paraId="193BB754" w14:textId="77777777" w:rsidR="0047351E" w:rsidRPr="00D135DD" w:rsidRDefault="0047351E" w:rsidP="00CD5E67">
            <w:pPr>
              <w:snapToGrid w:val="0"/>
              <w:ind w:firstLine="480"/>
              <w:jc w:val="center"/>
            </w:pPr>
            <w:r w:rsidRPr="00D135DD">
              <w:rPr>
                <w:rFonts w:hint="eastAsia"/>
              </w:rPr>
              <w:t>建议</w:t>
            </w:r>
          </w:p>
        </w:tc>
        <w:tc>
          <w:tcPr>
            <w:tcW w:w="992" w:type="dxa"/>
            <w:gridSpan w:val="2"/>
            <w:vAlign w:val="center"/>
          </w:tcPr>
          <w:p w14:paraId="22F4C18C" w14:textId="77777777" w:rsidR="0047351E" w:rsidRPr="00D135DD" w:rsidRDefault="0047351E" w:rsidP="00CD5E67">
            <w:pPr>
              <w:snapToGrid w:val="0"/>
              <w:ind w:firstLine="480"/>
              <w:jc w:val="center"/>
            </w:pPr>
            <w:r w:rsidRPr="00D135DD">
              <w:rPr>
                <w:rFonts w:hint="eastAsia"/>
              </w:rPr>
              <w:t>测试人员</w:t>
            </w:r>
          </w:p>
        </w:tc>
        <w:tc>
          <w:tcPr>
            <w:tcW w:w="851" w:type="dxa"/>
            <w:gridSpan w:val="2"/>
            <w:vAlign w:val="center"/>
          </w:tcPr>
          <w:p w14:paraId="22B1DBE5" w14:textId="77777777" w:rsidR="0047351E" w:rsidRPr="00D135DD" w:rsidRDefault="0047351E" w:rsidP="00CD5E67">
            <w:pPr>
              <w:snapToGrid w:val="0"/>
              <w:ind w:firstLine="480"/>
              <w:jc w:val="center"/>
            </w:pPr>
            <w:r w:rsidRPr="00D135DD">
              <w:rPr>
                <w:rFonts w:hint="eastAsia"/>
              </w:rPr>
              <w:t>备注</w:t>
            </w:r>
          </w:p>
        </w:tc>
      </w:tr>
      <w:tr w:rsidR="0047351E" w:rsidRPr="00D135DD" w14:paraId="500175A4" w14:textId="77777777" w:rsidTr="008E7D63">
        <w:trPr>
          <w:trHeight w:val="1439"/>
        </w:trPr>
        <w:tc>
          <w:tcPr>
            <w:tcW w:w="1006" w:type="dxa"/>
            <w:gridSpan w:val="2"/>
          </w:tcPr>
          <w:p w14:paraId="6C7F1B3B" w14:textId="77777777" w:rsidR="0047351E" w:rsidRPr="00D135DD" w:rsidRDefault="0047351E" w:rsidP="00CD5E67">
            <w:pPr>
              <w:snapToGrid w:val="0"/>
              <w:ind w:firstLine="480"/>
            </w:pPr>
            <w:r w:rsidRPr="00D135DD">
              <w:rPr>
                <w:rFonts w:hint="eastAsia"/>
              </w:rPr>
              <w:t>01</w:t>
            </w:r>
          </w:p>
        </w:tc>
        <w:tc>
          <w:tcPr>
            <w:tcW w:w="1208" w:type="dxa"/>
            <w:gridSpan w:val="4"/>
          </w:tcPr>
          <w:p w14:paraId="6344A117" w14:textId="77777777" w:rsidR="0047351E" w:rsidRPr="00D135DD" w:rsidRDefault="0047351E" w:rsidP="00CD5E67">
            <w:pPr>
              <w:snapToGrid w:val="0"/>
              <w:ind w:firstLine="480"/>
            </w:pPr>
            <w:r w:rsidRPr="00D135DD">
              <w:rPr>
                <w:rFonts w:hint="eastAsia"/>
                <w:szCs w:val="21"/>
              </w:rPr>
              <w:t>Nginx</w:t>
            </w:r>
            <w:r w:rsidRPr="00D135DD">
              <w:rPr>
                <w:rFonts w:hint="eastAsia"/>
                <w:szCs w:val="21"/>
              </w:rPr>
              <w:t>反向代理服务器向转发的响应</w:t>
            </w:r>
            <w:r w:rsidRPr="00D135DD">
              <w:rPr>
                <w:rFonts w:hint="eastAsia"/>
                <w:szCs w:val="21"/>
              </w:rPr>
              <w:t>HTML</w:t>
            </w:r>
            <w:r w:rsidRPr="00D135DD">
              <w:rPr>
                <w:rFonts w:hint="eastAsia"/>
                <w:szCs w:val="21"/>
              </w:rPr>
              <w:t>页面注入</w:t>
            </w:r>
            <w:r w:rsidRPr="00D135DD">
              <w:rPr>
                <w:rFonts w:hint="eastAsia"/>
                <w:szCs w:val="21"/>
              </w:rPr>
              <w:t>ID</w:t>
            </w:r>
          </w:p>
        </w:tc>
        <w:tc>
          <w:tcPr>
            <w:tcW w:w="1525" w:type="dxa"/>
            <w:gridSpan w:val="5"/>
          </w:tcPr>
          <w:p w14:paraId="5AE4D688" w14:textId="77777777" w:rsidR="0047351E" w:rsidRPr="00D135DD" w:rsidRDefault="0047351E" w:rsidP="00CD5E67">
            <w:pPr>
              <w:snapToGrid w:val="0"/>
              <w:ind w:firstLine="480"/>
            </w:pPr>
            <w:r w:rsidRPr="00D135DD">
              <w:rPr>
                <w:rFonts w:hint="eastAsia"/>
                <w:szCs w:val="21"/>
              </w:rPr>
              <w:t>当响应文件类型是</w:t>
            </w:r>
            <w:proofErr w:type="gramStart"/>
            <w:r w:rsidRPr="00D135DD">
              <w:rPr>
                <w:rFonts w:hint="eastAsia"/>
                <w:szCs w:val="21"/>
              </w:rPr>
              <w:t>”</w:t>
            </w:r>
            <w:proofErr w:type="gramEnd"/>
            <w:r w:rsidRPr="00D135DD">
              <w:rPr>
                <w:rFonts w:hint="eastAsia"/>
                <w:szCs w:val="21"/>
              </w:rPr>
              <w:t>text/html</w:t>
            </w:r>
            <w:proofErr w:type="gramStart"/>
            <w:r w:rsidRPr="00D135DD">
              <w:rPr>
                <w:rFonts w:hint="eastAsia"/>
                <w:szCs w:val="21"/>
              </w:rPr>
              <w:t>”</w:t>
            </w:r>
            <w:proofErr w:type="gramEnd"/>
            <w:r w:rsidRPr="00D135DD">
              <w:rPr>
                <w:rFonts w:hint="eastAsia"/>
                <w:szCs w:val="21"/>
              </w:rPr>
              <w:t>时，解析</w:t>
            </w:r>
            <w:r w:rsidRPr="00D135DD">
              <w:rPr>
                <w:rFonts w:hint="eastAsia"/>
                <w:szCs w:val="21"/>
              </w:rPr>
              <w:t>HTML</w:t>
            </w:r>
            <w:r w:rsidRPr="00D135DD">
              <w:rPr>
                <w:rFonts w:hint="eastAsia"/>
                <w:szCs w:val="21"/>
              </w:rPr>
              <w:t>，注入</w:t>
            </w:r>
            <w:r w:rsidRPr="00D135DD">
              <w:rPr>
                <w:rFonts w:hint="eastAsia"/>
                <w:szCs w:val="21"/>
              </w:rPr>
              <w:t>ID</w:t>
            </w:r>
          </w:p>
        </w:tc>
        <w:tc>
          <w:tcPr>
            <w:tcW w:w="1525" w:type="dxa"/>
            <w:gridSpan w:val="5"/>
          </w:tcPr>
          <w:p w14:paraId="1806FDD2" w14:textId="77777777" w:rsidR="0047351E" w:rsidRPr="00D135DD" w:rsidRDefault="0047351E" w:rsidP="00CD5E67">
            <w:pPr>
              <w:snapToGrid w:val="0"/>
              <w:ind w:firstLine="480"/>
            </w:pPr>
            <w:r w:rsidRPr="00D135DD">
              <w:rPr>
                <w:rFonts w:hint="eastAsia"/>
              </w:rPr>
              <w:t>测试结果一切正常</w:t>
            </w:r>
          </w:p>
        </w:tc>
        <w:tc>
          <w:tcPr>
            <w:tcW w:w="987" w:type="dxa"/>
            <w:gridSpan w:val="4"/>
          </w:tcPr>
          <w:p w14:paraId="5F440FAB" w14:textId="77777777" w:rsidR="0047351E" w:rsidRPr="00D135DD" w:rsidRDefault="0047351E" w:rsidP="00CD5E67">
            <w:pPr>
              <w:snapToGrid w:val="0"/>
              <w:ind w:firstLine="480"/>
            </w:pPr>
          </w:p>
        </w:tc>
        <w:tc>
          <w:tcPr>
            <w:tcW w:w="992" w:type="dxa"/>
            <w:gridSpan w:val="2"/>
          </w:tcPr>
          <w:p w14:paraId="5119FDAB"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851" w:type="dxa"/>
            <w:gridSpan w:val="2"/>
          </w:tcPr>
          <w:p w14:paraId="6D256E32" w14:textId="77777777" w:rsidR="0047351E" w:rsidRPr="00D135DD" w:rsidRDefault="0047351E" w:rsidP="00CD5E67">
            <w:pPr>
              <w:snapToGrid w:val="0"/>
              <w:ind w:firstLine="480"/>
            </w:pPr>
          </w:p>
        </w:tc>
      </w:tr>
      <w:tr w:rsidR="0047351E" w:rsidRPr="00D135DD" w14:paraId="12A944E3" w14:textId="77777777" w:rsidTr="0047351E">
        <w:trPr>
          <w:trHeight w:val="450"/>
        </w:trPr>
        <w:tc>
          <w:tcPr>
            <w:tcW w:w="1119" w:type="dxa"/>
            <w:gridSpan w:val="4"/>
            <w:vAlign w:val="center"/>
          </w:tcPr>
          <w:p w14:paraId="630AE99F" w14:textId="77777777" w:rsidR="0047351E" w:rsidRPr="00D135DD" w:rsidRDefault="0047351E" w:rsidP="00CD5E67">
            <w:pPr>
              <w:ind w:firstLine="480"/>
              <w:contextualSpacing/>
              <w:jc w:val="distribute"/>
            </w:pPr>
            <w:r w:rsidRPr="00D135DD">
              <w:rPr>
                <w:rFonts w:hint="eastAsia"/>
              </w:rPr>
              <w:t>测试结论</w:t>
            </w:r>
          </w:p>
        </w:tc>
        <w:tc>
          <w:tcPr>
            <w:tcW w:w="6975" w:type="dxa"/>
            <w:gridSpan w:val="20"/>
            <w:vAlign w:val="center"/>
          </w:tcPr>
          <w:p w14:paraId="34B158D2" w14:textId="77777777" w:rsidR="0047351E" w:rsidRPr="00D135DD" w:rsidRDefault="0047351E" w:rsidP="00CD5E67">
            <w:pPr>
              <w:snapToGrid w:val="0"/>
              <w:ind w:firstLine="480"/>
            </w:pPr>
            <w:r w:rsidRPr="00D135DD">
              <w:rPr>
                <w:rFonts w:hint="eastAsia"/>
              </w:rPr>
              <w:t>本模块</w:t>
            </w:r>
            <w:r w:rsidRPr="00D135DD">
              <w:t>通过</w:t>
            </w:r>
            <w:r w:rsidRPr="00D135DD">
              <w:rPr>
                <w:rFonts w:hint="eastAsia"/>
              </w:rPr>
              <w:t>单元</w:t>
            </w:r>
            <w:r w:rsidRPr="00D135DD">
              <w:t>测试</w:t>
            </w:r>
          </w:p>
        </w:tc>
      </w:tr>
      <w:tr w:rsidR="0047351E" w:rsidRPr="00D135DD" w14:paraId="716FFE66" w14:textId="77777777" w:rsidTr="0047351E">
        <w:trPr>
          <w:trHeight w:val="405"/>
        </w:trPr>
        <w:tc>
          <w:tcPr>
            <w:tcW w:w="978" w:type="dxa"/>
            <w:vAlign w:val="center"/>
          </w:tcPr>
          <w:p w14:paraId="02C46EB8" w14:textId="77777777" w:rsidR="0047351E" w:rsidRPr="00D135DD" w:rsidRDefault="0047351E" w:rsidP="00CD5E67">
            <w:pPr>
              <w:snapToGrid w:val="0"/>
              <w:ind w:firstLine="480"/>
            </w:pPr>
            <w:r w:rsidRPr="00D135DD">
              <w:rPr>
                <w:rFonts w:hint="eastAsia"/>
              </w:rPr>
              <w:t>责任人</w:t>
            </w:r>
          </w:p>
        </w:tc>
        <w:tc>
          <w:tcPr>
            <w:tcW w:w="3279" w:type="dxa"/>
            <w:gridSpan w:val="12"/>
            <w:vAlign w:val="center"/>
          </w:tcPr>
          <w:p w14:paraId="44D82970"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1710" w:type="dxa"/>
            <w:gridSpan w:val="6"/>
            <w:vAlign w:val="center"/>
          </w:tcPr>
          <w:p w14:paraId="33BA880E" w14:textId="77777777" w:rsidR="0047351E" w:rsidRPr="00D135DD" w:rsidRDefault="0047351E" w:rsidP="00CD5E67">
            <w:pPr>
              <w:snapToGrid w:val="0"/>
              <w:ind w:firstLine="480"/>
            </w:pPr>
            <w:r w:rsidRPr="00D135DD">
              <w:rPr>
                <w:rFonts w:hint="eastAsia"/>
              </w:rPr>
              <w:t>项目第一责任人</w:t>
            </w:r>
          </w:p>
        </w:tc>
        <w:tc>
          <w:tcPr>
            <w:tcW w:w="2127" w:type="dxa"/>
            <w:gridSpan w:val="5"/>
            <w:vAlign w:val="center"/>
          </w:tcPr>
          <w:p w14:paraId="16024DD1"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r>
      <w:tr w:rsidR="0047351E" w:rsidRPr="00D135DD" w14:paraId="0F086B6E" w14:textId="77777777" w:rsidTr="0047351E">
        <w:trPr>
          <w:trHeight w:val="405"/>
        </w:trPr>
        <w:tc>
          <w:tcPr>
            <w:tcW w:w="978" w:type="dxa"/>
            <w:vAlign w:val="center"/>
          </w:tcPr>
          <w:p w14:paraId="707F8716" w14:textId="77777777" w:rsidR="0047351E" w:rsidRPr="00D135DD" w:rsidRDefault="0047351E" w:rsidP="00CD5E67">
            <w:pPr>
              <w:snapToGrid w:val="0"/>
              <w:ind w:firstLine="480"/>
            </w:pPr>
            <w:r w:rsidRPr="00D135DD">
              <w:rPr>
                <w:rFonts w:hint="eastAsia"/>
              </w:rPr>
              <w:t>审核</w:t>
            </w:r>
          </w:p>
        </w:tc>
        <w:tc>
          <w:tcPr>
            <w:tcW w:w="7116" w:type="dxa"/>
            <w:gridSpan w:val="23"/>
            <w:vAlign w:val="center"/>
          </w:tcPr>
          <w:p w14:paraId="676E56E5" w14:textId="77777777" w:rsidR="0047351E" w:rsidRPr="00D135DD" w:rsidRDefault="0047351E" w:rsidP="00CD5E67">
            <w:pPr>
              <w:snapToGrid w:val="0"/>
              <w:ind w:firstLine="480"/>
            </w:pPr>
          </w:p>
        </w:tc>
      </w:tr>
      <w:tr w:rsidR="0047351E" w:rsidRPr="00D135DD" w14:paraId="550A09D9" w14:textId="77777777" w:rsidTr="0047351E">
        <w:trPr>
          <w:trHeight w:val="405"/>
        </w:trPr>
        <w:tc>
          <w:tcPr>
            <w:tcW w:w="978" w:type="dxa"/>
            <w:vAlign w:val="center"/>
          </w:tcPr>
          <w:p w14:paraId="510E2570" w14:textId="77777777" w:rsidR="0047351E" w:rsidRPr="00D135DD" w:rsidRDefault="0047351E" w:rsidP="00CD5E67">
            <w:pPr>
              <w:snapToGrid w:val="0"/>
              <w:ind w:firstLine="480"/>
            </w:pPr>
            <w:r w:rsidRPr="00D135DD">
              <w:rPr>
                <w:rFonts w:hint="eastAsia"/>
              </w:rPr>
              <w:t>项目组</w:t>
            </w:r>
          </w:p>
        </w:tc>
        <w:tc>
          <w:tcPr>
            <w:tcW w:w="1299" w:type="dxa"/>
            <w:gridSpan w:val="7"/>
            <w:vAlign w:val="center"/>
          </w:tcPr>
          <w:p w14:paraId="26BF28A8" w14:textId="77777777" w:rsidR="0047351E" w:rsidRPr="00D135DD" w:rsidRDefault="0047351E" w:rsidP="00CD5E67">
            <w:pPr>
              <w:snapToGrid w:val="0"/>
              <w:ind w:firstLine="480"/>
            </w:pPr>
            <w:r w:rsidRPr="00D135DD">
              <w:rPr>
                <w:rFonts w:hint="eastAsia"/>
              </w:rPr>
              <w:t>本项目组</w:t>
            </w:r>
          </w:p>
        </w:tc>
        <w:tc>
          <w:tcPr>
            <w:tcW w:w="900" w:type="dxa"/>
            <w:vAlign w:val="center"/>
          </w:tcPr>
          <w:p w14:paraId="0E878F40" w14:textId="77777777" w:rsidR="0047351E" w:rsidRPr="00D135DD" w:rsidRDefault="0047351E" w:rsidP="00CD5E67">
            <w:pPr>
              <w:snapToGrid w:val="0"/>
              <w:ind w:firstLine="480"/>
            </w:pPr>
            <w:r w:rsidRPr="00D135DD">
              <w:rPr>
                <w:rFonts w:hint="eastAsia"/>
              </w:rPr>
              <w:t>测试组</w:t>
            </w:r>
          </w:p>
        </w:tc>
        <w:tc>
          <w:tcPr>
            <w:tcW w:w="1260" w:type="dxa"/>
            <w:gridSpan w:val="5"/>
            <w:vAlign w:val="center"/>
          </w:tcPr>
          <w:p w14:paraId="018F320B" w14:textId="77777777" w:rsidR="0047351E" w:rsidRPr="00D135DD" w:rsidRDefault="0047351E" w:rsidP="00CD5E67">
            <w:pPr>
              <w:snapToGrid w:val="0"/>
              <w:ind w:firstLine="480"/>
            </w:pPr>
            <w:r w:rsidRPr="00D135DD">
              <w:rPr>
                <w:rFonts w:hint="eastAsia"/>
              </w:rPr>
              <w:t>本项目组</w:t>
            </w:r>
          </w:p>
        </w:tc>
        <w:tc>
          <w:tcPr>
            <w:tcW w:w="900" w:type="dxa"/>
            <w:gridSpan w:val="3"/>
            <w:vAlign w:val="center"/>
          </w:tcPr>
          <w:p w14:paraId="6D7F6E6A" w14:textId="77777777" w:rsidR="0047351E" w:rsidRPr="00D135DD" w:rsidRDefault="0047351E" w:rsidP="00CD5E67">
            <w:pPr>
              <w:snapToGrid w:val="0"/>
              <w:ind w:firstLine="480"/>
            </w:pPr>
            <w:r w:rsidRPr="00D135DD">
              <w:rPr>
                <w:rFonts w:hint="eastAsia"/>
              </w:rPr>
              <w:t>总工办</w:t>
            </w:r>
          </w:p>
        </w:tc>
        <w:tc>
          <w:tcPr>
            <w:tcW w:w="1080" w:type="dxa"/>
            <w:gridSpan w:val="4"/>
            <w:vAlign w:val="center"/>
          </w:tcPr>
          <w:p w14:paraId="4CBBCEF8"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1081" w:type="dxa"/>
            <w:gridSpan w:val="2"/>
            <w:vAlign w:val="center"/>
          </w:tcPr>
          <w:p w14:paraId="5BFFEC37" w14:textId="77777777" w:rsidR="0047351E" w:rsidRPr="00D135DD" w:rsidRDefault="0047351E" w:rsidP="00CD5E67">
            <w:pPr>
              <w:snapToGrid w:val="0"/>
              <w:ind w:firstLine="480"/>
            </w:pPr>
            <w:r w:rsidRPr="00D135DD">
              <w:rPr>
                <w:rFonts w:hint="eastAsia"/>
              </w:rPr>
              <w:t>总工程师</w:t>
            </w:r>
          </w:p>
        </w:tc>
        <w:tc>
          <w:tcPr>
            <w:tcW w:w="596" w:type="dxa"/>
            <w:vAlign w:val="center"/>
          </w:tcPr>
          <w:p w14:paraId="0415D7F2"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r>
    </w:tbl>
    <w:p w14:paraId="7D28A6BD" w14:textId="77777777" w:rsidR="0047351E" w:rsidRPr="00D135DD" w:rsidRDefault="0047351E" w:rsidP="0047351E">
      <w:pPr>
        <w:ind w:firstLine="480"/>
      </w:pPr>
    </w:p>
    <w:tbl>
      <w:tblPr>
        <w:tblW w:w="8094" w:type="dxa"/>
        <w:tblInd w:w="1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8"/>
        <w:gridCol w:w="28"/>
        <w:gridCol w:w="59"/>
        <w:gridCol w:w="54"/>
        <w:gridCol w:w="426"/>
        <w:gridCol w:w="669"/>
        <w:gridCol w:w="39"/>
        <w:gridCol w:w="24"/>
        <w:gridCol w:w="900"/>
        <w:gridCol w:w="210"/>
        <w:gridCol w:w="352"/>
        <w:gridCol w:w="357"/>
        <w:gridCol w:w="161"/>
        <w:gridCol w:w="180"/>
        <w:gridCol w:w="540"/>
        <w:gridCol w:w="287"/>
        <w:gridCol w:w="73"/>
        <w:gridCol w:w="460"/>
        <w:gridCol w:w="170"/>
        <w:gridCol w:w="284"/>
        <w:gridCol w:w="166"/>
        <w:gridCol w:w="685"/>
        <w:gridCol w:w="396"/>
        <w:gridCol w:w="171"/>
        <w:gridCol w:w="425"/>
      </w:tblGrid>
      <w:tr w:rsidR="0047351E" w:rsidRPr="00D135DD" w14:paraId="58B0A345" w14:textId="77777777" w:rsidTr="0047351E">
        <w:trPr>
          <w:trHeight w:val="440"/>
        </w:trPr>
        <w:tc>
          <w:tcPr>
            <w:tcW w:w="1545" w:type="dxa"/>
            <w:gridSpan w:val="5"/>
            <w:vAlign w:val="center"/>
          </w:tcPr>
          <w:p w14:paraId="1B91A9DB" w14:textId="77777777" w:rsidR="0047351E" w:rsidRPr="00D135DD" w:rsidRDefault="0047351E" w:rsidP="00CD5E67">
            <w:pPr>
              <w:snapToGrid w:val="0"/>
              <w:ind w:firstLine="480"/>
              <w:rPr>
                <w:szCs w:val="21"/>
              </w:rPr>
            </w:pPr>
            <w:r w:rsidRPr="00D135DD">
              <w:rPr>
                <w:rFonts w:hint="eastAsia"/>
                <w:szCs w:val="21"/>
              </w:rPr>
              <w:t>开发项目名称</w:t>
            </w:r>
          </w:p>
        </w:tc>
        <w:tc>
          <w:tcPr>
            <w:tcW w:w="1842" w:type="dxa"/>
            <w:gridSpan w:val="5"/>
            <w:vAlign w:val="center"/>
          </w:tcPr>
          <w:p w14:paraId="3E2E0083" w14:textId="77777777" w:rsidR="0047351E" w:rsidRPr="00D135DD" w:rsidRDefault="0047351E" w:rsidP="00CD5E67">
            <w:pPr>
              <w:snapToGrid w:val="0"/>
              <w:ind w:firstLine="480"/>
              <w:rPr>
                <w:szCs w:val="21"/>
              </w:rPr>
            </w:pPr>
            <w:r w:rsidRPr="00D135DD">
              <w:rPr>
                <w:rFonts w:hint="eastAsia"/>
                <w:szCs w:val="21"/>
              </w:rPr>
              <w:t>基于代码混淆的</w:t>
            </w:r>
            <w:r w:rsidRPr="00D135DD">
              <w:rPr>
                <w:szCs w:val="21"/>
              </w:rPr>
              <w:t>W</w:t>
            </w:r>
            <w:r w:rsidRPr="00D135DD">
              <w:rPr>
                <w:rFonts w:hint="eastAsia"/>
                <w:szCs w:val="21"/>
              </w:rPr>
              <w:t>eb</w:t>
            </w:r>
            <w:r w:rsidRPr="00D135DD">
              <w:rPr>
                <w:rFonts w:hint="eastAsia"/>
                <w:szCs w:val="21"/>
              </w:rPr>
              <w:t>站点动态防御系统</w:t>
            </w:r>
          </w:p>
        </w:tc>
        <w:tc>
          <w:tcPr>
            <w:tcW w:w="1590" w:type="dxa"/>
            <w:gridSpan w:val="5"/>
            <w:vAlign w:val="center"/>
          </w:tcPr>
          <w:p w14:paraId="05D68626" w14:textId="77777777" w:rsidR="0047351E" w:rsidRPr="00D135DD" w:rsidRDefault="0047351E" w:rsidP="00CD5E67">
            <w:pPr>
              <w:snapToGrid w:val="0"/>
              <w:ind w:firstLine="480"/>
              <w:rPr>
                <w:szCs w:val="21"/>
              </w:rPr>
            </w:pPr>
            <w:r w:rsidRPr="00D135DD">
              <w:rPr>
                <w:rFonts w:hint="eastAsia"/>
                <w:szCs w:val="21"/>
              </w:rPr>
              <w:t>开发项目编号</w:t>
            </w:r>
          </w:p>
        </w:tc>
        <w:tc>
          <w:tcPr>
            <w:tcW w:w="820" w:type="dxa"/>
            <w:gridSpan w:val="3"/>
            <w:vAlign w:val="center"/>
          </w:tcPr>
          <w:p w14:paraId="11E50A24" w14:textId="77777777" w:rsidR="0047351E" w:rsidRPr="00D135DD" w:rsidRDefault="0047351E" w:rsidP="00CD5E67">
            <w:pPr>
              <w:snapToGrid w:val="0"/>
              <w:ind w:firstLine="480"/>
              <w:rPr>
                <w:szCs w:val="21"/>
              </w:rPr>
            </w:pPr>
            <w:r w:rsidRPr="00D135DD">
              <w:rPr>
                <w:rFonts w:hint="eastAsia"/>
                <w:szCs w:val="21"/>
              </w:rPr>
              <w:t>无</w:t>
            </w:r>
          </w:p>
        </w:tc>
        <w:tc>
          <w:tcPr>
            <w:tcW w:w="1701" w:type="dxa"/>
            <w:gridSpan w:val="5"/>
            <w:vAlign w:val="center"/>
          </w:tcPr>
          <w:p w14:paraId="1AC2D29C" w14:textId="77777777" w:rsidR="0047351E" w:rsidRPr="00D135DD" w:rsidRDefault="0047351E" w:rsidP="00CD5E67">
            <w:pPr>
              <w:snapToGrid w:val="0"/>
              <w:ind w:firstLine="480"/>
              <w:rPr>
                <w:szCs w:val="21"/>
              </w:rPr>
            </w:pPr>
            <w:r w:rsidRPr="00D135DD">
              <w:rPr>
                <w:rFonts w:hint="eastAsia"/>
                <w:szCs w:val="21"/>
              </w:rPr>
              <w:t>第一责任人</w:t>
            </w:r>
          </w:p>
        </w:tc>
        <w:tc>
          <w:tcPr>
            <w:tcW w:w="596" w:type="dxa"/>
            <w:gridSpan w:val="2"/>
            <w:vAlign w:val="center"/>
          </w:tcPr>
          <w:p w14:paraId="3F1661BF" w14:textId="77777777" w:rsidR="0047351E" w:rsidRPr="00D135DD" w:rsidRDefault="0047351E" w:rsidP="00CD5E67">
            <w:pPr>
              <w:snapToGrid w:val="0"/>
              <w:ind w:firstLine="480"/>
              <w:rPr>
                <w:szCs w:val="21"/>
              </w:rPr>
            </w:pPr>
            <w:proofErr w:type="gramStart"/>
            <w:r w:rsidRPr="00D135DD">
              <w:rPr>
                <w:rFonts w:hint="eastAsia"/>
                <w:szCs w:val="21"/>
              </w:rPr>
              <w:t>邵</w:t>
            </w:r>
            <w:proofErr w:type="gramEnd"/>
            <w:r w:rsidRPr="00D135DD">
              <w:rPr>
                <w:rFonts w:hint="eastAsia"/>
                <w:szCs w:val="21"/>
              </w:rPr>
              <w:t>欣欣</w:t>
            </w:r>
          </w:p>
        </w:tc>
      </w:tr>
      <w:tr w:rsidR="0047351E" w:rsidRPr="00D135DD" w14:paraId="625EAAB7" w14:textId="77777777" w:rsidTr="0047351E">
        <w:trPr>
          <w:trHeight w:val="440"/>
        </w:trPr>
        <w:tc>
          <w:tcPr>
            <w:tcW w:w="1065" w:type="dxa"/>
            <w:gridSpan w:val="3"/>
            <w:vAlign w:val="center"/>
          </w:tcPr>
          <w:p w14:paraId="0B746177" w14:textId="77777777" w:rsidR="0047351E" w:rsidRPr="00D135DD" w:rsidRDefault="0047351E" w:rsidP="00CD5E67">
            <w:pPr>
              <w:snapToGrid w:val="0"/>
              <w:ind w:firstLine="480"/>
              <w:rPr>
                <w:szCs w:val="21"/>
              </w:rPr>
            </w:pPr>
            <w:r w:rsidRPr="00D135DD">
              <w:rPr>
                <w:rFonts w:hint="eastAsia"/>
                <w:szCs w:val="21"/>
              </w:rPr>
              <w:t>单元名称</w:t>
            </w:r>
          </w:p>
        </w:tc>
        <w:tc>
          <w:tcPr>
            <w:tcW w:w="1188" w:type="dxa"/>
            <w:gridSpan w:val="4"/>
            <w:vAlign w:val="center"/>
          </w:tcPr>
          <w:p w14:paraId="0ACBCC14" w14:textId="77777777" w:rsidR="0047351E" w:rsidRPr="00D135DD" w:rsidRDefault="0047351E" w:rsidP="00CD5E67">
            <w:pPr>
              <w:snapToGrid w:val="0"/>
              <w:ind w:firstLine="480"/>
              <w:rPr>
                <w:szCs w:val="21"/>
              </w:rPr>
            </w:pPr>
            <w:r w:rsidRPr="00D135DD">
              <w:rPr>
                <w:rFonts w:hint="eastAsia"/>
                <w:szCs w:val="21"/>
              </w:rPr>
              <w:t>代码混淆</w:t>
            </w:r>
          </w:p>
        </w:tc>
        <w:tc>
          <w:tcPr>
            <w:tcW w:w="1134" w:type="dxa"/>
            <w:gridSpan w:val="3"/>
            <w:vAlign w:val="center"/>
          </w:tcPr>
          <w:p w14:paraId="4760D76F" w14:textId="77777777" w:rsidR="0047351E" w:rsidRPr="00D135DD" w:rsidRDefault="0047351E" w:rsidP="00CD5E67">
            <w:pPr>
              <w:snapToGrid w:val="0"/>
              <w:ind w:firstLine="480"/>
              <w:rPr>
                <w:szCs w:val="21"/>
              </w:rPr>
            </w:pPr>
            <w:r w:rsidRPr="00D135DD">
              <w:rPr>
                <w:rFonts w:hint="eastAsia"/>
                <w:szCs w:val="21"/>
              </w:rPr>
              <w:t>责任人</w:t>
            </w:r>
          </w:p>
        </w:tc>
        <w:tc>
          <w:tcPr>
            <w:tcW w:w="709" w:type="dxa"/>
            <w:gridSpan w:val="2"/>
            <w:vAlign w:val="center"/>
          </w:tcPr>
          <w:p w14:paraId="693591B1" w14:textId="77777777" w:rsidR="0047351E" w:rsidRPr="00D135DD" w:rsidRDefault="0047351E" w:rsidP="00CD5E67">
            <w:pPr>
              <w:snapToGrid w:val="0"/>
              <w:ind w:firstLine="480"/>
              <w:rPr>
                <w:szCs w:val="21"/>
              </w:rPr>
            </w:pPr>
            <w:proofErr w:type="gramStart"/>
            <w:r w:rsidRPr="00D135DD">
              <w:rPr>
                <w:rFonts w:hint="eastAsia"/>
                <w:szCs w:val="21"/>
              </w:rPr>
              <w:t>邵</w:t>
            </w:r>
            <w:proofErr w:type="gramEnd"/>
            <w:r w:rsidRPr="00D135DD">
              <w:rPr>
                <w:rFonts w:hint="eastAsia"/>
                <w:szCs w:val="21"/>
              </w:rPr>
              <w:t>欣欣</w:t>
            </w:r>
          </w:p>
        </w:tc>
        <w:tc>
          <w:tcPr>
            <w:tcW w:w="1701" w:type="dxa"/>
            <w:gridSpan w:val="6"/>
            <w:vAlign w:val="center"/>
          </w:tcPr>
          <w:p w14:paraId="4723215F" w14:textId="77777777" w:rsidR="0047351E" w:rsidRPr="00D135DD" w:rsidRDefault="0047351E" w:rsidP="00CD5E67">
            <w:pPr>
              <w:snapToGrid w:val="0"/>
              <w:ind w:firstLine="480"/>
              <w:rPr>
                <w:szCs w:val="21"/>
              </w:rPr>
            </w:pPr>
            <w:r w:rsidRPr="00D135DD">
              <w:rPr>
                <w:rFonts w:hint="eastAsia"/>
                <w:szCs w:val="21"/>
              </w:rPr>
              <w:t>单元所属子系统</w:t>
            </w:r>
          </w:p>
        </w:tc>
        <w:tc>
          <w:tcPr>
            <w:tcW w:w="454" w:type="dxa"/>
            <w:gridSpan w:val="2"/>
            <w:vAlign w:val="center"/>
          </w:tcPr>
          <w:p w14:paraId="29C40CD5" w14:textId="77777777" w:rsidR="0047351E" w:rsidRPr="00D135DD" w:rsidRDefault="0047351E" w:rsidP="00CD5E67">
            <w:pPr>
              <w:snapToGrid w:val="0"/>
              <w:ind w:firstLine="480"/>
              <w:rPr>
                <w:szCs w:val="21"/>
              </w:rPr>
            </w:pPr>
            <w:r w:rsidRPr="00D135DD">
              <w:rPr>
                <w:rFonts w:hint="eastAsia"/>
                <w:szCs w:val="21"/>
              </w:rPr>
              <w:t>代码混淆</w:t>
            </w:r>
          </w:p>
        </w:tc>
        <w:tc>
          <w:tcPr>
            <w:tcW w:w="1418" w:type="dxa"/>
            <w:gridSpan w:val="4"/>
            <w:vAlign w:val="center"/>
          </w:tcPr>
          <w:p w14:paraId="612D209E" w14:textId="77777777" w:rsidR="0047351E" w:rsidRPr="00D135DD" w:rsidRDefault="0047351E" w:rsidP="00CD5E67">
            <w:pPr>
              <w:snapToGrid w:val="0"/>
              <w:ind w:firstLine="480"/>
              <w:rPr>
                <w:szCs w:val="21"/>
              </w:rPr>
            </w:pPr>
            <w:r w:rsidRPr="00D135DD">
              <w:rPr>
                <w:rFonts w:hint="eastAsia"/>
                <w:szCs w:val="21"/>
              </w:rPr>
              <w:t>开发周期</w:t>
            </w:r>
          </w:p>
        </w:tc>
        <w:tc>
          <w:tcPr>
            <w:tcW w:w="425" w:type="dxa"/>
            <w:vAlign w:val="center"/>
          </w:tcPr>
          <w:p w14:paraId="1B49340E" w14:textId="77777777" w:rsidR="0047351E" w:rsidRPr="00D135DD" w:rsidRDefault="0047351E" w:rsidP="00CD5E67">
            <w:pPr>
              <w:snapToGrid w:val="0"/>
              <w:ind w:firstLine="480"/>
              <w:rPr>
                <w:szCs w:val="21"/>
              </w:rPr>
            </w:pPr>
            <w:r w:rsidRPr="00D135DD">
              <w:rPr>
                <w:rFonts w:hint="eastAsia"/>
                <w:szCs w:val="21"/>
              </w:rPr>
              <w:t>1</w:t>
            </w:r>
            <w:r w:rsidRPr="00D135DD">
              <w:rPr>
                <w:rFonts w:hint="eastAsia"/>
                <w:szCs w:val="21"/>
              </w:rPr>
              <w:t>个月</w:t>
            </w:r>
          </w:p>
        </w:tc>
      </w:tr>
      <w:tr w:rsidR="0047351E" w:rsidRPr="00D135DD" w14:paraId="6C833A76" w14:textId="77777777" w:rsidTr="0047351E">
        <w:trPr>
          <w:trHeight w:val="440"/>
        </w:trPr>
        <w:tc>
          <w:tcPr>
            <w:tcW w:w="8094" w:type="dxa"/>
            <w:gridSpan w:val="25"/>
            <w:vAlign w:val="center"/>
          </w:tcPr>
          <w:p w14:paraId="64C82012" w14:textId="77777777" w:rsidR="0047351E" w:rsidRPr="00D135DD" w:rsidRDefault="0047351E" w:rsidP="00CD5E67">
            <w:pPr>
              <w:snapToGrid w:val="0"/>
              <w:ind w:firstLine="480"/>
              <w:rPr>
                <w:szCs w:val="21"/>
              </w:rPr>
            </w:pPr>
            <w:r w:rsidRPr="00D135DD">
              <w:rPr>
                <w:rFonts w:hint="eastAsia"/>
                <w:szCs w:val="21"/>
              </w:rPr>
              <w:t>代码测试检查：</w:t>
            </w:r>
          </w:p>
        </w:tc>
      </w:tr>
      <w:tr w:rsidR="0047351E" w:rsidRPr="00D135DD" w14:paraId="25BAD5FD" w14:textId="77777777" w:rsidTr="0047351E">
        <w:trPr>
          <w:trHeight w:val="440"/>
        </w:trPr>
        <w:tc>
          <w:tcPr>
            <w:tcW w:w="1545" w:type="dxa"/>
            <w:gridSpan w:val="5"/>
            <w:vAlign w:val="center"/>
          </w:tcPr>
          <w:p w14:paraId="0166BE9A" w14:textId="77777777" w:rsidR="0047351E" w:rsidRPr="00D135DD" w:rsidRDefault="0047351E" w:rsidP="00CD5E67">
            <w:pPr>
              <w:snapToGrid w:val="0"/>
              <w:ind w:firstLine="480"/>
              <w:rPr>
                <w:szCs w:val="21"/>
              </w:rPr>
            </w:pPr>
            <w:r w:rsidRPr="00D135DD">
              <w:rPr>
                <w:rFonts w:hint="eastAsia"/>
                <w:szCs w:val="21"/>
              </w:rPr>
              <w:t>代码测试内容</w:t>
            </w:r>
          </w:p>
        </w:tc>
        <w:tc>
          <w:tcPr>
            <w:tcW w:w="1842" w:type="dxa"/>
            <w:gridSpan w:val="5"/>
            <w:vAlign w:val="center"/>
          </w:tcPr>
          <w:p w14:paraId="5DAAC5A1" w14:textId="77777777" w:rsidR="0047351E" w:rsidRPr="00D135DD" w:rsidRDefault="0047351E" w:rsidP="00CD5E67">
            <w:pPr>
              <w:snapToGrid w:val="0"/>
              <w:ind w:firstLine="480"/>
              <w:jc w:val="center"/>
              <w:rPr>
                <w:szCs w:val="21"/>
              </w:rPr>
            </w:pPr>
            <w:r w:rsidRPr="00D135DD">
              <w:rPr>
                <w:rFonts w:hint="eastAsia"/>
                <w:szCs w:val="21"/>
              </w:rPr>
              <w:t>测试人员</w:t>
            </w:r>
          </w:p>
        </w:tc>
        <w:tc>
          <w:tcPr>
            <w:tcW w:w="2864" w:type="dxa"/>
            <w:gridSpan w:val="10"/>
            <w:vAlign w:val="center"/>
          </w:tcPr>
          <w:p w14:paraId="7B6C875B" w14:textId="77777777" w:rsidR="0047351E" w:rsidRPr="00D135DD" w:rsidRDefault="0047351E" w:rsidP="00CD5E67">
            <w:pPr>
              <w:snapToGrid w:val="0"/>
              <w:ind w:firstLine="480"/>
              <w:jc w:val="center"/>
              <w:rPr>
                <w:szCs w:val="21"/>
              </w:rPr>
            </w:pPr>
            <w:r w:rsidRPr="00D135DD">
              <w:rPr>
                <w:rFonts w:hint="eastAsia"/>
                <w:szCs w:val="21"/>
              </w:rPr>
              <w:t>测试结果</w:t>
            </w:r>
          </w:p>
        </w:tc>
        <w:tc>
          <w:tcPr>
            <w:tcW w:w="1843" w:type="dxa"/>
            <w:gridSpan w:val="5"/>
            <w:vAlign w:val="center"/>
          </w:tcPr>
          <w:p w14:paraId="0D919982" w14:textId="77777777" w:rsidR="0047351E" w:rsidRPr="00D135DD" w:rsidRDefault="0047351E" w:rsidP="00CD5E67">
            <w:pPr>
              <w:snapToGrid w:val="0"/>
              <w:ind w:firstLine="480"/>
              <w:jc w:val="center"/>
              <w:rPr>
                <w:szCs w:val="21"/>
              </w:rPr>
            </w:pPr>
            <w:r w:rsidRPr="00D135DD">
              <w:rPr>
                <w:rFonts w:hint="eastAsia"/>
                <w:szCs w:val="21"/>
              </w:rPr>
              <w:t>备注</w:t>
            </w:r>
          </w:p>
        </w:tc>
      </w:tr>
      <w:tr w:rsidR="0047351E" w:rsidRPr="00D135DD" w14:paraId="2CCB17D1" w14:textId="77777777" w:rsidTr="0047351E">
        <w:trPr>
          <w:trHeight w:val="440"/>
        </w:trPr>
        <w:tc>
          <w:tcPr>
            <w:tcW w:w="1545" w:type="dxa"/>
            <w:gridSpan w:val="5"/>
            <w:vAlign w:val="center"/>
          </w:tcPr>
          <w:p w14:paraId="0BB00283" w14:textId="77777777" w:rsidR="0047351E" w:rsidRPr="00D135DD" w:rsidRDefault="0047351E" w:rsidP="00CD5E67">
            <w:pPr>
              <w:snapToGrid w:val="0"/>
              <w:ind w:firstLine="480"/>
            </w:pPr>
            <w:r w:rsidRPr="00D135DD">
              <w:rPr>
                <w:rFonts w:hint="eastAsia"/>
              </w:rPr>
              <w:t>路径测试</w:t>
            </w:r>
          </w:p>
        </w:tc>
        <w:tc>
          <w:tcPr>
            <w:tcW w:w="1842" w:type="dxa"/>
            <w:gridSpan w:val="5"/>
            <w:vAlign w:val="center"/>
          </w:tcPr>
          <w:p w14:paraId="7A5D0685"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2864" w:type="dxa"/>
            <w:gridSpan w:val="10"/>
            <w:vAlign w:val="center"/>
          </w:tcPr>
          <w:p w14:paraId="5DD01F97"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测试结果一切正常</w:t>
            </w:r>
          </w:p>
        </w:tc>
        <w:tc>
          <w:tcPr>
            <w:tcW w:w="1843" w:type="dxa"/>
            <w:gridSpan w:val="5"/>
            <w:vAlign w:val="center"/>
          </w:tcPr>
          <w:p w14:paraId="1458C6B0"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路径正常</w:t>
            </w:r>
          </w:p>
        </w:tc>
      </w:tr>
      <w:tr w:rsidR="0047351E" w:rsidRPr="00D135DD" w14:paraId="59D24129" w14:textId="77777777" w:rsidTr="0047351E">
        <w:trPr>
          <w:trHeight w:val="440"/>
        </w:trPr>
        <w:tc>
          <w:tcPr>
            <w:tcW w:w="1545" w:type="dxa"/>
            <w:gridSpan w:val="5"/>
            <w:vAlign w:val="center"/>
          </w:tcPr>
          <w:p w14:paraId="065D8A84" w14:textId="77777777" w:rsidR="0047351E" w:rsidRPr="00D135DD" w:rsidRDefault="0047351E" w:rsidP="00CD5E67">
            <w:pPr>
              <w:snapToGrid w:val="0"/>
              <w:ind w:firstLine="480"/>
            </w:pPr>
            <w:r w:rsidRPr="00D135DD">
              <w:rPr>
                <w:rFonts w:hint="eastAsia"/>
              </w:rPr>
              <w:t>声明测试</w:t>
            </w:r>
          </w:p>
        </w:tc>
        <w:tc>
          <w:tcPr>
            <w:tcW w:w="1842" w:type="dxa"/>
            <w:gridSpan w:val="5"/>
            <w:vAlign w:val="center"/>
          </w:tcPr>
          <w:p w14:paraId="4D979868"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2864" w:type="dxa"/>
            <w:gridSpan w:val="10"/>
            <w:vAlign w:val="center"/>
          </w:tcPr>
          <w:p w14:paraId="4BBEBF4C"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测试结果一切正常</w:t>
            </w:r>
          </w:p>
        </w:tc>
        <w:tc>
          <w:tcPr>
            <w:tcW w:w="1843" w:type="dxa"/>
            <w:gridSpan w:val="5"/>
            <w:vAlign w:val="center"/>
          </w:tcPr>
          <w:p w14:paraId="6FBDA790"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w:t>
            </w:r>
          </w:p>
        </w:tc>
      </w:tr>
      <w:tr w:rsidR="0047351E" w:rsidRPr="00D135DD" w14:paraId="5AC84984" w14:textId="77777777" w:rsidTr="0047351E">
        <w:trPr>
          <w:trHeight w:val="440"/>
        </w:trPr>
        <w:tc>
          <w:tcPr>
            <w:tcW w:w="1545" w:type="dxa"/>
            <w:gridSpan w:val="5"/>
            <w:vAlign w:val="center"/>
          </w:tcPr>
          <w:p w14:paraId="721AB9DA" w14:textId="77777777" w:rsidR="0047351E" w:rsidRPr="00D135DD" w:rsidRDefault="0047351E" w:rsidP="00CD5E67">
            <w:pPr>
              <w:snapToGrid w:val="0"/>
              <w:ind w:firstLine="480"/>
            </w:pPr>
            <w:r w:rsidRPr="00D135DD">
              <w:rPr>
                <w:rFonts w:hint="eastAsia"/>
              </w:rPr>
              <w:t>循环测试</w:t>
            </w:r>
          </w:p>
        </w:tc>
        <w:tc>
          <w:tcPr>
            <w:tcW w:w="1842" w:type="dxa"/>
            <w:gridSpan w:val="5"/>
            <w:vAlign w:val="center"/>
          </w:tcPr>
          <w:p w14:paraId="0658D8FC"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2864" w:type="dxa"/>
            <w:gridSpan w:val="10"/>
            <w:vAlign w:val="center"/>
          </w:tcPr>
          <w:p w14:paraId="1988E788"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测试结果一切正常</w:t>
            </w:r>
          </w:p>
        </w:tc>
        <w:tc>
          <w:tcPr>
            <w:tcW w:w="1843" w:type="dxa"/>
            <w:gridSpan w:val="5"/>
            <w:vAlign w:val="center"/>
          </w:tcPr>
          <w:p w14:paraId="342717C9"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循环正常</w:t>
            </w:r>
          </w:p>
        </w:tc>
      </w:tr>
      <w:tr w:rsidR="0047351E" w:rsidRPr="00D135DD" w14:paraId="5AD4D654" w14:textId="77777777" w:rsidTr="0047351E">
        <w:trPr>
          <w:trHeight w:val="440"/>
        </w:trPr>
        <w:tc>
          <w:tcPr>
            <w:tcW w:w="1545" w:type="dxa"/>
            <w:gridSpan w:val="5"/>
            <w:vAlign w:val="center"/>
          </w:tcPr>
          <w:p w14:paraId="50B94271" w14:textId="77777777" w:rsidR="0047351E" w:rsidRPr="00D135DD" w:rsidRDefault="0047351E" w:rsidP="00CD5E67">
            <w:pPr>
              <w:snapToGrid w:val="0"/>
              <w:ind w:firstLine="480"/>
            </w:pPr>
            <w:r w:rsidRPr="00D135DD">
              <w:rPr>
                <w:rFonts w:hint="eastAsia"/>
              </w:rPr>
              <w:t>边界测试</w:t>
            </w:r>
          </w:p>
        </w:tc>
        <w:tc>
          <w:tcPr>
            <w:tcW w:w="1842" w:type="dxa"/>
            <w:gridSpan w:val="5"/>
            <w:vAlign w:val="center"/>
          </w:tcPr>
          <w:p w14:paraId="6E36BBB2"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2864" w:type="dxa"/>
            <w:gridSpan w:val="10"/>
            <w:vAlign w:val="center"/>
          </w:tcPr>
          <w:p w14:paraId="44CB82EA"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测试结果一切正常</w:t>
            </w:r>
          </w:p>
        </w:tc>
        <w:tc>
          <w:tcPr>
            <w:tcW w:w="1843" w:type="dxa"/>
            <w:gridSpan w:val="5"/>
            <w:vAlign w:val="center"/>
          </w:tcPr>
          <w:p w14:paraId="4E6A3089"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w:t>
            </w:r>
          </w:p>
        </w:tc>
      </w:tr>
      <w:tr w:rsidR="0047351E" w:rsidRPr="00D135DD" w14:paraId="23830989" w14:textId="77777777" w:rsidTr="0047351E">
        <w:trPr>
          <w:trHeight w:val="440"/>
        </w:trPr>
        <w:tc>
          <w:tcPr>
            <w:tcW w:w="1545" w:type="dxa"/>
            <w:gridSpan w:val="5"/>
            <w:vAlign w:val="center"/>
          </w:tcPr>
          <w:p w14:paraId="322F3733" w14:textId="77777777" w:rsidR="0047351E" w:rsidRPr="00D135DD" w:rsidRDefault="0047351E" w:rsidP="00CD5E67">
            <w:pPr>
              <w:snapToGrid w:val="0"/>
              <w:ind w:firstLine="480"/>
            </w:pPr>
            <w:r w:rsidRPr="00D135DD">
              <w:rPr>
                <w:rFonts w:hint="eastAsia"/>
              </w:rPr>
              <w:t>接口测试</w:t>
            </w:r>
          </w:p>
        </w:tc>
        <w:tc>
          <w:tcPr>
            <w:tcW w:w="1842" w:type="dxa"/>
            <w:gridSpan w:val="5"/>
            <w:vAlign w:val="center"/>
          </w:tcPr>
          <w:p w14:paraId="58655B78"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2864" w:type="dxa"/>
            <w:gridSpan w:val="10"/>
            <w:vAlign w:val="center"/>
          </w:tcPr>
          <w:p w14:paraId="4372F06C"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测试结果一切正常</w:t>
            </w:r>
          </w:p>
        </w:tc>
        <w:tc>
          <w:tcPr>
            <w:tcW w:w="1843" w:type="dxa"/>
            <w:gridSpan w:val="5"/>
            <w:vAlign w:val="center"/>
          </w:tcPr>
          <w:p w14:paraId="2B7E334E"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接口正常</w:t>
            </w:r>
          </w:p>
        </w:tc>
      </w:tr>
      <w:tr w:rsidR="0047351E" w:rsidRPr="00D135DD" w14:paraId="2D6DA91A" w14:textId="77777777" w:rsidTr="0047351E">
        <w:trPr>
          <w:trHeight w:val="440"/>
        </w:trPr>
        <w:tc>
          <w:tcPr>
            <w:tcW w:w="1545" w:type="dxa"/>
            <w:gridSpan w:val="5"/>
            <w:vAlign w:val="center"/>
          </w:tcPr>
          <w:p w14:paraId="75118A35" w14:textId="77777777" w:rsidR="0047351E" w:rsidRPr="00D135DD" w:rsidRDefault="0047351E" w:rsidP="00CD5E67">
            <w:pPr>
              <w:snapToGrid w:val="0"/>
              <w:ind w:firstLine="480"/>
            </w:pPr>
            <w:r w:rsidRPr="00D135DD">
              <w:rPr>
                <w:rFonts w:hint="eastAsia"/>
              </w:rPr>
              <w:t>界面测试</w:t>
            </w:r>
          </w:p>
        </w:tc>
        <w:tc>
          <w:tcPr>
            <w:tcW w:w="1842" w:type="dxa"/>
            <w:gridSpan w:val="5"/>
            <w:vAlign w:val="center"/>
          </w:tcPr>
          <w:p w14:paraId="3CF0115C"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2864" w:type="dxa"/>
            <w:gridSpan w:val="10"/>
            <w:vAlign w:val="center"/>
          </w:tcPr>
          <w:p w14:paraId="60D6C4DF"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测试结果一切正常</w:t>
            </w:r>
          </w:p>
        </w:tc>
        <w:tc>
          <w:tcPr>
            <w:tcW w:w="1843" w:type="dxa"/>
            <w:gridSpan w:val="5"/>
            <w:vAlign w:val="center"/>
          </w:tcPr>
          <w:p w14:paraId="2A4B7FAC"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界面正常</w:t>
            </w:r>
          </w:p>
        </w:tc>
      </w:tr>
      <w:tr w:rsidR="0047351E" w:rsidRPr="00D135DD" w14:paraId="61054397" w14:textId="77777777" w:rsidTr="0047351E">
        <w:trPr>
          <w:trHeight w:val="440"/>
        </w:trPr>
        <w:tc>
          <w:tcPr>
            <w:tcW w:w="1545" w:type="dxa"/>
            <w:gridSpan w:val="5"/>
            <w:vAlign w:val="center"/>
          </w:tcPr>
          <w:p w14:paraId="62FD0616" w14:textId="77777777" w:rsidR="0047351E" w:rsidRPr="00D135DD" w:rsidRDefault="0047351E" w:rsidP="00CD5E67">
            <w:pPr>
              <w:snapToGrid w:val="0"/>
              <w:ind w:firstLine="480"/>
            </w:pPr>
            <w:r w:rsidRPr="00D135DD">
              <w:rPr>
                <w:rFonts w:hint="eastAsia"/>
              </w:rPr>
              <w:t>数据确认测试</w:t>
            </w:r>
          </w:p>
        </w:tc>
        <w:tc>
          <w:tcPr>
            <w:tcW w:w="1842" w:type="dxa"/>
            <w:gridSpan w:val="5"/>
            <w:vAlign w:val="center"/>
          </w:tcPr>
          <w:p w14:paraId="1FDF6A50"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2864" w:type="dxa"/>
            <w:gridSpan w:val="10"/>
            <w:vAlign w:val="center"/>
          </w:tcPr>
          <w:p w14:paraId="58FE3D40"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测试结果一切正常</w:t>
            </w:r>
          </w:p>
        </w:tc>
        <w:tc>
          <w:tcPr>
            <w:tcW w:w="1843" w:type="dxa"/>
            <w:gridSpan w:val="5"/>
            <w:vAlign w:val="center"/>
          </w:tcPr>
          <w:p w14:paraId="2C80B750"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数据</w:t>
            </w:r>
            <w:r w:rsidRPr="00D135DD">
              <w:rPr>
                <w:rFonts w:ascii="Times New Roman" w:hAnsi="Times New Roman"/>
                <w:szCs w:val="22"/>
              </w:rPr>
              <w:t>确认正常</w:t>
            </w:r>
          </w:p>
        </w:tc>
      </w:tr>
      <w:tr w:rsidR="0047351E" w:rsidRPr="00D135DD" w14:paraId="652480BA" w14:textId="77777777" w:rsidTr="0047351E">
        <w:trPr>
          <w:trHeight w:val="440"/>
        </w:trPr>
        <w:tc>
          <w:tcPr>
            <w:tcW w:w="1545" w:type="dxa"/>
            <w:gridSpan w:val="5"/>
            <w:vAlign w:val="center"/>
          </w:tcPr>
          <w:p w14:paraId="21FED54B" w14:textId="77777777" w:rsidR="0047351E" w:rsidRPr="00D135DD" w:rsidRDefault="0047351E" w:rsidP="00CD5E67">
            <w:pPr>
              <w:snapToGrid w:val="0"/>
              <w:ind w:firstLine="480"/>
            </w:pPr>
            <w:r w:rsidRPr="00D135DD">
              <w:rPr>
                <w:rFonts w:hint="eastAsia"/>
              </w:rPr>
              <w:t>代码走查</w:t>
            </w:r>
          </w:p>
        </w:tc>
        <w:tc>
          <w:tcPr>
            <w:tcW w:w="1842" w:type="dxa"/>
            <w:gridSpan w:val="5"/>
            <w:vAlign w:val="center"/>
          </w:tcPr>
          <w:p w14:paraId="48496521"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2864" w:type="dxa"/>
            <w:gridSpan w:val="10"/>
            <w:vAlign w:val="center"/>
          </w:tcPr>
          <w:p w14:paraId="42B97662"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测试结果一切正常</w:t>
            </w:r>
          </w:p>
        </w:tc>
        <w:tc>
          <w:tcPr>
            <w:tcW w:w="1843" w:type="dxa"/>
            <w:gridSpan w:val="5"/>
            <w:vAlign w:val="center"/>
          </w:tcPr>
          <w:p w14:paraId="5FFF6DCF" w14:textId="77777777" w:rsidR="0047351E" w:rsidRPr="00D135DD" w:rsidRDefault="0047351E" w:rsidP="00CD5E67">
            <w:pPr>
              <w:pStyle w:val="ab"/>
              <w:ind w:firstLine="420"/>
              <w:rPr>
                <w:rFonts w:ascii="Times New Roman" w:hAnsi="Times New Roman"/>
                <w:szCs w:val="22"/>
              </w:rPr>
            </w:pPr>
            <w:r w:rsidRPr="00D135DD">
              <w:rPr>
                <w:rFonts w:ascii="Times New Roman" w:hAnsi="Times New Roman" w:hint="eastAsia"/>
                <w:szCs w:val="22"/>
              </w:rPr>
              <w:t>代码规范</w:t>
            </w:r>
          </w:p>
        </w:tc>
      </w:tr>
      <w:tr w:rsidR="0047351E" w:rsidRPr="00D135DD" w14:paraId="65742A0A" w14:textId="77777777" w:rsidTr="0047351E">
        <w:trPr>
          <w:trHeight w:val="440"/>
        </w:trPr>
        <w:tc>
          <w:tcPr>
            <w:tcW w:w="8094" w:type="dxa"/>
            <w:gridSpan w:val="25"/>
            <w:vAlign w:val="center"/>
          </w:tcPr>
          <w:p w14:paraId="446B5A4E" w14:textId="77777777" w:rsidR="0047351E" w:rsidRPr="00D135DD" w:rsidRDefault="0047351E" w:rsidP="00CD5E67">
            <w:pPr>
              <w:snapToGrid w:val="0"/>
              <w:ind w:firstLine="480"/>
            </w:pPr>
            <w:r w:rsidRPr="00D135DD">
              <w:rPr>
                <w:rFonts w:hint="eastAsia"/>
              </w:rPr>
              <w:t>功能测试：功能测试一切正常，满足预定功能设定</w:t>
            </w:r>
          </w:p>
        </w:tc>
      </w:tr>
      <w:tr w:rsidR="0047351E" w:rsidRPr="00D135DD" w14:paraId="25BE59A7" w14:textId="77777777" w:rsidTr="008E7D63">
        <w:trPr>
          <w:trHeight w:val="880"/>
        </w:trPr>
        <w:tc>
          <w:tcPr>
            <w:tcW w:w="1006" w:type="dxa"/>
            <w:gridSpan w:val="2"/>
            <w:vAlign w:val="center"/>
          </w:tcPr>
          <w:p w14:paraId="347DBB51" w14:textId="77777777" w:rsidR="0047351E" w:rsidRPr="00D135DD" w:rsidRDefault="0047351E" w:rsidP="00CD5E67">
            <w:pPr>
              <w:snapToGrid w:val="0"/>
              <w:ind w:firstLine="480"/>
              <w:jc w:val="center"/>
            </w:pPr>
            <w:r w:rsidRPr="00D135DD">
              <w:rPr>
                <w:rFonts w:hint="eastAsia"/>
              </w:rPr>
              <w:t>序号</w:t>
            </w:r>
          </w:p>
        </w:tc>
        <w:tc>
          <w:tcPr>
            <w:tcW w:w="1208" w:type="dxa"/>
            <w:gridSpan w:val="4"/>
            <w:vAlign w:val="center"/>
          </w:tcPr>
          <w:p w14:paraId="5687EBAA" w14:textId="77777777" w:rsidR="0047351E" w:rsidRPr="00D135DD" w:rsidRDefault="0047351E" w:rsidP="00CD5E67">
            <w:pPr>
              <w:snapToGrid w:val="0"/>
              <w:ind w:firstLine="480"/>
              <w:jc w:val="center"/>
            </w:pPr>
            <w:r w:rsidRPr="00D135DD">
              <w:rPr>
                <w:rFonts w:hint="eastAsia"/>
              </w:rPr>
              <w:t>功能名称</w:t>
            </w:r>
          </w:p>
        </w:tc>
        <w:tc>
          <w:tcPr>
            <w:tcW w:w="1525" w:type="dxa"/>
            <w:gridSpan w:val="5"/>
            <w:vAlign w:val="center"/>
          </w:tcPr>
          <w:p w14:paraId="3768BF69" w14:textId="77777777" w:rsidR="0047351E" w:rsidRPr="00D135DD" w:rsidRDefault="0047351E" w:rsidP="00CD5E67">
            <w:pPr>
              <w:snapToGrid w:val="0"/>
              <w:ind w:firstLine="480"/>
              <w:jc w:val="center"/>
            </w:pPr>
            <w:r w:rsidRPr="00D135DD">
              <w:rPr>
                <w:rFonts w:hint="eastAsia"/>
              </w:rPr>
              <w:t>操作方法</w:t>
            </w:r>
          </w:p>
        </w:tc>
        <w:tc>
          <w:tcPr>
            <w:tcW w:w="1525" w:type="dxa"/>
            <w:gridSpan w:val="5"/>
            <w:vAlign w:val="center"/>
          </w:tcPr>
          <w:p w14:paraId="4883F324" w14:textId="77777777" w:rsidR="0047351E" w:rsidRPr="00D135DD" w:rsidRDefault="0047351E" w:rsidP="00CD5E67">
            <w:pPr>
              <w:snapToGrid w:val="0"/>
              <w:ind w:firstLine="480"/>
              <w:jc w:val="center"/>
            </w:pPr>
            <w:r w:rsidRPr="00D135DD">
              <w:rPr>
                <w:rFonts w:hint="eastAsia"/>
              </w:rPr>
              <w:t>结果</w:t>
            </w:r>
          </w:p>
        </w:tc>
        <w:tc>
          <w:tcPr>
            <w:tcW w:w="987" w:type="dxa"/>
            <w:gridSpan w:val="4"/>
            <w:vAlign w:val="center"/>
          </w:tcPr>
          <w:p w14:paraId="0913774F" w14:textId="77777777" w:rsidR="0047351E" w:rsidRPr="00D135DD" w:rsidRDefault="0047351E" w:rsidP="00CD5E67">
            <w:pPr>
              <w:snapToGrid w:val="0"/>
              <w:ind w:firstLine="480"/>
              <w:jc w:val="center"/>
            </w:pPr>
            <w:r w:rsidRPr="00D135DD">
              <w:rPr>
                <w:rFonts w:hint="eastAsia"/>
              </w:rPr>
              <w:t>建议</w:t>
            </w:r>
          </w:p>
        </w:tc>
        <w:tc>
          <w:tcPr>
            <w:tcW w:w="851" w:type="dxa"/>
            <w:gridSpan w:val="2"/>
            <w:vAlign w:val="center"/>
          </w:tcPr>
          <w:p w14:paraId="4AD4D343" w14:textId="77777777" w:rsidR="0047351E" w:rsidRPr="00D135DD" w:rsidRDefault="0047351E" w:rsidP="00CD5E67">
            <w:pPr>
              <w:snapToGrid w:val="0"/>
              <w:ind w:firstLine="480"/>
              <w:jc w:val="center"/>
            </w:pPr>
            <w:r w:rsidRPr="00D135DD">
              <w:rPr>
                <w:rFonts w:hint="eastAsia"/>
              </w:rPr>
              <w:t>测试人员</w:t>
            </w:r>
          </w:p>
        </w:tc>
        <w:tc>
          <w:tcPr>
            <w:tcW w:w="992" w:type="dxa"/>
            <w:gridSpan w:val="3"/>
            <w:vAlign w:val="center"/>
          </w:tcPr>
          <w:p w14:paraId="61B988B4" w14:textId="77777777" w:rsidR="0047351E" w:rsidRPr="00D135DD" w:rsidRDefault="0047351E" w:rsidP="00CD5E67">
            <w:pPr>
              <w:snapToGrid w:val="0"/>
              <w:ind w:firstLine="480"/>
              <w:jc w:val="center"/>
            </w:pPr>
            <w:r w:rsidRPr="00D135DD">
              <w:rPr>
                <w:rFonts w:hint="eastAsia"/>
              </w:rPr>
              <w:t>备注</w:t>
            </w:r>
          </w:p>
        </w:tc>
      </w:tr>
      <w:tr w:rsidR="0047351E" w:rsidRPr="00D135DD" w14:paraId="3D27C998" w14:textId="77777777" w:rsidTr="008E7D63">
        <w:trPr>
          <w:trHeight w:val="1439"/>
        </w:trPr>
        <w:tc>
          <w:tcPr>
            <w:tcW w:w="1006" w:type="dxa"/>
            <w:gridSpan w:val="2"/>
          </w:tcPr>
          <w:p w14:paraId="1282239A" w14:textId="77777777" w:rsidR="0047351E" w:rsidRPr="00D135DD" w:rsidRDefault="0047351E" w:rsidP="00CD5E67">
            <w:pPr>
              <w:snapToGrid w:val="0"/>
              <w:ind w:firstLine="480"/>
            </w:pPr>
            <w:r w:rsidRPr="00D135DD">
              <w:rPr>
                <w:rFonts w:hint="eastAsia"/>
              </w:rPr>
              <w:t>01</w:t>
            </w:r>
          </w:p>
        </w:tc>
        <w:tc>
          <w:tcPr>
            <w:tcW w:w="1208" w:type="dxa"/>
            <w:gridSpan w:val="4"/>
          </w:tcPr>
          <w:p w14:paraId="259C8CCF" w14:textId="77777777" w:rsidR="0047351E" w:rsidRPr="00D135DD" w:rsidRDefault="0047351E" w:rsidP="00CD5E67">
            <w:pPr>
              <w:snapToGrid w:val="0"/>
              <w:ind w:firstLine="480"/>
            </w:pPr>
            <w:r w:rsidRPr="00D135DD">
              <w:rPr>
                <w:rFonts w:hint="eastAsia"/>
                <w:szCs w:val="21"/>
              </w:rPr>
              <w:t>Nginx</w:t>
            </w:r>
            <w:r w:rsidRPr="00D135DD">
              <w:rPr>
                <w:rFonts w:hint="eastAsia"/>
                <w:szCs w:val="21"/>
              </w:rPr>
              <w:t>反向代理服务器向转发的响应</w:t>
            </w:r>
            <w:r w:rsidRPr="00D135DD">
              <w:rPr>
                <w:rFonts w:hint="eastAsia"/>
                <w:szCs w:val="21"/>
              </w:rPr>
              <w:t>js</w:t>
            </w:r>
            <w:r w:rsidRPr="00D135DD">
              <w:rPr>
                <w:rFonts w:hint="eastAsia"/>
                <w:szCs w:val="21"/>
              </w:rPr>
              <w:t>文件进行混淆</w:t>
            </w:r>
            <w:r w:rsidRPr="00D135DD">
              <w:rPr>
                <w:rFonts w:hint="eastAsia"/>
                <w:szCs w:val="21"/>
              </w:rPr>
              <w:t>D</w:t>
            </w:r>
          </w:p>
        </w:tc>
        <w:tc>
          <w:tcPr>
            <w:tcW w:w="1525" w:type="dxa"/>
            <w:gridSpan w:val="5"/>
          </w:tcPr>
          <w:p w14:paraId="01D2AE14" w14:textId="77777777" w:rsidR="0047351E" w:rsidRPr="00D135DD" w:rsidRDefault="0047351E" w:rsidP="00CD5E67">
            <w:pPr>
              <w:snapToGrid w:val="0"/>
              <w:ind w:firstLine="480"/>
            </w:pPr>
            <w:proofErr w:type="gramStart"/>
            <w:r w:rsidRPr="00D135DD">
              <w:rPr>
                <w:rFonts w:hint="eastAsia"/>
                <w:szCs w:val="21"/>
              </w:rPr>
              <w:t>斜塞正确</w:t>
            </w:r>
            <w:proofErr w:type="gramEnd"/>
            <w:r w:rsidRPr="00D135DD">
              <w:rPr>
                <w:rFonts w:hint="eastAsia"/>
                <w:szCs w:val="21"/>
              </w:rPr>
              <w:t>ID</w:t>
            </w:r>
            <w:r w:rsidRPr="00D135DD">
              <w:rPr>
                <w:szCs w:val="21"/>
              </w:rPr>
              <w:t>的</w:t>
            </w:r>
            <w:r w:rsidRPr="00D135DD">
              <w:rPr>
                <w:szCs w:val="21"/>
              </w:rPr>
              <w:t>JavaScript</w:t>
            </w:r>
            <w:r w:rsidRPr="00D135DD">
              <w:rPr>
                <w:rFonts w:hint="eastAsia"/>
                <w:szCs w:val="21"/>
              </w:rPr>
              <w:t>请求，对</w:t>
            </w:r>
            <w:r w:rsidRPr="00D135DD">
              <w:rPr>
                <w:rFonts w:hint="eastAsia"/>
                <w:szCs w:val="21"/>
              </w:rPr>
              <w:t>JavaScript</w:t>
            </w:r>
            <w:r w:rsidRPr="00D135DD">
              <w:rPr>
                <w:rFonts w:hint="eastAsia"/>
                <w:szCs w:val="21"/>
              </w:rPr>
              <w:t>脚本进行混淆操作</w:t>
            </w:r>
          </w:p>
        </w:tc>
        <w:tc>
          <w:tcPr>
            <w:tcW w:w="1525" w:type="dxa"/>
            <w:gridSpan w:val="5"/>
          </w:tcPr>
          <w:p w14:paraId="0A6CF6AE" w14:textId="77777777" w:rsidR="0047351E" w:rsidRPr="00D135DD" w:rsidRDefault="0047351E" w:rsidP="00CD5E67">
            <w:pPr>
              <w:snapToGrid w:val="0"/>
              <w:ind w:firstLine="480"/>
            </w:pPr>
            <w:r w:rsidRPr="00D135DD">
              <w:rPr>
                <w:rFonts w:hint="eastAsia"/>
              </w:rPr>
              <w:t>测试结果一切正常</w:t>
            </w:r>
          </w:p>
        </w:tc>
        <w:tc>
          <w:tcPr>
            <w:tcW w:w="987" w:type="dxa"/>
            <w:gridSpan w:val="4"/>
          </w:tcPr>
          <w:p w14:paraId="11403AA5" w14:textId="77777777" w:rsidR="0047351E" w:rsidRPr="00D135DD" w:rsidRDefault="0047351E" w:rsidP="00CD5E67">
            <w:pPr>
              <w:snapToGrid w:val="0"/>
              <w:ind w:firstLine="480"/>
            </w:pPr>
          </w:p>
        </w:tc>
        <w:tc>
          <w:tcPr>
            <w:tcW w:w="851" w:type="dxa"/>
            <w:gridSpan w:val="2"/>
          </w:tcPr>
          <w:p w14:paraId="681696B5"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992" w:type="dxa"/>
            <w:gridSpan w:val="3"/>
          </w:tcPr>
          <w:p w14:paraId="45A09959" w14:textId="77777777" w:rsidR="0047351E" w:rsidRPr="00D135DD" w:rsidRDefault="0047351E" w:rsidP="00CD5E67">
            <w:pPr>
              <w:snapToGrid w:val="0"/>
              <w:ind w:firstLine="480"/>
            </w:pPr>
          </w:p>
        </w:tc>
      </w:tr>
      <w:tr w:rsidR="0047351E" w:rsidRPr="00D135DD" w14:paraId="6FD8F16C" w14:textId="77777777" w:rsidTr="0047351E">
        <w:trPr>
          <w:trHeight w:val="450"/>
        </w:trPr>
        <w:tc>
          <w:tcPr>
            <w:tcW w:w="1119" w:type="dxa"/>
            <w:gridSpan w:val="4"/>
            <w:vAlign w:val="center"/>
          </w:tcPr>
          <w:p w14:paraId="3A6D9307" w14:textId="77777777" w:rsidR="0047351E" w:rsidRPr="00D135DD" w:rsidRDefault="0047351E" w:rsidP="00CD5E67">
            <w:pPr>
              <w:ind w:firstLine="480"/>
              <w:contextualSpacing/>
              <w:jc w:val="distribute"/>
            </w:pPr>
            <w:r w:rsidRPr="00D135DD">
              <w:rPr>
                <w:rFonts w:hint="eastAsia"/>
              </w:rPr>
              <w:t>测试结论</w:t>
            </w:r>
          </w:p>
        </w:tc>
        <w:tc>
          <w:tcPr>
            <w:tcW w:w="6975" w:type="dxa"/>
            <w:gridSpan w:val="21"/>
            <w:vAlign w:val="center"/>
          </w:tcPr>
          <w:p w14:paraId="18AE3FF9" w14:textId="77777777" w:rsidR="0047351E" w:rsidRPr="00D135DD" w:rsidRDefault="0047351E" w:rsidP="00CD5E67">
            <w:pPr>
              <w:snapToGrid w:val="0"/>
              <w:ind w:firstLine="480"/>
            </w:pPr>
            <w:r w:rsidRPr="00D135DD">
              <w:rPr>
                <w:rFonts w:hint="eastAsia"/>
              </w:rPr>
              <w:t>本模块</w:t>
            </w:r>
            <w:r w:rsidRPr="00D135DD">
              <w:t>通过</w:t>
            </w:r>
            <w:r w:rsidRPr="00D135DD">
              <w:rPr>
                <w:rFonts w:hint="eastAsia"/>
              </w:rPr>
              <w:t>单元</w:t>
            </w:r>
            <w:r w:rsidRPr="00D135DD">
              <w:t>测试</w:t>
            </w:r>
          </w:p>
        </w:tc>
      </w:tr>
      <w:tr w:rsidR="0047351E" w:rsidRPr="00D135DD" w14:paraId="64FEE576" w14:textId="77777777" w:rsidTr="0047351E">
        <w:trPr>
          <w:trHeight w:val="405"/>
        </w:trPr>
        <w:tc>
          <w:tcPr>
            <w:tcW w:w="978" w:type="dxa"/>
            <w:vAlign w:val="center"/>
          </w:tcPr>
          <w:p w14:paraId="70B29E63" w14:textId="77777777" w:rsidR="0047351E" w:rsidRPr="00D135DD" w:rsidRDefault="0047351E" w:rsidP="00CD5E67">
            <w:pPr>
              <w:snapToGrid w:val="0"/>
              <w:ind w:firstLine="480"/>
            </w:pPr>
            <w:r w:rsidRPr="00D135DD">
              <w:rPr>
                <w:rFonts w:hint="eastAsia"/>
              </w:rPr>
              <w:t>责任人</w:t>
            </w:r>
          </w:p>
        </w:tc>
        <w:tc>
          <w:tcPr>
            <w:tcW w:w="3279" w:type="dxa"/>
            <w:gridSpan w:val="12"/>
            <w:vAlign w:val="center"/>
          </w:tcPr>
          <w:p w14:paraId="0F733A5F"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1710" w:type="dxa"/>
            <w:gridSpan w:val="6"/>
            <w:vAlign w:val="center"/>
          </w:tcPr>
          <w:p w14:paraId="52931279" w14:textId="77777777" w:rsidR="0047351E" w:rsidRPr="00D135DD" w:rsidRDefault="0047351E" w:rsidP="00CD5E67">
            <w:pPr>
              <w:snapToGrid w:val="0"/>
              <w:ind w:firstLine="480"/>
            </w:pPr>
            <w:r w:rsidRPr="00D135DD">
              <w:rPr>
                <w:rFonts w:hint="eastAsia"/>
              </w:rPr>
              <w:t>项目第一责任人</w:t>
            </w:r>
          </w:p>
        </w:tc>
        <w:tc>
          <w:tcPr>
            <w:tcW w:w="2127" w:type="dxa"/>
            <w:gridSpan w:val="6"/>
            <w:vAlign w:val="center"/>
          </w:tcPr>
          <w:p w14:paraId="6F387C21"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r>
      <w:tr w:rsidR="0047351E" w:rsidRPr="00D135DD" w14:paraId="0208818A" w14:textId="77777777" w:rsidTr="0047351E">
        <w:trPr>
          <w:trHeight w:val="405"/>
        </w:trPr>
        <w:tc>
          <w:tcPr>
            <w:tcW w:w="978" w:type="dxa"/>
            <w:vAlign w:val="center"/>
          </w:tcPr>
          <w:p w14:paraId="21B5DA3A" w14:textId="77777777" w:rsidR="0047351E" w:rsidRPr="00D135DD" w:rsidRDefault="0047351E" w:rsidP="00CD5E67">
            <w:pPr>
              <w:snapToGrid w:val="0"/>
              <w:ind w:firstLine="480"/>
            </w:pPr>
            <w:r w:rsidRPr="00D135DD">
              <w:rPr>
                <w:rFonts w:hint="eastAsia"/>
              </w:rPr>
              <w:t>审核</w:t>
            </w:r>
          </w:p>
        </w:tc>
        <w:tc>
          <w:tcPr>
            <w:tcW w:w="7116" w:type="dxa"/>
            <w:gridSpan w:val="24"/>
            <w:vAlign w:val="center"/>
          </w:tcPr>
          <w:p w14:paraId="5881AE4C" w14:textId="77777777" w:rsidR="0047351E" w:rsidRPr="00D135DD" w:rsidRDefault="0047351E" w:rsidP="00CD5E67">
            <w:pPr>
              <w:snapToGrid w:val="0"/>
              <w:ind w:firstLine="480"/>
            </w:pPr>
          </w:p>
        </w:tc>
      </w:tr>
      <w:tr w:rsidR="0047351E" w:rsidRPr="00D135DD" w14:paraId="73C2C193" w14:textId="77777777" w:rsidTr="0047351E">
        <w:trPr>
          <w:trHeight w:val="405"/>
        </w:trPr>
        <w:tc>
          <w:tcPr>
            <w:tcW w:w="978" w:type="dxa"/>
            <w:vAlign w:val="center"/>
          </w:tcPr>
          <w:p w14:paraId="1B5E3C23" w14:textId="77777777" w:rsidR="0047351E" w:rsidRPr="00D135DD" w:rsidRDefault="0047351E" w:rsidP="00CD5E67">
            <w:pPr>
              <w:snapToGrid w:val="0"/>
              <w:ind w:firstLine="480"/>
            </w:pPr>
            <w:r w:rsidRPr="00D135DD">
              <w:rPr>
                <w:rFonts w:hint="eastAsia"/>
              </w:rPr>
              <w:t>项目组</w:t>
            </w:r>
          </w:p>
        </w:tc>
        <w:tc>
          <w:tcPr>
            <w:tcW w:w="1299" w:type="dxa"/>
            <w:gridSpan w:val="7"/>
            <w:vAlign w:val="center"/>
          </w:tcPr>
          <w:p w14:paraId="0935DC9E" w14:textId="77777777" w:rsidR="0047351E" w:rsidRPr="00D135DD" w:rsidRDefault="0047351E" w:rsidP="00CD5E67">
            <w:pPr>
              <w:snapToGrid w:val="0"/>
              <w:ind w:firstLine="480"/>
            </w:pPr>
            <w:r w:rsidRPr="00D135DD">
              <w:rPr>
                <w:rFonts w:hint="eastAsia"/>
              </w:rPr>
              <w:t>本项目组</w:t>
            </w:r>
          </w:p>
        </w:tc>
        <w:tc>
          <w:tcPr>
            <w:tcW w:w="900" w:type="dxa"/>
            <w:vAlign w:val="center"/>
          </w:tcPr>
          <w:p w14:paraId="725D51F7" w14:textId="77777777" w:rsidR="0047351E" w:rsidRPr="00D135DD" w:rsidRDefault="0047351E" w:rsidP="00CD5E67">
            <w:pPr>
              <w:snapToGrid w:val="0"/>
              <w:ind w:firstLine="480"/>
            </w:pPr>
            <w:r w:rsidRPr="00D135DD">
              <w:rPr>
                <w:rFonts w:hint="eastAsia"/>
              </w:rPr>
              <w:t>测试组</w:t>
            </w:r>
          </w:p>
        </w:tc>
        <w:tc>
          <w:tcPr>
            <w:tcW w:w="1260" w:type="dxa"/>
            <w:gridSpan w:val="5"/>
            <w:vAlign w:val="center"/>
          </w:tcPr>
          <w:p w14:paraId="011E7642" w14:textId="77777777" w:rsidR="0047351E" w:rsidRPr="00D135DD" w:rsidRDefault="0047351E" w:rsidP="00CD5E67">
            <w:pPr>
              <w:snapToGrid w:val="0"/>
              <w:ind w:firstLine="480"/>
            </w:pPr>
            <w:r w:rsidRPr="00D135DD">
              <w:rPr>
                <w:rFonts w:hint="eastAsia"/>
              </w:rPr>
              <w:t>本项目组</w:t>
            </w:r>
          </w:p>
        </w:tc>
        <w:tc>
          <w:tcPr>
            <w:tcW w:w="900" w:type="dxa"/>
            <w:gridSpan w:val="3"/>
            <w:vAlign w:val="center"/>
          </w:tcPr>
          <w:p w14:paraId="08AB6978" w14:textId="77777777" w:rsidR="0047351E" w:rsidRPr="00D135DD" w:rsidRDefault="0047351E" w:rsidP="00CD5E67">
            <w:pPr>
              <w:snapToGrid w:val="0"/>
              <w:ind w:firstLine="480"/>
            </w:pPr>
            <w:r w:rsidRPr="00D135DD">
              <w:rPr>
                <w:rFonts w:hint="eastAsia"/>
              </w:rPr>
              <w:t>总工办</w:t>
            </w:r>
          </w:p>
        </w:tc>
        <w:tc>
          <w:tcPr>
            <w:tcW w:w="1080" w:type="dxa"/>
            <w:gridSpan w:val="4"/>
            <w:vAlign w:val="center"/>
          </w:tcPr>
          <w:p w14:paraId="32F9C982"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c>
          <w:tcPr>
            <w:tcW w:w="1081" w:type="dxa"/>
            <w:gridSpan w:val="2"/>
            <w:vAlign w:val="center"/>
          </w:tcPr>
          <w:p w14:paraId="33B445F3" w14:textId="77777777" w:rsidR="0047351E" w:rsidRPr="00D135DD" w:rsidRDefault="0047351E" w:rsidP="00CD5E67">
            <w:pPr>
              <w:snapToGrid w:val="0"/>
              <w:ind w:firstLine="480"/>
            </w:pPr>
            <w:r w:rsidRPr="00D135DD">
              <w:rPr>
                <w:rFonts w:hint="eastAsia"/>
              </w:rPr>
              <w:t>总工程师</w:t>
            </w:r>
          </w:p>
        </w:tc>
        <w:tc>
          <w:tcPr>
            <w:tcW w:w="596" w:type="dxa"/>
            <w:gridSpan w:val="2"/>
            <w:vAlign w:val="center"/>
          </w:tcPr>
          <w:p w14:paraId="25EC4293" w14:textId="77777777" w:rsidR="0047351E" w:rsidRPr="00D135DD" w:rsidRDefault="0047351E" w:rsidP="00CD5E67">
            <w:pPr>
              <w:snapToGrid w:val="0"/>
              <w:ind w:firstLine="480"/>
            </w:pPr>
            <w:proofErr w:type="gramStart"/>
            <w:r w:rsidRPr="00D135DD">
              <w:rPr>
                <w:rFonts w:hint="eastAsia"/>
              </w:rPr>
              <w:t>邵</w:t>
            </w:r>
            <w:proofErr w:type="gramEnd"/>
            <w:r w:rsidRPr="00D135DD">
              <w:rPr>
                <w:rFonts w:hint="eastAsia"/>
              </w:rPr>
              <w:t>欣欣</w:t>
            </w:r>
          </w:p>
        </w:tc>
      </w:tr>
    </w:tbl>
    <w:p w14:paraId="1189277E" w14:textId="77777777" w:rsidR="0047351E" w:rsidRPr="00D135DD" w:rsidRDefault="0047351E" w:rsidP="0047351E">
      <w:pPr>
        <w:ind w:firstLine="480"/>
      </w:pPr>
    </w:p>
    <w:p w14:paraId="5502B693" w14:textId="77777777" w:rsidR="00541581" w:rsidRPr="00D135DD" w:rsidRDefault="00541581" w:rsidP="00541581">
      <w:pPr>
        <w:pStyle w:val="a8"/>
        <w:ind w:firstLineChars="0" w:firstLine="0"/>
      </w:pPr>
    </w:p>
    <w:p w14:paraId="16C73CF4" w14:textId="77777777" w:rsidR="0047351E" w:rsidRPr="00D135DD" w:rsidRDefault="0047351E" w:rsidP="00541581">
      <w:pPr>
        <w:pStyle w:val="a8"/>
        <w:ind w:firstLineChars="0" w:firstLine="0"/>
      </w:pPr>
    </w:p>
    <w:p w14:paraId="747A1283" w14:textId="0A251C6F" w:rsidR="0047351E" w:rsidRDefault="0047351E">
      <w:pPr>
        <w:ind w:firstLine="480"/>
        <w:rPr>
          <w:rFonts w:eastAsia="宋体" w:cs="Times New Roman"/>
          <w:sz w:val="21"/>
        </w:rPr>
      </w:pPr>
      <w:r>
        <w:br w:type="page"/>
      </w:r>
    </w:p>
    <w:p w14:paraId="4CC09714" w14:textId="77777777" w:rsidR="0047351E" w:rsidRDefault="0047351E" w:rsidP="00541581">
      <w:pPr>
        <w:pStyle w:val="a8"/>
        <w:ind w:firstLineChars="0" w:firstLine="0"/>
      </w:pPr>
    </w:p>
    <w:p w14:paraId="12A6E1AC" w14:textId="77777777" w:rsidR="00994B35" w:rsidRPr="00994B35" w:rsidRDefault="00994B35" w:rsidP="00994B35">
      <w:pPr>
        <w:keepNext/>
        <w:keepLines/>
        <w:spacing w:line="400" w:lineRule="exact"/>
        <w:ind w:firstLine="600"/>
        <w:outlineLvl w:val="0"/>
        <w:rPr>
          <w:rFonts w:eastAsia="黑体" w:cs="Times New Roman"/>
          <w:bCs/>
          <w:kern w:val="44"/>
          <w:sz w:val="30"/>
          <w:szCs w:val="44"/>
        </w:rPr>
      </w:pPr>
      <w:bookmarkStart w:id="234" w:name="_Toc5629"/>
      <w:bookmarkStart w:id="235" w:name="_Toc7728469"/>
      <w:bookmarkEnd w:id="202"/>
      <w:bookmarkEnd w:id="203"/>
      <w:r w:rsidRPr="00994B35">
        <w:rPr>
          <w:rFonts w:eastAsia="黑体" w:cs="Times New Roman" w:hint="eastAsia"/>
          <w:bCs/>
          <w:kern w:val="44"/>
          <w:sz w:val="30"/>
          <w:szCs w:val="44"/>
        </w:rPr>
        <w:t>翻译</w:t>
      </w:r>
      <w:bookmarkEnd w:id="234"/>
      <w:bookmarkEnd w:id="235"/>
    </w:p>
    <w:p w14:paraId="1D0BE7A9" w14:textId="480E6436" w:rsidR="00C85372" w:rsidRDefault="00A52505" w:rsidP="00A52505">
      <w:pPr>
        <w:pStyle w:val="a8"/>
        <w:ind w:firstLineChars="0" w:firstLine="0"/>
        <w:jc w:val="center"/>
        <w:rPr>
          <w:rFonts w:eastAsia="Times New Roman"/>
          <w:b/>
          <w:bCs/>
          <w:color w:val="000000"/>
          <w:kern w:val="0"/>
          <w:sz w:val="27"/>
        </w:rPr>
      </w:pPr>
      <w:r>
        <w:rPr>
          <w:rFonts w:eastAsia="Times New Roman"/>
          <w:b/>
          <w:bCs/>
          <w:color w:val="000000"/>
          <w:kern w:val="0"/>
          <w:sz w:val="27"/>
        </w:rPr>
        <w:t>Webpage</w:t>
      </w:r>
      <w:r>
        <w:rPr>
          <w:rFonts w:eastAsia="Times New Roman"/>
          <w:b/>
          <w:bCs/>
          <w:color w:val="000000"/>
          <w:w w:val="99"/>
          <w:kern w:val="0"/>
          <w:sz w:val="27"/>
        </w:rPr>
        <w:t xml:space="preserve"> </w:t>
      </w:r>
      <w:r>
        <w:rPr>
          <w:rFonts w:eastAsia="Times New Roman"/>
          <w:b/>
          <w:bCs/>
          <w:color w:val="000000"/>
          <w:spacing w:val="12"/>
          <w:w w:val="91"/>
          <w:kern w:val="0"/>
          <w:sz w:val="27"/>
        </w:rPr>
        <w:t>Encryption</w:t>
      </w:r>
      <w:r>
        <w:rPr>
          <w:rFonts w:eastAsia="Times New Roman"/>
          <w:b/>
          <w:bCs/>
          <w:color w:val="000000"/>
          <w:w w:val="83"/>
          <w:kern w:val="0"/>
          <w:sz w:val="27"/>
        </w:rPr>
        <w:t xml:space="preserve"> </w:t>
      </w:r>
      <w:r>
        <w:rPr>
          <w:rFonts w:eastAsia="Times New Roman"/>
          <w:b/>
          <w:bCs/>
          <w:color w:val="000000"/>
          <w:spacing w:val="14"/>
          <w:w w:val="90"/>
          <w:kern w:val="0"/>
          <w:sz w:val="27"/>
        </w:rPr>
        <w:t>Based</w:t>
      </w:r>
      <w:r>
        <w:rPr>
          <w:rFonts w:eastAsia="Times New Roman"/>
          <w:b/>
          <w:bCs/>
          <w:color w:val="000000"/>
          <w:w w:val="80"/>
          <w:kern w:val="0"/>
          <w:sz w:val="27"/>
        </w:rPr>
        <w:t xml:space="preserve"> </w:t>
      </w:r>
      <w:r>
        <w:rPr>
          <w:rFonts w:eastAsia="Times New Roman"/>
          <w:b/>
          <w:bCs/>
          <w:color w:val="000000"/>
          <w:kern w:val="0"/>
          <w:sz w:val="27"/>
        </w:rPr>
        <w:t>on</w:t>
      </w:r>
      <w:r>
        <w:rPr>
          <w:rFonts w:eastAsia="Times New Roman"/>
          <w:b/>
          <w:bCs/>
          <w:color w:val="000000"/>
          <w:w w:val="99"/>
          <w:kern w:val="0"/>
          <w:sz w:val="27"/>
        </w:rPr>
        <w:t xml:space="preserve"> </w:t>
      </w:r>
      <w:r>
        <w:rPr>
          <w:rFonts w:eastAsia="Times New Roman"/>
          <w:b/>
          <w:bCs/>
          <w:color w:val="000000"/>
          <w:spacing w:val="11"/>
          <w:w w:val="92"/>
          <w:kern w:val="0"/>
          <w:sz w:val="27"/>
        </w:rPr>
        <w:t>Polymorphic</w:t>
      </w:r>
      <w:r>
        <w:rPr>
          <w:rFonts w:eastAsia="Times New Roman"/>
          <w:b/>
          <w:bCs/>
          <w:color w:val="000000"/>
          <w:w w:val="85"/>
          <w:kern w:val="0"/>
          <w:sz w:val="27"/>
        </w:rPr>
        <w:t xml:space="preserve"> </w:t>
      </w:r>
      <w:r>
        <w:rPr>
          <w:rFonts w:eastAsia="Times New Roman"/>
          <w:b/>
          <w:bCs/>
          <w:color w:val="000000"/>
          <w:kern w:val="0"/>
          <w:sz w:val="27"/>
        </w:rPr>
        <w:t xml:space="preserve">Javascript </w:t>
      </w:r>
      <w:commentRangeStart w:id="236"/>
      <w:r>
        <w:rPr>
          <w:rFonts w:eastAsia="Times New Roman"/>
          <w:b/>
          <w:bCs/>
          <w:color w:val="000000"/>
          <w:kern w:val="0"/>
          <w:sz w:val="27"/>
        </w:rPr>
        <w:t>Algorithm</w:t>
      </w:r>
      <w:commentRangeEnd w:id="236"/>
      <w:r w:rsidR="00FE63EA">
        <w:rPr>
          <w:rStyle w:val="a5"/>
        </w:rPr>
        <w:commentReference w:id="236"/>
      </w:r>
    </w:p>
    <w:p w14:paraId="31D07B5F" w14:textId="77777777" w:rsidR="001647A8" w:rsidRDefault="001647A8" w:rsidP="00A52505">
      <w:pPr>
        <w:pStyle w:val="a8"/>
        <w:ind w:firstLineChars="0" w:firstLine="0"/>
        <w:jc w:val="center"/>
        <w:rPr>
          <w:rFonts w:eastAsia="Times New Roman"/>
          <w:b/>
          <w:bCs/>
          <w:color w:val="000000"/>
          <w:kern w:val="0"/>
          <w:sz w:val="27"/>
        </w:rPr>
      </w:pPr>
    </w:p>
    <w:p w14:paraId="1E5B9109" w14:textId="1386B4BD" w:rsidR="001647A8" w:rsidRDefault="001647A8" w:rsidP="001647A8">
      <w:pPr>
        <w:pStyle w:val="a8"/>
        <w:ind w:firstLine="420"/>
        <w:jc w:val="center"/>
      </w:pPr>
      <w:r>
        <w:t xml:space="preserve">Bai </w:t>
      </w:r>
      <w:proofErr w:type="gramStart"/>
      <w:r>
        <w:t>Zhongying ,</w:t>
      </w:r>
      <w:proofErr w:type="gramEnd"/>
      <w:r>
        <w:t xml:space="preserve"> Qin Jiancheng</w:t>
      </w:r>
    </w:p>
    <w:p w14:paraId="39D7B9E5" w14:textId="77777777" w:rsidR="001647A8" w:rsidRDefault="001647A8" w:rsidP="001647A8">
      <w:pPr>
        <w:pStyle w:val="a8"/>
        <w:ind w:firstLine="420"/>
        <w:jc w:val="center"/>
      </w:pPr>
      <w:r>
        <w:t>Beijing University of Posts and Telecommunications</w:t>
      </w:r>
    </w:p>
    <w:p w14:paraId="240365CD" w14:textId="77777777" w:rsidR="001647A8" w:rsidRDefault="001647A8" w:rsidP="001647A8">
      <w:pPr>
        <w:pStyle w:val="a8"/>
        <w:ind w:firstLine="420"/>
        <w:jc w:val="center"/>
      </w:pPr>
      <w:r>
        <w:t>Beijing</w:t>
      </w:r>
      <w:proofErr w:type="gramStart"/>
      <w:r>
        <w:t>,China</w:t>
      </w:r>
      <w:proofErr w:type="gramEnd"/>
    </w:p>
    <w:p w14:paraId="3B46BD66" w14:textId="1605EC22" w:rsidR="001647A8" w:rsidRDefault="001647A8" w:rsidP="001647A8">
      <w:pPr>
        <w:pStyle w:val="a8"/>
        <w:ind w:firstLineChars="0" w:firstLine="0"/>
        <w:jc w:val="center"/>
      </w:pPr>
      <w:r>
        <w:t>dragon_</w:t>
      </w:r>
      <w:proofErr w:type="gramStart"/>
      <w:r>
        <w:t>2k@21cn.com ,</w:t>
      </w:r>
      <w:proofErr w:type="gramEnd"/>
      <w:r>
        <w:t xml:space="preserve"> </w:t>
      </w:r>
      <w:hyperlink r:id="rId54" w:history="1">
        <w:r w:rsidRPr="00067452">
          <w:rPr>
            <w:rStyle w:val="ac"/>
          </w:rPr>
          <w:t>master@28x28.com</w:t>
        </w:r>
      </w:hyperlink>
    </w:p>
    <w:p w14:paraId="7ED14D41" w14:textId="77777777" w:rsidR="001647A8" w:rsidRDefault="001647A8" w:rsidP="001647A8">
      <w:pPr>
        <w:pStyle w:val="a8"/>
        <w:ind w:firstLineChars="0" w:firstLine="0"/>
        <w:sectPr w:rsidR="001647A8">
          <w:pgSz w:w="10431" w:h="14740"/>
          <w:pgMar w:top="1276" w:right="1020" w:bottom="1276" w:left="1020" w:header="851" w:footer="850" w:gutter="0"/>
          <w:pgNumType w:fmt="numberInDash"/>
          <w:cols w:space="720"/>
          <w:docGrid w:type="lines" w:linePitch="312"/>
        </w:sectPr>
      </w:pPr>
    </w:p>
    <w:p w14:paraId="2619B4A5" w14:textId="30426960" w:rsidR="001647A8" w:rsidRDefault="001647A8" w:rsidP="001647A8">
      <w:pPr>
        <w:pStyle w:val="a8"/>
        <w:ind w:firstLineChars="0" w:firstLine="0"/>
      </w:pPr>
    </w:p>
    <w:p w14:paraId="13DE4629" w14:textId="77777777" w:rsidR="001647A8" w:rsidRDefault="001647A8" w:rsidP="001647A8">
      <w:pPr>
        <w:pStyle w:val="a8"/>
        <w:ind w:firstLineChars="0" w:firstLine="0"/>
      </w:pPr>
    </w:p>
    <w:p w14:paraId="0576193E" w14:textId="77777777" w:rsidR="001647A8" w:rsidRDefault="001647A8" w:rsidP="001647A8">
      <w:pPr>
        <w:pStyle w:val="a8"/>
        <w:ind w:firstLineChars="0" w:firstLine="0"/>
        <w:sectPr w:rsidR="001647A8" w:rsidSect="001647A8">
          <w:type w:val="continuous"/>
          <w:pgSz w:w="10431" w:h="14740"/>
          <w:pgMar w:top="1276" w:right="1020" w:bottom="1276" w:left="1020" w:header="851" w:footer="850" w:gutter="0"/>
          <w:pgNumType w:fmt="numberInDash"/>
          <w:cols w:space="720"/>
          <w:docGrid w:type="lines" w:linePitch="312"/>
        </w:sectPr>
      </w:pPr>
    </w:p>
    <w:p w14:paraId="5D92F619" w14:textId="77777777" w:rsidR="001647A8" w:rsidRDefault="001647A8" w:rsidP="001647A8">
      <w:pPr>
        <w:pStyle w:val="a8"/>
        <w:ind w:firstLine="420"/>
      </w:pPr>
      <w:r>
        <w:t xml:space="preserve">Abstract—HTML webpages are widely used in computer networks. However, protecting the webpage content is a problem because browsers can obtain the HTML and Javascript source codes. This paper presents an algorithm of HTML code encryption based on polymorphic Javascript programs. The Javascript codes can transmute and protect themselves like polymorphic viruses. Furthermore, this HTML encryption uses compression, permutation and check digits to enhance the security effect. Based on this algorithm, a webpage encrypting shareware named “Athena WebLock” is designed. The experiment results show this encrypting algorithm can protect the webpage content in most cases, so it is valuable in the field of Data Rights Management. </w:t>
      </w:r>
    </w:p>
    <w:p w14:paraId="69F7FB6A" w14:textId="77777777" w:rsidR="001647A8" w:rsidRDefault="001647A8" w:rsidP="001647A8">
      <w:pPr>
        <w:pStyle w:val="a8"/>
        <w:ind w:firstLine="420"/>
      </w:pPr>
    </w:p>
    <w:p w14:paraId="5F6DFFC2" w14:textId="7C16A535" w:rsidR="00CD1CBB" w:rsidRDefault="001647A8" w:rsidP="001647A8">
      <w:pPr>
        <w:pStyle w:val="a8"/>
        <w:ind w:firstLine="420"/>
      </w:pPr>
      <w:r>
        <w:t>K</w:t>
      </w:r>
      <w:r w:rsidR="00CD1CBB">
        <w:t>eywords:</w:t>
      </w:r>
    </w:p>
    <w:p w14:paraId="206E2554" w14:textId="77777777" w:rsidR="00CD1CBB" w:rsidRDefault="00CD1CBB" w:rsidP="001647A8">
      <w:pPr>
        <w:pStyle w:val="a8"/>
        <w:ind w:firstLine="420"/>
      </w:pPr>
      <w:proofErr w:type="gramStart"/>
      <w:r>
        <w:t>webpage</w:t>
      </w:r>
      <w:r w:rsidR="001647A8">
        <w:t>encryption</w:t>
      </w:r>
      <w:proofErr w:type="gramEnd"/>
      <w:r w:rsidR="001647A8">
        <w:t xml:space="preserve">; </w:t>
      </w:r>
    </w:p>
    <w:p w14:paraId="18EA3E18" w14:textId="77777777" w:rsidR="00CD1CBB" w:rsidRDefault="001647A8" w:rsidP="001647A8">
      <w:pPr>
        <w:pStyle w:val="a8"/>
        <w:ind w:firstLine="420"/>
      </w:pPr>
      <w:proofErr w:type="gramStart"/>
      <w:r>
        <w:t>polymorphic</w:t>
      </w:r>
      <w:proofErr w:type="gramEnd"/>
      <w:r>
        <w:t xml:space="preserve"> Javascript codes; </w:t>
      </w:r>
    </w:p>
    <w:p w14:paraId="1C0444D5" w14:textId="77777777" w:rsidR="00CD1CBB" w:rsidRDefault="001647A8" w:rsidP="001647A8">
      <w:pPr>
        <w:pStyle w:val="a8"/>
        <w:ind w:firstLine="420"/>
      </w:pPr>
      <w:r>
        <w:t xml:space="preserve">HTML code protection; </w:t>
      </w:r>
    </w:p>
    <w:p w14:paraId="697505A5" w14:textId="6AD1577F" w:rsidR="001647A8" w:rsidRDefault="001647A8" w:rsidP="001647A8">
      <w:pPr>
        <w:pStyle w:val="a8"/>
        <w:ind w:firstLine="420"/>
      </w:pPr>
      <w:proofErr w:type="gramStart"/>
      <w:r>
        <w:t>data</w:t>
      </w:r>
      <w:proofErr w:type="gramEnd"/>
      <w:r>
        <w:t xml:space="preserve"> rights management</w:t>
      </w:r>
    </w:p>
    <w:p w14:paraId="4966799C" w14:textId="77777777" w:rsidR="001647A8" w:rsidRDefault="001647A8" w:rsidP="001647A8">
      <w:pPr>
        <w:pStyle w:val="a8"/>
        <w:ind w:firstLine="420"/>
      </w:pPr>
    </w:p>
    <w:p w14:paraId="7B543A5F" w14:textId="77777777" w:rsidR="001647A8" w:rsidRDefault="001647A8" w:rsidP="001647A8">
      <w:pPr>
        <w:pStyle w:val="a8"/>
        <w:ind w:firstLine="420"/>
      </w:pPr>
      <w:r>
        <w:t>I. INTRODUCTION</w:t>
      </w:r>
    </w:p>
    <w:p w14:paraId="69505382" w14:textId="77777777" w:rsidR="001647A8" w:rsidRDefault="001647A8" w:rsidP="001647A8">
      <w:pPr>
        <w:pStyle w:val="a8"/>
        <w:ind w:firstLine="420"/>
      </w:pPr>
    </w:p>
    <w:p w14:paraId="49A08BF3" w14:textId="77777777" w:rsidR="001647A8" w:rsidRDefault="001647A8" w:rsidP="001647A8">
      <w:pPr>
        <w:pStyle w:val="a8"/>
        <w:ind w:firstLine="420"/>
      </w:pPr>
      <w:r>
        <w:t>HTML webpages are widely used in computer networks such as Internet and Intranets. Lots of webpages are valuable and need protection. For example, some webpages ought to be prevented from the unauthorized access, copy, falsification and so on. So DRM (Data Rights Management) is needed in World Wide Web.</w:t>
      </w:r>
    </w:p>
    <w:p w14:paraId="2F25CE6F" w14:textId="77777777" w:rsidR="001647A8" w:rsidRDefault="001647A8" w:rsidP="001647A8">
      <w:pPr>
        <w:pStyle w:val="a8"/>
        <w:ind w:firstLine="420"/>
      </w:pPr>
      <w:r>
        <w:t>However, protecting the webpage content is a problem because the HTML source codes have to be downloaded by the browsers, thus the browsers have the opportunity to obtain all of the HTML content. A way to protect the content is using Javascript programs to encrypt the HTML codes, but the Javascript source codes can also be downloaded by the browsers. Crackers can modify the Javascript decrypting program to get the HTML source codes.</w:t>
      </w:r>
    </w:p>
    <w:p w14:paraId="7B48B4FB" w14:textId="18B4D497" w:rsidR="001647A8" w:rsidRDefault="001647A8" w:rsidP="001647A8">
      <w:pPr>
        <w:pStyle w:val="a8"/>
        <w:ind w:firstLine="420"/>
      </w:pPr>
      <w:r>
        <w:t>This paper presents an algorithm of HTML code encryption based on polymorphic Javascript programs. Executing such programs may decrypt the HTML codes and show the webpages. These Javascript codescan transmute and protect themselves like polymorphic viruses.</w:t>
      </w:r>
    </w:p>
    <w:p w14:paraId="2F53F699" w14:textId="77777777" w:rsidR="001647A8" w:rsidRDefault="001647A8" w:rsidP="001647A8">
      <w:pPr>
        <w:pStyle w:val="a8"/>
        <w:ind w:firstLine="420"/>
      </w:pPr>
      <w:r>
        <w:t>The key point is that both encrypted HTML codes and polymorphic Javascript programs are difficult to be cracked. So the webpage content is protected.</w:t>
      </w:r>
    </w:p>
    <w:p w14:paraId="43281756" w14:textId="77777777" w:rsidR="001647A8" w:rsidRDefault="001647A8" w:rsidP="001647A8">
      <w:pPr>
        <w:pStyle w:val="a8"/>
        <w:ind w:firstLine="420"/>
      </w:pPr>
      <w:r>
        <w:t>Furthermore, this HTML encryption uses compression, permutation and check digits to enhance the security effect.</w:t>
      </w:r>
    </w:p>
    <w:p w14:paraId="74140A37" w14:textId="77777777" w:rsidR="001647A8" w:rsidRDefault="001647A8" w:rsidP="001647A8">
      <w:pPr>
        <w:pStyle w:val="a8"/>
        <w:ind w:firstLine="420"/>
      </w:pPr>
      <w:r>
        <w:t xml:space="preserve">Based on this algorithm, a webpage encrypting shareware named “Athena </w:t>
      </w:r>
      <w:proofErr w:type="gramStart"/>
      <w:r>
        <w:t>WebLock ”</w:t>
      </w:r>
      <w:proofErr w:type="gramEnd"/>
      <w:r>
        <w:t xml:space="preserve"> is designed. The Chinese version of this shareware can be downloaded in the website:</w:t>
      </w:r>
    </w:p>
    <w:p w14:paraId="485B7615" w14:textId="77777777" w:rsidR="00A20271" w:rsidRDefault="001647A8" w:rsidP="001647A8">
      <w:pPr>
        <w:pStyle w:val="a8"/>
        <w:ind w:firstLine="420"/>
      </w:pPr>
      <w:r>
        <w:t>http://www.28x28.com/index.php?id=soft_</w:t>
      </w:r>
      <w:proofErr w:type="gramStart"/>
      <w:r>
        <w:t>000000002 .</w:t>
      </w:r>
      <w:proofErr w:type="gramEnd"/>
    </w:p>
    <w:p w14:paraId="7F2B70A9" w14:textId="18B2007F" w:rsidR="001647A8" w:rsidRDefault="001647A8" w:rsidP="001647A8">
      <w:pPr>
        <w:pStyle w:val="a8"/>
        <w:ind w:firstLine="420"/>
      </w:pPr>
      <w:r>
        <w:t xml:space="preserve"> The experiment result shows this encrypting</w:t>
      </w:r>
      <w:r w:rsidR="00A20271">
        <w:t xml:space="preserve"> </w:t>
      </w:r>
      <w:r>
        <w:t xml:space="preserve">algorithm can protect the webpages in most cases. The remainder of this paper is structured as follows: Section 2 points out the difficulty of webpage </w:t>
      </w:r>
    </w:p>
    <w:p w14:paraId="408E065F" w14:textId="77777777" w:rsidR="001647A8" w:rsidRDefault="001647A8" w:rsidP="001647A8">
      <w:pPr>
        <w:pStyle w:val="a8"/>
        <w:ind w:firstLine="420"/>
      </w:pPr>
      <w:proofErr w:type="gramStart"/>
      <w:r>
        <w:t>content</w:t>
      </w:r>
      <w:proofErr w:type="gramEnd"/>
      <w:r>
        <w:t xml:space="preserve"> protection. Section 3 introduces the design of webpage encryption based on polymorphic Javascript algorithm. Section 4 describes the enhancements of encryption such as compression, permutation and check digits. The shareware example and experiment result are given in section 5. Conclusions and references are given in section 6 and 7.</w:t>
      </w:r>
    </w:p>
    <w:p w14:paraId="23973179" w14:textId="77777777" w:rsidR="001647A8" w:rsidRDefault="001647A8" w:rsidP="001647A8">
      <w:pPr>
        <w:pStyle w:val="a8"/>
        <w:ind w:firstLine="420"/>
      </w:pPr>
    </w:p>
    <w:p w14:paraId="28E56D18" w14:textId="653752D2" w:rsidR="001647A8" w:rsidRDefault="001647A8" w:rsidP="001647A8">
      <w:pPr>
        <w:pStyle w:val="a8"/>
        <w:ind w:firstLine="420"/>
      </w:pPr>
      <w:proofErr w:type="gramStart"/>
      <w:r>
        <w:t>II. DIFFICULTY OF WEBPAGE CONTENT PROTECTION Since HTML</w:t>
      </w:r>
      <w:proofErr w:type="gramEnd"/>
      <w:r>
        <w:t xml:space="preserve"> webpages are widely used, lots of</w:t>
      </w:r>
      <w:r w:rsidR="00F92676">
        <w:t xml:space="preserve"> </w:t>
      </w:r>
      <w:r>
        <w:t>valueable data have been in World Wide Web. They need protection to defend attacks such as unauthorized access, copy, falsification and so on.</w:t>
      </w:r>
    </w:p>
    <w:p w14:paraId="0496EE57" w14:textId="77777777" w:rsidR="001647A8" w:rsidRDefault="001647A8" w:rsidP="001647A8">
      <w:pPr>
        <w:pStyle w:val="a8"/>
        <w:ind w:firstLine="420"/>
      </w:pPr>
      <w:r>
        <w:t>Using Javascript to decrypt the HTML codes is a hopeful DRM solution. Its advantage is that browsers can directly open the encrypted webpages without any additional client software, so this protection is easy to be used all over the World Wide Web.</w:t>
      </w:r>
    </w:p>
    <w:p w14:paraId="2D42310F" w14:textId="77777777" w:rsidR="001647A8" w:rsidRDefault="001647A8" w:rsidP="001647A8">
      <w:pPr>
        <w:pStyle w:val="a8"/>
        <w:ind w:firstLine="420"/>
      </w:pPr>
      <w:r>
        <w:t>But the difficulty of such protection also exists. In order to show the webpages, all HTML codes have to be downloaded by the browsers, so the browsers have the opportunity to obtain the HTML content.</w:t>
      </w:r>
    </w:p>
    <w:p w14:paraId="5F60E1CA" w14:textId="77777777" w:rsidR="001647A8" w:rsidRDefault="001647A8" w:rsidP="001647A8">
      <w:pPr>
        <w:pStyle w:val="a8"/>
        <w:ind w:firstLine="420"/>
      </w:pPr>
      <w:r>
        <w:t xml:space="preserve"> </w:t>
      </w:r>
    </w:p>
    <w:p w14:paraId="2B83D121" w14:textId="0DBBF316" w:rsidR="001647A8" w:rsidRDefault="001647A8" w:rsidP="001647A8">
      <w:pPr>
        <w:pStyle w:val="a8"/>
        <w:ind w:firstLine="420"/>
      </w:pPr>
      <w:r>
        <w:t xml:space="preserve"> The HTML codes can be encrypted by C/C++ or other programs so that the codes are not recognizable. The browsers can execute the Javascript to do the decryption. But the Javascript codes have to be downloaded and executed by the browsers, so the Javascript can also be cracked.</w:t>
      </w:r>
    </w:p>
    <w:p w14:paraId="7AFA9C34" w14:textId="77777777" w:rsidR="001647A8" w:rsidRDefault="001647A8" w:rsidP="001647A8">
      <w:pPr>
        <w:pStyle w:val="a8"/>
        <w:ind w:firstLine="420"/>
      </w:pPr>
      <w:r>
        <w:t>If the crackers can understand the Javascript codes, they can easily modify them to get the HTML source codes.</w:t>
      </w:r>
    </w:p>
    <w:p w14:paraId="7B476016" w14:textId="77777777" w:rsidR="001647A8" w:rsidRDefault="001647A8" w:rsidP="001647A8">
      <w:pPr>
        <w:pStyle w:val="a8"/>
        <w:ind w:firstLine="420"/>
      </w:pPr>
      <w:r>
        <w:t>Even if the HTML source codes are not gained, crackers can also modify the encrypted HTML codes directly. Then the decrypted HTML codes are not the same as the original source codes.</w:t>
      </w:r>
    </w:p>
    <w:p w14:paraId="7C3E2D17" w14:textId="77777777" w:rsidR="001647A8" w:rsidRDefault="001647A8" w:rsidP="001647A8">
      <w:pPr>
        <w:pStyle w:val="a8"/>
        <w:ind w:firstLine="420"/>
      </w:pPr>
      <w:r>
        <w:t>Also, crackers can copy the encrypted webpages to their own websites, or even clone the whole encrypted website without any changes. How to defend such attack by the Javascript program is also a problem.</w:t>
      </w:r>
    </w:p>
    <w:p w14:paraId="7854CA5B" w14:textId="77777777" w:rsidR="001647A8" w:rsidRDefault="001647A8" w:rsidP="001647A8">
      <w:pPr>
        <w:pStyle w:val="a8"/>
        <w:ind w:firstLine="420"/>
      </w:pPr>
    </w:p>
    <w:p w14:paraId="67E400C3" w14:textId="77777777" w:rsidR="001647A8" w:rsidRDefault="001647A8" w:rsidP="001647A8">
      <w:pPr>
        <w:pStyle w:val="a8"/>
        <w:ind w:firstLine="420"/>
      </w:pPr>
      <w:r>
        <w:t xml:space="preserve">III. DESIGN OF WEBPAGE ENCRYPTING ALGORITHM </w:t>
      </w:r>
      <w:proofErr w:type="gramStart"/>
      <w:r>
        <w:t>To</w:t>
      </w:r>
      <w:proofErr w:type="gramEnd"/>
      <w:r>
        <w:t xml:space="preserve"> protect the webpages, we have designed the</w:t>
      </w:r>
    </w:p>
    <w:p w14:paraId="30FE34D9" w14:textId="77777777" w:rsidR="001647A8" w:rsidRDefault="001647A8" w:rsidP="001647A8">
      <w:pPr>
        <w:pStyle w:val="a8"/>
        <w:ind w:firstLine="420"/>
      </w:pPr>
      <w:proofErr w:type="gramStart"/>
      <w:r>
        <w:t>webpage</w:t>
      </w:r>
      <w:proofErr w:type="gramEnd"/>
      <w:r>
        <w:t xml:space="preserve"> encryption based on the polymorphic Javascript algorithm.</w:t>
      </w:r>
    </w:p>
    <w:p w14:paraId="233E33EA" w14:textId="77777777" w:rsidR="001647A8" w:rsidRDefault="001647A8" w:rsidP="001647A8">
      <w:pPr>
        <w:pStyle w:val="a8"/>
        <w:ind w:firstLine="420"/>
      </w:pPr>
      <w:r>
        <w:t>According to our design, the way to show an encrypted webpage is:</w:t>
      </w:r>
    </w:p>
    <w:p w14:paraId="245A4BA3" w14:textId="77777777" w:rsidR="001647A8" w:rsidRDefault="001647A8" w:rsidP="001647A8">
      <w:pPr>
        <w:pStyle w:val="a8"/>
        <w:ind w:firstLine="420"/>
      </w:pPr>
      <w:r>
        <w:t>Let the browser download the encrypted HTML and Javascript codes. The Javascript program is executed to decrypt the HTML codes. Then the browser shows the webpage.</w:t>
      </w:r>
    </w:p>
    <w:p w14:paraId="37146576" w14:textId="77777777" w:rsidR="001647A8" w:rsidRDefault="001647A8" w:rsidP="001647A8">
      <w:pPr>
        <w:pStyle w:val="a8"/>
        <w:ind w:firstLine="420"/>
      </w:pPr>
      <w:r>
        <w:t>We find others also study this way to protect webpages [1]. The difference is that we use random keys, polymorphic Javascript codes and enhancements of encryption to improve the security.</w:t>
      </w:r>
    </w:p>
    <w:p w14:paraId="24853104" w14:textId="77777777" w:rsidR="001647A8" w:rsidRDefault="001647A8" w:rsidP="001647A8">
      <w:pPr>
        <w:pStyle w:val="a8"/>
        <w:ind w:firstLine="420"/>
      </w:pPr>
      <w:r>
        <w:t>For each encryption, we use a random key. The encrypted HTML codes have the format of Base64 coding such as “</w:t>
      </w:r>
      <w:proofErr w:type="gramStart"/>
      <w:r>
        <w:t>flJ02RpQ9t72iATxnPMkhTBQinv4 ”</w:t>
      </w:r>
      <w:proofErr w:type="gramEnd"/>
      <w:r>
        <w:t>. Thus it is difficult for crackers to decrypt the Base64 codes.</w:t>
      </w:r>
    </w:p>
    <w:p w14:paraId="24B6356E" w14:textId="77777777" w:rsidR="001647A8" w:rsidRDefault="001647A8" w:rsidP="001647A8">
      <w:pPr>
        <w:pStyle w:val="a8"/>
        <w:ind w:firstLine="420"/>
      </w:pPr>
      <w:r>
        <w:t>We design the Javascript decrypting program. And the Javascript source codes also need protection. We have written another paper presenting the polymorphic algorithm of Javascript code protection [2]. This algorithm with the name “parhelion” comes from the idea of program code obfuscators [3</w:t>
      </w:r>
      <w:proofErr w:type="gramStart"/>
      <w:r>
        <w:t>][</w:t>
      </w:r>
      <w:proofErr w:type="gramEnd"/>
      <w:r>
        <w:t>4] in manner of polymorphic viruses [5].</w:t>
      </w:r>
    </w:p>
    <w:p w14:paraId="7D2C81AB" w14:textId="77777777" w:rsidR="001647A8" w:rsidRDefault="001647A8" w:rsidP="001647A8">
      <w:pPr>
        <w:pStyle w:val="a8"/>
        <w:ind w:firstLine="420"/>
      </w:pPr>
      <w:r>
        <w:rPr>
          <w:rFonts w:hint="eastAsia"/>
        </w:rPr>
        <w:t>“</w:t>
      </w:r>
      <w:r>
        <w:t>Parhelion” algorithm to generate polymorphic Javascripts has the following steps. More details are provided in [2].</w:t>
      </w:r>
    </w:p>
    <w:p w14:paraId="2F776C9E" w14:textId="77777777" w:rsidR="001647A8" w:rsidRDefault="001647A8" w:rsidP="001647A8">
      <w:pPr>
        <w:pStyle w:val="a8"/>
        <w:ind w:firstLine="420"/>
      </w:pPr>
      <w:r>
        <w:t>(1) Standardize the Javascript source codes.</w:t>
      </w:r>
    </w:p>
    <w:p w14:paraId="138EA7AB" w14:textId="77777777" w:rsidR="001647A8" w:rsidRDefault="001647A8" w:rsidP="00F92676">
      <w:pPr>
        <w:pStyle w:val="a8"/>
        <w:ind w:firstLine="420"/>
        <w:jc w:val="center"/>
      </w:pPr>
      <w:r>
        <w:t>S1 = f1 (S0)</w:t>
      </w:r>
    </w:p>
    <w:p w14:paraId="62C2FC6C" w14:textId="77777777" w:rsidR="001647A8" w:rsidRDefault="001647A8" w:rsidP="001647A8">
      <w:pPr>
        <w:pStyle w:val="a8"/>
        <w:ind w:firstLine="420"/>
      </w:pPr>
      <w:r>
        <w:t>(2) Add some fake functions and variables to the Javascript source codes.</w:t>
      </w:r>
    </w:p>
    <w:p w14:paraId="6D5AA900" w14:textId="77777777" w:rsidR="001647A8" w:rsidRDefault="001647A8" w:rsidP="00F92676">
      <w:pPr>
        <w:pStyle w:val="a8"/>
        <w:ind w:firstLine="420"/>
        <w:jc w:val="center"/>
      </w:pPr>
      <w:r>
        <w:t>S2 = S1 + C2</w:t>
      </w:r>
    </w:p>
    <w:p w14:paraId="4A12692C" w14:textId="77777777" w:rsidR="001647A8" w:rsidRDefault="001647A8" w:rsidP="001647A8">
      <w:pPr>
        <w:pStyle w:val="a8"/>
        <w:ind w:firstLine="420"/>
      </w:pPr>
      <w:r>
        <w:t>(3) Change the sequence of all functions and definition of global variables randomly.</w:t>
      </w:r>
    </w:p>
    <w:p w14:paraId="6D5D52E8" w14:textId="7E6953CD" w:rsidR="001647A8" w:rsidRDefault="001647A8" w:rsidP="001647A8">
      <w:pPr>
        <w:pStyle w:val="a8"/>
        <w:ind w:firstLine="420"/>
      </w:pPr>
      <w:r>
        <w:t xml:space="preserve"> </w:t>
      </w:r>
    </w:p>
    <w:p w14:paraId="3042705D" w14:textId="77777777" w:rsidR="001647A8" w:rsidRDefault="001647A8" w:rsidP="00F92676">
      <w:pPr>
        <w:pStyle w:val="a8"/>
        <w:ind w:firstLine="420"/>
        <w:jc w:val="center"/>
      </w:pPr>
      <w:r>
        <w:t>S3 = f3 (S2, V3)</w:t>
      </w:r>
    </w:p>
    <w:p w14:paraId="7FDD70C7" w14:textId="77777777" w:rsidR="001647A8" w:rsidRDefault="001647A8" w:rsidP="001647A8">
      <w:pPr>
        <w:pStyle w:val="a8"/>
        <w:ind w:firstLine="420"/>
      </w:pPr>
      <w:r>
        <w:t>(4) Generate the standard name.</w:t>
      </w:r>
    </w:p>
    <w:p w14:paraId="6D3C900E" w14:textId="77777777" w:rsidR="001647A8" w:rsidRDefault="001647A8" w:rsidP="001647A8">
      <w:pPr>
        <w:pStyle w:val="a8"/>
        <w:ind w:firstLine="420"/>
      </w:pPr>
    </w:p>
    <w:p w14:paraId="476F5C67" w14:textId="77777777" w:rsidR="001647A8" w:rsidRDefault="001647A8" w:rsidP="00F92676">
      <w:pPr>
        <w:pStyle w:val="a8"/>
        <w:ind w:firstLine="420"/>
        <w:jc w:val="center"/>
      </w:pPr>
      <w:r>
        <w:t>C4 = A0 + Ai</w:t>
      </w:r>
    </w:p>
    <w:p w14:paraId="1638A3E0" w14:textId="77777777" w:rsidR="001647A8" w:rsidRDefault="001647A8" w:rsidP="00F92676">
      <w:pPr>
        <w:pStyle w:val="a8"/>
        <w:ind w:firstLine="420"/>
        <w:jc w:val="center"/>
      </w:pPr>
      <w:proofErr w:type="gramStart"/>
      <w:r>
        <w:t>( A0</w:t>
      </w:r>
      <w:proofErr w:type="gramEnd"/>
      <w:r>
        <w:t xml:space="preserve"> {O,l}, Ai {O,l,0,1}, i = 1,2,…,n-1 )</w:t>
      </w:r>
    </w:p>
    <w:p w14:paraId="15F394A8" w14:textId="77777777" w:rsidR="001647A8" w:rsidRDefault="001647A8" w:rsidP="001647A8">
      <w:pPr>
        <w:pStyle w:val="a8"/>
        <w:ind w:firstLine="420"/>
      </w:pPr>
      <w:r>
        <w:t>(5) Generate other names for the functions and variables.</w:t>
      </w:r>
    </w:p>
    <w:p w14:paraId="3C9AA110" w14:textId="77777777" w:rsidR="001647A8" w:rsidRDefault="001647A8" w:rsidP="00F92676">
      <w:pPr>
        <w:pStyle w:val="a8"/>
        <w:ind w:firstLine="420"/>
        <w:jc w:val="center"/>
      </w:pPr>
      <w:r>
        <w:t>V5 = f5 (C4, U4)</w:t>
      </w:r>
    </w:p>
    <w:p w14:paraId="29C0E43F" w14:textId="77777777" w:rsidR="00F92676" w:rsidRDefault="001647A8" w:rsidP="001647A8">
      <w:pPr>
        <w:pStyle w:val="a8"/>
        <w:ind w:firstLine="420"/>
      </w:pPr>
      <w:r>
        <w:t xml:space="preserve">U4 = &lt;N1,N2,…,Nx&gt; ( Ni=1,2,…,n-1; i=1,2,…,x ) </w:t>
      </w:r>
    </w:p>
    <w:p w14:paraId="1321A6DA" w14:textId="680119A1" w:rsidR="001647A8" w:rsidRDefault="001647A8" w:rsidP="001647A8">
      <w:pPr>
        <w:pStyle w:val="a8"/>
        <w:ind w:firstLine="420"/>
      </w:pPr>
      <w:r>
        <w:t>(6) Replace all names in the codes.</w:t>
      </w:r>
    </w:p>
    <w:p w14:paraId="0D0AA9FA" w14:textId="77777777" w:rsidR="001647A8" w:rsidRDefault="001647A8" w:rsidP="00F92676">
      <w:pPr>
        <w:pStyle w:val="a8"/>
        <w:ind w:firstLine="420"/>
        <w:jc w:val="center"/>
      </w:pPr>
      <w:r>
        <w:t>S6 = f6 (S3, V0, V5)</w:t>
      </w:r>
    </w:p>
    <w:p w14:paraId="6D2798CF" w14:textId="77777777" w:rsidR="001647A8" w:rsidRDefault="001647A8" w:rsidP="001647A8">
      <w:pPr>
        <w:pStyle w:val="a8"/>
        <w:ind w:firstLine="420"/>
      </w:pPr>
      <w:r>
        <w:t>V0 = &lt;P1</w:t>
      </w:r>
      <w:proofErr w:type="gramStart"/>
      <w:r>
        <w:t>,P2</w:t>
      </w:r>
      <w:proofErr w:type="gramEnd"/>
      <w:r>
        <w:t>,…,Pm&gt;, V5 = &lt;Q1,Q2,…,Qm&gt; “Parhelion” algorithm ensure the security of</w:t>
      </w:r>
    </w:p>
    <w:p w14:paraId="231E37DC" w14:textId="77777777" w:rsidR="001647A8" w:rsidRDefault="001647A8" w:rsidP="001647A8">
      <w:pPr>
        <w:pStyle w:val="a8"/>
        <w:ind w:firstLine="420"/>
      </w:pPr>
      <w:r>
        <w:t>Javascript codes. Then we can focus on the algorithm of HTML code encryption.</w:t>
      </w:r>
    </w:p>
    <w:p w14:paraId="5951B3BC" w14:textId="77777777" w:rsidR="001647A8" w:rsidRDefault="001647A8" w:rsidP="001647A8">
      <w:pPr>
        <w:pStyle w:val="a8"/>
        <w:ind w:firstLine="420"/>
      </w:pPr>
      <w:r>
        <w:t>This paper just discusses encrypting the HTML codes with a single key. We can also fit this encryption into the public key system if we need it. And we ignore the discussion of key management.</w:t>
      </w:r>
    </w:p>
    <w:p w14:paraId="2E6911B5" w14:textId="77777777" w:rsidR="001647A8" w:rsidRDefault="001647A8" w:rsidP="001647A8">
      <w:pPr>
        <w:pStyle w:val="a8"/>
        <w:ind w:firstLine="420"/>
      </w:pPr>
      <w:r>
        <w:t>Using standard algorithm such as DES or AES to encrypt the HTML codes is feasible. And trying our own algorithm with the name “</w:t>
      </w:r>
      <w:proofErr w:type="gramStart"/>
      <w:r>
        <w:t>Athena ”</w:t>
      </w:r>
      <w:proofErr w:type="gramEnd"/>
      <w:r>
        <w:t xml:space="preserve"> is also significative. We may make some enhancements to improve the security.</w:t>
      </w:r>
    </w:p>
    <w:p w14:paraId="0FD92180" w14:textId="77777777" w:rsidR="001647A8" w:rsidRDefault="001647A8" w:rsidP="001647A8">
      <w:pPr>
        <w:pStyle w:val="a8"/>
        <w:ind w:firstLine="420"/>
      </w:pPr>
    </w:p>
    <w:p w14:paraId="17E6EFB0" w14:textId="77777777" w:rsidR="001647A8" w:rsidRDefault="001647A8" w:rsidP="001647A8">
      <w:pPr>
        <w:pStyle w:val="a8"/>
        <w:ind w:firstLine="420"/>
      </w:pPr>
      <w:r>
        <w:t>IV. ENHANCEMENTS OF ENCRYPTION</w:t>
      </w:r>
    </w:p>
    <w:p w14:paraId="1185F1A8" w14:textId="77777777" w:rsidR="001647A8" w:rsidRDefault="001647A8" w:rsidP="001647A8">
      <w:pPr>
        <w:pStyle w:val="a8"/>
        <w:ind w:firstLine="420"/>
      </w:pPr>
    </w:p>
    <w:p w14:paraId="5A946EC8" w14:textId="77777777" w:rsidR="001647A8" w:rsidRDefault="001647A8" w:rsidP="001647A8">
      <w:pPr>
        <w:pStyle w:val="a8"/>
        <w:ind w:firstLine="420"/>
      </w:pPr>
      <w:r>
        <w:t>In our design, the HTML codes are encrypted by C/C++ or Java programs, and decrypted by Javascripts. In section 2 we have discussed the difficulty of webpage protection. In the design of “</w:t>
      </w:r>
      <w:proofErr w:type="gramStart"/>
      <w:r>
        <w:t>Athena ”</w:t>
      </w:r>
      <w:proofErr w:type="gramEnd"/>
      <w:r>
        <w:t xml:space="preserve"> algorithm, we consider the ways to defend the attacks.</w:t>
      </w:r>
    </w:p>
    <w:p w14:paraId="0B6AC3B4" w14:textId="77777777" w:rsidR="001647A8" w:rsidRDefault="001647A8" w:rsidP="001647A8">
      <w:pPr>
        <w:pStyle w:val="a8"/>
        <w:ind w:firstLine="420"/>
      </w:pPr>
      <w:r>
        <w:t xml:space="preserve">(1) Compression. </w:t>
      </w:r>
    </w:p>
    <w:p w14:paraId="19E28A17" w14:textId="77777777" w:rsidR="001647A8" w:rsidRDefault="001647A8" w:rsidP="001647A8">
      <w:pPr>
        <w:pStyle w:val="a8"/>
        <w:ind w:firstLine="420"/>
      </w:pPr>
      <w:r>
        <w:t>Compressing the HTML codes can reduce the data redundancy and destroy the original code length, so cracking will be more difficult. We use LZSS algorithm [6] to compress the HTML codes.</w:t>
      </w:r>
    </w:p>
    <w:p w14:paraId="22D84297" w14:textId="77777777" w:rsidR="001647A8" w:rsidRDefault="001647A8" w:rsidP="001647A8">
      <w:pPr>
        <w:pStyle w:val="a8"/>
        <w:ind w:firstLine="420"/>
      </w:pPr>
      <w:r>
        <w:t>The formula of enhancement (1) is:</w:t>
      </w:r>
    </w:p>
    <w:p w14:paraId="5D7F511A" w14:textId="77777777" w:rsidR="001647A8" w:rsidRDefault="001647A8" w:rsidP="00F92676">
      <w:pPr>
        <w:pStyle w:val="a8"/>
        <w:ind w:firstLine="420"/>
        <w:jc w:val="center"/>
      </w:pPr>
      <w:r>
        <w:t>B1 = g1 (H0)</w:t>
      </w:r>
    </w:p>
    <w:p w14:paraId="78573FC3" w14:textId="77777777" w:rsidR="001647A8" w:rsidRDefault="001647A8" w:rsidP="001647A8">
      <w:pPr>
        <w:pStyle w:val="a8"/>
        <w:ind w:firstLine="420"/>
      </w:pPr>
      <w:r>
        <w:t xml:space="preserve">H0 is the original HTML code string. </w:t>
      </w:r>
      <w:proofErr w:type="gramStart"/>
      <w:r>
        <w:t>g1</w:t>
      </w:r>
      <w:proofErr w:type="gramEnd"/>
      <w:r>
        <w:t xml:space="preserve"> is the compressing function.</w:t>
      </w:r>
    </w:p>
    <w:p w14:paraId="46361C91" w14:textId="77777777" w:rsidR="001647A8" w:rsidRDefault="001647A8" w:rsidP="001647A8">
      <w:pPr>
        <w:pStyle w:val="a8"/>
        <w:ind w:firstLine="420"/>
      </w:pPr>
      <w:r>
        <w:t>(2) Check digits.</w:t>
      </w:r>
    </w:p>
    <w:p w14:paraId="24F2C2EA" w14:textId="77777777" w:rsidR="001647A8" w:rsidRDefault="001647A8" w:rsidP="001647A8">
      <w:pPr>
        <w:pStyle w:val="a8"/>
        <w:ind w:firstLine="420"/>
      </w:pPr>
      <w:r>
        <w:t>Appending check digits to the binary codes is an effective way to defend the copy and falsification attacks. Both binary codes and check digits are encrypted, so crackers cannot make correct check digits before they get the decrypted codes. If the cracker modify the encrypted codes blindly, the check digits will be incorrect and the Javascript decrypting program will stop working.</w:t>
      </w:r>
    </w:p>
    <w:p w14:paraId="102C557D" w14:textId="77777777" w:rsidR="001647A8" w:rsidRDefault="001647A8" w:rsidP="001647A8">
      <w:pPr>
        <w:pStyle w:val="a8"/>
        <w:ind w:firstLine="420"/>
      </w:pPr>
      <w:r>
        <w:t xml:space="preserve">We also put the hash value of the webpage URL (Uniform Resource Locator) into check digits. Thus copying the webpage to another URL will get an invalid webpage. </w:t>
      </w:r>
    </w:p>
    <w:p w14:paraId="0FD86505" w14:textId="77777777" w:rsidR="001647A8" w:rsidRDefault="001647A8" w:rsidP="001647A8">
      <w:pPr>
        <w:pStyle w:val="a8"/>
        <w:ind w:firstLine="420"/>
      </w:pPr>
      <w:r>
        <w:t>The formula of enhancement (2) is:</w:t>
      </w:r>
    </w:p>
    <w:p w14:paraId="6D076BEA" w14:textId="693CD771" w:rsidR="001647A8" w:rsidRDefault="001647A8" w:rsidP="00F92676">
      <w:pPr>
        <w:pStyle w:val="a8"/>
        <w:ind w:firstLine="420"/>
        <w:jc w:val="center"/>
      </w:pPr>
      <w:r>
        <w:t>B2 = B1 + g2 (B1 + U)</w:t>
      </w:r>
    </w:p>
    <w:p w14:paraId="50C3D2EA" w14:textId="77777777" w:rsidR="001647A8" w:rsidRDefault="001647A8" w:rsidP="001647A8">
      <w:pPr>
        <w:pStyle w:val="a8"/>
        <w:ind w:firstLine="420"/>
      </w:pPr>
    </w:p>
    <w:p w14:paraId="037F2BDC" w14:textId="77777777" w:rsidR="001647A8" w:rsidRDefault="001647A8" w:rsidP="001647A8">
      <w:pPr>
        <w:pStyle w:val="a8"/>
        <w:ind w:firstLine="420"/>
      </w:pPr>
      <w:proofErr w:type="gramStart"/>
      <w:r>
        <w:t>g2</w:t>
      </w:r>
      <w:proofErr w:type="gramEnd"/>
      <w:r>
        <w:t xml:space="preserve"> is the hash function to generate check digits. U is the webpage URL.</w:t>
      </w:r>
    </w:p>
    <w:p w14:paraId="40C24A06" w14:textId="77777777" w:rsidR="001647A8" w:rsidRDefault="001647A8" w:rsidP="001647A8">
      <w:pPr>
        <w:pStyle w:val="a8"/>
        <w:ind w:firstLine="420"/>
      </w:pPr>
      <w:r>
        <w:t>(3) Permutation.</w:t>
      </w:r>
    </w:p>
    <w:p w14:paraId="789E9D5F" w14:textId="77777777" w:rsidR="001647A8" w:rsidRDefault="001647A8" w:rsidP="001647A8">
      <w:pPr>
        <w:pStyle w:val="a8"/>
        <w:ind w:firstLine="420"/>
      </w:pPr>
      <w:r>
        <w:t>In discrete mathematics, permutation is a function f</w:t>
      </w:r>
      <w:proofErr w:type="gramStart"/>
      <w:r>
        <w:t>:X</w:t>
      </w:r>
      <w:proofErr w:type="gramEnd"/>
      <w:r>
        <w:t xml:space="preserve"> X . X is a set. The core encryption may be regarded as an operation in the permutation group. This operation can change a binary string into another one. In the single key system, permutation is familiar.</w:t>
      </w:r>
    </w:p>
    <w:p w14:paraId="78083381" w14:textId="77777777" w:rsidR="001647A8" w:rsidRDefault="001647A8" w:rsidP="001647A8">
      <w:pPr>
        <w:pStyle w:val="a8"/>
        <w:ind w:firstLine="420"/>
      </w:pPr>
      <w:r>
        <w:t>The formula of enhancement (3) is:</w:t>
      </w:r>
    </w:p>
    <w:p w14:paraId="6DACCE93" w14:textId="77777777" w:rsidR="001647A8" w:rsidRDefault="001647A8" w:rsidP="00F92676">
      <w:pPr>
        <w:pStyle w:val="a8"/>
        <w:ind w:firstLine="420"/>
        <w:jc w:val="center"/>
      </w:pPr>
      <w:r>
        <w:t>B3 = g3 (B2, K)</w:t>
      </w:r>
    </w:p>
    <w:p w14:paraId="197DE134" w14:textId="77777777" w:rsidR="001647A8" w:rsidRDefault="001647A8" w:rsidP="001647A8">
      <w:pPr>
        <w:pStyle w:val="a8"/>
        <w:ind w:firstLine="420"/>
      </w:pPr>
      <w:proofErr w:type="gramStart"/>
      <w:r>
        <w:t>g3</w:t>
      </w:r>
      <w:proofErr w:type="gramEnd"/>
      <w:r>
        <w:t xml:space="preserve"> is the function of permutation. K is the random key.</w:t>
      </w:r>
    </w:p>
    <w:p w14:paraId="0D354EDA" w14:textId="77777777" w:rsidR="001647A8" w:rsidRDefault="001647A8" w:rsidP="001647A8">
      <w:pPr>
        <w:pStyle w:val="a8"/>
        <w:ind w:firstLine="420"/>
      </w:pPr>
      <w:r>
        <w:t>(4) Base64 codes.</w:t>
      </w:r>
    </w:p>
    <w:p w14:paraId="511EB532" w14:textId="77777777" w:rsidR="001647A8" w:rsidRDefault="001647A8" w:rsidP="001647A8">
      <w:pPr>
        <w:pStyle w:val="a8"/>
        <w:ind w:firstLine="420"/>
      </w:pPr>
      <w:r>
        <w:t>After the encryption enhancement (1) to (3), the HTML source codes are changed into binary data. Then we change them into Base64 codes so that Javascripts can recognize them. So the encrypted webpages are mainly made up of Base64 codes.</w:t>
      </w:r>
    </w:p>
    <w:p w14:paraId="221A1B41" w14:textId="77777777" w:rsidR="001647A8" w:rsidRDefault="001647A8" w:rsidP="001647A8">
      <w:pPr>
        <w:pStyle w:val="a8"/>
        <w:ind w:firstLine="420"/>
      </w:pPr>
      <w:r>
        <w:t>The formula of enhancement (4) is:</w:t>
      </w:r>
    </w:p>
    <w:p w14:paraId="5E944927" w14:textId="77777777" w:rsidR="001647A8" w:rsidRDefault="001647A8" w:rsidP="00DC06D5">
      <w:pPr>
        <w:pStyle w:val="a8"/>
        <w:ind w:firstLine="420"/>
        <w:jc w:val="center"/>
      </w:pPr>
      <w:r>
        <w:t>B4 = g4 (B3)</w:t>
      </w:r>
    </w:p>
    <w:p w14:paraId="79C75460" w14:textId="77777777" w:rsidR="001647A8" w:rsidRDefault="001647A8" w:rsidP="001647A8">
      <w:pPr>
        <w:pStyle w:val="a8"/>
        <w:ind w:firstLine="420"/>
      </w:pPr>
      <w:proofErr w:type="gramStart"/>
      <w:r>
        <w:t>g4</w:t>
      </w:r>
      <w:proofErr w:type="gramEnd"/>
      <w:r>
        <w:t xml:space="preserve"> is the function of Base64 encoding.</w:t>
      </w:r>
    </w:p>
    <w:p w14:paraId="6EFCE6B3" w14:textId="77777777" w:rsidR="001647A8" w:rsidRDefault="001647A8" w:rsidP="001647A8">
      <w:pPr>
        <w:pStyle w:val="a8"/>
        <w:ind w:firstLine="420"/>
      </w:pPr>
      <w:r>
        <w:t>In section 3, “</w:t>
      </w:r>
      <w:proofErr w:type="gramStart"/>
      <w:r>
        <w:t>Parhelion ”</w:t>
      </w:r>
      <w:proofErr w:type="gramEnd"/>
      <w:r>
        <w:t xml:space="preserve"> algorithm generates the polymorphic Javascript codes S6. In this section, “</w:t>
      </w:r>
      <w:proofErr w:type="gramStart"/>
      <w:r>
        <w:t>Athena ”</w:t>
      </w:r>
      <w:proofErr w:type="gramEnd"/>
      <w:r>
        <w:t xml:space="preserve"> algorithm generates the encrypted HTML codes B4. A complete webpage encryption is finished.</w:t>
      </w:r>
    </w:p>
    <w:p w14:paraId="55916DF0" w14:textId="118B38F5" w:rsidR="001647A8" w:rsidRDefault="001647A8" w:rsidP="001647A8">
      <w:pPr>
        <w:pStyle w:val="a8"/>
        <w:ind w:firstLine="420"/>
      </w:pPr>
      <w:r>
        <w:t xml:space="preserve"> </w:t>
      </w:r>
    </w:p>
    <w:p w14:paraId="473381B4" w14:textId="77777777" w:rsidR="001647A8" w:rsidRDefault="001647A8" w:rsidP="001647A8">
      <w:pPr>
        <w:pStyle w:val="a8"/>
        <w:ind w:firstLine="420"/>
      </w:pPr>
      <w:r>
        <w:t>On the other hand, the HTML codes of the two demo webpages were cracked 5 times. But it is not because “</w:t>
      </w:r>
      <w:proofErr w:type="gramStart"/>
      <w:r>
        <w:t>Athena ”</w:t>
      </w:r>
      <w:proofErr w:type="gramEnd"/>
      <w:r>
        <w:t xml:space="preserve"> encrypting algorithm is weak. The reason is that the decrypting Javascript program is not strong enough. Each time the demo webpages were cracked, we upgraded the Javascript program later.</w:t>
      </w:r>
    </w:p>
    <w:p w14:paraId="1E03B75A" w14:textId="77777777" w:rsidR="001647A8" w:rsidRDefault="001647A8" w:rsidP="001647A8">
      <w:pPr>
        <w:pStyle w:val="a8"/>
        <w:ind w:firstLine="420"/>
      </w:pPr>
      <w:r>
        <w:t>Recently we found some powerful Javascript debugger can get the HTML content directly. But we have new idea to deal with it. And we will upgrade the program again.</w:t>
      </w:r>
    </w:p>
    <w:p w14:paraId="2EFBC5D0" w14:textId="39C28990" w:rsidR="001647A8" w:rsidRDefault="001647A8" w:rsidP="001647A8">
      <w:pPr>
        <w:pStyle w:val="a8"/>
        <w:ind w:firstLine="420"/>
      </w:pPr>
      <w:r>
        <w:t xml:space="preserve"> </w:t>
      </w:r>
    </w:p>
    <w:p w14:paraId="58B97CAE" w14:textId="6AC83C23" w:rsidR="001647A8" w:rsidRDefault="001647A8" w:rsidP="001647A8">
      <w:pPr>
        <w:pStyle w:val="a8"/>
        <w:ind w:firstLine="420"/>
      </w:pPr>
      <w:r>
        <w:t>V.</w:t>
      </w:r>
      <w:r w:rsidR="00870A42">
        <w:t xml:space="preserve"> </w:t>
      </w:r>
      <w:r>
        <w:t>SHAREWARE AND EXPERIMENT RESULT</w:t>
      </w:r>
    </w:p>
    <w:p w14:paraId="5F0AA852" w14:textId="1EB7F052" w:rsidR="001647A8" w:rsidRDefault="001647A8" w:rsidP="001647A8">
      <w:pPr>
        <w:pStyle w:val="a8"/>
        <w:ind w:firstLine="420"/>
      </w:pPr>
      <w:r>
        <w:t xml:space="preserve"> </w:t>
      </w:r>
    </w:p>
    <w:p w14:paraId="36E84AA6" w14:textId="77777777" w:rsidR="001647A8" w:rsidRDefault="001647A8" w:rsidP="001647A8">
      <w:pPr>
        <w:pStyle w:val="a8"/>
        <w:ind w:firstLine="420"/>
      </w:pPr>
      <w:r>
        <w:t>Based on “parhelion” and “</w:t>
      </w:r>
      <w:proofErr w:type="gramStart"/>
      <w:r>
        <w:t>Athena ”</w:t>
      </w:r>
      <w:proofErr w:type="gramEnd"/>
      <w:r>
        <w:t xml:space="preserve"> algorithms, we develop the webpage encrypting shareware “Athena WebLock” with C/C++ language. The simplified Chinese version can be downloaded in the following webpage: </w:t>
      </w:r>
    </w:p>
    <w:p w14:paraId="08849B9F" w14:textId="77777777" w:rsidR="001647A8" w:rsidRDefault="001647A8" w:rsidP="001647A8">
      <w:pPr>
        <w:pStyle w:val="a8"/>
        <w:ind w:firstLine="420"/>
      </w:pPr>
      <w:r>
        <w:t xml:space="preserve">http://www.28x28.com/index.php?id=soft_000000002 </w:t>
      </w:r>
      <w:proofErr w:type="gramStart"/>
      <w:r>
        <w:t>There</w:t>
      </w:r>
      <w:proofErr w:type="gramEnd"/>
      <w:r>
        <w:t xml:space="preserve"> are two encrypted demo webpages: </w:t>
      </w:r>
    </w:p>
    <w:p w14:paraId="6252EA04" w14:textId="77777777" w:rsidR="001647A8" w:rsidRDefault="001647A8" w:rsidP="001647A8">
      <w:pPr>
        <w:pStyle w:val="a8"/>
        <w:ind w:firstLine="420"/>
      </w:pPr>
      <w:r>
        <w:t xml:space="preserve">http://www.28x28.com/doc/demo1.html </w:t>
      </w:r>
    </w:p>
    <w:p w14:paraId="21E891B1" w14:textId="77777777" w:rsidR="001647A8" w:rsidRDefault="001647A8" w:rsidP="001647A8">
      <w:pPr>
        <w:pStyle w:val="a8"/>
        <w:ind w:firstLine="420"/>
      </w:pPr>
      <w:r>
        <w:t xml:space="preserve">http://www.28x28.com/doc/demo2.html </w:t>
      </w:r>
    </w:p>
    <w:p w14:paraId="7229FEE7" w14:textId="77777777" w:rsidR="001647A8" w:rsidRDefault="001647A8" w:rsidP="001647A8">
      <w:pPr>
        <w:pStyle w:val="a8"/>
        <w:ind w:firstLine="420"/>
      </w:pPr>
      <w:r>
        <w:t xml:space="preserve">In “Athena </w:t>
      </w:r>
      <w:proofErr w:type="gramStart"/>
      <w:r>
        <w:t>WebLock ”</w:t>
      </w:r>
      <w:proofErr w:type="gramEnd"/>
      <w:r>
        <w:t>, “Parhelion” algorithm protects the Javascript codes in the webpages, and “Athena ” algorithm protects the HTML codes. Fig. 1 shows part of the encrypted HTML codes. And Fig. 2 shows part of the original source HTML codes. We can see the codes are throughly changed.</w:t>
      </w:r>
    </w:p>
    <w:p w14:paraId="5024C852" w14:textId="77777777" w:rsidR="001647A8" w:rsidRDefault="001647A8" w:rsidP="001647A8">
      <w:pPr>
        <w:pStyle w:val="a8"/>
        <w:ind w:firstLine="420"/>
      </w:pPr>
      <w:r>
        <w:t>We fetch HTML files from some hompages to do the encrypting experiment. Tab. 1 and Fig. 3 shows the HTML file size changes before and after encryption. The results show that “Athena” algorithm brings about 50% compression ratio. Compression makes the encryption stronger.</w:t>
      </w:r>
    </w:p>
    <w:p w14:paraId="2E25DAEA" w14:textId="77777777" w:rsidR="001647A8" w:rsidRDefault="001647A8" w:rsidP="001647A8">
      <w:pPr>
        <w:pStyle w:val="a8"/>
        <w:ind w:firstLine="420"/>
      </w:pPr>
      <w:r>
        <w:rPr>
          <w:rFonts w:hint="eastAsia"/>
        </w:rPr>
        <w:t>“</w:t>
      </w:r>
      <w:r>
        <w:t>Athena WebLock” is downloaded near 36,000 times. Those two demo webpages have been in the website for over two years. Nobody declares the encrypted Javascript codes have been cracked. That means “Parhelion” algorithm is not proved to be insecure.</w:t>
      </w:r>
    </w:p>
    <w:p w14:paraId="22602721" w14:textId="77777777" w:rsidR="00870A42" w:rsidRDefault="00870A42" w:rsidP="00870A42">
      <w:pPr>
        <w:pStyle w:val="a8"/>
        <w:keepNext/>
        <w:ind w:firstLineChars="0" w:firstLine="0"/>
        <w:jc w:val="center"/>
      </w:pPr>
      <w:r>
        <w:rPr>
          <w:noProof/>
        </w:rPr>
        <w:drawing>
          <wp:inline distT="0" distB="0" distL="0" distR="0" wp14:anchorId="7F0FE647" wp14:editId="2D2FA6CF">
            <wp:extent cx="2587625" cy="2046605"/>
            <wp:effectExtent l="0" t="0" r="317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501.png"/>
                    <pic:cNvPicPr/>
                  </pic:nvPicPr>
                  <pic:blipFill>
                    <a:blip r:embed="rId55">
                      <a:extLst>
                        <a:ext uri="{28A0092B-C50C-407E-A947-70E740481C1C}">
                          <a14:useLocalDpi xmlns:a14="http://schemas.microsoft.com/office/drawing/2010/main" val="0"/>
                        </a:ext>
                      </a:extLst>
                    </a:blip>
                    <a:stretch>
                      <a:fillRect/>
                    </a:stretch>
                  </pic:blipFill>
                  <pic:spPr>
                    <a:xfrm>
                      <a:off x="0" y="0"/>
                      <a:ext cx="2587625" cy="2046605"/>
                    </a:xfrm>
                    <a:prstGeom prst="rect">
                      <a:avLst/>
                    </a:prstGeom>
                  </pic:spPr>
                </pic:pic>
              </a:graphicData>
            </a:graphic>
          </wp:inline>
        </w:drawing>
      </w:r>
    </w:p>
    <w:p w14:paraId="6B12ACFA" w14:textId="7DD08935" w:rsidR="001647A8" w:rsidRPr="00870A42" w:rsidRDefault="00870A42" w:rsidP="00870A42">
      <w:pPr>
        <w:pStyle w:val="af0"/>
        <w:ind w:firstLine="400"/>
        <w:jc w:val="center"/>
      </w:pPr>
      <w:r>
        <w:t xml:space="preserve">Figure </w:t>
      </w:r>
      <w:r w:rsidR="00C12FD8">
        <w:fldChar w:fldCharType="begin"/>
      </w:r>
      <w:r w:rsidR="00C12FD8">
        <w:instrText xml:space="preserve"> SEQ Figure \* ARABIC </w:instrText>
      </w:r>
      <w:r w:rsidR="00C12FD8">
        <w:fldChar w:fldCharType="separate"/>
      </w:r>
      <w:r>
        <w:rPr>
          <w:noProof/>
        </w:rPr>
        <w:t>1</w:t>
      </w:r>
      <w:r w:rsidR="00C12FD8">
        <w:rPr>
          <w:noProof/>
        </w:rPr>
        <w:fldChar w:fldCharType="end"/>
      </w:r>
      <w:r w:rsidRPr="00870A42">
        <w:t xml:space="preserve"> Encrypted HTML codes sample</w:t>
      </w:r>
      <w:r>
        <w:t xml:space="preserve"> </w:t>
      </w:r>
    </w:p>
    <w:p w14:paraId="26EBD35D" w14:textId="77777777" w:rsidR="001647A8" w:rsidRDefault="001647A8" w:rsidP="00870A42">
      <w:pPr>
        <w:pStyle w:val="a8"/>
        <w:ind w:firstLineChars="0" w:firstLine="0"/>
      </w:pPr>
    </w:p>
    <w:p w14:paraId="5BC87543" w14:textId="77777777" w:rsidR="00870A42" w:rsidRDefault="00870A42" w:rsidP="00870A42">
      <w:pPr>
        <w:pStyle w:val="a8"/>
        <w:keepNext/>
        <w:ind w:firstLineChars="0" w:firstLine="0"/>
      </w:pPr>
      <w:r>
        <w:rPr>
          <w:rFonts w:hint="eastAsia"/>
          <w:noProof/>
        </w:rPr>
        <w:drawing>
          <wp:inline distT="0" distB="0" distL="0" distR="0" wp14:anchorId="1DBAEB37" wp14:editId="6CDBAB5C">
            <wp:extent cx="2587625" cy="2070100"/>
            <wp:effectExtent l="0" t="0" r="3175"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502.png"/>
                    <pic:cNvPicPr/>
                  </pic:nvPicPr>
                  <pic:blipFill>
                    <a:blip r:embed="rId56">
                      <a:extLst>
                        <a:ext uri="{28A0092B-C50C-407E-A947-70E740481C1C}">
                          <a14:useLocalDpi xmlns:a14="http://schemas.microsoft.com/office/drawing/2010/main" val="0"/>
                        </a:ext>
                      </a:extLst>
                    </a:blip>
                    <a:stretch>
                      <a:fillRect/>
                    </a:stretch>
                  </pic:blipFill>
                  <pic:spPr>
                    <a:xfrm>
                      <a:off x="0" y="0"/>
                      <a:ext cx="2587625" cy="2070100"/>
                    </a:xfrm>
                    <a:prstGeom prst="rect">
                      <a:avLst/>
                    </a:prstGeom>
                  </pic:spPr>
                </pic:pic>
              </a:graphicData>
            </a:graphic>
          </wp:inline>
        </w:drawing>
      </w:r>
    </w:p>
    <w:p w14:paraId="7FB79491" w14:textId="1AA29AE8" w:rsidR="00870A42" w:rsidRDefault="00870A42" w:rsidP="00870A42">
      <w:pPr>
        <w:pStyle w:val="af0"/>
        <w:ind w:firstLine="400"/>
        <w:jc w:val="center"/>
      </w:pPr>
      <w:r>
        <w:t xml:space="preserve">Figure </w:t>
      </w:r>
      <w:r w:rsidR="00C12FD8">
        <w:fldChar w:fldCharType="begin"/>
      </w:r>
      <w:r w:rsidR="00C12FD8">
        <w:instrText xml:space="preserve"> SEQ Figure \* ARABIC </w:instrText>
      </w:r>
      <w:r w:rsidR="00C12FD8">
        <w:fldChar w:fldCharType="separate"/>
      </w:r>
      <w:r>
        <w:rPr>
          <w:noProof/>
        </w:rPr>
        <w:t>2</w:t>
      </w:r>
      <w:r w:rsidR="00C12FD8">
        <w:rPr>
          <w:noProof/>
        </w:rPr>
        <w:fldChar w:fldCharType="end"/>
      </w:r>
      <w:r w:rsidRPr="00870A42">
        <w:t xml:space="preserve"> Original HTML codes sample</w:t>
      </w:r>
    </w:p>
    <w:p w14:paraId="4FCD0E13" w14:textId="77777777" w:rsidR="001647A8" w:rsidRDefault="001647A8" w:rsidP="001647A8">
      <w:pPr>
        <w:pStyle w:val="a8"/>
        <w:ind w:firstLine="420"/>
      </w:pPr>
    </w:p>
    <w:p w14:paraId="08A1D0FD" w14:textId="77777777" w:rsidR="001647A8" w:rsidRDefault="001647A8" w:rsidP="001647A8">
      <w:pPr>
        <w:pStyle w:val="a8"/>
        <w:ind w:firstLine="420"/>
      </w:pPr>
      <w:r>
        <w:t>TABLE 1. HTML FILE SIZE (BYTES)</w:t>
      </w:r>
    </w:p>
    <w:p w14:paraId="42DB2478" w14:textId="596A93E7" w:rsidR="001647A8" w:rsidRDefault="00870A42" w:rsidP="00870A42">
      <w:pPr>
        <w:pStyle w:val="a8"/>
        <w:ind w:firstLineChars="0" w:firstLine="0"/>
      </w:pPr>
      <w:r>
        <w:rPr>
          <w:noProof/>
        </w:rPr>
        <w:drawing>
          <wp:inline distT="0" distB="0" distL="0" distR="0" wp14:anchorId="68B8F54F" wp14:editId="353F7326">
            <wp:extent cx="2587625" cy="934085"/>
            <wp:effectExtent l="0" t="0" r="317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5table1.png"/>
                    <pic:cNvPicPr/>
                  </pic:nvPicPr>
                  <pic:blipFill>
                    <a:blip r:embed="rId57">
                      <a:extLst>
                        <a:ext uri="{28A0092B-C50C-407E-A947-70E740481C1C}">
                          <a14:useLocalDpi xmlns:a14="http://schemas.microsoft.com/office/drawing/2010/main" val="0"/>
                        </a:ext>
                      </a:extLst>
                    </a:blip>
                    <a:stretch>
                      <a:fillRect/>
                    </a:stretch>
                  </pic:blipFill>
                  <pic:spPr>
                    <a:xfrm>
                      <a:off x="0" y="0"/>
                      <a:ext cx="2587625" cy="934085"/>
                    </a:xfrm>
                    <a:prstGeom prst="rect">
                      <a:avLst/>
                    </a:prstGeom>
                  </pic:spPr>
                </pic:pic>
              </a:graphicData>
            </a:graphic>
          </wp:inline>
        </w:drawing>
      </w:r>
    </w:p>
    <w:p w14:paraId="3246A32D" w14:textId="77777777" w:rsidR="00870A42" w:rsidRDefault="00870A42" w:rsidP="00870A42">
      <w:pPr>
        <w:pStyle w:val="a8"/>
        <w:ind w:firstLineChars="0" w:firstLine="0"/>
      </w:pPr>
    </w:p>
    <w:p w14:paraId="5AEEBD94" w14:textId="77777777" w:rsidR="00870A42" w:rsidRDefault="00870A42" w:rsidP="00870A42">
      <w:pPr>
        <w:pStyle w:val="a8"/>
        <w:ind w:firstLineChars="0" w:firstLine="0"/>
      </w:pPr>
    </w:p>
    <w:p w14:paraId="25D20C6F" w14:textId="77777777" w:rsidR="00870A42" w:rsidRDefault="00870A42" w:rsidP="00870A42">
      <w:pPr>
        <w:pStyle w:val="a8"/>
        <w:keepNext/>
        <w:ind w:firstLineChars="0" w:firstLine="0"/>
      </w:pPr>
      <w:r>
        <w:rPr>
          <w:rFonts w:hint="eastAsia"/>
          <w:noProof/>
        </w:rPr>
        <w:drawing>
          <wp:inline distT="0" distB="0" distL="0" distR="0" wp14:anchorId="5B02112C" wp14:editId="177A5EF1">
            <wp:extent cx="2587625" cy="2042795"/>
            <wp:effectExtent l="0" t="0" r="317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0503.png"/>
                    <pic:cNvPicPr/>
                  </pic:nvPicPr>
                  <pic:blipFill>
                    <a:blip r:embed="rId58">
                      <a:extLst>
                        <a:ext uri="{28A0092B-C50C-407E-A947-70E740481C1C}">
                          <a14:useLocalDpi xmlns:a14="http://schemas.microsoft.com/office/drawing/2010/main" val="0"/>
                        </a:ext>
                      </a:extLst>
                    </a:blip>
                    <a:stretch>
                      <a:fillRect/>
                    </a:stretch>
                  </pic:blipFill>
                  <pic:spPr>
                    <a:xfrm>
                      <a:off x="0" y="0"/>
                      <a:ext cx="2587625" cy="2042795"/>
                    </a:xfrm>
                    <a:prstGeom prst="rect">
                      <a:avLst/>
                    </a:prstGeom>
                  </pic:spPr>
                </pic:pic>
              </a:graphicData>
            </a:graphic>
          </wp:inline>
        </w:drawing>
      </w:r>
    </w:p>
    <w:p w14:paraId="13EBB481" w14:textId="7B5731DC" w:rsidR="00870A42" w:rsidRDefault="00870A42" w:rsidP="00870A42">
      <w:pPr>
        <w:pStyle w:val="af0"/>
        <w:ind w:firstLine="400"/>
        <w:jc w:val="center"/>
      </w:pPr>
      <w:r>
        <w:t xml:space="preserve">Figure </w:t>
      </w:r>
      <w:r w:rsidR="00C12FD8">
        <w:fldChar w:fldCharType="begin"/>
      </w:r>
      <w:r w:rsidR="00C12FD8">
        <w:instrText xml:space="preserve"> SEQ Figure \* ARABIC </w:instrText>
      </w:r>
      <w:r w:rsidR="00C12FD8">
        <w:fldChar w:fldCharType="separate"/>
      </w:r>
      <w:r>
        <w:rPr>
          <w:noProof/>
        </w:rPr>
        <w:t>3</w:t>
      </w:r>
      <w:r w:rsidR="00C12FD8">
        <w:rPr>
          <w:noProof/>
        </w:rPr>
        <w:fldChar w:fldCharType="end"/>
      </w:r>
      <w:r w:rsidR="006713E7">
        <w:t xml:space="preserve"> HTML file size changes</w:t>
      </w:r>
    </w:p>
    <w:p w14:paraId="41973330" w14:textId="77777777" w:rsidR="00DC06D5" w:rsidRPr="00DC06D5" w:rsidRDefault="00DC06D5" w:rsidP="00DC06D5">
      <w:pPr>
        <w:ind w:firstLine="480"/>
      </w:pPr>
    </w:p>
    <w:p w14:paraId="2E67A04A" w14:textId="3B2BC50D" w:rsidR="001647A8" w:rsidRDefault="001647A8" w:rsidP="0090524B">
      <w:pPr>
        <w:pStyle w:val="a8"/>
        <w:ind w:firstLine="420"/>
      </w:pPr>
      <w:r>
        <w:t>VI.</w:t>
      </w:r>
      <w:r w:rsidR="001259F7">
        <w:t xml:space="preserve"> </w:t>
      </w:r>
      <w:r>
        <w:t>CONCLUSIONS</w:t>
      </w:r>
    </w:p>
    <w:p w14:paraId="587CF572" w14:textId="77777777" w:rsidR="001647A8" w:rsidRDefault="001647A8" w:rsidP="001647A8">
      <w:pPr>
        <w:pStyle w:val="a8"/>
        <w:ind w:firstLine="420"/>
      </w:pPr>
      <w:r>
        <w:t>This paper provides a way to solve this problem. “</w:t>
      </w:r>
      <w:proofErr w:type="gramStart"/>
      <w:r>
        <w:t>Athena ”</w:t>
      </w:r>
      <w:proofErr w:type="gramEnd"/>
      <w:r>
        <w:t xml:space="preserve"> algorithm can encrypt the HTML codes, and “parhelion” algorithm can protect the Javascript decrypting program. The two algorithms cooperate to keep the webpage security.</w:t>
      </w:r>
    </w:p>
    <w:p w14:paraId="4CE109F4" w14:textId="77777777" w:rsidR="001647A8" w:rsidRDefault="001647A8" w:rsidP="001647A8">
      <w:pPr>
        <w:pStyle w:val="a8"/>
        <w:ind w:firstLine="420"/>
      </w:pPr>
      <w:r>
        <w:t xml:space="preserve">In practice, the shareware “Athena </w:t>
      </w:r>
      <w:proofErr w:type="gramStart"/>
      <w:r>
        <w:t>WebLock ”</w:t>
      </w:r>
      <w:proofErr w:type="gramEnd"/>
      <w:r>
        <w:t xml:space="preserve"> is developed. The experiment results show this encryption can protect the webpages in most cases.</w:t>
      </w:r>
    </w:p>
    <w:p w14:paraId="0F172A6C" w14:textId="33133BE9" w:rsidR="001647A8" w:rsidRDefault="001647A8" w:rsidP="003F7E83">
      <w:pPr>
        <w:pStyle w:val="a8"/>
        <w:ind w:firstLine="420"/>
      </w:pPr>
      <w:r>
        <w:t>Furthermore, we have the idea of upgrading the Javascript program to prevent the Javascript debugger. The debugger will not get the complete webpage. This is our future work.</w:t>
      </w:r>
    </w:p>
    <w:p w14:paraId="06C32A55" w14:textId="77777777" w:rsidR="001647A8" w:rsidRDefault="001647A8" w:rsidP="001647A8">
      <w:pPr>
        <w:pStyle w:val="a8"/>
        <w:ind w:firstLine="420"/>
      </w:pPr>
    </w:p>
    <w:p w14:paraId="083BC218" w14:textId="77777777" w:rsidR="001647A8" w:rsidRDefault="001647A8" w:rsidP="001647A8">
      <w:pPr>
        <w:pStyle w:val="a8"/>
        <w:ind w:firstLine="420"/>
      </w:pPr>
      <w:r>
        <w:t>REFERENCES</w:t>
      </w:r>
    </w:p>
    <w:p w14:paraId="7791C392" w14:textId="77777777" w:rsidR="001647A8" w:rsidRDefault="001647A8" w:rsidP="001647A8">
      <w:pPr>
        <w:pStyle w:val="a8"/>
        <w:ind w:firstLine="420"/>
      </w:pPr>
    </w:p>
    <w:p w14:paraId="2E08A25D" w14:textId="5CAC4D6A" w:rsidR="001647A8" w:rsidRDefault="001647A8" w:rsidP="001647A8">
      <w:pPr>
        <w:pStyle w:val="a8"/>
        <w:ind w:firstLine="420"/>
      </w:pPr>
      <w:r>
        <w:t xml:space="preserve">[1] Moser, and Marvin, “Method, system, and apparatus for encrypting a web browser script”, EI </w:t>
      </w:r>
      <w:proofErr w:type="gramStart"/>
      <w:r>
        <w:t>village</w:t>
      </w:r>
      <w:r w:rsidR="003F7E83">
        <w:t xml:space="preserve"> </w:t>
      </w:r>
      <w:r>
        <w:t>,</w:t>
      </w:r>
      <w:proofErr w:type="gramEnd"/>
      <w:r w:rsidR="003F7E83">
        <w:t xml:space="preserve"> </w:t>
      </w:r>
      <w:r>
        <w:t xml:space="preserve"> http://www.engineeringvillage2.org.cn/</w:t>
      </w:r>
      <w:r w:rsidR="003F7E83">
        <w:t xml:space="preserve"> </w:t>
      </w:r>
      <w:r>
        <w:t>, 7 Nov 2002.</w:t>
      </w:r>
    </w:p>
    <w:p w14:paraId="1C499A09" w14:textId="77777777" w:rsidR="001647A8" w:rsidRDefault="001647A8" w:rsidP="001647A8">
      <w:pPr>
        <w:pStyle w:val="a8"/>
        <w:ind w:firstLine="420"/>
      </w:pPr>
    </w:p>
    <w:p w14:paraId="4EA7135A" w14:textId="77777777" w:rsidR="001647A8" w:rsidRDefault="001647A8" w:rsidP="001647A8">
      <w:pPr>
        <w:pStyle w:val="a8"/>
        <w:ind w:firstLine="420"/>
      </w:pPr>
      <w:r>
        <w:t>[2] Qin Jiancheng, Bai Zhongying, and Bai Yuan, “Polymorphic Algorithm of JavaScript Code Protection”, ISCSCT '08, International Symposium on Volume 1, 22 Dec 2008, pp: 451 – 454.</w:t>
      </w:r>
    </w:p>
    <w:p w14:paraId="7A9E337E" w14:textId="77777777" w:rsidR="001647A8" w:rsidRDefault="001647A8" w:rsidP="001647A8">
      <w:pPr>
        <w:pStyle w:val="a8"/>
        <w:ind w:firstLine="420"/>
      </w:pPr>
    </w:p>
    <w:p w14:paraId="222A53C6" w14:textId="77777777" w:rsidR="001647A8" w:rsidRDefault="001647A8" w:rsidP="001647A8">
      <w:pPr>
        <w:pStyle w:val="a8"/>
        <w:ind w:firstLine="420"/>
      </w:pPr>
      <w:r>
        <w:t xml:space="preserve">[3] Nomair A. Naeem, Michael Batchelder, and Laurie Hendren, “Metrics for Measuring the Effectiveness of Decompilers and </w:t>
      </w:r>
      <w:proofErr w:type="gramStart"/>
      <w:r>
        <w:t>Obfuscators ”</w:t>
      </w:r>
      <w:proofErr w:type="gramEnd"/>
      <w:r>
        <w:t>, ICPC’07, 26-29 June 2007, pp: 253 – 258.</w:t>
      </w:r>
    </w:p>
    <w:p w14:paraId="4CDC9517" w14:textId="77777777" w:rsidR="001647A8" w:rsidRDefault="001647A8" w:rsidP="001647A8">
      <w:pPr>
        <w:pStyle w:val="a8"/>
        <w:ind w:firstLine="420"/>
      </w:pPr>
    </w:p>
    <w:p w14:paraId="45507C1B" w14:textId="77777777" w:rsidR="001647A8" w:rsidRDefault="001647A8" w:rsidP="001647A8">
      <w:pPr>
        <w:pStyle w:val="a8"/>
        <w:ind w:firstLine="420"/>
      </w:pPr>
      <w:r>
        <w:t xml:space="preserve">[4] T.W. Hou, H.Y. Chen, and M.H. Tsai, “Three control flow obfuscation methods for Java software”, IEE Proceedings, April 2006, Vol. 153, </w:t>
      </w:r>
      <w:proofErr w:type="gramStart"/>
      <w:r>
        <w:t>pp</w:t>
      </w:r>
      <w:proofErr w:type="gramEnd"/>
      <w:r>
        <w:t>: 80 – 86.</w:t>
      </w:r>
    </w:p>
    <w:p w14:paraId="3BB5EF1A" w14:textId="77777777" w:rsidR="001647A8" w:rsidRDefault="001647A8" w:rsidP="001647A8">
      <w:pPr>
        <w:pStyle w:val="a8"/>
        <w:ind w:firstLine="420"/>
      </w:pPr>
    </w:p>
    <w:p w14:paraId="0D0D3B54" w14:textId="77777777" w:rsidR="00CF6F6F" w:rsidRDefault="001647A8" w:rsidP="001647A8">
      <w:pPr>
        <w:pStyle w:val="a8"/>
        <w:ind w:firstLineChars="0" w:firstLine="0"/>
      </w:pPr>
      <w:r>
        <w:t>[5] John A. Adam, “Threats and countermeasures”, IEEE Press, 445 Hoes Lane PO Box 1331 Piscataway, NJ USA. 1992, pp: 21 – 28.</w:t>
      </w:r>
    </w:p>
    <w:p w14:paraId="5814CB5A" w14:textId="3ECB8732" w:rsidR="001647A8" w:rsidRPr="001647A8" w:rsidRDefault="001647A8" w:rsidP="001647A8">
      <w:pPr>
        <w:pStyle w:val="a8"/>
        <w:ind w:firstLineChars="0" w:firstLine="0"/>
        <w:sectPr w:rsidR="001647A8" w:rsidRPr="001647A8" w:rsidSect="001647A8">
          <w:type w:val="continuous"/>
          <w:pgSz w:w="10431" w:h="14740"/>
          <w:pgMar w:top="1276" w:right="1020" w:bottom="1276" w:left="1020" w:header="851" w:footer="850" w:gutter="0"/>
          <w:pgNumType w:fmt="numberInDash"/>
          <w:cols w:num="2" w:space="241"/>
          <w:docGrid w:type="lines" w:linePitch="312"/>
        </w:sectPr>
      </w:pPr>
      <w:r>
        <w:t xml:space="preserve">[6] James A. Storer, and Thomas G. Szymanski, “Data compression via textual substitution”, Journal of the ACM (JACM), Oct 1982, Vol. 29, Issue  </w:t>
      </w:r>
    </w:p>
    <w:p w14:paraId="3CDB6B98" w14:textId="262C5486" w:rsidR="00384790" w:rsidRDefault="00384790">
      <w:pPr>
        <w:ind w:firstLine="480"/>
        <w:rPr>
          <w:rFonts w:eastAsia="宋体" w:cs="Times New Roman"/>
          <w:sz w:val="21"/>
        </w:rPr>
      </w:pPr>
      <w:r>
        <w:br w:type="page"/>
      </w:r>
    </w:p>
    <w:p w14:paraId="0DB3541A" w14:textId="52A97195" w:rsidR="001647A8" w:rsidRPr="00384790" w:rsidRDefault="00384790" w:rsidP="00384790">
      <w:pPr>
        <w:pStyle w:val="a8"/>
        <w:ind w:firstLineChars="0" w:firstLine="0"/>
        <w:jc w:val="center"/>
        <w:rPr>
          <w:b/>
          <w:sz w:val="32"/>
          <w:szCs w:val="32"/>
        </w:rPr>
      </w:pPr>
      <w:r w:rsidRPr="00384790">
        <w:rPr>
          <w:rFonts w:hint="eastAsia"/>
          <w:b/>
          <w:sz w:val="32"/>
          <w:szCs w:val="32"/>
        </w:rPr>
        <w:t>基于多态</w:t>
      </w:r>
      <w:r w:rsidRPr="00384790">
        <w:rPr>
          <w:rFonts w:hint="eastAsia"/>
          <w:b/>
          <w:sz w:val="32"/>
          <w:szCs w:val="32"/>
        </w:rPr>
        <w:t>Javascript</w:t>
      </w:r>
      <w:r w:rsidRPr="00384790">
        <w:rPr>
          <w:rFonts w:hint="eastAsia"/>
          <w:b/>
          <w:sz w:val="32"/>
          <w:szCs w:val="32"/>
        </w:rPr>
        <w:t>算法的网页加密</w:t>
      </w:r>
    </w:p>
    <w:p w14:paraId="33AE1E7F" w14:textId="77777777" w:rsidR="00384790" w:rsidRDefault="00384790" w:rsidP="001647A8">
      <w:pPr>
        <w:pStyle w:val="a8"/>
        <w:ind w:firstLineChars="0" w:firstLine="0"/>
      </w:pPr>
    </w:p>
    <w:p w14:paraId="4E859133" w14:textId="77777777" w:rsidR="00384790" w:rsidRDefault="00384790" w:rsidP="001647A8">
      <w:pPr>
        <w:pStyle w:val="a8"/>
        <w:ind w:firstLineChars="0" w:firstLine="0"/>
        <w:sectPr w:rsidR="00384790" w:rsidSect="001647A8">
          <w:type w:val="continuous"/>
          <w:pgSz w:w="10431" w:h="14740"/>
          <w:pgMar w:top="1276" w:right="1020" w:bottom="1276" w:left="1020" w:header="851" w:footer="850" w:gutter="0"/>
          <w:pgNumType w:fmt="numberInDash"/>
          <w:cols w:space="720"/>
          <w:docGrid w:type="lines" w:linePitch="312"/>
        </w:sectPr>
      </w:pPr>
    </w:p>
    <w:p w14:paraId="29E6B0BD" w14:textId="723C5A13" w:rsidR="00384790" w:rsidRDefault="00384790" w:rsidP="00384790">
      <w:pPr>
        <w:pStyle w:val="a8"/>
        <w:ind w:firstLine="420"/>
      </w:pPr>
      <w:r>
        <w:rPr>
          <w:rFonts w:hint="eastAsia"/>
        </w:rPr>
        <w:t>摘要：</w:t>
      </w:r>
      <w:r>
        <w:rPr>
          <w:rFonts w:hint="eastAsia"/>
        </w:rPr>
        <w:t>HTML</w:t>
      </w:r>
      <w:r>
        <w:rPr>
          <w:rFonts w:hint="eastAsia"/>
        </w:rPr>
        <w:t>网页广泛用于计算机网络。</w:t>
      </w:r>
      <w:r>
        <w:rPr>
          <w:rFonts w:hint="eastAsia"/>
        </w:rPr>
        <w:t xml:space="preserve"> </w:t>
      </w:r>
      <w:r>
        <w:rPr>
          <w:rFonts w:hint="eastAsia"/>
        </w:rPr>
        <w:t>但是，</w:t>
      </w:r>
      <w:r w:rsidR="005440D9">
        <w:rPr>
          <w:rFonts w:hint="eastAsia"/>
        </w:rPr>
        <w:t>网页内容的</w:t>
      </w:r>
      <w:r>
        <w:rPr>
          <w:rFonts w:hint="eastAsia"/>
        </w:rPr>
        <w:t>保护是一个</w:t>
      </w:r>
      <w:r w:rsidR="005440D9">
        <w:rPr>
          <w:rFonts w:hint="eastAsia"/>
        </w:rPr>
        <w:t>棘手的</w:t>
      </w:r>
      <w:r>
        <w:rPr>
          <w:rFonts w:hint="eastAsia"/>
        </w:rPr>
        <w:t>问题，因为浏览器可以获取</w:t>
      </w:r>
      <w:r>
        <w:rPr>
          <w:rFonts w:hint="eastAsia"/>
        </w:rPr>
        <w:t>HTML</w:t>
      </w:r>
      <w:r>
        <w:rPr>
          <w:rFonts w:hint="eastAsia"/>
        </w:rPr>
        <w:t>和</w:t>
      </w:r>
      <w:r>
        <w:rPr>
          <w:rFonts w:hint="eastAsia"/>
        </w:rPr>
        <w:t>Javascript</w:t>
      </w:r>
      <w:r>
        <w:rPr>
          <w:rFonts w:hint="eastAsia"/>
        </w:rPr>
        <w:t>源代码。</w:t>
      </w:r>
      <w:r>
        <w:rPr>
          <w:rFonts w:hint="eastAsia"/>
        </w:rPr>
        <w:t xml:space="preserve"> </w:t>
      </w:r>
      <w:r>
        <w:rPr>
          <w:rFonts w:hint="eastAsia"/>
        </w:rPr>
        <w:t>本文提出了一种基于多态</w:t>
      </w:r>
      <w:r>
        <w:rPr>
          <w:rFonts w:hint="eastAsia"/>
        </w:rPr>
        <w:t>Javascript</w:t>
      </w:r>
      <w:r>
        <w:rPr>
          <w:rFonts w:hint="eastAsia"/>
        </w:rPr>
        <w:t>程序的</w:t>
      </w:r>
      <w:r>
        <w:rPr>
          <w:rFonts w:hint="eastAsia"/>
        </w:rPr>
        <w:t>HTML</w:t>
      </w:r>
      <w:r>
        <w:rPr>
          <w:rFonts w:hint="eastAsia"/>
        </w:rPr>
        <w:t>代码加密算法。</w:t>
      </w:r>
      <w:r>
        <w:rPr>
          <w:rFonts w:hint="eastAsia"/>
        </w:rPr>
        <w:t xml:space="preserve"> Javascript</w:t>
      </w:r>
      <w:r>
        <w:rPr>
          <w:rFonts w:hint="eastAsia"/>
        </w:rPr>
        <w:t>代码可以像多态病毒一样转化和保护自己。</w:t>
      </w:r>
      <w:r>
        <w:rPr>
          <w:rFonts w:hint="eastAsia"/>
        </w:rPr>
        <w:t xml:space="preserve"> </w:t>
      </w:r>
      <w:r>
        <w:rPr>
          <w:rFonts w:hint="eastAsia"/>
        </w:rPr>
        <w:t>此外，此</w:t>
      </w:r>
      <w:r>
        <w:rPr>
          <w:rFonts w:hint="eastAsia"/>
        </w:rPr>
        <w:t>HTML</w:t>
      </w:r>
      <w:r>
        <w:rPr>
          <w:rFonts w:hint="eastAsia"/>
        </w:rPr>
        <w:t>加密使用压缩，置换和校验数字来增强安全性效果。</w:t>
      </w:r>
      <w:r>
        <w:rPr>
          <w:rFonts w:hint="eastAsia"/>
        </w:rPr>
        <w:t xml:space="preserve"> </w:t>
      </w:r>
      <w:r>
        <w:rPr>
          <w:rFonts w:hint="eastAsia"/>
        </w:rPr>
        <w:t>基于该算法，设计了一个名为“</w:t>
      </w:r>
      <w:r>
        <w:rPr>
          <w:rFonts w:hint="eastAsia"/>
        </w:rPr>
        <w:t>Athena WebLock</w:t>
      </w:r>
      <w:r>
        <w:rPr>
          <w:rFonts w:hint="eastAsia"/>
        </w:rPr>
        <w:t>”的网页加密共享软件。</w:t>
      </w:r>
      <w:r>
        <w:rPr>
          <w:rFonts w:hint="eastAsia"/>
        </w:rPr>
        <w:t xml:space="preserve"> </w:t>
      </w:r>
      <w:r>
        <w:rPr>
          <w:rFonts w:hint="eastAsia"/>
        </w:rPr>
        <w:t>实验结果表明，该加密算法在大多数情况下可以保护网页内容，因此在数据权限管理领域具有重要价值</w:t>
      </w:r>
    </w:p>
    <w:p w14:paraId="1217110A" w14:textId="77777777" w:rsidR="00384790" w:rsidRDefault="00384790" w:rsidP="00384790">
      <w:pPr>
        <w:pStyle w:val="a8"/>
        <w:ind w:firstLine="420"/>
      </w:pPr>
      <w:r>
        <w:rPr>
          <w:rFonts w:hint="eastAsia"/>
        </w:rPr>
        <w:t>关键词：网页加密</w:t>
      </w:r>
      <w:r>
        <w:rPr>
          <w:rFonts w:hint="eastAsia"/>
        </w:rPr>
        <w:t xml:space="preserve">; </w:t>
      </w:r>
      <w:r>
        <w:rPr>
          <w:rFonts w:hint="eastAsia"/>
        </w:rPr>
        <w:t>多态</w:t>
      </w:r>
      <w:r>
        <w:rPr>
          <w:rFonts w:hint="eastAsia"/>
        </w:rPr>
        <w:t>Javascript</w:t>
      </w:r>
      <w:r>
        <w:rPr>
          <w:rFonts w:hint="eastAsia"/>
        </w:rPr>
        <w:t>代码</w:t>
      </w:r>
      <w:r>
        <w:rPr>
          <w:rFonts w:hint="eastAsia"/>
        </w:rPr>
        <w:t>; HTML</w:t>
      </w:r>
      <w:r>
        <w:rPr>
          <w:rFonts w:hint="eastAsia"/>
        </w:rPr>
        <w:t>代码保护</w:t>
      </w:r>
      <w:r>
        <w:rPr>
          <w:rFonts w:hint="eastAsia"/>
        </w:rPr>
        <w:t xml:space="preserve">; </w:t>
      </w:r>
      <w:r>
        <w:rPr>
          <w:rFonts w:hint="eastAsia"/>
        </w:rPr>
        <w:t>数据权利管理</w:t>
      </w:r>
    </w:p>
    <w:p w14:paraId="19F55FF6" w14:textId="4C3BD94C" w:rsidR="00384790" w:rsidRDefault="00384790" w:rsidP="00384790">
      <w:pPr>
        <w:pStyle w:val="a8"/>
        <w:ind w:firstLine="420"/>
      </w:pPr>
      <w:r>
        <w:rPr>
          <w:rFonts w:hint="eastAsia"/>
        </w:rPr>
        <w:t>一、</w:t>
      </w:r>
      <w:r w:rsidR="005440D9">
        <w:rPr>
          <w:rFonts w:hint="eastAsia"/>
        </w:rPr>
        <w:t>导论</w:t>
      </w:r>
    </w:p>
    <w:p w14:paraId="756F2419" w14:textId="77777777" w:rsidR="00384790" w:rsidRDefault="00384790" w:rsidP="00384790">
      <w:pPr>
        <w:pStyle w:val="a8"/>
        <w:ind w:firstLine="420"/>
      </w:pPr>
      <w:r>
        <w:rPr>
          <w:rFonts w:hint="eastAsia"/>
        </w:rPr>
        <w:t>HTML</w:t>
      </w:r>
      <w:r>
        <w:rPr>
          <w:rFonts w:hint="eastAsia"/>
        </w:rPr>
        <w:t>网页广泛用于诸如因特网和内联网之类的计算机网络中。很多</w:t>
      </w:r>
      <w:proofErr w:type="gramStart"/>
      <w:r>
        <w:rPr>
          <w:rFonts w:hint="eastAsia"/>
        </w:rPr>
        <w:t>网页很</w:t>
      </w:r>
      <w:proofErr w:type="gramEnd"/>
      <w:r>
        <w:rPr>
          <w:rFonts w:hint="eastAsia"/>
        </w:rPr>
        <w:t>有价值，需要保护。例如，某些网页应该被禁止进行未经授权的访问，复制，伪造等。因此万维网需要</w:t>
      </w:r>
      <w:r>
        <w:rPr>
          <w:rFonts w:hint="eastAsia"/>
        </w:rPr>
        <w:t>DRM</w:t>
      </w:r>
      <w:r>
        <w:rPr>
          <w:rFonts w:hint="eastAsia"/>
        </w:rPr>
        <w:t>（数据权限管理）。</w:t>
      </w:r>
    </w:p>
    <w:p w14:paraId="43C8DB14" w14:textId="77777777" w:rsidR="00384790" w:rsidRDefault="00384790" w:rsidP="00384790">
      <w:pPr>
        <w:pStyle w:val="a8"/>
        <w:ind w:firstLine="420"/>
      </w:pPr>
      <w:r>
        <w:rPr>
          <w:rFonts w:hint="eastAsia"/>
        </w:rPr>
        <w:t>然而，保护网页内容是一个问题，因为</w:t>
      </w:r>
      <w:r>
        <w:rPr>
          <w:rFonts w:hint="eastAsia"/>
        </w:rPr>
        <w:t>HTML</w:t>
      </w:r>
      <w:r>
        <w:rPr>
          <w:rFonts w:hint="eastAsia"/>
        </w:rPr>
        <w:t>源代码必须由浏览器下载，因此浏览器有机会获得所有</w:t>
      </w:r>
      <w:r>
        <w:rPr>
          <w:rFonts w:hint="eastAsia"/>
        </w:rPr>
        <w:t>HTML</w:t>
      </w:r>
      <w:r>
        <w:rPr>
          <w:rFonts w:hint="eastAsia"/>
        </w:rPr>
        <w:t>内容。保护内容的一种方法是使用</w:t>
      </w:r>
      <w:r>
        <w:rPr>
          <w:rFonts w:hint="eastAsia"/>
        </w:rPr>
        <w:t>Javascript</w:t>
      </w:r>
      <w:r>
        <w:rPr>
          <w:rFonts w:hint="eastAsia"/>
        </w:rPr>
        <w:t>程序加密</w:t>
      </w:r>
      <w:r>
        <w:rPr>
          <w:rFonts w:hint="eastAsia"/>
        </w:rPr>
        <w:t>HTML</w:t>
      </w:r>
      <w:r>
        <w:rPr>
          <w:rFonts w:hint="eastAsia"/>
        </w:rPr>
        <w:t>代码，但浏览器也可以下载</w:t>
      </w:r>
      <w:r>
        <w:rPr>
          <w:rFonts w:hint="eastAsia"/>
        </w:rPr>
        <w:t>Javascript</w:t>
      </w:r>
      <w:r>
        <w:rPr>
          <w:rFonts w:hint="eastAsia"/>
        </w:rPr>
        <w:t>源代码。破解者可以修改</w:t>
      </w:r>
      <w:r>
        <w:rPr>
          <w:rFonts w:hint="eastAsia"/>
        </w:rPr>
        <w:t>Javascript</w:t>
      </w:r>
      <w:r>
        <w:rPr>
          <w:rFonts w:hint="eastAsia"/>
        </w:rPr>
        <w:t>解密程序以获取</w:t>
      </w:r>
      <w:r>
        <w:rPr>
          <w:rFonts w:hint="eastAsia"/>
        </w:rPr>
        <w:t>HTML</w:t>
      </w:r>
      <w:r>
        <w:rPr>
          <w:rFonts w:hint="eastAsia"/>
        </w:rPr>
        <w:t>源代码。</w:t>
      </w:r>
    </w:p>
    <w:p w14:paraId="0B895BD2" w14:textId="77777777" w:rsidR="00384790" w:rsidRDefault="00384790" w:rsidP="00384790">
      <w:pPr>
        <w:pStyle w:val="a8"/>
        <w:ind w:firstLine="420"/>
      </w:pPr>
      <w:r>
        <w:rPr>
          <w:rFonts w:hint="eastAsia"/>
        </w:rPr>
        <w:t>本文提出了一种基于多态</w:t>
      </w:r>
      <w:r>
        <w:rPr>
          <w:rFonts w:hint="eastAsia"/>
        </w:rPr>
        <w:t>Javascript</w:t>
      </w:r>
      <w:r>
        <w:rPr>
          <w:rFonts w:hint="eastAsia"/>
        </w:rPr>
        <w:t>程序的</w:t>
      </w:r>
      <w:r>
        <w:rPr>
          <w:rFonts w:hint="eastAsia"/>
        </w:rPr>
        <w:t>HTML</w:t>
      </w:r>
      <w:r>
        <w:rPr>
          <w:rFonts w:hint="eastAsia"/>
        </w:rPr>
        <w:t>代码加密算法。执行这样的程序可以解密</w:t>
      </w:r>
      <w:r>
        <w:rPr>
          <w:rFonts w:hint="eastAsia"/>
        </w:rPr>
        <w:t>HTML</w:t>
      </w:r>
      <w:r>
        <w:rPr>
          <w:rFonts w:hint="eastAsia"/>
        </w:rPr>
        <w:t>代码并显示网页。这些</w:t>
      </w:r>
      <w:r>
        <w:rPr>
          <w:rFonts w:hint="eastAsia"/>
        </w:rPr>
        <w:t>Javascript</w:t>
      </w:r>
      <w:r>
        <w:rPr>
          <w:rFonts w:hint="eastAsia"/>
        </w:rPr>
        <w:t>代码可以像多态病毒一样转化和保护自己。</w:t>
      </w:r>
    </w:p>
    <w:p w14:paraId="2F943AB1" w14:textId="77777777" w:rsidR="00384790" w:rsidRDefault="00384790" w:rsidP="00384790">
      <w:pPr>
        <w:pStyle w:val="a8"/>
        <w:ind w:firstLine="420"/>
      </w:pPr>
      <w:r>
        <w:rPr>
          <w:rFonts w:hint="eastAsia"/>
        </w:rPr>
        <w:t>关键是加密的</w:t>
      </w:r>
      <w:r>
        <w:rPr>
          <w:rFonts w:hint="eastAsia"/>
        </w:rPr>
        <w:t>HTML</w:t>
      </w:r>
      <w:r>
        <w:rPr>
          <w:rFonts w:hint="eastAsia"/>
        </w:rPr>
        <w:t>代码和多态</w:t>
      </w:r>
      <w:r>
        <w:rPr>
          <w:rFonts w:hint="eastAsia"/>
        </w:rPr>
        <w:t>Javascript</w:t>
      </w:r>
      <w:r>
        <w:rPr>
          <w:rFonts w:hint="eastAsia"/>
        </w:rPr>
        <w:t>程序都难以破解。因此，网页内容受到保护。此</w:t>
      </w:r>
      <w:r>
        <w:rPr>
          <w:rFonts w:hint="eastAsia"/>
        </w:rPr>
        <w:t>HTML</w:t>
      </w:r>
      <w:r>
        <w:rPr>
          <w:rFonts w:hint="eastAsia"/>
        </w:rPr>
        <w:t>加密使用压缩，置换和校验位来增强安全性。基于此算法，设计了一个名为“</w:t>
      </w:r>
      <w:r>
        <w:rPr>
          <w:rFonts w:hint="eastAsia"/>
        </w:rPr>
        <w:t>Athena WebLock</w:t>
      </w:r>
      <w:r>
        <w:rPr>
          <w:rFonts w:hint="eastAsia"/>
        </w:rPr>
        <w:t>”的网页加密共享软件。该共享软件的中文版可以在以下网站下载：</w:t>
      </w:r>
      <w:r>
        <w:rPr>
          <w:rFonts w:hint="eastAsia"/>
        </w:rPr>
        <w:t>http</w:t>
      </w:r>
      <w:r>
        <w:rPr>
          <w:rFonts w:hint="eastAsia"/>
        </w:rPr>
        <w:t>：</w:t>
      </w:r>
      <w:r>
        <w:rPr>
          <w:rFonts w:hint="eastAsia"/>
        </w:rPr>
        <w:t>//www.28x28.com/index.php</w:t>
      </w:r>
      <w:r>
        <w:rPr>
          <w:rFonts w:hint="eastAsia"/>
        </w:rPr>
        <w:t>？</w:t>
      </w:r>
      <w:r>
        <w:rPr>
          <w:rFonts w:hint="eastAsia"/>
        </w:rPr>
        <w:t>id = soft_000000002</w:t>
      </w:r>
      <w:r>
        <w:rPr>
          <w:rFonts w:hint="eastAsia"/>
        </w:rPr>
        <w:t>。实验结果表明，该加密算法在大多数情况下可以保护网页。本文的其余部分结构如下：第</w:t>
      </w:r>
      <w:r>
        <w:rPr>
          <w:rFonts w:hint="eastAsia"/>
        </w:rPr>
        <w:t>2</w:t>
      </w:r>
      <w:r>
        <w:rPr>
          <w:rFonts w:hint="eastAsia"/>
        </w:rPr>
        <w:t>节指出了网页内容保护的难度。第</w:t>
      </w:r>
      <w:r>
        <w:rPr>
          <w:rFonts w:hint="eastAsia"/>
        </w:rPr>
        <w:t>3</w:t>
      </w:r>
      <w:r>
        <w:rPr>
          <w:rFonts w:hint="eastAsia"/>
        </w:rPr>
        <w:t>节介绍了基于多态</w:t>
      </w:r>
      <w:r>
        <w:rPr>
          <w:rFonts w:hint="eastAsia"/>
        </w:rPr>
        <w:t>Javascript</w:t>
      </w:r>
      <w:r>
        <w:rPr>
          <w:rFonts w:hint="eastAsia"/>
        </w:rPr>
        <w:t>算法的网页加密设计。第</w:t>
      </w:r>
      <w:r>
        <w:rPr>
          <w:rFonts w:hint="eastAsia"/>
        </w:rPr>
        <w:t>4</w:t>
      </w:r>
      <w:r>
        <w:rPr>
          <w:rFonts w:hint="eastAsia"/>
        </w:rPr>
        <w:t>节描述了加密的增强功能，如压缩，置换和校验位。共享软件示例和实验结果在第</w:t>
      </w:r>
      <w:r>
        <w:rPr>
          <w:rFonts w:hint="eastAsia"/>
        </w:rPr>
        <w:t>5</w:t>
      </w:r>
      <w:r>
        <w:rPr>
          <w:rFonts w:hint="eastAsia"/>
        </w:rPr>
        <w:t>节中给出。结论和参考文献在第</w:t>
      </w:r>
      <w:r>
        <w:rPr>
          <w:rFonts w:hint="eastAsia"/>
        </w:rPr>
        <w:t>6</w:t>
      </w:r>
      <w:r>
        <w:rPr>
          <w:rFonts w:hint="eastAsia"/>
        </w:rPr>
        <w:t>节和第</w:t>
      </w:r>
      <w:r>
        <w:rPr>
          <w:rFonts w:hint="eastAsia"/>
        </w:rPr>
        <w:t>7</w:t>
      </w:r>
      <w:r>
        <w:rPr>
          <w:rFonts w:hint="eastAsia"/>
        </w:rPr>
        <w:t>节中给出。</w:t>
      </w:r>
    </w:p>
    <w:p w14:paraId="649C6301" w14:textId="77777777" w:rsidR="00384790" w:rsidRDefault="00384790" w:rsidP="00384790">
      <w:pPr>
        <w:pStyle w:val="a8"/>
        <w:ind w:firstLine="420"/>
      </w:pPr>
      <w:r>
        <w:rPr>
          <w:rFonts w:hint="eastAsia"/>
        </w:rPr>
        <w:t>二、网页内容保护的难点</w:t>
      </w:r>
    </w:p>
    <w:p w14:paraId="5E8EFADF" w14:textId="77777777" w:rsidR="00384790" w:rsidRDefault="00384790" w:rsidP="00384790">
      <w:pPr>
        <w:pStyle w:val="a8"/>
        <w:ind w:firstLine="420"/>
      </w:pPr>
      <w:r>
        <w:rPr>
          <w:rFonts w:hint="eastAsia"/>
        </w:rPr>
        <w:t>由于</w:t>
      </w:r>
      <w:r>
        <w:rPr>
          <w:rFonts w:hint="eastAsia"/>
        </w:rPr>
        <w:t>HTML</w:t>
      </w:r>
      <w:r>
        <w:rPr>
          <w:rFonts w:hint="eastAsia"/>
        </w:rPr>
        <w:t>网页被广泛使用，因此万维网中有许多有价值的数据。</w:t>
      </w:r>
      <w:r>
        <w:rPr>
          <w:rFonts w:hint="eastAsia"/>
        </w:rPr>
        <w:t xml:space="preserve"> </w:t>
      </w:r>
      <w:r>
        <w:rPr>
          <w:rFonts w:hint="eastAsia"/>
        </w:rPr>
        <w:t>他们需要保护来防御未经授权的访问，复制，伪造等攻击。</w:t>
      </w:r>
    </w:p>
    <w:p w14:paraId="2E3B313A" w14:textId="77777777" w:rsidR="00384790" w:rsidRDefault="00384790" w:rsidP="00384790">
      <w:pPr>
        <w:pStyle w:val="a8"/>
        <w:ind w:firstLine="420"/>
      </w:pPr>
      <w:r>
        <w:rPr>
          <w:rFonts w:hint="eastAsia"/>
        </w:rPr>
        <w:t>使用</w:t>
      </w:r>
      <w:r>
        <w:rPr>
          <w:rFonts w:hint="eastAsia"/>
        </w:rPr>
        <w:t>Javascript</w:t>
      </w:r>
      <w:r>
        <w:rPr>
          <w:rFonts w:hint="eastAsia"/>
        </w:rPr>
        <w:t>解密</w:t>
      </w:r>
      <w:r>
        <w:rPr>
          <w:rFonts w:hint="eastAsia"/>
        </w:rPr>
        <w:t>HTML</w:t>
      </w:r>
      <w:r>
        <w:rPr>
          <w:rFonts w:hint="eastAsia"/>
        </w:rPr>
        <w:t>代码是一个有希望的</w:t>
      </w:r>
      <w:r>
        <w:rPr>
          <w:rFonts w:hint="eastAsia"/>
        </w:rPr>
        <w:t>DRM</w:t>
      </w:r>
      <w:r>
        <w:rPr>
          <w:rFonts w:hint="eastAsia"/>
        </w:rPr>
        <w:t>解决方案。</w:t>
      </w:r>
      <w:r>
        <w:rPr>
          <w:rFonts w:hint="eastAsia"/>
        </w:rPr>
        <w:t xml:space="preserve"> </w:t>
      </w:r>
      <w:r>
        <w:rPr>
          <w:rFonts w:hint="eastAsia"/>
        </w:rPr>
        <w:t>它的优点是浏览器可以直接打开加密的网页而无需任何其他客户端软件，因此这种保护很容易在万维网上使用。</w:t>
      </w:r>
    </w:p>
    <w:p w14:paraId="2FDC4D59" w14:textId="77777777" w:rsidR="00384790" w:rsidRDefault="00384790" w:rsidP="00384790">
      <w:pPr>
        <w:pStyle w:val="a8"/>
        <w:ind w:firstLine="420"/>
      </w:pPr>
      <w:r>
        <w:rPr>
          <w:rFonts w:hint="eastAsia"/>
        </w:rPr>
        <w:t>但是这种保护的困难也存在。</w:t>
      </w:r>
      <w:r>
        <w:rPr>
          <w:rFonts w:hint="eastAsia"/>
        </w:rPr>
        <w:t xml:space="preserve"> </w:t>
      </w:r>
      <w:r>
        <w:rPr>
          <w:rFonts w:hint="eastAsia"/>
        </w:rPr>
        <w:t>为了显示网页，浏览器必须下载所有</w:t>
      </w:r>
      <w:r>
        <w:rPr>
          <w:rFonts w:hint="eastAsia"/>
        </w:rPr>
        <w:t>HTML</w:t>
      </w:r>
      <w:r>
        <w:rPr>
          <w:rFonts w:hint="eastAsia"/>
        </w:rPr>
        <w:t>代码，因此浏览器有机会获取</w:t>
      </w:r>
      <w:r>
        <w:rPr>
          <w:rFonts w:hint="eastAsia"/>
        </w:rPr>
        <w:t>HTML</w:t>
      </w:r>
      <w:r>
        <w:rPr>
          <w:rFonts w:hint="eastAsia"/>
        </w:rPr>
        <w:t>内容。</w:t>
      </w:r>
    </w:p>
    <w:p w14:paraId="3190098D" w14:textId="77777777" w:rsidR="00384790" w:rsidRDefault="00384790" w:rsidP="00384790">
      <w:pPr>
        <w:pStyle w:val="a8"/>
        <w:ind w:firstLine="420"/>
      </w:pPr>
      <w:r>
        <w:rPr>
          <w:rFonts w:hint="eastAsia"/>
        </w:rPr>
        <w:t>HTML</w:t>
      </w:r>
      <w:r>
        <w:rPr>
          <w:rFonts w:hint="eastAsia"/>
        </w:rPr>
        <w:t>代码可以通过</w:t>
      </w:r>
      <w:r>
        <w:rPr>
          <w:rFonts w:hint="eastAsia"/>
        </w:rPr>
        <w:t>C / C ++</w:t>
      </w:r>
      <w:r>
        <w:rPr>
          <w:rFonts w:hint="eastAsia"/>
        </w:rPr>
        <w:t>或其他程序加密，这样代码就无法识别。浏览器可以执行</w:t>
      </w:r>
      <w:r>
        <w:rPr>
          <w:rFonts w:hint="eastAsia"/>
        </w:rPr>
        <w:t>Javascript</w:t>
      </w:r>
      <w:r>
        <w:rPr>
          <w:rFonts w:hint="eastAsia"/>
        </w:rPr>
        <w:t>来进行解密。但是</w:t>
      </w:r>
      <w:r>
        <w:rPr>
          <w:rFonts w:hint="eastAsia"/>
        </w:rPr>
        <w:t>Javascript</w:t>
      </w:r>
      <w:r>
        <w:rPr>
          <w:rFonts w:hint="eastAsia"/>
        </w:rPr>
        <w:t>代码必须由浏览器下载和执行，因此</w:t>
      </w:r>
      <w:r>
        <w:rPr>
          <w:rFonts w:hint="eastAsia"/>
        </w:rPr>
        <w:t>Javascript</w:t>
      </w:r>
      <w:r>
        <w:rPr>
          <w:rFonts w:hint="eastAsia"/>
        </w:rPr>
        <w:t>也可以被破解。</w:t>
      </w:r>
    </w:p>
    <w:p w14:paraId="7DCB453A" w14:textId="77777777" w:rsidR="00384790" w:rsidRDefault="00384790" w:rsidP="00384790">
      <w:pPr>
        <w:pStyle w:val="a8"/>
        <w:ind w:firstLine="420"/>
      </w:pPr>
      <w:r>
        <w:rPr>
          <w:rFonts w:hint="eastAsia"/>
        </w:rPr>
        <w:t>如果破解者可以理解</w:t>
      </w:r>
      <w:r>
        <w:rPr>
          <w:rFonts w:hint="eastAsia"/>
        </w:rPr>
        <w:t>Javascript</w:t>
      </w:r>
      <w:r>
        <w:rPr>
          <w:rFonts w:hint="eastAsia"/>
        </w:rPr>
        <w:t>代码，他们可以轻松修改它们以获取</w:t>
      </w:r>
      <w:r>
        <w:rPr>
          <w:rFonts w:hint="eastAsia"/>
        </w:rPr>
        <w:t>HTML</w:t>
      </w:r>
      <w:r>
        <w:rPr>
          <w:rFonts w:hint="eastAsia"/>
        </w:rPr>
        <w:t>源代码。</w:t>
      </w:r>
    </w:p>
    <w:p w14:paraId="7A2BCE8F" w14:textId="77777777" w:rsidR="00384790" w:rsidRDefault="00384790" w:rsidP="00384790">
      <w:pPr>
        <w:pStyle w:val="a8"/>
        <w:ind w:firstLine="420"/>
      </w:pPr>
      <w:r>
        <w:rPr>
          <w:rFonts w:hint="eastAsia"/>
        </w:rPr>
        <w:t>即使没有获得</w:t>
      </w:r>
      <w:r>
        <w:rPr>
          <w:rFonts w:hint="eastAsia"/>
        </w:rPr>
        <w:t>HTML</w:t>
      </w:r>
      <w:r>
        <w:rPr>
          <w:rFonts w:hint="eastAsia"/>
        </w:rPr>
        <w:t>源代码，破解者也可以直接修改加密的</w:t>
      </w:r>
      <w:r>
        <w:rPr>
          <w:rFonts w:hint="eastAsia"/>
        </w:rPr>
        <w:t>HTML</w:t>
      </w:r>
      <w:r>
        <w:rPr>
          <w:rFonts w:hint="eastAsia"/>
        </w:rPr>
        <w:t>代码。然后解密的</w:t>
      </w:r>
      <w:r>
        <w:rPr>
          <w:rFonts w:hint="eastAsia"/>
        </w:rPr>
        <w:t>HTML</w:t>
      </w:r>
      <w:r>
        <w:rPr>
          <w:rFonts w:hint="eastAsia"/>
        </w:rPr>
        <w:t>代码与原始源代码不同。</w:t>
      </w:r>
    </w:p>
    <w:p w14:paraId="7DA033F7" w14:textId="77777777" w:rsidR="00384790" w:rsidRDefault="00384790" w:rsidP="00384790">
      <w:pPr>
        <w:pStyle w:val="a8"/>
        <w:ind w:firstLine="420"/>
      </w:pPr>
      <w:r>
        <w:rPr>
          <w:rFonts w:hint="eastAsia"/>
        </w:rPr>
        <w:t>此外，破解者可以将加密的网页复制到他们自己的网站，甚至可以克隆整个加密的网站而不做任何更改。如何通过</w:t>
      </w:r>
      <w:r>
        <w:rPr>
          <w:rFonts w:hint="eastAsia"/>
        </w:rPr>
        <w:t>Javascript</w:t>
      </w:r>
      <w:r>
        <w:rPr>
          <w:rFonts w:hint="eastAsia"/>
        </w:rPr>
        <w:t>程序防御此类攻击也是一个问题。</w:t>
      </w:r>
    </w:p>
    <w:p w14:paraId="05F679DA" w14:textId="77777777" w:rsidR="00384790" w:rsidRDefault="00384790" w:rsidP="00384790">
      <w:pPr>
        <w:pStyle w:val="a8"/>
        <w:ind w:firstLine="420"/>
      </w:pPr>
    </w:p>
    <w:p w14:paraId="5BAD620E" w14:textId="2C14383F" w:rsidR="00384790" w:rsidRDefault="002C5EC0" w:rsidP="00384790">
      <w:pPr>
        <w:pStyle w:val="a8"/>
        <w:ind w:firstLine="420"/>
      </w:pPr>
      <w:r>
        <w:rPr>
          <w:rFonts w:hint="eastAsia"/>
        </w:rPr>
        <w:t>三</w:t>
      </w:r>
      <w:r>
        <w:t>、</w:t>
      </w:r>
      <w:r w:rsidR="00384790">
        <w:rPr>
          <w:rFonts w:hint="eastAsia"/>
        </w:rPr>
        <w:t>网页加密算法的设计为了保护网页，我们设计了网页</w:t>
      </w:r>
    </w:p>
    <w:p w14:paraId="2597A654" w14:textId="77777777" w:rsidR="00384790" w:rsidRDefault="00384790" w:rsidP="00384790">
      <w:pPr>
        <w:pStyle w:val="a8"/>
        <w:ind w:firstLine="420"/>
      </w:pPr>
      <w:r>
        <w:rPr>
          <w:rFonts w:hint="eastAsia"/>
        </w:rPr>
        <w:t>基于多态</w:t>
      </w:r>
      <w:r>
        <w:rPr>
          <w:rFonts w:hint="eastAsia"/>
        </w:rPr>
        <w:t>Javascript</w:t>
      </w:r>
      <w:r>
        <w:rPr>
          <w:rFonts w:hint="eastAsia"/>
        </w:rPr>
        <w:t>算法的网页加密。</w:t>
      </w:r>
    </w:p>
    <w:p w14:paraId="45D4A5EE" w14:textId="77777777" w:rsidR="00384790" w:rsidRDefault="00384790" w:rsidP="00384790">
      <w:pPr>
        <w:pStyle w:val="a8"/>
        <w:ind w:firstLine="420"/>
      </w:pPr>
      <w:r>
        <w:rPr>
          <w:rFonts w:hint="eastAsia"/>
        </w:rPr>
        <w:t>根据我们的设计，显示加密网页的方式是：</w:t>
      </w:r>
    </w:p>
    <w:p w14:paraId="09EE64E5" w14:textId="77777777" w:rsidR="00384790" w:rsidRDefault="00384790" w:rsidP="00384790">
      <w:pPr>
        <w:pStyle w:val="a8"/>
        <w:ind w:firstLine="420"/>
      </w:pPr>
      <w:r>
        <w:rPr>
          <w:rFonts w:hint="eastAsia"/>
        </w:rPr>
        <w:t>让浏览器下载加密的</w:t>
      </w:r>
      <w:r>
        <w:rPr>
          <w:rFonts w:hint="eastAsia"/>
        </w:rPr>
        <w:t>HTML</w:t>
      </w:r>
      <w:r>
        <w:rPr>
          <w:rFonts w:hint="eastAsia"/>
        </w:rPr>
        <w:t>和</w:t>
      </w:r>
      <w:r>
        <w:rPr>
          <w:rFonts w:hint="eastAsia"/>
        </w:rPr>
        <w:t>Javascript</w:t>
      </w:r>
      <w:r>
        <w:rPr>
          <w:rFonts w:hint="eastAsia"/>
        </w:rPr>
        <w:t>代码。执行</w:t>
      </w:r>
      <w:r>
        <w:rPr>
          <w:rFonts w:hint="eastAsia"/>
        </w:rPr>
        <w:t>Javascript</w:t>
      </w:r>
      <w:r>
        <w:rPr>
          <w:rFonts w:hint="eastAsia"/>
        </w:rPr>
        <w:t>程序以解密</w:t>
      </w:r>
      <w:r>
        <w:rPr>
          <w:rFonts w:hint="eastAsia"/>
        </w:rPr>
        <w:t>HTML</w:t>
      </w:r>
      <w:r>
        <w:rPr>
          <w:rFonts w:hint="eastAsia"/>
        </w:rPr>
        <w:t>代码。然后浏览器显示网页。</w:t>
      </w:r>
    </w:p>
    <w:p w14:paraId="19A158F8" w14:textId="77777777" w:rsidR="00384790" w:rsidRDefault="00384790" w:rsidP="00384790">
      <w:pPr>
        <w:pStyle w:val="a8"/>
        <w:ind w:firstLine="420"/>
      </w:pPr>
      <w:r>
        <w:rPr>
          <w:rFonts w:hint="eastAsia"/>
        </w:rPr>
        <w:t>我们发现其他人也研究这种方式来保护网页</w:t>
      </w:r>
      <w:r>
        <w:rPr>
          <w:rFonts w:hint="eastAsia"/>
        </w:rPr>
        <w:t>[1]</w:t>
      </w:r>
      <w:r>
        <w:rPr>
          <w:rFonts w:hint="eastAsia"/>
        </w:rPr>
        <w:t>。不同之处在于我们使用随机密钥，多态</w:t>
      </w:r>
      <w:r>
        <w:rPr>
          <w:rFonts w:hint="eastAsia"/>
        </w:rPr>
        <w:t>Javascript</w:t>
      </w:r>
      <w:r>
        <w:rPr>
          <w:rFonts w:hint="eastAsia"/>
        </w:rPr>
        <w:t>代码和加密增强来提高安全性。</w:t>
      </w:r>
    </w:p>
    <w:p w14:paraId="5DDEE946" w14:textId="77777777" w:rsidR="00384790" w:rsidRDefault="00384790" w:rsidP="00384790">
      <w:pPr>
        <w:pStyle w:val="a8"/>
        <w:ind w:firstLine="420"/>
      </w:pPr>
      <w:r>
        <w:rPr>
          <w:rFonts w:hint="eastAsia"/>
        </w:rPr>
        <w:t>对于每个加密，我们使用随机密钥。加密的</w:t>
      </w:r>
      <w:r>
        <w:rPr>
          <w:rFonts w:hint="eastAsia"/>
        </w:rPr>
        <w:t>HTML</w:t>
      </w:r>
      <w:r>
        <w:rPr>
          <w:rFonts w:hint="eastAsia"/>
        </w:rPr>
        <w:t>代码具有</w:t>
      </w:r>
      <w:r>
        <w:rPr>
          <w:rFonts w:hint="eastAsia"/>
        </w:rPr>
        <w:t>Base64</w:t>
      </w:r>
      <w:r>
        <w:rPr>
          <w:rFonts w:hint="eastAsia"/>
        </w:rPr>
        <w:t>编码的格式，例如“</w:t>
      </w:r>
      <w:r>
        <w:rPr>
          <w:rFonts w:hint="eastAsia"/>
        </w:rPr>
        <w:t>flJ02RpQ9t72iATxnPMkhTBQinv4</w:t>
      </w:r>
      <w:r>
        <w:rPr>
          <w:rFonts w:hint="eastAsia"/>
        </w:rPr>
        <w:t>”。因此，破解者很难解密</w:t>
      </w:r>
      <w:r>
        <w:rPr>
          <w:rFonts w:hint="eastAsia"/>
        </w:rPr>
        <w:t>Base64</w:t>
      </w:r>
      <w:r>
        <w:rPr>
          <w:rFonts w:hint="eastAsia"/>
        </w:rPr>
        <w:t>代码。</w:t>
      </w:r>
    </w:p>
    <w:p w14:paraId="4BA811B3" w14:textId="77777777" w:rsidR="00384790" w:rsidRDefault="00384790" w:rsidP="00384790">
      <w:pPr>
        <w:pStyle w:val="a8"/>
        <w:ind w:firstLine="420"/>
      </w:pPr>
      <w:r>
        <w:rPr>
          <w:rFonts w:hint="eastAsia"/>
        </w:rPr>
        <w:t>我们设计了</w:t>
      </w:r>
      <w:r>
        <w:rPr>
          <w:rFonts w:hint="eastAsia"/>
        </w:rPr>
        <w:t>Javascript</w:t>
      </w:r>
      <w:r>
        <w:rPr>
          <w:rFonts w:hint="eastAsia"/>
        </w:rPr>
        <w:t>解密程序。而且</w:t>
      </w:r>
      <w:r>
        <w:rPr>
          <w:rFonts w:hint="eastAsia"/>
        </w:rPr>
        <w:t>Javascript</w:t>
      </w:r>
      <w:r>
        <w:rPr>
          <w:rFonts w:hint="eastAsia"/>
        </w:rPr>
        <w:t>源代码也需要保护。我们写了另一篇论文，介绍了</w:t>
      </w:r>
      <w:r>
        <w:rPr>
          <w:rFonts w:hint="eastAsia"/>
        </w:rPr>
        <w:t>Javascript</w:t>
      </w:r>
      <w:r>
        <w:rPr>
          <w:rFonts w:hint="eastAsia"/>
        </w:rPr>
        <w:t>代码保护的多态算法</w:t>
      </w:r>
      <w:r>
        <w:rPr>
          <w:rFonts w:hint="eastAsia"/>
        </w:rPr>
        <w:t>[2]</w:t>
      </w:r>
      <w:r>
        <w:rPr>
          <w:rFonts w:hint="eastAsia"/>
        </w:rPr>
        <w:t>。这个名为“</w:t>
      </w:r>
      <w:r>
        <w:rPr>
          <w:rFonts w:hint="eastAsia"/>
        </w:rPr>
        <w:t>parhelion</w:t>
      </w:r>
      <w:r>
        <w:rPr>
          <w:rFonts w:hint="eastAsia"/>
        </w:rPr>
        <w:t>”的算法来自程序代码混淆器</w:t>
      </w:r>
      <w:r w:rsidRPr="003F7E83">
        <w:rPr>
          <w:rFonts w:hint="eastAsia"/>
          <w:vertAlign w:val="superscript"/>
        </w:rPr>
        <w:t>[3] [4]</w:t>
      </w:r>
      <w:r>
        <w:rPr>
          <w:rFonts w:hint="eastAsia"/>
        </w:rPr>
        <w:t>的多态病毒</w:t>
      </w:r>
      <w:r w:rsidRPr="003F7E83">
        <w:rPr>
          <w:rFonts w:hint="eastAsia"/>
          <w:vertAlign w:val="superscript"/>
        </w:rPr>
        <w:t>[5]</w:t>
      </w:r>
      <w:r>
        <w:rPr>
          <w:rFonts w:hint="eastAsia"/>
        </w:rPr>
        <w:t>。</w:t>
      </w:r>
    </w:p>
    <w:p w14:paraId="09BBCFC1" w14:textId="77777777" w:rsidR="00384790" w:rsidRDefault="00384790" w:rsidP="00384790">
      <w:pPr>
        <w:pStyle w:val="a8"/>
        <w:ind w:firstLine="420"/>
      </w:pPr>
      <w:r>
        <w:rPr>
          <w:rFonts w:hint="eastAsia"/>
        </w:rPr>
        <w:t>用于生成多态</w:t>
      </w:r>
      <w:r>
        <w:rPr>
          <w:rFonts w:hint="eastAsia"/>
        </w:rPr>
        <w:t>Javascripts</w:t>
      </w:r>
      <w:r>
        <w:rPr>
          <w:rFonts w:hint="eastAsia"/>
        </w:rPr>
        <w:t>的“</w:t>
      </w:r>
      <w:r>
        <w:rPr>
          <w:rFonts w:hint="eastAsia"/>
        </w:rPr>
        <w:t>Parhelion</w:t>
      </w:r>
      <w:r>
        <w:rPr>
          <w:rFonts w:hint="eastAsia"/>
        </w:rPr>
        <w:t>”算法具有以下步骤。更多细节见</w:t>
      </w:r>
      <w:r>
        <w:rPr>
          <w:rFonts w:hint="eastAsia"/>
        </w:rPr>
        <w:t>[2]</w:t>
      </w:r>
      <w:r>
        <w:rPr>
          <w:rFonts w:hint="eastAsia"/>
        </w:rPr>
        <w:t>。</w:t>
      </w:r>
    </w:p>
    <w:p w14:paraId="051DDCC8" w14:textId="77777777" w:rsidR="00384790" w:rsidRDefault="00384790" w:rsidP="00384790">
      <w:pPr>
        <w:pStyle w:val="a8"/>
        <w:ind w:firstLine="420"/>
      </w:pPr>
      <w:r>
        <w:rPr>
          <w:rFonts w:hint="eastAsia"/>
        </w:rPr>
        <w:t>（</w:t>
      </w:r>
      <w:r>
        <w:rPr>
          <w:rFonts w:hint="eastAsia"/>
        </w:rPr>
        <w:t>1</w:t>
      </w:r>
      <w:r>
        <w:rPr>
          <w:rFonts w:hint="eastAsia"/>
        </w:rPr>
        <w:t>）标准化</w:t>
      </w:r>
      <w:r>
        <w:rPr>
          <w:rFonts w:hint="eastAsia"/>
        </w:rPr>
        <w:t>Javascript</w:t>
      </w:r>
      <w:r>
        <w:rPr>
          <w:rFonts w:hint="eastAsia"/>
        </w:rPr>
        <w:t>源代码。</w:t>
      </w:r>
    </w:p>
    <w:p w14:paraId="65ABAAF0" w14:textId="77777777" w:rsidR="00384790" w:rsidRDefault="00384790" w:rsidP="003F7E83">
      <w:pPr>
        <w:pStyle w:val="a8"/>
        <w:ind w:firstLine="420"/>
        <w:jc w:val="center"/>
      </w:pPr>
      <w:r>
        <w:rPr>
          <w:rFonts w:hint="eastAsia"/>
        </w:rPr>
        <w:t>S1 = f1</w:t>
      </w:r>
      <w:r>
        <w:rPr>
          <w:rFonts w:hint="eastAsia"/>
        </w:rPr>
        <w:t>（</w:t>
      </w:r>
      <w:r>
        <w:rPr>
          <w:rFonts w:hint="eastAsia"/>
        </w:rPr>
        <w:t>S0</w:t>
      </w:r>
      <w:r>
        <w:rPr>
          <w:rFonts w:hint="eastAsia"/>
        </w:rPr>
        <w:t>）</w:t>
      </w:r>
    </w:p>
    <w:p w14:paraId="05C9A191" w14:textId="77777777" w:rsidR="00384790" w:rsidRDefault="00384790" w:rsidP="00384790">
      <w:pPr>
        <w:pStyle w:val="a8"/>
        <w:ind w:firstLine="420"/>
      </w:pPr>
      <w:r>
        <w:rPr>
          <w:rFonts w:hint="eastAsia"/>
        </w:rPr>
        <w:t>（</w:t>
      </w:r>
      <w:r>
        <w:rPr>
          <w:rFonts w:hint="eastAsia"/>
        </w:rPr>
        <w:t>2</w:t>
      </w:r>
      <w:r>
        <w:rPr>
          <w:rFonts w:hint="eastAsia"/>
        </w:rPr>
        <w:t>）在</w:t>
      </w:r>
      <w:r>
        <w:rPr>
          <w:rFonts w:hint="eastAsia"/>
        </w:rPr>
        <w:t>Javascript</w:t>
      </w:r>
      <w:r>
        <w:rPr>
          <w:rFonts w:hint="eastAsia"/>
        </w:rPr>
        <w:t>源代码中添加一些假函数和变量。</w:t>
      </w:r>
    </w:p>
    <w:p w14:paraId="2347EC21" w14:textId="77777777" w:rsidR="00384790" w:rsidRDefault="00384790" w:rsidP="003F7E83">
      <w:pPr>
        <w:pStyle w:val="a8"/>
        <w:ind w:firstLine="420"/>
        <w:jc w:val="center"/>
      </w:pPr>
      <w:r>
        <w:t>S2 = S1 + C2</w:t>
      </w:r>
    </w:p>
    <w:p w14:paraId="193A6729" w14:textId="77777777" w:rsidR="00384790" w:rsidRDefault="00384790" w:rsidP="00384790">
      <w:pPr>
        <w:pStyle w:val="a8"/>
        <w:ind w:firstLine="420"/>
      </w:pPr>
      <w:r>
        <w:rPr>
          <w:rFonts w:hint="eastAsia"/>
        </w:rPr>
        <w:t>（</w:t>
      </w:r>
      <w:r>
        <w:rPr>
          <w:rFonts w:hint="eastAsia"/>
        </w:rPr>
        <w:t>3</w:t>
      </w:r>
      <w:r>
        <w:rPr>
          <w:rFonts w:hint="eastAsia"/>
        </w:rPr>
        <w:t>）随机改变所有函数的顺序和全局变量的定义。</w:t>
      </w:r>
    </w:p>
    <w:p w14:paraId="70945A12" w14:textId="77777777" w:rsidR="00384790" w:rsidRDefault="00384790" w:rsidP="00384790">
      <w:pPr>
        <w:pStyle w:val="a8"/>
        <w:ind w:firstLine="420"/>
      </w:pPr>
      <w:r>
        <w:t xml:space="preserve"> </w:t>
      </w:r>
    </w:p>
    <w:p w14:paraId="06505E00" w14:textId="77777777" w:rsidR="00384790" w:rsidRDefault="00384790" w:rsidP="00384790">
      <w:pPr>
        <w:pStyle w:val="a8"/>
        <w:ind w:firstLine="420"/>
      </w:pPr>
    </w:p>
    <w:p w14:paraId="5432EA69" w14:textId="77777777" w:rsidR="00384790" w:rsidRDefault="00384790" w:rsidP="003F7E83">
      <w:pPr>
        <w:pStyle w:val="a8"/>
        <w:ind w:firstLine="420"/>
        <w:jc w:val="center"/>
      </w:pPr>
      <w:r>
        <w:rPr>
          <w:rFonts w:hint="eastAsia"/>
        </w:rPr>
        <w:t>S3 = f3</w:t>
      </w:r>
      <w:r>
        <w:rPr>
          <w:rFonts w:hint="eastAsia"/>
        </w:rPr>
        <w:t>（</w:t>
      </w:r>
      <w:r>
        <w:rPr>
          <w:rFonts w:hint="eastAsia"/>
        </w:rPr>
        <w:t>S2</w:t>
      </w:r>
      <w:r>
        <w:rPr>
          <w:rFonts w:hint="eastAsia"/>
        </w:rPr>
        <w:t>，</w:t>
      </w:r>
      <w:r>
        <w:rPr>
          <w:rFonts w:hint="eastAsia"/>
        </w:rPr>
        <w:t>V3</w:t>
      </w:r>
      <w:r>
        <w:rPr>
          <w:rFonts w:hint="eastAsia"/>
        </w:rPr>
        <w:t>）</w:t>
      </w:r>
    </w:p>
    <w:p w14:paraId="405791C4" w14:textId="77777777" w:rsidR="00384790" w:rsidRDefault="00384790" w:rsidP="00384790">
      <w:pPr>
        <w:pStyle w:val="a8"/>
        <w:ind w:firstLine="420"/>
      </w:pPr>
      <w:r>
        <w:rPr>
          <w:rFonts w:hint="eastAsia"/>
        </w:rPr>
        <w:t>（</w:t>
      </w:r>
      <w:r>
        <w:rPr>
          <w:rFonts w:hint="eastAsia"/>
        </w:rPr>
        <w:t>4</w:t>
      </w:r>
      <w:r>
        <w:rPr>
          <w:rFonts w:hint="eastAsia"/>
        </w:rPr>
        <w:t>）生成标准名称。</w:t>
      </w:r>
    </w:p>
    <w:p w14:paraId="7A7FDAF3" w14:textId="77777777" w:rsidR="00384790" w:rsidRDefault="00384790" w:rsidP="00384790">
      <w:pPr>
        <w:pStyle w:val="a8"/>
        <w:ind w:firstLine="420"/>
      </w:pPr>
    </w:p>
    <w:p w14:paraId="15FF98D0" w14:textId="77777777" w:rsidR="00384790" w:rsidRDefault="00384790" w:rsidP="003F7E83">
      <w:pPr>
        <w:pStyle w:val="a8"/>
        <w:ind w:firstLine="420"/>
        <w:jc w:val="center"/>
      </w:pPr>
      <w:r>
        <w:t>C4 = A0 + Ai</w:t>
      </w:r>
    </w:p>
    <w:p w14:paraId="099612D9" w14:textId="77777777" w:rsidR="00384790" w:rsidRDefault="00384790" w:rsidP="00384790">
      <w:pPr>
        <w:pStyle w:val="a8"/>
        <w:ind w:firstLine="420"/>
      </w:pPr>
      <w:r>
        <w:rPr>
          <w:rFonts w:hint="eastAsia"/>
        </w:rPr>
        <w:t>（</w:t>
      </w:r>
      <w:r>
        <w:rPr>
          <w:rFonts w:hint="eastAsia"/>
        </w:rPr>
        <w:t>A0 {O</w:t>
      </w:r>
      <w:r>
        <w:rPr>
          <w:rFonts w:hint="eastAsia"/>
        </w:rPr>
        <w:t>，</w:t>
      </w:r>
      <w:r>
        <w:rPr>
          <w:rFonts w:hint="eastAsia"/>
        </w:rPr>
        <w:t>l}</w:t>
      </w:r>
      <w:r>
        <w:rPr>
          <w:rFonts w:hint="eastAsia"/>
        </w:rPr>
        <w:t>，</w:t>
      </w:r>
      <w:r>
        <w:rPr>
          <w:rFonts w:hint="eastAsia"/>
        </w:rPr>
        <w:t>Ai {O</w:t>
      </w:r>
      <w:r>
        <w:rPr>
          <w:rFonts w:hint="eastAsia"/>
        </w:rPr>
        <w:t>，</w:t>
      </w:r>
      <w:r>
        <w:rPr>
          <w:rFonts w:hint="eastAsia"/>
        </w:rPr>
        <w:t>l</w:t>
      </w:r>
      <w:r>
        <w:rPr>
          <w:rFonts w:hint="eastAsia"/>
        </w:rPr>
        <w:t>，</w:t>
      </w:r>
      <w:r>
        <w:rPr>
          <w:rFonts w:hint="eastAsia"/>
        </w:rPr>
        <w:t>0,1}</w:t>
      </w:r>
      <w:r>
        <w:rPr>
          <w:rFonts w:hint="eastAsia"/>
        </w:rPr>
        <w:t>，</w:t>
      </w:r>
      <w:r>
        <w:rPr>
          <w:rFonts w:hint="eastAsia"/>
        </w:rPr>
        <w:t>i = 1,2</w:t>
      </w:r>
      <w:r>
        <w:rPr>
          <w:rFonts w:hint="eastAsia"/>
        </w:rPr>
        <w:t>，</w:t>
      </w:r>
      <w:r>
        <w:rPr>
          <w:rFonts w:hint="eastAsia"/>
        </w:rPr>
        <w:t>...</w:t>
      </w:r>
      <w:r>
        <w:rPr>
          <w:rFonts w:hint="eastAsia"/>
        </w:rPr>
        <w:t>，</w:t>
      </w:r>
      <w:r>
        <w:rPr>
          <w:rFonts w:hint="eastAsia"/>
        </w:rPr>
        <w:t>n-1</w:t>
      </w:r>
      <w:r>
        <w:rPr>
          <w:rFonts w:hint="eastAsia"/>
        </w:rPr>
        <w:t>）</w:t>
      </w:r>
    </w:p>
    <w:p w14:paraId="5D5DB38C" w14:textId="77777777" w:rsidR="00384790" w:rsidRDefault="00384790" w:rsidP="00384790">
      <w:pPr>
        <w:pStyle w:val="a8"/>
        <w:ind w:firstLine="420"/>
      </w:pPr>
      <w:r>
        <w:rPr>
          <w:rFonts w:hint="eastAsia"/>
        </w:rPr>
        <w:t>（</w:t>
      </w:r>
      <w:r>
        <w:rPr>
          <w:rFonts w:hint="eastAsia"/>
        </w:rPr>
        <w:t>5</w:t>
      </w:r>
      <w:r>
        <w:rPr>
          <w:rFonts w:hint="eastAsia"/>
        </w:rPr>
        <w:t>）为函数和变量生成其他名称。</w:t>
      </w:r>
    </w:p>
    <w:p w14:paraId="6EBDDBD9" w14:textId="77777777" w:rsidR="00384790" w:rsidRDefault="00384790" w:rsidP="003F7E83">
      <w:pPr>
        <w:pStyle w:val="a8"/>
        <w:ind w:firstLine="420"/>
        <w:jc w:val="center"/>
      </w:pPr>
      <w:r>
        <w:rPr>
          <w:rFonts w:hint="eastAsia"/>
        </w:rPr>
        <w:t>V5 = f5</w:t>
      </w:r>
      <w:r>
        <w:rPr>
          <w:rFonts w:hint="eastAsia"/>
        </w:rPr>
        <w:t>（</w:t>
      </w:r>
      <w:r>
        <w:rPr>
          <w:rFonts w:hint="eastAsia"/>
        </w:rPr>
        <w:t>C4</w:t>
      </w:r>
      <w:r>
        <w:rPr>
          <w:rFonts w:hint="eastAsia"/>
        </w:rPr>
        <w:t>，</w:t>
      </w:r>
      <w:r>
        <w:rPr>
          <w:rFonts w:hint="eastAsia"/>
        </w:rPr>
        <w:t>U4</w:t>
      </w:r>
      <w:r>
        <w:rPr>
          <w:rFonts w:hint="eastAsia"/>
        </w:rPr>
        <w:t>）</w:t>
      </w:r>
    </w:p>
    <w:p w14:paraId="34FEF29D" w14:textId="77777777" w:rsidR="003F7E83" w:rsidRDefault="00384790" w:rsidP="00384790">
      <w:pPr>
        <w:pStyle w:val="a8"/>
        <w:ind w:firstLine="420"/>
      </w:pPr>
      <w:r>
        <w:rPr>
          <w:rFonts w:hint="eastAsia"/>
        </w:rPr>
        <w:t>U4 = &lt;N1</w:t>
      </w:r>
      <w:r>
        <w:rPr>
          <w:rFonts w:hint="eastAsia"/>
        </w:rPr>
        <w:t>，</w:t>
      </w:r>
      <w:r>
        <w:rPr>
          <w:rFonts w:hint="eastAsia"/>
        </w:rPr>
        <w:t>N2</w:t>
      </w:r>
      <w:r>
        <w:rPr>
          <w:rFonts w:hint="eastAsia"/>
        </w:rPr>
        <w:t>，</w:t>
      </w:r>
      <w:r>
        <w:rPr>
          <w:rFonts w:hint="eastAsia"/>
        </w:rPr>
        <w:t>...</w:t>
      </w:r>
      <w:r>
        <w:rPr>
          <w:rFonts w:hint="eastAsia"/>
        </w:rPr>
        <w:t>，</w:t>
      </w:r>
      <w:r>
        <w:rPr>
          <w:rFonts w:hint="eastAsia"/>
        </w:rPr>
        <w:t>Nx&gt;</w:t>
      </w:r>
      <w:r>
        <w:rPr>
          <w:rFonts w:hint="eastAsia"/>
        </w:rPr>
        <w:t>（</w:t>
      </w:r>
      <w:r>
        <w:rPr>
          <w:rFonts w:hint="eastAsia"/>
        </w:rPr>
        <w:t>Ni = 1,2</w:t>
      </w:r>
      <w:r>
        <w:rPr>
          <w:rFonts w:hint="eastAsia"/>
        </w:rPr>
        <w:t>，</w:t>
      </w:r>
      <w:r>
        <w:rPr>
          <w:rFonts w:hint="eastAsia"/>
        </w:rPr>
        <w:t>...</w:t>
      </w:r>
      <w:r>
        <w:rPr>
          <w:rFonts w:hint="eastAsia"/>
        </w:rPr>
        <w:t>，</w:t>
      </w:r>
      <w:r>
        <w:rPr>
          <w:rFonts w:hint="eastAsia"/>
        </w:rPr>
        <w:t>n-1; i = 1,2</w:t>
      </w:r>
      <w:r>
        <w:rPr>
          <w:rFonts w:hint="eastAsia"/>
        </w:rPr>
        <w:t>，</w:t>
      </w:r>
      <w:r>
        <w:rPr>
          <w:rFonts w:hint="eastAsia"/>
        </w:rPr>
        <w:t>...</w:t>
      </w:r>
      <w:r>
        <w:rPr>
          <w:rFonts w:hint="eastAsia"/>
        </w:rPr>
        <w:t>，</w:t>
      </w:r>
      <w:r>
        <w:rPr>
          <w:rFonts w:hint="eastAsia"/>
        </w:rPr>
        <w:t>x</w:t>
      </w:r>
      <w:r>
        <w:rPr>
          <w:rFonts w:hint="eastAsia"/>
        </w:rPr>
        <w:t>）</w:t>
      </w:r>
    </w:p>
    <w:p w14:paraId="04A7F372" w14:textId="33AE4914" w:rsidR="00384790" w:rsidRDefault="00384790" w:rsidP="00384790">
      <w:pPr>
        <w:pStyle w:val="a8"/>
        <w:ind w:firstLine="420"/>
      </w:pPr>
      <w:r>
        <w:rPr>
          <w:rFonts w:hint="eastAsia"/>
        </w:rPr>
        <w:t>（</w:t>
      </w:r>
      <w:r>
        <w:rPr>
          <w:rFonts w:hint="eastAsia"/>
        </w:rPr>
        <w:t>6</w:t>
      </w:r>
      <w:r>
        <w:rPr>
          <w:rFonts w:hint="eastAsia"/>
        </w:rPr>
        <w:t>）替换代码中的所有名称。</w:t>
      </w:r>
    </w:p>
    <w:p w14:paraId="3A330733" w14:textId="77777777" w:rsidR="00384790" w:rsidRDefault="00384790" w:rsidP="003F7E83">
      <w:pPr>
        <w:pStyle w:val="a8"/>
        <w:ind w:firstLine="420"/>
        <w:jc w:val="center"/>
      </w:pPr>
      <w:r>
        <w:rPr>
          <w:rFonts w:hint="eastAsia"/>
        </w:rPr>
        <w:t>S6 = f6</w:t>
      </w:r>
      <w:r>
        <w:rPr>
          <w:rFonts w:hint="eastAsia"/>
        </w:rPr>
        <w:t>（</w:t>
      </w:r>
      <w:r>
        <w:rPr>
          <w:rFonts w:hint="eastAsia"/>
        </w:rPr>
        <w:t>S3</w:t>
      </w:r>
      <w:r>
        <w:rPr>
          <w:rFonts w:hint="eastAsia"/>
        </w:rPr>
        <w:t>，</w:t>
      </w:r>
      <w:r>
        <w:rPr>
          <w:rFonts w:hint="eastAsia"/>
        </w:rPr>
        <w:t>V0</w:t>
      </w:r>
      <w:r>
        <w:rPr>
          <w:rFonts w:hint="eastAsia"/>
        </w:rPr>
        <w:t>，</w:t>
      </w:r>
      <w:r>
        <w:rPr>
          <w:rFonts w:hint="eastAsia"/>
        </w:rPr>
        <w:t>V5</w:t>
      </w:r>
      <w:r>
        <w:rPr>
          <w:rFonts w:hint="eastAsia"/>
        </w:rPr>
        <w:t>）</w:t>
      </w:r>
    </w:p>
    <w:p w14:paraId="52A7FE80" w14:textId="77777777" w:rsidR="00384790" w:rsidRDefault="00384790" w:rsidP="00384790">
      <w:pPr>
        <w:pStyle w:val="a8"/>
        <w:ind w:firstLine="420"/>
      </w:pPr>
      <w:r>
        <w:rPr>
          <w:rFonts w:hint="eastAsia"/>
        </w:rPr>
        <w:t>V0 = &lt;P1</w:t>
      </w:r>
      <w:r>
        <w:rPr>
          <w:rFonts w:hint="eastAsia"/>
        </w:rPr>
        <w:t>，</w:t>
      </w:r>
      <w:r>
        <w:rPr>
          <w:rFonts w:hint="eastAsia"/>
        </w:rPr>
        <w:t>P2</w:t>
      </w:r>
      <w:r>
        <w:rPr>
          <w:rFonts w:hint="eastAsia"/>
        </w:rPr>
        <w:t>，</w:t>
      </w:r>
      <w:r>
        <w:rPr>
          <w:rFonts w:hint="eastAsia"/>
        </w:rPr>
        <w:t>...</w:t>
      </w:r>
      <w:r>
        <w:rPr>
          <w:rFonts w:hint="eastAsia"/>
        </w:rPr>
        <w:t>，</w:t>
      </w:r>
      <w:r>
        <w:rPr>
          <w:rFonts w:hint="eastAsia"/>
        </w:rPr>
        <w:t>Pm&gt;</w:t>
      </w:r>
      <w:r>
        <w:rPr>
          <w:rFonts w:hint="eastAsia"/>
        </w:rPr>
        <w:t>，</w:t>
      </w:r>
      <w:r>
        <w:rPr>
          <w:rFonts w:hint="eastAsia"/>
        </w:rPr>
        <w:t>V5 = &lt;Q1</w:t>
      </w:r>
      <w:r>
        <w:rPr>
          <w:rFonts w:hint="eastAsia"/>
        </w:rPr>
        <w:t>，</w:t>
      </w:r>
      <w:r>
        <w:rPr>
          <w:rFonts w:hint="eastAsia"/>
        </w:rPr>
        <w:t>Q2</w:t>
      </w:r>
      <w:r>
        <w:rPr>
          <w:rFonts w:hint="eastAsia"/>
        </w:rPr>
        <w:t>，</w:t>
      </w:r>
      <w:r>
        <w:rPr>
          <w:rFonts w:hint="eastAsia"/>
        </w:rPr>
        <w:t>...</w:t>
      </w:r>
      <w:r>
        <w:rPr>
          <w:rFonts w:hint="eastAsia"/>
        </w:rPr>
        <w:t>，</w:t>
      </w:r>
      <w:r>
        <w:rPr>
          <w:rFonts w:hint="eastAsia"/>
        </w:rPr>
        <w:t>Qm&gt;</w:t>
      </w:r>
      <w:r>
        <w:rPr>
          <w:rFonts w:hint="eastAsia"/>
        </w:rPr>
        <w:t>“</w:t>
      </w:r>
      <w:r>
        <w:rPr>
          <w:rFonts w:hint="eastAsia"/>
        </w:rPr>
        <w:t>Parhelion</w:t>
      </w:r>
      <w:r>
        <w:rPr>
          <w:rFonts w:hint="eastAsia"/>
        </w:rPr>
        <w:t>”算法确保安全性</w:t>
      </w:r>
    </w:p>
    <w:p w14:paraId="11DB5F93" w14:textId="77777777" w:rsidR="00384790" w:rsidRDefault="00384790" w:rsidP="00384790">
      <w:pPr>
        <w:pStyle w:val="a8"/>
        <w:ind w:firstLine="420"/>
      </w:pPr>
      <w:r>
        <w:rPr>
          <w:rFonts w:hint="eastAsia"/>
        </w:rPr>
        <w:t>Javascript</w:t>
      </w:r>
      <w:r>
        <w:rPr>
          <w:rFonts w:hint="eastAsia"/>
        </w:rPr>
        <w:t>代码。然后我们可以专注于</w:t>
      </w:r>
      <w:r>
        <w:rPr>
          <w:rFonts w:hint="eastAsia"/>
        </w:rPr>
        <w:t>HTML</w:t>
      </w:r>
      <w:r>
        <w:rPr>
          <w:rFonts w:hint="eastAsia"/>
        </w:rPr>
        <w:t>代码加密的算法。</w:t>
      </w:r>
    </w:p>
    <w:p w14:paraId="27EE5389" w14:textId="77777777" w:rsidR="00384790" w:rsidRDefault="00384790" w:rsidP="00384790">
      <w:pPr>
        <w:pStyle w:val="a8"/>
        <w:ind w:firstLine="420"/>
      </w:pPr>
      <w:r>
        <w:rPr>
          <w:rFonts w:hint="eastAsia"/>
        </w:rPr>
        <w:t>本文仅讨论使用单个密钥加密</w:t>
      </w:r>
      <w:r>
        <w:rPr>
          <w:rFonts w:hint="eastAsia"/>
        </w:rPr>
        <w:t>HTML</w:t>
      </w:r>
      <w:r>
        <w:rPr>
          <w:rFonts w:hint="eastAsia"/>
        </w:rPr>
        <w:t>代码。如果需要，我们还可以将此加密适用于公</w:t>
      </w:r>
      <w:proofErr w:type="gramStart"/>
      <w:r>
        <w:rPr>
          <w:rFonts w:hint="eastAsia"/>
        </w:rPr>
        <w:t>钥</w:t>
      </w:r>
      <w:proofErr w:type="gramEnd"/>
      <w:r>
        <w:rPr>
          <w:rFonts w:hint="eastAsia"/>
        </w:rPr>
        <w:t>系统。我们忽略了关键管理的讨论。</w:t>
      </w:r>
    </w:p>
    <w:p w14:paraId="7D076D08" w14:textId="77777777" w:rsidR="00384790" w:rsidRDefault="00384790" w:rsidP="00384790">
      <w:pPr>
        <w:pStyle w:val="a8"/>
        <w:ind w:firstLine="420"/>
      </w:pPr>
      <w:r>
        <w:rPr>
          <w:rFonts w:hint="eastAsia"/>
        </w:rPr>
        <w:t>使用诸如</w:t>
      </w:r>
      <w:r>
        <w:rPr>
          <w:rFonts w:hint="eastAsia"/>
        </w:rPr>
        <w:t>DES</w:t>
      </w:r>
      <w:r>
        <w:rPr>
          <w:rFonts w:hint="eastAsia"/>
        </w:rPr>
        <w:t>或</w:t>
      </w:r>
      <w:r>
        <w:rPr>
          <w:rFonts w:hint="eastAsia"/>
        </w:rPr>
        <w:t>AES</w:t>
      </w:r>
      <w:r>
        <w:rPr>
          <w:rFonts w:hint="eastAsia"/>
        </w:rPr>
        <w:t>的标准算法来加密</w:t>
      </w:r>
      <w:r>
        <w:rPr>
          <w:rFonts w:hint="eastAsia"/>
        </w:rPr>
        <w:t>HTML</w:t>
      </w:r>
      <w:r>
        <w:rPr>
          <w:rFonts w:hint="eastAsia"/>
        </w:rPr>
        <w:t>代码是可行的。尝试使用名为“</w:t>
      </w:r>
      <w:r>
        <w:rPr>
          <w:rFonts w:hint="eastAsia"/>
        </w:rPr>
        <w:t>Athena</w:t>
      </w:r>
      <w:r>
        <w:rPr>
          <w:rFonts w:hint="eastAsia"/>
        </w:rPr>
        <w:t>”的自己的算法也很有意义。我们可能会进行一些改进以提高安全性。</w:t>
      </w:r>
    </w:p>
    <w:p w14:paraId="20EEC9F0" w14:textId="77777777" w:rsidR="00384790" w:rsidRDefault="00384790" w:rsidP="00384790">
      <w:pPr>
        <w:pStyle w:val="a8"/>
        <w:ind w:firstLine="420"/>
      </w:pPr>
    </w:p>
    <w:p w14:paraId="03C5C3BF" w14:textId="2F5D80A0" w:rsidR="00384790" w:rsidRDefault="00384790" w:rsidP="00384790">
      <w:pPr>
        <w:pStyle w:val="a8"/>
        <w:ind w:firstLine="420"/>
      </w:pPr>
      <w:r>
        <w:rPr>
          <w:rFonts w:hint="eastAsia"/>
        </w:rPr>
        <w:t>IV</w:t>
      </w:r>
      <w:r w:rsidR="003F7E83">
        <w:rPr>
          <w:rFonts w:hint="eastAsia"/>
        </w:rPr>
        <w:t>.</w:t>
      </w:r>
      <w:r w:rsidR="003F7E83">
        <w:rPr>
          <w:rFonts w:hint="eastAsia"/>
        </w:rPr>
        <w:t>增</w:t>
      </w:r>
      <w:r>
        <w:rPr>
          <w:rFonts w:hint="eastAsia"/>
        </w:rPr>
        <w:t>强</w:t>
      </w:r>
    </w:p>
    <w:p w14:paraId="54F33BC5" w14:textId="77777777" w:rsidR="00384790" w:rsidRDefault="00384790" w:rsidP="00384790">
      <w:pPr>
        <w:pStyle w:val="a8"/>
        <w:ind w:firstLine="420"/>
      </w:pPr>
    </w:p>
    <w:p w14:paraId="1248D60D" w14:textId="77777777" w:rsidR="00384790" w:rsidRDefault="00384790" w:rsidP="00384790">
      <w:pPr>
        <w:pStyle w:val="a8"/>
        <w:ind w:firstLine="420"/>
      </w:pPr>
      <w:r>
        <w:rPr>
          <w:rFonts w:hint="eastAsia"/>
        </w:rPr>
        <w:t>在我们的设计中，</w:t>
      </w:r>
      <w:r>
        <w:rPr>
          <w:rFonts w:hint="eastAsia"/>
        </w:rPr>
        <w:t>HTML</w:t>
      </w:r>
      <w:r>
        <w:rPr>
          <w:rFonts w:hint="eastAsia"/>
        </w:rPr>
        <w:t>代码由</w:t>
      </w:r>
      <w:r>
        <w:rPr>
          <w:rFonts w:hint="eastAsia"/>
        </w:rPr>
        <w:t>C / C ++</w:t>
      </w:r>
      <w:r>
        <w:rPr>
          <w:rFonts w:hint="eastAsia"/>
        </w:rPr>
        <w:t>或</w:t>
      </w:r>
      <w:r>
        <w:rPr>
          <w:rFonts w:hint="eastAsia"/>
        </w:rPr>
        <w:t>Java</w:t>
      </w:r>
      <w:r>
        <w:rPr>
          <w:rFonts w:hint="eastAsia"/>
        </w:rPr>
        <w:t>程序加密，并由</w:t>
      </w:r>
      <w:r>
        <w:rPr>
          <w:rFonts w:hint="eastAsia"/>
        </w:rPr>
        <w:t>Javascripts</w:t>
      </w:r>
      <w:r>
        <w:rPr>
          <w:rFonts w:hint="eastAsia"/>
        </w:rPr>
        <w:t>解密。在第</w:t>
      </w:r>
      <w:r>
        <w:rPr>
          <w:rFonts w:hint="eastAsia"/>
        </w:rPr>
        <w:t>2</w:t>
      </w:r>
      <w:r>
        <w:rPr>
          <w:rFonts w:hint="eastAsia"/>
        </w:rPr>
        <w:t>节中，我们讨论了网页保护的难度。在“</w:t>
      </w:r>
      <w:r>
        <w:rPr>
          <w:rFonts w:hint="eastAsia"/>
        </w:rPr>
        <w:t>Athena</w:t>
      </w:r>
      <w:r>
        <w:rPr>
          <w:rFonts w:hint="eastAsia"/>
        </w:rPr>
        <w:t>”算法的设计中，我们考虑了防御攻击的方法。</w:t>
      </w:r>
    </w:p>
    <w:p w14:paraId="0F487044" w14:textId="77777777" w:rsidR="00384790" w:rsidRDefault="00384790" w:rsidP="00384790">
      <w:pPr>
        <w:pStyle w:val="a8"/>
        <w:ind w:firstLine="420"/>
      </w:pPr>
      <w:r>
        <w:rPr>
          <w:rFonts w:hint="eastAsia"/>
        </w:rPr>
        <w:t>（</w:t>
      </w:r>
      <w:r>
        <w:rPr>
          <w:rFonts w:hint="eastAsia"/>
        </w:rPr>
        <w:t>1</w:t>
      </w:r>
      <w:r>
        <w:rPr>
          <w:rFonts w:hint="eastAsia"/>
        </w:rPr>
        <w:t>）压缩。</w:t>
      </w:r>
    </w:p>
    <w:p w14:paraId="69079560" w14:textId="77777777" w:rsidR="00384790" w:rsidRDefault="00384790" w:rsidP="00384790">
      <w:pPr>
        <w:pStyle w:val="a8"/>
        <w:ind w:firstLine="420"/>
      </w:pPr>
      <w:r>
        <w:rPr>
          <w:rFonts w:hint="eastAsia"/>
        </w:rPr>
        <w:t>压缩</w:t>
      </w:r>
      <w:r>
        <w:rPr>
          <w:rFonts w:hint="eastAsia"/>
        </w:rPr>
        <w:t>HTML</w:t>
      </w:r>
      <w:r>
        <w:rPr>
          <w:rFonts w:hint="eastAsia"/>
        </w:rPr>
        <w:t>代码可以减少数据冗余并破坏原始代码长度，因此破解将更加困难。我们使用</w:t>
      </w:r>
      <w:r>
        <w:rPr>
          <w:rFonts w:hint="eastAsia"/>
        </w:rPr>
        <w:t>LZSS</w:t>
      </w:r>
      <w:r>
        <w:rPr>
          <w:rFonts w:hint="eastAsia"/>
        </w:rPr>
        <w:t>算法</w:t>
      </w:r>
      <w:r>
        <w:rPr>
          <w:rFonts w:hint="eastAsia"/>
        </w:rPr>
        <w:t>[6]</w:t>
      </w:r>
      <w:r>
        <w:rPr>
          <w:rFonts w:hint="eastAsia"/>
        </w:rPr>
        <w:t>来压缩</w:t>
      </w:r>
      <w:r>
        <w:rPr>
          <w:rFonts w:hint="eastAsia"/>
        </w:rPr>
        <w:t>HTML</w:t>
      </w:r>
      <w:r>
        <w:rPr>
          <w:rFonts w:hint="eastAsia"/>
        </w:rPr>
        <w:t>代码。</w:t>
      </w:r>
    </w:p>
    <w:p w14:paraId="62FA7850" w14:textId="77777777" w:rsidR="00384790" w:rsidRDefault="00384790" w:rsidP="00384790">
      <w:pPr>
        <w:pStyle w:val="a8"/>
        <w:ind w:firstLine="420"/>
      </w:pPr>
      <w:r>
        <w:rPr>
          <w:rFonts w:hint="eastAsia"/>
        </w:rPr>
        <w:t>增强（</w:t>
      </w:r>
      <w:r>
        <w:rPr>
          <w:rFonts w:hint="eastAsia"/>
        </w:rPr>
        <w:t>1</w:t>
      </w:r>
      <w:r>
        <w:rPr>
          <w:rFonts w:hint="eastAsia"/>
        </w:rPr>
        <w:t>）的公式是：</w:t>
      </w:r>
    </w:p>
    <w:p w14:paraId="3DE6793E" w14:textId="77777777" w:rsidR="00384790" w:rsidRDefault="00384790" w:rsidP="003F7E83">
      <w:pPr>
        <w:pStyle w:val="a8"/>
        <w:ind w:firstLine="420"/>
        <w:jc w:val="center"/>
      </w:pPr>
      <w:r>
        <w:rPr>
          <w:rFonts w:hint="eastAsia"/>
        </w:rPr>
        <w:t>B1 = g1</w:t>
      </w:r>
      <w:r>
        <w:rPr>
          <w:rFonts w:hint="eastAsia"/>
        </w:rPr>
        <w:t>（</w:t>
      </w:r>
      <w:r>
        <w:rPr>
          <w:rFonts w:hint="eastAsia"/>
        </w:rPr>
        <w:t>H0</w:t>
      </w:r>
      <w:r>
        <w:rPr>
          <w:rFonts w:hint="eastAsia"/>
        </w:rPr>
        <w:t>）</w:t>
      </w:r>
    </w:p>
    <w:p w14:paraId="4DC613BE" w14:textId="77777777" w:rsidR="00384790" w:rsidRDefault="00384790" w:rsidP="00384790">
      <w:pPr>
        <w:pStyle w:val="a8"/>
        <w:ind w:firstLine="420"/>
      </w:pPr>
      <w:r>
        <w:rPr>
          <w:rFonts w:hint="eastAsia"/>
        </w:rPr>
        <w:t>H0</w:t>
      </w:r>
      <w:r>
        <w:rPr>
          <w:rFonts w:hint="eastAsia"/>
        </w:rPr>
        <w:t>是原始的</w:t>
      </w:r>
      <w:r>
        <w:rPr>
          <w:rFonts w:hint="eastAsia"/>
        </w:rPr>
        <w:t>HTML</w:t>
      </w:r>
      <w:r>
        <w:rPr>
          <w:rFonts w:hint="eastAsia"/>
        </w:rPr>
        <w:t>代码字符串。</w:t>
      </w:r>
      <w:r>
        <w:rPr>
          <w:rFonts w:hint="eastAsia"/>
        </w:rPr>
        <w:t xml:space="preserve"> g1</w:t>
      </w:r>
      <w:r>
        <w:rPr>
          <w:rFonts w:hint="eastAsia"/>
        </w:rPr>
        <w:t>是压缩功能。</w:t>
      </w:r>
    </w:p>
    <w:p w14:paraId="42F04028" w14:textId="77777777" w:rsidR="00384790" w:rsidRDefault="00384790" w:rsidP="00384790">
      <w:pPr>
        <w:pStyle w:val="a8"/>
        <w:ind w:firstLine="420"/>
      </w:pPr>
      <w:r>
        <w:rPr>
          <w:rFonts w:hint="eastAsia"/>
        </w:rPr>
        <w:t>（</w:t>
      </w:r>
      <w:r>
        <w:rPr>
          <w:rFonts w:hint="eastAsia"/>
        </w:rPr>
        <w:t>2</w:t>
      </w:r>
      <w:r>
        <w:rPr>
          <w:rFonts w:hint="eastAsia"/>
        </w:rPr>
        <w:t>）检查数字。</w:t>
      </w:r>
    </w:p>
    <w:p w14:paraId="15DA1A19" w14:textId="77777777" w:rsidR="00384790" w:rsidRDefault="00384790" w:rsidP="00384790">
      <w:pPr>
        <w:pStyle w:val="a8"/>
        <w:ind w:firstLine="420"/>
      </w:pPr>
      <w:r>
        <w:rPr>
          <w:rFonts w:hint="eastAsia"/>
        </w:rPr>
        <w:t>将校验位附加到二进制代码是防止复制和伪造攻击的有效方法。二进制代码和校验位都是加密的，因此破解者在获得解密代码之前无法生成正确的校验位。如果破解者盲目修改加密代码，则校验位数将不正确，</w:t>
      </w:r>
      <w:r>
        <w:rPr>
          <w:rFonts w:hint="eastAsia"/>
        </w:rPr>
        <w:t>Javascript</w:t>
      </w:r>
      <w:r>
        <w:rPr>
          <w:rFonts w:hint="eastAsia"/>
        </w:rPr>
        <w:t>解密程序将停止工作。</w:t>
      </w:r>
    </w:p>
    <w:p w14:paraId="6B27E335" w14:textId="77777777" w:rsidR="00384790" w:rsidRDefault="00384790" w:rsidP="00384790">
      <w:pPr>
        <w:pStyle w:val="a8"/>
        <w:ind w:firstLine="420"/>
      </w:pPr>
      <w:r>
        <w:rPr>
          <w:rFonts w:hint="eastAsia"/>
        </w:rPr>
        <w:t>我们还将网页</w:t>
      </w:r>
      <w:r>
        <w:rPr>
          <w:rFonts w:hint="eastAsia"/>
        </w:rPr>
        <w:t>URL</w:t>
      </w:r>
      <w:r>
        <w:rPr>
          <w:rFonts w:hint="eastAsia"/>
        </w:rPr>
        <w:t>（统一资源定位符）的哈希值放入校验位。因此，将网页复制到另一个</w:t>
      </w:r>
      <w:r>
        <w:rPr>
          <w:rFonts w:hint="eastAsia"/>
        </w:rPr>
        <w:t>URL</w:t>
      </w:r>
      <w:r>
        <w:rPr>
          <w:rFonts w:hint="eastAsia"/>
        </w:rPr>
        <w:t>将获得无效的网页。</w:t>
      </w:r>
    </w:p>
    <w:p w14:paraId="744455F2" w14:textId="77777777" w:rsidR="00384790" w:rsidRDefault="00384790" w:rsidP="00384790">
      <w:pPr>
        <w:pStyle w:val="a8"/>
        <w:ind w:firstLine="420"/>
      </w:pPr>
      <w:r>
        <w:rPr>
          <w:rFonts w:hint="eastAsia"/>
        </w:rPr>
        <w:t>增强（</w:t>
      </w:r>
      <w:r>
        <w:rPr>
          <w:rFonts w:hint="eastAsia"/>
        </w:rPr>
        <w:t>2</w:t>
      </w:r>
      <w:r>
        <w:rPr>
          <w:rFonts w:hint="eastAsia"/>
        </w:rPr>
        <w:t>）的公式是：</w:t>
      </w:r>
    </w:p>
    <w:p w14:paraId="7CA2221E" w14:textId="77777777" w:rsidR="00384790" w:rsidRDefault="00384790" w:rsidP="00384790">
      <w:pPr>
        <w:pStyle w:val="a8"/>
        <w:ind w:firstLine="420"/>
      </w:pPr>
      <w:r>
        <w:rPr>
          <w:rFonts w:hint="eastAsia"/>
        </w:rPr>
        <w:t>B2 = B1 + g2</w:t>
      </w:r>
      <w:r>
        <w:rPr>
          <w:rFonts w:hint="eastAsia"/>
        </w:rPr>
        <w:t>（</w:t>
      </w:r>
      <w:r>
        <w:rPr>
          <w:rFonts w:hint="eastAsia"/>
        </w:rPr>
        <w:t>B1 + U</w:t>
      </w:r>
      <w:r>
        <w:rPr>
          <w:rFonts w:hint="eastAsia"/>
        </w:rPr>
        <w:t>）</w:t>
      </w:r>
    </w:p>
    <w:p w14:paraId="7303C6D1" w14:textId="77777777" w:rsidR="00384790" w:rsidRDefault="00384790" w:rsidP="00384790">
      <w:pPr>
        <w:pStyle w:val="a8"/>
        <w:ind w:firstLine="420"/>
      </w:pPr>
      <w:r>
        <w:rPr>
          <w:rFonts w:hint="eastAsia"/>
        </w:rPr>
        <w:t>g2</w:t>
      </w:r>
      <w:r>
        <w:rPr>
          <w:rFonts w:hint="eastAsia"/>
        </w:rPr>
        <w:t>是生成校验位的哈希函数。</w:t>
      </w:r>
      <w:r>
        <w:rPr>
          <w:rFonts w:hint="eastAsia"/>
        </w:rPr>
        <w:t xml:space="preserve"> U</w:t>
      </w:r>
      <w:r>
        <w:rPr>
          <w:rFonts w:hint="eastAsia"/>
        </w:rPr>
        <w:t>是网页网址。</w:t>
      </w:r>
    </w:p>
    <w:p w14:paraId="72EF2BBF" w14:textId="77777777" w:rsidR="00384790" w:rsidRDefault="00384790" w:rsidP="00384790">
      <w:pPr>
        <w:pStyle w:val="a8"/>
        <w:ind w:firstLine="420"/>
      </w:pPr>
      <w:r>
        <w:rPr>
          <w:rFonts w:hint="eastAsia"/>
        </w:rPr>
        <w:t>（</w:t>
      </w:r>
      <w:r>
        <w:rPr>
          <w:rFonts w:hint="eastAsia"/>
        </w:rPr>
        <w:t>3</w:t>
      </w:r>
      <w:r>
        <w:rPr>
          <w:rFonts w:hint="eastAsia"/>
        </w:rPr>
        <w:t>）排列。</w:t>
      </w:r>
    </w:p>
    <w:p w14:paraId="5C6E26E9" w14:textId="77777777" w:rsidR="00384790" w:rsidRDefault="00384790" w:rsidP="00384790">
      <w:pPr>
        <w:pStyle w:val="a8"/>
        <w:ind w:firstLine="420"/>
      </w:pPr>
      <w:r>
        <w:rPr>
          <w:rFonts w:hint="eastAsia"/>
        </w:rPr>
        <w:t>在离散数学中，置换是函数</w:t>
      </w:r>
      <w:r>
        <w:rPr>
          <w:rFonts w:hint="eastAsia"/>
        </w:rPr>
        <w:t>f</w:t>
      </w:r>
      <w:r>
        <w:rPr>
          <w:rFonts w:hint="eastAsia"/>
        </w:rPr>
        <w:t>：</w:t>
      </w:r>
      <w:r>
        <w:rPr>
          <w:rFonts w:hint="eastAsia"/>
        </w:rPr>
        <w:t>X X. X</w:t>
      </w:r>
      <w:r>
        <w:rPr>
          <w:rFonts w:hint="eastAsia"/>
        </w:rPr>
        <w:t>是一组。核心加密可以被视为置换组中的操作。此操作可以将二进制字符串更改为另一个字符串。在单一密钥系统中，排列是熟悉的。</w:t>
      </w:r>
    </w:p>
    <w:p w14:paraId="08D7A179" w14:textId="77777777" w:rsidR="00384790" w:rsidRDefault="00384790" w:rsidP="00384790">
      <w:pPr>
        <w:pStyle w:val="a8"/>
        <w:ind w:firstLine="420"/>
      </w:pPr>
      <w:r>
        <w:rPr>
          <w:rFonts w:hint="eastAsia"/>
        </w:rPr>
        <w:t>增强（</w:t>
      </w:r>
      <w:r>
        <w:rPr>
          <w:rFonts w:hint="eastAsia"/>
        </w:rPr>
        <w:t>3</w:t>
      </w:r>
      <w:r>
        <w:rPr>
          <w:rFonts w:hint="eastAsia"/>
        </w:rPr>
        <w:t>）的公式是：</w:t>
      </w:r>
    </w:p>
    <w:p w14:paraId="535A56DA" w14:textId="77777777" w:rsidR="00384790" w:rsidRDefault="00384790" w:rsidP="003F7E83">
      <w:pPr>
        <w:pStyle w:val="a8"/>
        <w:ind w:firstLine="420"/>
        <w:jc w:val="center"/>
      </w:pPr>
      <w:r>
        <w:rPr>
          <w:rFonts w:hint="eastAsia"/>
        </w:rPr>
        <w:t>B3 = g3</w:t>
      </w:r>
      <w:r>
        <w:rPr>
          <w:rFonts w:hint="eastAsia"/>
        </w:rPr>
        <w:t>（</w:t>
      </w:r>
      <w:r>
        <w:rPr>
          <w:rFonts w:hint="eastAsia"/>
        </w:rPr>
        <w:t>B2</w:t>
      </w:r>
      <w:r>
        <w:rPr>
          <w:rFonts w:hint="eastAsia"/>
        </w:rPr>
        <w:t>，</w:t>
      </w:r>
      <w:r>
        <w:rPr>
          <w:rFonts w:hint="eastAsia"/>
        </w:rPr>
        <w:t>K</w:t>
      </w:r>
      <w:r>
        <w:rPr>
          <w:rFonts w:hint="eastAsia"/>
        </w:rPr>
        <w:t>）</w:t>
      </w:r>
    </w:p>
    <w:p w14:paraId="4BC2D65E" w14:textId="77777777" w:rsidR="00384790" w:rsidRDefault="00384790" w:rsidP="00384790">
      <w:pPr>
        <w:pStyle w:val="a8"/>
        <w:ind w:firstLine="420"/>
      </w:pPr>
      <w:r>
        <w:rPr>
          <w:rFonts w:hint="eastAsia"/>
        </w:rPr>
        <w:t>g3</w:t>
      </w:r>
      <w:r>
        <w:rPr>
          <w:rFonts w:hint="eastAsia"/>
        </w:rPr>
        <w:t>是置换的功能。</w:t>
      </w:r>
      <w:r>
        <w:rPr>
          <w:rFonts w:hint="eastAsia"/>
        </w:rPr>
        <w:t xml:space="preserve"> K</w:t>
      </w:r>
      <w:r>
        <w:rPr>
          <w:rFonts w:hint="eastAsia"/>
        </w:rPr>
        <w:t>是随机密钥。</w:t>
      </w:r>
    </w:p>
    <w:p w14:paraId="0CA6A094" w14:textId="77777777" w:rsidR="00384790" w:rsidRDefault="00384790" w:rsidP="00384790">
      <w:pPr>
        <w:pStyle w:val="a8"/>
        <w:ind w:firstLine="420"/>
      </w:pPr>
      <w:r>
        <w:rPr>
          <w:rFonts w:hint="eastAsia"/>
        </w:rPr>
        <w:t>（</w:t>
      </w:r>
      <w:r>
        <w:rPr>
          <w:rFonts w:hint="eastAsia"/>
        </w:rPr>
        <w:t>4</w:t>
      </w:r>
      <w:r>
        <w:rPr>
          <w:rFonts w:hint="eastAsia"/>
        </w:rPr>
        <w:t>）</w:t>
      </w:r>
      <w:r>
        <w:rPr>
          <w:rFonts w:hint="eastAsia"/>
        </w:rPr>
        <w:t>Base64</w:t>
      </w:r>
      <w:r>
        <w:rPr>
          <w:rFonts w:hint="eastAsia"/>
        </w:rPr>
        <w:t>代码。</w:t>
      </w:r>
    </w:p>
    <w:p w14:paraId="6F6B0BBB" w14:textId="77777777" w:rsidR="00384790" w:rsidRDefault="00384790" w:rsidP="00384790">
      <w:pPr>
        <w:pStyle w:val="a8"/>
        <w:ind w:firstLine="420"/>
      </w:pPr>
      <w:r>
        <w:rPr>
          <w:rFonts w:hint="eastAsia"/>
        </w:rPr>
        <w:t>在加密增强（</w:t>
      </w:r>
      <w:r>
        <w:rPr>
          <w:rFonts w:hint="eastAsia"/>
        </w:rPr>
        <w:t>1</w:t>
      </w:r>
      <w:r>
        <w:rPr>
          <w:rFonts w:hint="eastAsia"/>
        </w:rPr>
        <w:t>）到（</w:t>
      </w:r>
      <w:r>
        <w:rPr>
          <w:rFonts w:hint="eastAsia"/>
        </w:rPr>
        <w:t>3</w:t>
      </w:r>
      <w:r>
        <w:rPr>
          <w:rFonts w:hint="eastAsia"/>
        </w:rPr>
        <w:t>）之后，</w:t>
      </w:r>
      <w:r>
        <w:rPr>
          <w:rFonts w:hint="eastAsia"/>
        </w:rPr>
        <w:t>HTML</w:t>
      </w:r>
      <w:r>
        <w:rPr>
          <w:rFonts w:hint="eastAsia"/>
        </w:rPr>
        <w:t>源代码被改变为二进制数据。然后我们将它们更改为</w:t>
      </w:r>
      <w:r>
        <w:rPr>
          <w:rFonts w:hint="eastAsia"/>
        </w:rPr>
        <w:t>Base64</w:t>
      </w:r>
      <w:r>
        <w:rPr>
          <w:rFonts w:hint="eastAsia"/>
        </w:rPr>
        <w:t>代码，以便</w:t>
      </w:r>
      <w:r>
        <w:rPr>
          <w:rFonts w:hint="eastAsia"/>
        </w:rPr>
        <w:t>Javascripts</w:t>
      </w:r>
      <w:r>
        <w:rPr>
          <w:rFonts w:hint="eastAsia"/>
        </w:rPr>
        <w:t>可以识别它们。因此加密的网页主要由</w:t>
      </w:r>
      <w:r>
        <w:rPr>
          <w:rFonts w:hint="eastAsia"/>
        </w:rPr>
        <w:t>Base64</w:t>
      </w:r>
      <w:r>
        <w:rPr>
          <w:rFonts w:hint="eastAsia"/>
        </w:rPr>
        <w:t>代码组成。</w:t>
      </w:r>
    </w:p>
    <w:p w14:paraId="78ADE716" w14:textId="77777777" w:rsidR="00384790" w:rsidRDefault="00384790" w:rsidP="00384790">
      <w:pPr>
        <w:pStyle w:val="a8"/>
        <w:ind w:firstLine="420"/>
      </w:pPr>
      <w:r>
        <w:rPr>
          <w:rFonts w:hint="eastAsia"/>
        </w:rPr>
        <w:t>增强（</w:t>
      </w:r>
      <w:r>
        <w:rPr>
          <w:rFonts w:hint="eastAsia"/>
        </w:rPr>
        <w:t>4</w:t>
      </w:r>
      <w:r>
        <w:rPr>
          <w:rFonts w:hint="eastAsia"/>
        </w:rPr>
        <w:t>）的公式是：</w:t>
      </w:r>
    </w:p>
    <w:p w14:paraId="42873565" w14:textId="77777777" w:rsidR="00384790" w:rsidRDefault="00384790" w:rsidP="003F7E83">
      <w:pPr>
        <w:pStyle w:val="a8"/>
        <w:ind w:firstLine="420"/>
        <w:jc w:val="center"/>
      </w:pPr>
      <w:r>
        <w:rPr>
          <w:rFonts w:hint="eastAsia"/>
        </w:rPr>
        <w:t>B4 = g4</w:t>
      </w:r>
      <w:r>
        <w:rPr>
          <w:rFonts w:hint="eastAsia"/>
        </w:rPr>
        <w:t>（</w:t>
      </w:r>
      <w:r>
        <w:rPr>
          <w:rFonts w:hint="eastAsia"/>
        </w:rPr>
        <w:t>B3</w:t>
      </w:r>
      <w:r>
        <w:rPr>
          <w:rFonts w:hint="eastAsia"/>
        </w:rPr>
        <w:t>）</w:t>
      </w:r>
    </w:p>
    <w:p w14:paraId="58184E03" w14:textId="77777777" w:rsidR="00384790" w:rsidRDefault="00384790" w:rsidP="00384790">
      <w:pPr>
        <w:pStyle w:val="a8"/>
        <w:ind w:firstLine="420"/>
      </w:pPr>
      <w:r>
        <w:rPr>
          <w:rFonts w:hint="eastAsia"/>
        </w:rPr>
        <w:t>g4</w:t>
      </w:r>
      <w:r>
        <w:rPr>
          <w:rFonts w:hint="eastAsia"/>
        </w:rPr>
        <w:t>是</w:t>
      </w:r>
      <w:r>
        <w:rPr>
          <w:rFonts w:hint="eastAsia"/>
        </w:rPr>
        <w:t>Base64</w:t>
      </w:r>
      <w:r>
        <w:rPr>
          <w:rFonts w:hint="eastAsia"/>
        </w:rPr>
        <w:t>编码的功能。</w:t>
      </w:r>
    </w:p>
    <w:p w14:paraId="3775BFA1" w14:textId="77777777" w:rsidR="00384790" w:rsidRDefault="00384790" w:rsidP="00384790">
      <w:pPr>
        <w:pStyle w:val="a8"/>
        <w:ind w:firstLine="420"/>
      </w:pPr>
      <w:r>
        <w:rPr>
          <w:rFonts w:hint="eastAsia"/>
        </w:rPr>
        <w:t>在第</w:t>
      </w:r>
      <w:r>
        <w:rPr>
          <w:rFonts w:hint="eastAsia"/>
        </w:rPr>
        <w:t>3</w:t>
      </w:r>
      <w:r>
        <w:rPr>
          <w:rFonts w:hint="eastAsia"/>
        </w:rPr>
        <w:t>节中，“</w:t>
      </w:r>
      <w:r>
        <w:rPr>
          <w:rFonts w:hint="eastAsia"/>
        </w:rPr>
        <w:t>Parhelion</w:t>
      </w:r>
      <w:r>
        <w:rPr>
          <w:rFonts w:hint="eastAsia"/>
        </w:rPr>
        <w:t>”算法生成多态</w:t>
      </w:r>
      <w:r>
        <w:rPr>
          <w:rFonts w:hint="eastAsia"/>
        </w:rPr>
        <w:t>Javascript</w:t>
      </w:r>
      <w:r>
        <w:rPr>
          <w:rFonts w:hint="eastAsia"/>
        </w:rPr>
        <w:t>代码</w:t>
      </w:r>
      <w:r>
        <w:rPr>
          <w:rFonts w:hint="eastAsia"/>
        </w:rPr>
        <w:t>S6</w:t>
      </w:r>
      <w:r>
        <w:rPr>
          <w:rFonts w:hint="eastAsia"/>
        </w:rPr>
        <w:t>。在本节中，“</w:t>
      </w:r>
      <w:r>
        <w:rPr>
          <w:rFonts w:hint="eastAsia"/>
        </w:rPr>
        <w:t>Athena</w:t>
      </w:r>
      <w:r>
        <w:rPr>
          <w:rFonts w:hint="eastAsia"/>
        </w:rPr>
        <w:t>”算法生成加密的</w:t>
      </w:r>
      <w:r>
        <w:rPr>
          <w:rFonts w:hint="eastAsia"/>
        </w:rPr>
        <w:t>HTML</w:t>
      </w:r>
      <w:r>
        <w:rPr>
          <w:rFonts w:hint="eastAsia"/>
        </w:rPr>
        <w:t>代码</w:t>
      </w:r>
      <w:r>
        <w:rPr>
          <w:rFonts w:hint="eastAsia"/>
        </w:rPr>
        <w:t>B4</w:t>
      </w:r>
      <w:r>
        <w:rPr>
          <w:rFonts w:hint="eastAsia"/>
        </w:rPr>
        <w:t>。完成完整的网页加密。</w:t>
      </w:r>
    </w:p>
    <w:p w14:paraId="3B45449A" w14:textId="77777777" w:rsidR="00384790" w:rsidRDefault="00384790" w:rsidP="00384790">
      <w:pPr>
        <w:pStyle w:val="a8"/>
        <w:ind w:firstLine="420"/>
      </w:pPr>
    </w:p>
    <w:p w14:paraId="6B659BDD" w14:textId="77777777" w:rsidR="00384790" w:rsidRDefault="00384790" w:rsidP="00384790">
      <w:pPr>
        <w:pStyle w:val="a8"/>
        <w:ind w:firstLine="420"/>
      </w:pPr>
      <w:r>
        <w:rPr>
          <w:rFonts w:hint="eastAsia"/>
        </w:rPr>
        <w:t>另一方面，两个演示网页的</w:t>
      </w:r>
      <w:r>
        <w:rPr>
          <w:rFonts w:hint="eastAsia"/>
        </w:rPr>
        <w:t>HTML</w:t>
      </w:r>
      <w:r>
        <w:rPr>
          <w:rFonts w:hint="eastAsia"/>
        </w:rPr>
        <w:t>代码被破解了</w:t>
      </w:r>
      <w:r>
        <w:rPr>
          <w:rFonts w:hint="eastAsia"/>
        </w:rPr>
        <w:t>5</w:t>
      </w:r>
      <w:r>
        <w:rPr>
          <w:rFonts w:hint="eastAsia"/>
        </w:rPr>
        <w:t>次。但这不是因为“</w:t>
      </w:r>
      <w:r>
        <w:rPr>
          <w:rFonts w:hint="eastAsia"/>
        </w:rPr>
        <w:t>Athena</w:t>
      </w:r>
      <w:r>
        <w:rPr>
          <w:rFonts w:hint="eastAsia"/>
        </w:rPr>
        <w:t>”加密算法很弱。原因是解密</w:t>
      </w:r>
      <w:r>
        <w:rPr>
          <w:rFonts w:hint="eastAsia"/>
        </w:rPr>
        <w:t>Javascript</w:t>
      </w:r>
      <w:r>
        <w:rPr>
          <w:rFonts w:hint="eastAsia"/>
        </w:rPr>
        <w:t>程序不够强大。每次演示网页破解时，我们都会在以后升级</w:t>
      </w:r>
      <w:r>
        <w:rPr>
          <w:rFonts w:hint="eastAsia"/>
        </w:rPr>
        <w:t>Javascript</w:t>
      </w:r>
      <w:r>
        <w:rPr>
          <w:rFonts w:hint="eastAsia"/>
        </w:rPr>
        <w:t>程序。</w:t>
      </w:r>
    </w:p>
    <w:p w14:paraId="341957E9" w14:textId="77777777" w:rsidR="00384790" w:rsidRDefault="00384790" w:rsidP="00384790">
      <w:pPr>
        <w:pStyle w:val="a8"/>
        <w:ind w:firstLine="420"/>
      </w:pPr>
      <w:r>
        <w:rPr>
          <w:rFonts w:hint="eastAsia"/>
        </w:rPr>
        <w:t>最近我们发现一些强大的</w:t>
      </w:r>
      <w:r>
        <w:rPr>
          <w:rFonts w:hint="eastAsia"/>
        </w:rPr>
        <w:t>Javascript</w:t>
      </w:r>
      <w:r>
        <w:rPr>
          <w:rFonts w:hint="eastAsia"/>
        </w:rPr>
        <w:t>调试器可以直接获取</w:t>
      </w:r>
      <w:r>
        <w:rPr>
          <w:rFonts w:hint="eastAsia"/>
        </w:rPr>
        <w:t>HTML</w:t>
      </w:r>
      <w:r>
        <w:rPr>
          <w:rFonts w:hint="eastAsia"/>
        </w:rPr>
        <w:t>内容。但我们有新的想法来处理它。我们将再次升级该计划。</w:t>
      </w:r>
    </w:p>
    <w:p w14:paraId="72CA820D" w14:textId="77777777" w:rsidR="00345C52" w:rsidRDefault="00345C52" w:rsidP="00345C52">
      <w:pPr>
        <w:pStyle w:val="a8"/>
        <w:ind w:firstLine="420"/>
      </w:pPr>
      <w:r>
        <w:rPr>
          <w:rFonts w:hint="eastAsia"/>
        </w:rPr>
        <w:t>V.SHAREWARE</w:t>
      </w:r>
      <w:r>
        <w:rPr>
          <w:rFonts w:hint="eastAsia"/>
        </w:rPr>
        <w:t>和实验结果</w:t>
      </w:r>
    </w:p>
    <w:p w14:paraId="5DEC24D5" w14:textId="77777777" w:rsidR="00345C52" w:rsidRDefault="00345C52" w:rsidP="00345C52">
      <w:pPr>
        <w:pStyle w:val="a8"/>
        <w:ind w:firstLine="420"/>
      </w:pPr>
      <w:r>
        <w:rPr>
          <w:rFonts w:hint="eastAsia"/>
        </w:rPr>
        <w:t> </w:t>
      </w:r>
    </w:p>
    <w:p w14:paraId="474DF6BD" w14:textId="77777777" w:rsidR="00345C52" w:rsidRDefault="00345C52" w:rsidP="00345C52">
      <w:pPr>
        <w:pStyle w:val="a8"/>
        <w:ind w:firstLine="420"/>
      </w:pPr>
    </w:p>
    <w:p w14:paraId="14FF9810" w14:textId="77777777" w:rsidR="00345C52" w:rsidRDefault="00345C52" w:rsidP="00345C52">
      <w:pPr>
        <w:pStyle w:val="a8"/>
        <w:ind w:firstLine="420"/>
      </w:pPr>
      <w:r>
        <w:rPr>
          <w:rFonts w:hint="eastAsia"/>
        </w:rPr>
        <w:t>基于“</w:t>
      </w:r>
      <w:r>
        <w:rPr>
          <w:rFonts w:hint="eastAsia"/>
        </w:rPr>
        <w:t>parhelion</w:t>
      </w:r>
      <w:r>
        <w:rPr>
          <w:rFonts w:hint="eastAsia"/>
        </w:rPr>
        <w:t>”和“</w:t>
      </w:r>
      <w:r>
        <w:rPr>
          <w:rFonts w:hint="eastAsia"/>
        </w:rPr>
        <w:t>Athena</w:t>
      </w:r>
      <w:r>
        <w:rPr>
          <w:rFonts w:hint="eastAsia"/>
        </w:rPr>
        <w:t>”算法，我们使用</w:t>
      </w:r>
      <w:r>
        <w:rPr>
          <w:rFonts w:hint="eastAsia"/>
        </w:rPr>
        <w:t>C / C ++</w:t>
      </w:r>
      <w:r>
        <w:rPr>
          <w:rFonts w:hint="eastAsia"/>
        </w:rPr>
        <w:t>语言开发网页加密共享软件“</w:t>
      </w:r>
      <w:r>
        <w:rPr>
          <w:rFonts w:hint="eastAsia"/>
        </w:rPr>
        <w:t>Athena WebLock</w:t>
      </w:r>
      <w:r>
        <w:rPr>
          <w:rFonts w:hint="eastAsia"/>
        </w:rPr>
        <w:t>”。简体中文版可以在以下网页下载：</w:t>
      </w:r>
    </w:p>
    <w:p w14:paraId="2C796AC4" w14:textId="77777777" w:rsidR="00345C52" w:rsidRDefault="00345C52" w:rsidP="00345C52">
      <w:pPr>
        <w:pStyle w:val="a8"/>
        <w:ind w:firstLine="420"/>
      </w:pPr>
      <w:r>
        <w:rPr>
          <w:rFonts w:hint="eastAsia"/>
        </w:rPr>
        <w:t>http://www.28x28.com/index.php?id=soft_000000002</w:t>
      </w:r>
      <w:r>
        <w:rPr>
          <w:rFonts w:hint="eastAsia"/>
        </w:rPr>
        <w:t>有两个加密的演示网页：</w:t>
      </w:r>
    </w:p>
    <w:p w14:paraId="4901A995" w14:textId="77777777" w:rsidR="00345C52" w:rsidRDefault="00345C52" w:rsidP="00345C52">
      <w:pPr>
        <w:pStyle w:val="a8"/>
        <w:ind w:firstLine="420"/>
      </w:pPr>
      <w:r>
        <w:t>http://www.28x28.com/doc/demo1.html</w:t>
      </w:r>
    </w:p>
    <w:p w14:paraId="5FD3A4CD" w14:textId="77777777" w:rsidR="00345C52" w:rsidRDefault="00345C52" w:rsidP="00345C52">
      <w:pPr>
        <w:pStyle w:val="a8"/>
        <w:ind w:firstLine="420"/>
      </w:pPr>
      <w:r>
        <w:t>http://www.28x28.com/doc/demo2.html</w:t>
      </w:r>
    </w:p>
    <w:p w14:paraId="556626FC" w14:textId="77777777" w:rsidR="00345C52" w:rsidRDefault="00345C52" w:rsidP="00345C52">
      <w:pPr>
        <w:pStyle w:val="a8"/>
        <w:ind w:firstLine="420"/>
      </w:pPr>
      <w:r>
        <w:rPr>
          <w:rFonts w:hint="eastAsia"/>
        </w:rPr>
        <w:t>在“</w:t>
      </w:r>
      <w:r>
        <w:rPr>
          <w:rFonts w:hint="eastAsia"/>
        </w:rPr>
        <w:t>Athena WebLock</w:t>
      </w:r>
      <w:r>
        <w:rPr>
          <w:rFonts w:hint="eastAsia"/>
        </w:rPr>
        <w:t>”中，“</w:t>
      </w:r>
      <w:r>
        <w:rPr>
          <w:rFonts w:hint="eastAsia"/>
        </w:rPr>
        <w:t>Parhelion</w:t>
      </w:r>
      <w:r>
        <w:rPr>
          <w:rFonts w:hint="eastAsia"/>
        </w:rPr>
        <w:t>”算法保护网页中的</w:t>
      </w:r>
      <w:r>
        <w:rPr>
          <w:rFonts w:hint="eastAsia"/>
        </w:rPr>
        <w:t>Javascript</w:t>
      </w:r>
      <w:r>
        <w:rPr>
          <w:rFonts w:hint="eastAsia"/>
        </w:rPr>
        <w:t>代码，“</w:t>
      </w:r>
      <w:r>
        <w:rPr>
          <w:rFonts w:hint="eastAsia"/>
        </w:rPr>
        <w:t>Athena</w:t>
      </w:r>
      <w:r>
        <w:rPr>
          <w:rFonts w:hint="eastAsia"/>
        </w:rPr>
        <w:t>”算法保护</w:t>
      </w:r>
      <w:r>
        <w:rPr>
          <w:rFonts w:hint="eastAsia"/>
        </w:rPr>
        <w:t>HTML</w:t>
      </w:r>
      <w:r>
        <w:rPr>
          <w:rFonts w:hint="eastAsia"/>
        </w:rPr>
        <w:t>代码。图</w:t>
      </w:r>
      <w:r>
        <w:rPr>
          <w:rFonts w:hint="eastAsia"/>
        </w:rPr>
        <w:t>1</w:t>
      </w:r>
      <w:r>
        <w:rPr>
          <w:rFonts w:hint="eastAsia"/>
        </w:rPr>
        <w:t>显示了部分加密的</w:t>
      </w:r>
      <w:r>
        <w:rPr>
          <w:rFonts w:hint="eastAsia"/>
        </w:rPr>
        <w:t>HTML</w:t>
      </w:r>
      <w:r>
        <w:rPr>
          <w:rFonts w:hint="eastAsia"/>
        </w:rPr>
        <w:t>代码。图</w:t>
      </w:r>
      <w:r>
        <w:rPr>
          <w:rFonts w:hint="eastAsia"/>
        </w:rPr>
        <w:t>2</w:t>
      </w:r>
      <w:r>
        <w:rPr>
          <w:rFonts w:hint="eastAsia"/>
        </w:rPr>
        <w:t>显示了原始源</w:t>
      </w:r>
      <w:r>
        <w:rPr>
          <w:rFonts w:hint="eastAsia"/>
        </w:rPr>
        <w:t>HTML</w:t>
      </w:r>
      <w:r>
        <w:rPr>
          <w:rFonts w:hint="eastAsia"/>
        </w:rPr>
        <w:t>代码的一部分。我们可以看到代码彻底改变了。</w:t>
      </w:r>
    </w:p>
    <w:p w14:paraId="4AF27B92" w14:textId="77777777" w:rsidR="00345C52" w:rsidRDefault="00345C52" w:rsidP="00345C52">
      <w:pPr>
        <w:pStyle w:val="a8"/>
        <w:ind w:firstLine="420"/>
      </w:pPr>
      <w:r>
        <w:rPr>
          <w:rFonts w:hint="eastAsia"/>
        </w:rPr>
        <w:t>我们从一些</w:t>
      </w:r>
      <w:r>
        <w:rPr>
          <w:rFonts w:hint="eastAsia"/>
        </w:rPr>
        <w:t>hompages</w:t>
      </w:r>
      <w:r>
        <w:rPr>
          <w:rFonts w:hint="eastAsia"/>
        </w:rPr>
        <w:t>中获取</w:t>
      </w:r>
      <w:r>
        <w:rPr>
          <w:rFonts w:hint="eastAsia"/>
        </w:rPr>
        <w:t>HTML</w:t>
      </w:r>
      <w:r>
        <w:rPr>
          <w:rFonts w:hint="eastAsia"/>
        </w:rPr>
        <w:t>文件来进行加密实验。标签。图</w:t>
      </w:r>
      <w:r>
        <w:rPr>
          <w:rFonts w:hint="eastAsia"/>
        </w:rPr>
        <w:t>1</w:t>
      </w:r>
      <w:r>
        <w:rPr>
          <w:rFonts w:hint="eastAsia"/>
        </w:rPr>
        <w:t>和图</w:t>
      </w:r>
      <w:r>
        <w:rPr>
          <w:rFonts w:hint="eastAsia"/>
        </w:rPr>
        <w:t>3</w:t>
      </w:r>
      <w:r>
        <w:rPr>
          <w:rFonts w:hint="eastAsia"/>
        </w:rPr>
        <w:t>显示了加密前后的</w:t>
      </w:r>
      <w:r>
        <w:rPr>
          <w:rFonts w:hint="eastAsia"/>
        </w:rPr>
        <w:t>HTML</w:t>
      </w:r>
      <w:r>
        <w:rPr>
          <w:rFonts w:hint="eastAsia"/>
        </w:rPr>
        <w:t>文件大小变化。结果表明，“</w:t>
      </w:r>
      <w:r>
        <w:rPr>
          <w:rFonts w:hint="eastAsia"/>
        </w:rPr>
        <w:t>Athena</w:t>
      </w:r>
      <w:r>
        <w:rPr>
          <w:rFonts w:hint="eastAsia"/>
        </w:rPr>
        <w:t>”算法带来了约</w:t>
      </w:r>
      <w:r>
        <w:rPr>
          <w:rFonts w:hint="eastAsia"/>
        </w:rPr>
        <w:t>50</w:t>
      </w:r>
      <w:r>
        <w:rPr>
          <w:rFonts w:hint="eastAsia"/>
        </w:rPr>
        <w:t>％的压缩比。压缩使加密更强大。</w:t>
      </w:r>
    </w:p>
    <w:p w14:paraId="361D2C4E" w14:textId="537B6AB4" w:rsidR="00345C52" w:rsidRDefault="00345C52" w:rsidP="00345C52">
      <w:pPr>
        <w:pStyle w:val="a8"/>
        <w:ind w:firstLine="420"/>
      </w:pPr>
      <w:r>
        <w:rPr>
          <w:rFonts w:hint="eastAsia"/>
        </w:rPr>
        <w:t>“</w:t>
      </w:r>
      <w:r>
        <w:rPr>
          <w:rFonts w:hint="eastAsia"/>
        </w:rPr>
        <w:t>Athena WebLock</w:t>
      </w:r>
      <w:r>
        <w:rPr>
          <w:rFonts w:hint="eastAsia"/>
        </w:rPr>
        <w:t>”的下载量接近</w:t>
      </w:r>
      <w:r>
        <w:rPr>
          <w:rFonts w:hint="eastAsia"/>
        </w:rPr>
        <w:t>36,000</w:t>
      </w:r>
      <w:r>
        <w:rPr>
          <w:rFonts w:hint="eastAsia"/>
        </w:rPr>
        <w:t>次。这两个演示网页已经在网站上存在了两年多。没有人声明加密的</w:t>
      </w:r>
      <w:r>
        <w:rPr>
          <w:rFonts w:hint="eastAsia"/>
        </w:rPr>
        <w:t>Javascript</w:t>
      </w:r>
      <w:r>
        <w:rPr>
          <w:rFonts w:hint="eastAsia"/>
        </w:rPr>
        <w:t>代码已被破解。这意味着“</w:t>
      </w:r>
      <w:r>
        <w:rPr>
          <w:rFonts w:hint="eastAsia"/>
        </w:rPr>
        <w:t>Parhelion</w:t>
      </w:r>
      <w:r>
        <w:rPr>
          <w:rFonts w:hint="eastAsia"/>
        </w:rPr>
        <w:t>”算法并未被证明是不安全的</w:t>
      </w:r>
    </w:p>
    <w:p w14:paraId="75F133E2" w14:textId="77777777" w:rsidR="00345C52" w:rsidRDefault="00345C52" w:rsidP="00345C52">
      <w:pPr>
        <w:pStyle w:val="a8"/>
        <w:ind w:firstLine="420"/>
      </w:pPr>
      <w:r>
        <w:rPr>
          <w:rFonts w:hint="eastAsia"/>
        </w:rPr>
        <w:t>另一方面，两个演示网页的</w:t>
      </w:r>
      <w:r>
        <w:rPr>
          <w:rFonts w:hint="eastAsia"/>
        </w:rPr>
        <w:t>HTML</w:t>
      </w:r>
      <w:r>
        <w:rPr>
          <w:rFonts w:hint="eastAsia"/>
        </w:rPr>
        <w:t>代码被破解了</w:t>
      </w:r>
      <w:r>
        <w:rPr>
          <w:rFonts w:hint="eastAsia"/>
        </w:rPr>
        <w:t>5</w:t>
      </w:r>
      <w:r>
        <w:rPr>
          <w:rFonts w:hint="eastAsia"/>
        </w:rPr>
        <w:t>次。</w:t>
      </w:r>
      <w:r>
        <w:rPr>
          <w:rFonts w:hint="eastAsia"/>
        </w:rPr>
        <w:t xml:space="preserve"> </w:t>
      </w:r>
      <w:r>
        <w:rPr>
          <w:rFonts w:hint="eastAsia"/>
        </w:rPr>
        <w:t>但这不是因为“</w:t>
      </w:r>
      <w:r>
        <w:rPr>
          <w:rFonts w:hint="eastAsia"/>
        </w:rPr>
        <w:t>Athena</w:t>
      </w:r>
      <w:r>
        <w:rPr>
          <w:rFonts w:hint="eastAsia"/>
        </w:rPr>
        <w:t>”加密算法很弱。</w:t>
      </w:r>
      <w:r>
        <w:rPr>
          <w:rFonts w:hint="eastAsia"/>
        </w:rPr>
        <w:t xml:space="preserve"> </w:t>
      </w:r>
      <w:r>
        <w:rPr>
          <w:rFonts w:hint="eastAsia"/>
        </w:rPr>
        <w:t>原因是解密</w:t>
      </w:r>
      <w:r>
        <w:rPr>
          <w:rFonts w:hint="eastAsia"/>
        </w:rPr>
        <w:t>Javascript</w:t>
      </w:r>
      <w:r>
        <w:rPr>
          <w:rFonts w:hint="eastAsia"/>
        </w:rPr>
        <w:t>程序不够强大。</w:t>
      </w:r>
      <w:r>
        <w:rPr>
          <w:rFonts w:hint="eastAsia"/>
        </w:rPr>
        <w:t xml:space="preserve"> </w:t>
      </w:r>
      <w:r>
        <w:rPr>
          <w:rFonts w:hint="eastAsia"/>
        </w:rPr>
        <w:t>每次演示网页破解时，我们都会在以后升级</w:t>
      </w:r>
      <w:r>
        <w:rPr>
          <w:rFonts w:hint="eastAsia"/>
        </w:rPr>
        <w:t>Javascript</w:t>
      </w:r>
      <w:r>
        <w:rPr>
          <w:rFonts w:hint="eastAsia"/>
        </w:rPr>
        <w:t>程序。</w:t>
      </w:r>
    </w:p>
    <w:p w14:paraId="40B94CFD" w14:textId="27C54DFC" w:rsidR="00345C52" w:rsidRDefault="00345C52" w:rsidP="00345C52">
      <w:pPr>
        <w:pStyle w:val="a8"/>
        <w:ind w:firstLine="420"/>
      </w:pPr>
      <w:r>
        <w:rPr>
          <w:rFonts w:hint="eastAsia"/>
        </w:rPr>
        <w:t>最近我们发现一些强大的</w:t>
      </w:r>
      <w:r>
        <w:rPr>
          <w:rFonts w:hint="eastAsia"/>
        </w:rPr>
        <w:t>Javascript</w:t>
      </w:r>
      <w:r>
        <w:rPr>
          <w:rFonts w:hint="eastAsia"/>
        </w:rPr>
        <w:t>调试器可以直接获取</w:t>
      </w:r>
      <w:r>
        <w:rPr>
          <w:rFonts w:hint="eastAsia"/>
        </w:rPr>
        <w:t>HTML</w:t>
      </w:r>
      <w:r>
        <w:rPr>
          <w:rFonts w:hint="eastAsia"/>
        </w:rPr>
        <w:t>内容。</w:t>
      </w:r>
      <w:r>
        <w:rPr>
          <w:rFonts w:hint="eastAsia"/>
        </w:rPr>
        <w:t xml:space="preserve"> </w:t>
      </w:r>
      <w:r>
        <w:rPr>
          <w:rFonts w:hint="eastAsia"/>
        </w:rPr>
        <w:t>但我们有新的想法来处理它。</w:t>
      </w:r>
      <w:r>
        <w:rPr>
          <w:rFonts w:hint="eastAsia"/>
        </w:rPr>
        <w:t xml:space="preserve"> </w:t>
      </w:r>
      <w:r>
        <w:rPr>
          <w:rFonts w:hint="eastAsia"/>
        </w:rPr>
        <w:t>我们将再次升级该计划。</w:t>
      </w:r>
    </w:p>
    <w:p w14:paraId="66DA1339" w14:textId="12C1A931" w:rsidR="00455AFA" w:rsidRDefault="00455AFA" w:rsidP="00455AFA">
      <w:pPr>
        <w:pStyle w:val="a8"/>
        <w:ind w:firstLineChars="0" w:firstLine="0"/>
      </w:pPr>
      <w:r>
        <w:rPr>
          <w:rFonts w:hint="eastAsia"/>
          <w:noProof/>
        </w:rPr>
        <w:drawing>
          <wp:inline distT="0" distB="0" distL="0" distR="0" wp14:anchorId="2A846BB5" wp14:editId="5FAD3827">
            <wp:extent cx="2587625" cy="2046605"/>
            <wp:effectExtent l="0" t="0" r="317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0501.png"/>
                    <pic:cNvPicPr/>
                  </pic:nvPicPr>
                  <pic:blipFill>
                    <a:blip r:embed="rId55">
                      <a:extLst>
                        <a:ext uri="{28A0092B-C50C-407E-A947-70E740481C1C}">
                          <a14:useLocalDpi xmlns:a14="http://schemas.microsoft.com/office/drawing/2010/main" val="0"/>
                        </a:ext>
                      </a:extLst>
                    </a:blip>
                    <a:stretch>
                      <a:fillRect/>
                    </a:stretch>
                  </pic:blipFill>
                  <pic:spPr>
                    <a:xfrm>
                      <a:off x="0" y="0"/>
                      <a:ext cx="2587625" cy="2046605"/>
                    </a:xfrm>
                    <a:prstGeom prst="rect">
                      <a:avLst/>
                    </a:prstGeom>
                  </pic:spPr>
                </pic:pic>
              </a:graphicData>
            </a:graphic>
          </wp:inline>
        </w:drawing>
      </w:r>
    </w:p>
    <w:p w14:paraId="62C1934D" w14:textId="77777777" w:rsidR="005973EB" w:rsidRDefault="005973EB" w:rsidP="005973EB">
      <w:pPr>
        <w:pStyle w:val="a8"/>
        <w:ind w:firstLine="420"/>
      </w:pPr>
      <w:r>
        <w:rPr>
          <w:rFonts w:hint="eastAsia"/>
        </w:rPr>
        <w:t>图</w:t>
      </w:r>
      <w:r>
        <w:rPr>
          <w:rFonts w:hint="eastAsia"/>
        </w:rPr>
        <w:t>1.</w:t>
      </w:r>
      <w:r>
        <w:rPr>
          <w:rFonts w:hint="eastAsia"/>
        </w:rPr>
        <w:t>加密的</w:t>
      </w:r>
      <w:r>
        <w:rPr>
          <w:rFonts w:hint="eastAsia"/>
        </w:rPr>
        <w:t>HTML</w:t>
      </w:r>
      <w:r>
        <w:rPr>
          <w:rFonts w:hint="eastAsia"/>
        </w:rPr>
        <w:t>代码示例</w:t>
      </w:r>
    </w:p>
    <w:p w14:paraId="13501972" w14:textId="77777777" w:rsidR="00455AFA" w:rsidRDefault="00455AFA" w:rsidP="00455AFA">
      <w:pPr>
        <w:pStyle w:val="a8"/>
        <w:ind w:firstLineChars="0" w:firstLine="0"/>
      </w:pPr>
    </w:p>
    <w:p w14:paraId="02ECE5C3" w14:textId="3D9D8769" w:rsidR="00455AFA" w:rsidRDefault="00455AFA" w:rsidP="00455AFA">
      <w:pPr>
        <w:pStyle w:val="a8"/>
        <w:ind w:firstLineChars="0" w:firstLine="0"/>
        <w:jc w:val="center"/>
      </w:pPr>
      <w:r>
        <w:rPr>
          <w:rFonts w:hint="eastAsia"/>
          <w:noProof/>
        </w:rPr>
        <w:drawing>
          <wp:inline distT="0" distB="0" distL="0" distR="0" wp14:anchorId="5F60AD58" wp14:editId="6227F051">
            <wp:extent cx="2587625" cy="2070100"/>
            <wp:effectExtent l="0" t="0" r="3175"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0502.png"/>
                    <pic:cNvPicPr/>
                  </pic:nvPicPr>
                  <pic:blipFill>
                    <a:blip r:embed="rId56">
                      <a:extLst>
                        <a:ext uri="{28A0092B-C50C-407E-A947-70E740481C1C}">
                          <a14:useLocalDpi xmlns:a14="http://schemas.microsoft.com/office/drawing/2010/main" val="0"/>
                        </a:ext>
                      </a:extLst>
                    </a:blip>
                    <a:stretch>
                      <a:fillRect/>
                    </a:stretch>
                  </pic:blipFill>
                  <pic:spPr>
                    <a:xfrm>
                      <a:off x="0" y="0"/>
                      <a:ext cx="2587625" cy="2070100"/>
                    </a:xfrm>
                    <a:prstGeom prst="rect">
                      <a:avLst/>
                    </a:prstGeom>
                  </pic:spPr>
                </pic:pic>
              </a:graphicData>
            </a:graphic>
          </wp:inline>
        </w:drawing>
      </w:r>
    </w:p>
    <w:p w14:paraId="3442C7F5" w14:textId="77777777" w:rsidR="005973EB" w:rsidRDefault="005973EB" w:rsidP="005973EB">
      <w:pPr>
        <w:pStyle w:val="a8"/>
        <w:ind w:firstLine="420"/>
      </w:pPr>
      <w:r>
        <w:rPr>
          <w:rFonts w:hint="eastAsia"/>
        </w:rPr>
        <w:t>图</w:t>
      </w:r>
      <w:r>
        <w:rPr>
          <w:rFonts w:hint="eastAsia"/>
        </w:rPr>
        <w:t>2.</w:t>
      </w:r>
      <w:r>
        <w:rPr>
          <w:rFonts w:hint="eastAsia"/>
        </w:rPr>
        <w:t>原始</w:t>
      </w:r>
      <w:r>
        <w:rPr>
          <w:rFonts w:hint="eastAsia"/>
        </w:rPr>
        <w:t>HTML</w:t>
      </w:r>
      <w:r>
        <w:rPr>
          <w:rFonts w:hint="eastAsia"/>
        </w:rPr>
        <w:t>代码示例</w:t>
      </w:r>
    </w:p>
    <w:p w14:paraId="313B2DDE" w14:textId="77777777" w:rsidR="00455AFA" w:rsidRDefault="00455AFA" w:rsidP="00455AFA">
      <w:pPr>
        <w:pStyle w:val="a8"/>
        <w:ind w:firstLineChars="0" w:firstLine="0"/>
      </w:pPr>
    </w:p>
    <w:p w14:paraId="465B5A57" w14:textId="77777777" w:rsidR="00455AFA" w:rsidRDefault="00455AFA" w:rsidP="00455AFA">
      <w:pPr>
        <w:pStyle w:val="a8"/>
        <w:ind w:firstLineChars="0" w:firstLine="0"/>
        <w:jc w:val="center"/>
      </w:pPr>
    </w:p>
    <w:p w14:paraId="23E8162A" w14:textId="77777777" w:rsidR="005973EB" w:rsidRDefault="005973EB" w:rsidP="008E7D63">
      <w:pPr>
        <w:pStyle w:val="a8"/>
        <w:ind w:firstLineChars="0" w:firstLine="0"/>
      </w:pPr>
    </w:p>
    <w:p w14:paraId="19A700EF" w14:textId="77777777" w:rsidR="005973EB" w:rsidRDefault="005973EB" w:rsidP="005973EB">
      <w:pPr>
        <w:pStyle w:val="a8"/>
        <w:ind w:firstLine="420"/>
      </w:pPr>
      <w:r>
        <w:rPr>
          <w:rFonts w:hint="eastAsia"/>
        </w:rPr>
        <w:t>表</w:t>
      </w:r>
      <w:r>
        <w:rPr>
          <w:rFonts w:hint="eastAsia"/>
        </w:rPr>
        <w:t>1. HTML</w:t>
      </w:r>
      <w:r>
        <w:rPr>
          <w:rFonts w:hint="eastAsia"/>
        </w:rPr>
        <w:t>文件大小（</w:t>
      </w:r>
      <w:r>
        <w:rPr>
          <w:rFonts w:hint="eastAsia"/>
        </w:rPr>
        <w:t>BYTES</w:t>
      </w:r>
      <w:r>
        <w:rPr>
          <w:rFonts w:hint="eastAsia"/>
        </w:rPr>
        <w:t>）</w:t>
      </w:r>
    </w:p>
    <w:p w14:paraId="32CF6DEA" w14:textId="6F9C1C0F" w:rsidR="00455AFA" w:rsidRDefault="00455AFA" w:rsidP="00455AFA">
      <w:pPr>
        <w:pStyle w:val="a8"/>
        <w:ind w:firstLineChars="0" w:firstLine="0"/>
        <w:jc w:val="center"/>
      </w:pPr>
      <w:r>
        <w:rPr>
          <w:rFonts w:hint="eastAsia"/>
          <w:noProof/>
        </w:rPr>
        <w:drawing>
          <wp:inline distT="0" distB="0" distL="0" distR="0" wp14:anchorId="52ED5E9D" wp14:editId="4CD35109">
            <wp:extent cx="2587625" cy="934085"/>
            <wp:effectExtent l="0" t="0" r="317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05table1.png"/>
                    <pic:cNvPicPr/>
                  </pic:nvPicPr>
                  <pic:blipFill>
                    <a:blip r:embed="rId57">
                      <a:extLst>
                        <a:ext uri="{28A0092B-C50C-407E-A947-70E740481C1C}">
                          <a14:useLocalDpi xmlns:a14="http://schemas.microsoft.com/office/drawing/2010/main" val="0"/>
                        </a:ext>
                      </a:extLst>
                    </a:blip>
                    <a:stretch>
                      <a:fillRect/>
                    </a:stretch>
                  </pic:blipFill>
                  <pic:spPr>
                    <a:xfrm>
                      <a:off x="0" y="0"/>
                      <a:ext cx="2587625" cy="934085"/>
                    </a:xfrm>
                    <a:prstGeom prst="rect">
                      <a:avLst/>
                    </a:prstGeom>
                  </pic:spPr>
                </pic:pic>
              </a:graphicData>
            </a:graphic>
          </wp:inline>
        </w:drawing>
      </w:r>
    </w:p>
    <w:p w14:paraId="61D8A042" w14:textId="77777777" w:rsidR="00455AFA" w:rsidRDefault="00455AFA" w:rsidP="00455AFA">
      <w:pPr>
        <w:pStyle w:val="a8"/>
        <w:ind w:firstLineChars="0" w:firstLine="0"/>
      </w:pPr>
    </w:p>
    <w:p w14:paraId="695BF871" w14:textId="77777777" w:rsidR="00455AFA" w:rsidRDefault="00455AFA" w:rsidP="00455AFA">
      <w:pPr>
        <w:pStyle w:val="a8"/>
        <w:ind w:firstLineChars="0" w:firstLine="0"/>
      </w:pPr>
    </w:p>
    <w:p w14:paraId="0857047C" w14:textId="60D5EDF4" w:rsidR="00455AFA" w:rsidRDefault="00455AFA" w:rsidP="00455AFA">
      <w:pPr>
        <w:pStyle w:val="a8"/>
        <w:ind w:firstLineChars="0" w:firstLine="0"/>
      </w:pPr>
      <w:r>
        <w:rPr>
          <w:rFonts w:hint="eastAsia"/>
          <w:noProof/>
        </w:rPr>
        <w:drawing>
          <wp:inline distT="0" distB="0" distL="0" distR="0" wp14:anchorId="0A16905F" wp14:editId="148CD696">
            <wp:extent cx="2587625" cy="2042795"/>
            <wp:effectExtent l="0" t="0" r="317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0503.png"/>
                    <pic:cNvPicPr/>
                  </pic:nvPicPr>
                  <pic:blipFill>
                    <a:blip r:embed="rId58">
                      <a:extLst>
                        <a:ext uri="{28A0092B-C50C-407E-A947-70E740481C1C}">
                          <a14:useLocalDpi xmlns:a14="http://schemas.microsoft.com/office/drawing/2010/main" val="0"/>
                        </a:ext>
                      </a:extLst>
                    </a:blip>
                    <a:stretch>
                      <a:fillRect/>
                    </a:stretch>
                  </pic:blipFill>
                  <pic:spPr>
                    <a:xfrm>
                      <a:off x="0" y="0"/>
                      <a:ext cx="2587625" cy="2042795"/>
                    </a:xfrm>
                    <a:prstGeom prst="rect">
                      <a:avLst/>
                    </a:prstGeom>
                  </pic:spPr>
                </pic:pic>
              </a:graphicData>
            </a:graphic>
          </wp:inline>
        </w:drawing>
      </w:r>
    </w:p>
    <w:p w14:paraId="574D83BA" w14:textId="5A5146B6" w:rsidR="00345C52" w:rsidRPr="00345C52" w:rsidRDefault="005973EB" w:rsidP="005973EB">
      <w:pPr>
        <w:pStyle w:val="a8"/>
        <w:ind w:firstLine="420"/>
      </w:pPr>
      <w:r>
        <w:rPr>
          <w:rFonts w:hint="eastAsia"/>
        </w:rPr>
        <w:t> </w:t>
      </w:r>
      <w:r w:rsidR="009F3254" w:rsidRPr="009F3254">
        <w:rPr>
          <w:rFonts w:hint="eastAsia"/>
        </w:rPr>
        <w:t>图</w:t>
      </w:r>
      <w:r w:rsidR="009F3254" w:rsidRPr="009F3254">
        <w:rPr>
          <w:rFonts w:hint="eastAsia"/>
        </w:rPr>
        <w:t>3. HTML</w:t>
      </w:r>
      <w:r w:rsidR="009F3254" w:rsidRPr="009F3254">
        <w:rPr>
          <w:rFonts w:hint="eastAsia"/>
        </w:rPr>
        <w:t>文件大小更改</w:t>
      </w:r>
    </w:p>
    <w:p w14:paraId="53C365D7" w14:textId="0A8D810C" w:rsidR="00345C52" w:rsidRDefault="00345C52" w:rsidP="00384790">
      <w:pPr>
        <w:pStyle w:val="a8"/>
        <w:ind w:firstLine="420"/>
      </w:pPr>
      <w:r>
        <w:rPr>
          <w:rFonts w:hint="eastAsia"/>
        </w:rPr>
        <w:t>六</w:t>
      </w:r>
      <w:r>
        <w:t>、</w:t>
      </w:r>
      <w:r>
        <w:rPr>
          <w:rFonts w:hint="eastAsia"/>
        </w:rPr>
        <w:t>结论</w:t>
      </w:r>
    </w:p>
    <w:p w14:paraId="4B4E4B67" w14:textId="0A26B8D5" w:rsidR="00384790" w:rsidRDefault="00384790" w:rsidP="00384790">
      <w:pPr>
        <w:pStyle w:val="a8"/>
        <w:ind w:firstLine="420"/>
      </w:pPr>
      <w:r>
        <w:rPr>
          <w:rFonts w:hint="eastAsia"/>
        </w:rPr>
        <w:t>网页加密很有价值，但实际上保持安全并不容易。</w:t>
      </w:r>
      <w:r>
        <w:rPr>
          <w:rFonts w:hint="eastAsia"/>
        </w:rPr>
        <w:t xml:space="preserve"> </w:t>
      </w:r>
      <w:r>
        <w:rPr>
          <w:rFonts w:hint="eastAsia"/>
        </w:rPr>
        <w:t>保护网页的问题是所有</w:t>
      </w:r>
      <w:r>
        <w:rPr>
          <w:rFonts w:hint="eastAsia"/>
        </w:rPr>
        <w:t>HTML</w:t>
      </w:r>
      <w:r>
        <w:rPr>
          <w:rFonts w:hint="eastAsia"/>
        </w:rPr>
        <w:t>和</w:t>
      </w:r>
      <w:r>
        <w:rPr>
          <w:rFonts w:hint="eastAsia"/>
        </w:rPr>
        <w:t>Javascript</w:t>
      </w:r>
      <w:r>
        <w:rPr>
          <w:rFonts w:hint="eastAsia"/>
        </w:rPr>
        <w:t>代码都必须下载到浏览器中，因此浏览器有机会破解。</w:t>
      </w:r>
    </w:p>
    <w:p w14:paraId="15AF8C62" w14:textId="77777777" w:rsidR="00384790" w:rsidRDefault="00384790" w:rsidP="00384790">
      <w:pPr>
        <w:pStyle w:val="a8"/>
        <w:ind w:firstLine="420"/>
      </w:pPr>
      <w:r>
        <w:rPr>
          <w:rFonts w:hint="eastAsia"/>
        </w:rPr>
        <w:t>本文提供了一种解决这个问题的方法。</w:t>
      </w:r>
      <w:r>
        <w:rPr>
          <w:rFonts w:hint="eastAsia"/>
        </w:rPr>
        <w:t xml:space="preserve"> </w:t>
      </w:r>
      <w:r>
        <w:rPr>
          <w:rFonts w:hint="eastAsia"/>
        </w:rPr>
        <w:t>“</w:t>
      </w:r>
      <w:r>
        <w:rPr>
          <w:rFonts w:hint="eastAsia"/>
        </w:rPr>
        <w:t>Athena</w:t>
      </w:r>
      <w:r>
        <w:rPr>
          <w:rFonts w:hint="eastAsia"/>
        </w:rPr>
        <w:t>”算法可以加密</w:t>
      </w:r>
      <w:r>
        <w:rPr>
          <w:rFonts w:hint="eastAsia"/>
        </w:rPr>
        <w:t>HTML</w:t>
      </w:r>
      <w:r>
        <w:rPr>
          <w:rFonts w:hint="eastAsia"/>
        </w:rPr>
        <w:t>代码，“</w:t>
      </w:r>
      <w:r>
        <w:rPr>
          <w:rFonts w:hint="eastAsia"/>
        </w:rPr>
        <w:t>parhelion</w:t>
      </w:r>
      <w:r>
        <w:rPr>
          <w:rFonts w:hint="eastAsia"/>
        </w:rPr>
        <w:t>”算法可以保护</w:t>
      </w:r>
      <w:r>
        <w:rPr>
          <w:rFonts w:hint="eastAsia"/>
        </w:rPr>
        <w:t>Javascript</w:t>
      </w:r>
      <w:r>
        <w:rPr>
          <w:rFonts w:hint="eastAsia"/>
        </w:rPr>
        <w:t>解密程序。</w:t>
      </w:r>
      <w:r>
        <w:rPr>
          <w:rFonts w:hint="eastAsia"/>
        </w:rPr>
        <w:t xml:space="preserve"> </w:t>
      </w:r>
      <w:r>
        <w:rPr>
          <w:rFonts w:hint="eastAsia"/>
        </w:rPr>
        <w:t>这两种算法相互配合以保持网页安全。</w:t>
      </w:r>
    </w:p>
    <w:p w14:paraId="0AA9368A" w14:textId="77777777" w:rsidR="00384790" w:rsidRDefault="00384790" w:rsidP="00384790">
      <w:pPr>
        <w:pStyle w:val="a8"/>
        <w:ind w:firstLine="420"/>
      </w:pPr>
      <w:r>
        <w:rPr>
          <w:rFonts w:hint="eastAsia"/>
        </w:rPr>
        <w:t>在实践中，开发了共享软件“</w:t>
      </w:r>
      <w:r>
        <w:rPr>
          <w:rFonts w:hint="eastAsia"/>
        </w:rPr>
        <w:t>Athena WebLock</w:t>
      </w:r>
      <w:r>
        <w:rPr>
          <w:rFonts w:hint="eastAsia"/>
        </w:rPr>
        <w:t>”。</w:t>
      </w:r>
      <w:r>
        <w:rPr>
          <w:rFonts w:hint="eastAsia"/>
        </w:rPr>
        <w:t xml:space="preserve"> </w:t>
      </w:r>
      <w:r>
        <w:rPr>
          <w:rFonts w:hint="eastAsia"/>
        </w:rPr>
        <w:t>实验结果表明，在大多数情况下，此加密可以保护网页。</w:t>
      </w:r>
    </w:p>
    <w:p w14:paraId="189E02AF" w14:textId="77777777" w:rsidR="00384790" w:rsidRDefault="00384790" w:rsidP="00384790">
      <w:pPr>
        <w:pStyle w:val="a8"/>
        <w:ind w:firstLine="420"/>
      </w:pPr>
      <w:r>
        <w:rPr>
          <w:rFonts w:hint="eastAsia"/>
        </w:rPr>
        <w:t>此外，我们有想法升级</w:t>
      </w:r>
      <w:r>
        <w:rPr>
          <w:rFonts w:hint="eastAsia"/>
        </w:rPr>
        <w:t>Javascript</w:t>
      </w:r>
      <w:r>
        <w:rPr>
          <w:rFonts w:hint="eastAsia"/>
        </w:rPr>
        <w:t>程序以防止</w:t>
      </w:r>
      <w:r>
        <w:rPr>
          <w:rFonts w:hint="eastAsia"/>
        </w:rPr>
        <w:t>Javascript</w:t>
      </w:r>
      <w:r>
        <w:rPr>
          <w:rFonts w:hint="eastAsia"/>
        </w:rPr>
        <w:t>调试器。</w:t>
      </w:r>
      <w:r>
        <w:rPr>
          <w:rFonts w:hint="eastAsia"/>
        </w:rPr>
        <w:t xml:space="preserve"> </w:t>
      </w:r>
      <w:r>
        <w:rPr>
          <w:rFonts w:hint="eastAsia"/>
        </w:rPr>
        <w:t>调试器无法获得完整的网页。</w:t>
      </w:r>
      <w:r>
        <w:rPr>
          <w:rFonts w:hint="eastAsia"/>
        </w:rPr>
        <w:t xml:space="preserve"> </w:t>
      </w:r>
      <w:r>
        <w:rPr>
          <w:rFonts w:hint="eastAsia"/>
        </w:rPr>
        <w:t>这是我们未来的工作。</w:t>
      </w:r>
    </w:p>
    <w:p w14:paraId="00D9B00C" w14:textId="77777777" w:rsidR="00384790" w:rsidRDefault="00384790" w:rsidP="00384790">
      <w:pPr>
        <w:pStyle w:val="a8"/>
        <w:ind w:firstLine="420"/>
      </w:pPr>
      <w:r>
        <w:rPr>
          <w:rFonts w:hint="eastAsia"/>
        </w:rPr>
        <w:t>参考文献</w:t>
      </w:r>
    </w:p>
    <w:p w14:paraId="3A435FE0" w14:textId="77777777" w:rsidR="00384790" w:rsidRDefault="00384790" w:rsidP="00384790">
      <w:pPr>
        <w:pStyle w:val="a8"/>
        <w:ind w:firstLine="420"/>
      </w:pPr>
    </w:p>
    <w:p w14:paraId="45C1F1F6" w14:textId="77777777" w:rsidR="00384790" w:rsidRDefault="00384790" w:rsidP="00384790">
      <w:pPr>
        <w:pStyle w:val="a8"/>
        <w:ind w:firstLine="420"/>
      </w:pPr>
      <w:r>
        <w:t>[1] Moser, and Marvin, “Method, system, and apparatus for encrypting a web browser script”, EI village, http://www.engineeringvillage2.org.cn/, 7 Nov 2002.</w:t>
      </w:r>
    </w:p>
    <w:p w14:paraId="3C6C4AA7" w14:textId="77777777" w:rsidR="00384790" w:rsidRDefault="00384790" w:rsidP="00384790">
      <w:pPr>
        <w:pStyle w:val="a8"/>
        <w:ind w:firstLine="420"/>
      </w:pPr>
    </w:p>
    <w:p w14:paraId="2178ABCE" w14:textId="77777777" w:rsidR="00384790" w:rsidRDefault="00384790" w:rsidP="00384790">
      <w:pPr>
        <w:pStyle w:val="a8"/>
        <w:ind w:firstLine="420"/>
      </w:pPr>
      <w:r>
        <w:t>[2] Qin Jiancheng, Bai Zhongying, and Bai Yuan, “Polymorphic Algorithm of JavaScript Code Protection”, ISCSCT '08, International Symposium on Volume 1, 22 Dec 2008, pp: 451 – 454.</w:t>
      </w:r>
    </w:p>
    <w:p w14:paraId="2D63CE16" w14:textId="77777777" w:rsidR="00384790" w:rsidRDefault="00384790" w:rsidP="00384790">
      <w:pPr>
        <w:pStyle w:val="a8"/>
        <w:ind w:firstLine="420"/>
      </w:pPr>
    </w:p>
    <w:p w14:paraId="68E5EA12" w14:textId="77777777" w:rsidR="00384790" w:rsidRDefault="00384790" w:rsidP="00384790">
      <w:pPr>
        <w:pStyle w:val="a8"/>
        <w:ind w:firstLine="420"/>
      </w:pPr>
      <w:r>
        <w:t xml:space="preserve">[3] Nomair A. Naeem, Michael Batchelder, and Laurie Hendren, “Metrics for Measuring the Effectiveness of Decompilers and </w:t>
      </w:r>
      <w:proofErr w:type="gramStart"/>
      <w:r>
        <w:t>Obfuscators ”</w:t>
      </w:r>
      <w:proofErr w:type="gramEnd"/>
      <w:r>
        <w:t>, ICPC’07, 26-29 June 2007, pp: 253 – 258.</w:t>
      </w:r>
    </w:p>
    <w:p w14:paraId="5751AAB3" w14:textId="77777777" w:rsidR="00384790" w:rsidRDefault="00384790" w:rsidP="00384790">
      <w:pPr>
        <w:pStyle w:val="a8"/>
        <w:ind w:firstLine="420"/>
      </w:pPr>
    </w:p>
    <w:p w14:paraId="730E8006" w14:textId="77777777" w:rsidR="00384790" w:rsidRDefault="00384790" w:rsidP="00384790">
      <w:pPr>
        <w:pStyle w:val="a8"/>
        <w:ind w:firstLine="420"/>
      </w:pPr>
      <w:r>
        <w:t xml:space="preserve">[4] T.W. Hou, H.Y. Chen, and M.H. Tsai, “Three control flow obfuscation methods for Java software”, IEE Proceedings, April 2006, Vol. 153, </w:t>
      </w:r>
      <w:proofErr w:type="gramStart"/>
      <w:r>
        <w:t>pp</w:t>
      </w:r>
      <w:proofErr w:type="gramEnd"/>
      <w:r>
        <w:t>: 80 – 86.</w:t>
      </w:r>
    </w:p>
    <w:p w14:paraId="0E524EB5" w14:textId="77777777" w:rsidR="00384790" w:rsidRDefault="00384790" w:rsidP="00384790">
      <w:pPr>
        <w:pStyle w:val="a8"/>
        <w:ind w:firstLine="420"/>
      </w:pPr>
    </w:p>
    <w:p w14:paraId="675539B6" w14:textId="1853743E" w:rsidR="00384790" w:rsidRDefault="00384790" w:rsidP="00384790">
      <w:pPr>
        <w:pStyle w:val="a8"/>
        <w:ind w:firstLineChars="0" w:firstLine="0"/>
      </w:pPr>
      <w:r>
        <w:t>[5] John A. Adam, “Threats and countermeasures”, IEEE Press, 445 Hoes Lane PO Box 1331 Piscataway, NJ USA. 1992, pp: 21 – 28. [6] James A. Storer, and Thomas G. Szymanski, “Data compression via textual substitution”, Journal of the ACM (JACM), Oct 1982, Vol. 29, Issue</w:t>
      </w:r>
      <w:r>
        <w:rPr>
          <w:rFonts w:hint="eastAsia"/>
        </w:rPr>
        <w:t xml:space="preserve"> 4.</w:t>
      </w:r>
    </w:p>
    <w:p w14:paraId="4B93F5B3" w14:textId="77777777" w:rsidR="00384790" w:rsidRDefault="00384790" w:rsidP="001647A8">
      <w:pPr>
        <w:pStyle w:val="a8"/>
        <w:ind w:firstLineChars="0" w:firstLine="0"/>
      </w:pPr>
    </w:p>
    <w:p w14:paraId="6EE19EAC" w14:textId="305E9143" w:rsidR="00384790" w:rsidRDefault="00384790">
      <w:pPr>
        <w:ind w:firstLine="480"/>
        <w:rPr>
          <w:rFonts w:eastAsia="宋体" w:cs="Times New Roman"/>
          <w:sz w:val="21"/>
        </w:rPr>
      </w:pPr>
      <w:r>
        <w:br w:type="page"/>
      </w:r>
    </w:p>
    <w:p w14:paraId="56FAD6C2" w14:textId="77777777" w:rsidR="00384790" w:rsidRDefault="00384790" w:rsidP="001647A8">
      <w:pPr>
        <w:pStyle w:val="a8"/>
        <w:ind w:firstLineChars="0" w:firstLine="0"/>
        <w:sectPr w:rsidR="00384790" w:rsidSect="00384790">
          <w:type w:val="continuous"/>
          <w:pgSz w:w="10431" w:h="14740"/>
          <w:pgMar w:top="1276" w:right="1020" w:bottom="1276" w:left="1020" w:header="851" w:footer="850" w:gutter="0"/>
          <w:pgNumType w:fmt="numberInDash"/>
          <w:cols w:num="2" w:space="241"/>
          <w:docGrid w:type="lines" w:linePitch="312"/>
        </w:sectPr>
      </w:pPr>
    </w:p>
    <w:p w14:paraId="36F77D06" w14:textId="7F677B25" w:rsidR="00384790" w:rsidRDefault="00384790" w:rsidP="00384790">
      <w:pPr>
        <w:pStyle w:val="a8"/>
        <w:ind w:firstLineChars="0" w:firstLine="0"/>
        <w:jc w:val="center"/>
      </w:pPr>
      <w:r>
        <w:rPr>
          <w:rFonts w:eastAsia="Times New Roman"/>
          <w:b/>
          <w:bCs/>
          <w:color w:val="000000"/>
          <w:spacing w:val="-4"/>
          <w:w w:val="103"/>
          <w:kern w:val="0"/>
          <w:sz w:val="28"/>
        </w:rPr>
        <w:t>Polymorphic</w:t>
      </w:r>
      <w:r>
        <w:rPr>
          <w:rFonts w:eastAsia="Times New Roman"/>
          <w:b/>
          <w:bCs/>
          <w:color w:val="000000"/>
          <w:w w:val="98"/>
          <w:kern w:val="0"/>
          <w:sz w:val="28"/>
        </w:rPr>
        <w:t xml:space="preserve"> </w:t>
      </w:r>
      <w:r>
        <w:rPr>
          <w:rFonts w:eastAsia="Times New Roman"/>
          <w:b/>
          <w:bCs/>
          <w:color w:val="000000"/>
          <w:spacing w:val="4"/>
          <w:w w:val="97"/>
          <w:kern w:val="0"/>
          <w:sz w:val="28"/>
        </w:rPr>
        <w:t>Algorithm</w:t>
      </w:r>
      <w:r>
        <w:rPr>
          <w:rFonts w:eastAsia="Times New Roman"/>
          <w:b/>
          <w:bCs/>
          <w:color w:val="000000"/>
          <w:w w:val="89"/>
          <w:kern w:val="0"/>
          <w:sz w:val="28"/>
        </w:rPr>
        <w:t xml:space="preserve"> </w:t>
      </w:r>
      <w:r>
        <w:rPr>
          <w:rFonts w:eastAsia="Times New Roman"/>
          <w:b/>
          <w:bCs/>
          <w:color w:val="000000"/>
          <w:spacing w:val="-4"/>
          <w:w w:val="104"/>
          <w:kern w:val="0"/>
          <w:sz w:val="28"/>
        </w:rPr>
        <w:t>of</w:t>
      </w:r>
      <w:r>
        <w:rPr>
          <w:rFonts w:eastAsia="Times New Roman"/>
          <w:b/>
          <w:bCs/>
          <w:color w:val="000000"/>
          <w:w w:val="98"/>
          <w:kern w:val="0"/>
          <w:sz w:val="28"/>
        </w:rPr>
        <w:t xml:space="preserve"> </w:t>
      </w:r>
      <w:r>
        <w:rPr>
          <w:rFonts w:eastAsia="Times New Roman"/>
          <w:b/>
          <w:bCs/>
          <w:color w:val="000000"/>
          <w:spacing w:val="5"/>
          <w:w w:val="96"/>
          <w:kern w:val="0"/>
          <w:sz w:val="28"/>
        </w:rPr>
        <w:t>JavaScript</w:t>
      </w:r>
      <w:r>
        <w:rPr>
          <w:rFonts w:eastAsia="Times New Roman"/>
          <w:b/>
          <w:bCs/>
          <w:color w:val="000000"/>
          <w:w w:val="93"/>
          <w:kern w:val="0"/>
          <w:sz w:val="28"/>
        </w:rPr>
        <w:t xml:space="preserve"> </w:t>
      </w:r>
      <w:r>
        <w:rPr>
          <w:rFonts w:eastAsia="Times New Roman"/>
          <w:b/>
          <w:bCs/>
          <w:color w:val="000000"/>
          <w:kern w:val="0"/>
          <w:sz w:val="28"/>
        </w:rPr>
        <w:t xml:space="preserve">Code </w:t>
      </w:r>
      <w:r>
        <w:rPr>
          <w:rFonts w:eastAsia="Times New Roman"/>
          <w:b/>
          <w:bCs/>
          <w:color w:val="000000"/>
          <w:spacing w:val="-2"/>
          <w:w w:val="102"/>
          <w:kern w:val="0"/>
          <w:sz w:val="28"/>
        </w:rPr>
        <w:t>Protection</w:t>
      </w:r>
    </w:p>
    <w:p w14:paraId="1BB93B68" w14:textId="77777777" w:rsidR="00384790" w:rsidRDefault="00384790" w:rsidP="001647A8">
      <w:pPr>
        <w:pStyle w:val="a8"/>
        <w:ind w:firstLineChars="0" w:firstLine="0"/>
      </w:pPr>
    </w:p>
    <w:p w14:paraId="1297B122" w14:textId="77777777" w:rsidR="00384790" w:rsidRDefault="00384790" w:rsidP="001647A8">
      <w:pPr>
        <w:pStyle w:val="a8"/>
        <w:ind w:firstLineChars="0" w:firstLine="0"/>
        <w:sectPr w:rsidR="00384790" w:rsidSect="00384790">
          <w:type w:val="continuous"/>
          <w:pgSz w:w="10431" w:h="14740"/>
          <w:pgMar w:top="1276" w:right="1020" w:bottom="1276" w:left="1020" w:header="851" w:footer="850" w:gutter="0"/>
          <w:pgNumType w:fmt="numberInDash"/>
          <w:cols w:space="241"/>
          <w:docGrid w:type="lines" w:linePitch="312"/>
        </w:sectPr>
      </w:pPr>
    </w:p>
    <w:p w14:paraId="6EF627DF" w14:textId="77777777" w:rsidR="003F7E83" w:rsidRDefault="003F7E83" w:rsidP="00384790">
      <w:pPr>
        <w:pStyle w:val="a8"/>
        <w:ind w:firstLine="420"/>
      </w:pPr>
    </w:p>
    <w:p w14:paraId="74649982" w14:textId="77777777" w:rsidR="003F7E83" w:rsidRDefault="003F7E83" w:rsidP="00384790">
      <w:pPr>
        <w:pStyle w:val="a8"/>
        <w:ind w:firstLine="420"/>
      </w:pPr>
    </w:p>
    <w:p w14:paraId="52620809" w14:textId="77777777" w:rsidR="003F7E83" w:rsidRDefault="003F7E83" w:rsidP="00384790">
      <w:pPr>
        <w:pStyle w:val="a8"/>
        <w:ind w:firstLine="420"/>
      </w:pPr>
    </w:p>
    <w:p w14:paraId="143B355C" w14:textId="77777777" w:rsidR="003F7E83" w:rsidRDefault="003F7E83" w:rsidP="003C0F2E">
      <w:pPr>
        <w:pStyle w:val="a8"/>
        <w:ind w:firstLine="420"/>
        <w:jc w:val="center"/>
      </w:pPr>
      <w:r>
        <w:t>Jiancheng Qin</w:t>
      </w:r>
    </w:p>
    <w:p w14:paraId="2789EF95" w14:textId="3E7AD0EE" w:rsidR="00384790" w:rsidRDefault="00384790" w:rsidP="003C0F2E">
      <w:pPr>
        <w:pStyle w:val="a8"/>
        <w:ind w:firstLineChars="0" w:firstLine="0"/>
        <w:jc w:val="center"/>
      </w:pPr>
      <w:r>
        <w:t>Beijing University of Posts and Telecommunications</w:t>
      </w:r>
    </w:p>
    <w:p w14:paraId="71B8F880" w14:textId="77777777" w:rsidR="00384790" w:rsidRDefault="00384790" w:rsidP="003C0F2E">
      <w:pPr>
        <w:pStyle w:val="a8"/>
        <w:ind w:firstLine="420"/>
        <w:jc w:val="center"/>
      </w:pPr>
      <w:proofErr w:type="gramStart"/>
      <w:r>
        <w:t>Beijing ,</w:t>
      </w:r>
      <w:proofErr w:type="gramEnd"/>
      <w:r>
        <w:t xml:space="preserve"> China</w:t>
      </w:r>
    </w:p>
    <w:p w14:paraId="60222A61" w14:textId="77777777" w:rsidR="00384790" w:rsidRDefault="00384790" w:rsidP="003C0F2E">
      <w:pPr>
        <w:pStyle w:val="a8"/>
        <w:ind w:firstLine="420"/>
        <w:jc w:val="center"/>
      </w:pPr>
      <w:r>
        <w:t>dragon_2k@21cn.com</w:t>
      </w:r>
    </w:p>
    <w:p w14:paraId="19C0AA06" w14:textId="1D294DBE" w:rsidR="00384790" w:rsidRDefault="00C12FD8" w:rsidP="003C0F2E">
      <w:pPr>
        <w:pStyle w:val="a8"/>
        <w:ind w:firstLine="420"/>
        <w:jc w:val="center"/>
      </w:pPr>
      <w:hyperlink r:id="rId59" w:history="1">
        <w:r w:rsidR="003F7E83" w:rsidRPr="00FE54A6">
          <w:rPr>
            <w:rStyle w:val="ac"/>
          </w:rPr>
          <w:t>master@28x28.com</w:t>
        </w:r>
      </w:hyperlink>
    </w:p>
    <w:p w14:paraId="699A358E" w14:textId="77777777" w:rsidR="003F7E83" w:rsidRDefault="003F7E83" w:rsidP="00384790">
      <w:pPr>
        <w:pStyle w:val="a8"/>
        <w:ind w:firstLine="420"/>
      </w:pPr>
    </w:p>
    <w:p w14:paraId="20D103E9" w14:textId="77777777" w:rsidR="003C0F2E" w:rsidRDefault="003C0F2E" w:rsidP="00384790">
      <w:pPr>
        <w:pStyle w:val="a8"/>
        <w:ind w:firstLine="420"/>
      </w:pPr>
    </w:p>
    <w:p w14:paraId="0F477968" w14:textId="77777777" w:rsidR="00384790" w:rsidRDefault="00384790" w:rsidP="00384790">
      <w:pPr>
        <w:pStyle w:val="a8"/>
        <w:ind w:firstLine="420"/>
      </w:pPr>
    </w:p>
    <w:p w14:paraId="44093A5C" w14:textId="77777777" w:rsidR="00384790" w:rsidRDefault="00384790" w:rsidP="00384790">
      <w:pPr>
        <w:pStyle w:val="a8"/>
        <w:ind w:firstLine="420"/>
      </w:pPr>
      <w:r>
        <w:t>Abstract —</w:t>
      </w:r>
      <w:proofErr w:type="gramStart"/>
      <w:r>
        <w:t>As</w:t>
      </w:r>
      <w:proofErr w:type="gramEnd"/>
      <w:r>
        <w:t xml:space="preserve"> a common language in the websites, Javascript helps to make various dynamic webpages. But it’s more difficult to protect Javascript source codes than to protect Java or C/C++ programs, because Javascript codes can’t be compiled into byte or binary codes. This paper discusses the obfuscation method to protect source codes of script languages like Javascript, and provides </w:t>
      </w:r>
      <w:proofErr w:type="gramStart"/>
      <w:r>
        <w:t>a</w:t>
      </w:r>
      <w:proofErr w:type="gramEnd"/>
      <w:r>
        <w:t xml:space="preserve"> algorithm by using the reference design of the polymorphic viruses to make the random encryption. This algorithm named “parhelion” has been applied to a set of software of webpage encryption, and a web-based information security system. The paper also gives the examples to show the effect of the protection.</w:t>
      </w:r>
    </w:p>
    <w:p w14:paraId="3110C260" w14:textId="77777777" w:rsidR="00384790" w:rsidRDefault="00384790" w:rsidP="00384790">
      <w:pPr>
        <w:pStyle w:val="a8"/>
        <w:ind w:firstLine="420"/>
      </w:pPr>
    </w:p>
    <w:p w14:paraId="6AFDA661" w14:textId="77777777" w:rsidR="00384790" w:rsidRDefault="00384790" w:rsidP="00384790">
      <w:pPr>
        <w:pStyle w:val="a8"/>
        <w:ind w:firstLine="420"/>
      </w:pPr>
      <w:r>
        <w:t>Keywords-Javascript obfuscators; source code protection; polymorphic viruses</w:t>
      </w:r>
    </w:p>
    <w:p w14:paraId="1FE4B859" w14:textId="77777777" w:rsidR="00384790" w:rsidRDefault="00384790" w:rsidP="00384790">
      <w:pPr>
        <w:pStyle w:val="a8"/>
        <w:ind w:firstLine="420"/>
      </w:pPr>
    </w:p>
    <w:p w14:paraId="2480F165" w14:textId="77777777" w:rsidR="00384790" w:rsidRDefault="00384790" w:rsidP="00384790">
      <w:pPr>
        <w:pStyle w:val="a8"/>
        <w:ind w:firstLine="420"/>
      </w:pPr>
      <w:r>
        <w:t>I. INTRODUCTION</w:t>
      </w:r>
    </w:p>
    <w:p w14:paraId="538519CF" w14:textId="77777777" w:rsidR="003C0F2E" w:rsidRDefault="003C0F2E" w:rsidP="003C0F2E">
      <w:pPr>
        <w:pStyle w:val="a8"/>
        <w:ind w:firstLineChars="0" w:firstLine="0"/>
      </w:pPr>
    </w:p>
    <w:p w14:paraId="343BF8FC" w14:textId="77777777" w:rsidR="003C0F2E" w:rsidRDefault="003C0F2E" w:rsidP="003C0F2E">
      <w:pPr>
        <w:pStyle w:val="a8"/>
        <w:ind w:firstLineChars="0" w:firstLine="0"/>
      </w:pPr>
    </w:p>
    <w:p w14:paraId="7BCBACC4" w14:textId="77777777" w:rsidR="003C0F2E" w:rsidRDefault="003C0F2E" w:rsidP="003C0F2E">
      <w:pPr>
        <w:pStyle w:val="a8"/>
        <w:ind w:firstLineChars="0" w:firstLine="0"/>
      </w:pPr>
    </w:p>
    <w:p w14:paraId="27EB7D41" w14:textId="77777777" w:rsidR="003C0F2E" w:rsidRDefault="003C0F2E" w:rsidP="003C0F2E">
      <w:pPr>
        <w:autoSpaceDE w:val="0"/>
        <w:autoSpaceDN w:val="0"/>
        <w:spacing w:line="835" w:lineRule="exact"/>
        <w:ind w:firstLine="480"/>
      </w:pPr>
    </w:p>
    <w:p w14:paraId="1030F717" w14:textId="77777777" w:rsidR="003C0F2E" w:rsidRDefault="003C0F2E" w:rsidP="003C0F2E">
      <w:pPr>
        <w:autoSpaceDE w:val="0"/>
        <w:autoSpaceDN w:val="0"/>
        <w:spacing w:line="244" w:lineRule="exact"/>
        <w:ind w:left="1609" w:firstLine="438"/>
      </w:pPr>
      <w:r>
        <w:rPr>
          <w:rFonts w:eastAsia="Times New Roman" w:cs="Times New Roman"/>
          <w:bCs/>
          <w:color w:val="000000"/>
          <w:spacing w:val="3"/>
          <w:w w:val="97"/>
          <w:kern w:val="0"/>
          <w:sz w:val="22"/>
        </w:rPr>
        <w:t>Zhongying</w:t>
      </w:r>
      <w:r>
        <w:rPr>
          <w:rFonts w:eastAsia="Times New Roman" w:cs="Times New Roman"/>
          <w:bCs/>
          <w:color w:val="000000"/>
          <w:w w:val="92"/>
          <w:kern w:val="0"/>
          <w:sz w:val="22"/>
        </w:rPr>
        <w:t xml:space="preserve"> </w:t>
      </w:r>
      <w:r>
        <w:rPr>
          <w:rFonts w:eastAsia="Times New Roman" w:cs="Times New Roman"/>
          <w:bCs/>
          <w:color w:val="000000"/>
          <w:w w:val="101"/>
          <w:kern w:val="0"/>
          <w:sz w:val="22"/>
        </w:rPr>
        <w:t>Bai</w:t>
      </w:r>
    </w:p>
    <w:p w14:paraId="4183E3FA" w14:textId="77777777" w:rsidR="003C0F2E" w:rsidRDefault="003C0F2E" w:rsidP="003C0F2E">
      <w:pPr>
        <w:autoSpaceDE w:val="0"/>
        <w:autoSpaceDN w:val="0"/>
        <w:spacing w:line="49" w:lineRule="exact"/>
        <w:ind w:firstLine="480"/>
      </w:pPr>
    </w:p>
    <w:p w14:paraId="7BCDD79E" w14:textId="77777777" w:rsidR="003C0F2E" w:rsidRDefault="003C0F2E" w:rsidP="003C0F2E">
      <w:pPr>
        <w:autoSpaceDE w:val="0"/>
        <w:autoSpaceDN w:val="0"/>
        <w:spacing w:line="220" w:lineRule="exact"/>
        <w:ind w:left="152" w:firstLine="383"/>
        <w:jc w:val="center"/>
      </w:pPr>
      <w:r>
        <w:rPr>
          <w:rFonts w:eastAsia="Times New Roman" w:cs="Times New Roman"/>
          <w:bCs/>
          <w:color w:val="000000"/>
          <w:spacing w:val="-3"/>
          <w:w w:val="104"/>
          <w:kern w:val="0"/>
          <w:sz w:val="19"/>
        </w:rPr>
        <w:t>Beijing</w:t>
      </w:r>
      <w:r>
        <w:rPr>
          <w:rFonts w:eastAsia="Times New Roman" w:cs="Times New Roman"/>
          <w:bCs/>
          <w:color w:val="000000"/>
          <w:w w:val="97"/>
          <w:kern w:val="0"/>
          <w:sz w:val="19"/>
        </w:rPr>
        <w:t xml:space="preserve"> </w:t>
      </w:r>
      <w:r>
        <w:rPr>
          <w:rFonts w:eastAsia="Times New Roman" w:cs="Times New Roman"/>
          <w:bCs/>
          <w:color w:val="000000"/>
          <w:kern w:val="0"/>
          <w:sz w:val="19"/>
        </w:rPr>
        <w:t>University</w:t>
      </w:r>
      <w:r>
        <w:rPr>
          <w:rFonts w:eastAsia="Times New Roman" w:cs="Times New Roman"/>
          <w:bCs/>
          <w:color w:val="000000"/>
          <w:w w:val="99"/>
          <w:kern w:val="0"/>
          <w:sz w:val="19"/>
        </w:rPr>
        <w:t xml:space="preserve"> </w:t>
      </w:r>
      <w:r>
        <w:rPr>
          <w:rFonts w:eastAsia="Times New Roman" w:cs="Times New Roman"/>
          <w:bCs/>
          <w:color w:val="000000"/>
          <w:kern w:val="0"/>
          <w:sz w:val="19"/>
        </w:rPr>
        <w:t>of</w:t>
      </w:r>
      <w:r>
        <w:rPr>
          <w:rFonts w:eastAsia="Times New Roman" w:cs="Times New Roman"/>
          <w:bCs/>
          <w:color w:val="000000"/>
          <w:w w:val="97"/>
          <w:kern w:val="0"/>
          <w:sz w:val="19"/>
        </w:rPr>
        <w:t xml:space="preserve"> </w:t>
      </w:r>
      <w:r>
        <w:rPr>
          <w:rFonts w:eastAsia="Times New Roman" w:cs="Times New Roman"/>
          <w:bCs/>
          <w:color w:val="000000"/>
          <w:spacing w:val="-3"/>
          <w:w w:val="104"/>
          <w:kern w:val="0"/>
          <w:sz w:val="19"/>
        </w:rPr>
        <w:t>Posts</w:t>
      </w:r>
      <w:r>
        <w:rPr>
          <w:rFonts w:eastAsia="Times New Roman" w:cs="Times New Roman"/>
          <w:bCs/>
          <w:color w:val="000000"/>
          <w:w w:val="98"/>
          <w:kern w:val="0"/>
          <w:sz w:val="19"/>
        </w:rPr>
        <w:t xml:space="preserve"> </w:t>
      </w:r>
      <w:r>
        <w:rPr>
          <w:rFonts w:eastAsia="Times New Roman" w:cs="Times New Roman"/>
          <w:bCs/>
          <w:color w:val="000000"/>
          <w:spacing w:val="-4"/>
          <w:w w:val="105"/>
          <w:kern w:val="0"/>
          <w:sz w:val="19"/>
        </w:rPr>
        <w:t>and</w:t>
      </w:r>
      <w:r>
        <w:rPr>
          <w:rFonts w:eastAsia="Times New Roman" w:cs="Times New Roman"/>
          <w:bCs/>
          <w:color w:val="000000"/>
          <w:w w:val="95"/>
          <w:kern w:val="0"/>
          <w:sz w:val="19"/>
        </w:rPr>
        <w:t xml:space="preserve"> </w:t>
      </w:r>
      <w:r>
        <w:rPr>
          <w:rFonts w:eastAsia="Times New Roman" w:cs="Times New Roman"/>
          <w:bCs/>
          <w:color w:val="000000"/>
          <w:kern w:val="0"/>
          <w:sz w:val="19"/>
        </w:rPr>
        <w:t>Telecommunications</w:t>
      </w:r>
    </w:p>
    <w:p w14:paraId="22D5B486" w14:textId="77777777" w:rsidR="003C0F2E" w:rsidRDefault="003C0F2E" w:rsidP="003C0F2E">
      <w:pPr>
        <w:autoSpaceDE w:val="0"/>
        <w:autoSpaceDN w:val="0"/>
        <w:spacing w:before="10" w:line="221" w:lineRule="exact"/>
        <w:ind w:left="1664" w:firstLine="380"/>
      </w:pPr>
      <w:proofErr w:type="gramStart"/>
      <w:r>
        <w:rPr>
          <w:rFonts w:eastAsia="Times New Roman" w:cs="Times New Roman"/>
          <w:bCs/>
          <w:color w:val="000000"/>
          <w:kern w:val="0"/>
          <w:sz w:val="19"/>
        </w:rPr>
        <w:t>Beijing</w:t>
      </w:r>
      <w:r>
        <w:rPr>
          <w:rFonts w:eastAsia="Times New Roman" w:cs="Times New Roman"/>
          <w:bCs/>
          <w:color w:val="000000"/>
          <w:w w:val="99"/>
          <w:kern w:val="0"/>
          <w:sz w:val="19"/>
        </w:rPr>
        <w:t xml:space="preserve"> </w:t>
      </w:r>
      <w:r>
        <w:rPr>
          <w:rFonts w:eastAsia="Times New Roman" w:cs="Times New Roman"/>
          <w:bCs/>
          <w:color w:val="000000"/>
          <w:kern w:val="0"/>
          <w:sz w:val="19"/>
        </w:rPr>
        <w:t>,</w:t>
      </w:r>
      <w:proofErr w:type="gramEnd"/>
      <w:r>
        <w:rPr>
          <w:rFonts w:eastAsia="Times New Roman" w:cs="Times New Roman"/>
          <w:bCs/>
          <w:color w:val="000000"/>
          <w:w w:val="99"/>
          <w:kern w:val="0"/>
          <w:sz w:val="19"/>
        </w:rPr>
        <w:t xml:space="preserve"> </w:t>
      </w:r>
      <w:r>
        <w:rPr>
          <w:rFonts w:eastAsia="Times New Roman" w:cs="Times New Roman"/>
          <w:bCs/>
          <w:color w:val="000000"/>
          <w:kern w:val="0"/>
          <w:sz w:val="19"/>
        </w:rPr>
        <w:t>China</w:t>
      </w:r>
    </w:p>
    <w:p w14:paraId="7B7B3059" w14:textId="77777777" w:rsidR="003C0F2E" w:rsidRDefault="003C0F2E" w:rsidP="003C0F2E">
      <w:pPr>
        <w:autoSpaceDE w:val="0"/>
        <w:autoSpaceDN w:val="0"/>
        <w:spacing w:line="240" w:lineRule="exact"/>
        <w:ind w:firstLine="480"/>
      </w:pPr>
    </w:p>
    <w:p w14:paraId="3FFAC4F6" w14:textId="77777777" w:rsidR="003C0F2E" w:rsidRDefault="003C0F2E" w:rsidP="003C0F2E">
      <w:pPr>
        <w:autoSpaceDE w:val="0"/>
        <w:autoSpaceDN w:val="0"/>
        <w:spacing w:line="220" w:lineRule="exact"/>
        <w:ind w:firstLine="380"/>
        <w:jc w:val="center"/>
      </w:pPr>
      <w:r>
        <w:rPr>
          <w:rFonts w:eastAsia="Times New Roman" w:cs="Times New Roman"/>
          <w:bCs/>
          <w:color w:val="000000"/>
          <w:kern w:val="0"/>
          <w:sz w:val="19"/>
        </w:rPr>
        <w:t>Yuan</w:t>
      </w:r>
      <w:r>
        <w:rPr>
          <w:rFonts w:eastAsia="Times New Roman" w:cs="Times New Roman"/>
          <w:bCs/>
          <w:color w:val="000000"/>
          <w:w w:val="98"/>
          <w:kern w:val="0"/>
          <w:sz w:val="19"/>
        </w:rPr>
        <w:t xml:space="preserve"> </w:t>
      </w:r>
      <w:r>
        <w:rPr>
          <w:rFonts w:eastAsia="Times New Roman" w:cs="Times New Roman"/>
          <w:bCs/>
          <w:color w:val="000000"/>
          <w:kern w:val="0"/>
          <w:sz w:val="19"/>
        </w:rPr>
        <w:t>Bai</w:t>
      </w:r>
    </w:p>
    <w:p w14:paraId="1262EA4F" w14:textId="77777777" w:rsidR="003C0F2E" w:rsidRDefault="003C0F2E" w:rsidP="003C0F2E">
      <w:pPr>
        <w:autoSpaceDE w:val="0"/>
        <w:autoSpaceDN w:val="0"/>
        <w:spacing w:before="8" w:line="220" w:lineRule="exact"/>
        <w:ind w:left="152" w:firstLine="383"/>
        <w:jc w:val="center"/>
      </w:pPr>
      <w:r>
        <w:rPr>
          <w:rFonts w:eastAsia="Times New Roman" w:cs="Times New Roman"/>
          <w:bCs/>
          <w:color w:val="000000"/>
          <w:spacing w:val="-3"/>
          <w:w w:val="104"/>
          <w:kern w:val="0"/>
          <w:sz w:val="19"/>
        </w:rPr>
        <w:t>Beijing</w:t>
      </w:r>
      <w:r>
        <w:rPr>
          <w:rFonts w:eastAsia="Times New Roman" w:cs="Times New Roman"/>
          <w:bCs/>
          <w:color w:val="000000"/>
          <w:w w:val="97"/>
          <w:kern w:val="0"/>
          <w:sz w:val="19"/>
        </w:rPr>
        <w:t xml:space="preserve"> </w:t>
      </w:r>
      <w:r>
        <w:rPr>
          <w:rFonts w:eastAsia="Times New Roman" w:cs="Times New Roman"/>
          <w:bCs/>
          <w:color w:val="000000"/>
          <w:kern w:val="0"/>
          <w:sz w:val="19"/>
        </w:rPr>
        <w:t>University</w:t>
      </w:r>
      <w:r>
        <w:rPr>
          <w:rFonts w:eastAsia="Times New Roman" w:cs="Times New Roman"/>
          <w:bCs/>
          <w:color w:val="000000"/>
          <w:w w:val="99"/>
          <w:kern w:val="0"/>
          <w:sz w:val="19"/>
        </w:rPr>
        <w:t xml:space="preserve"> </w:t>
      </w:r>
      <w:r>
        <w:rPr>
          <w:rFonts w:eastAsia="Times New Roman" w:cs="Times New Roman"/>
          <w:bCs/>
          <w:color w:val="000000"/>
          <w:kern w:val="0"/>
          <w:sz w:val="19"/>
        </w:rPr>
        <w:t>of</w:t>
      </w:r>
      <w:r>
        <w:rPr>
          <w:rFonts w:eastAsia="Times New Roman" w:cs="Times New Roman"/>
          <w:bCs/>
          <w:color w:val="000000"/>
          <w:w w:val="97"/>
          <w:kern w:val="0"/>
          <w:sz w:val="19"/>
        </w:rPr>
        <w:t xml:space="preserve"> </w:t>
      </w:r>
      <w:r>
        <w:rPr>
          <w:rFonts w:eastAsia="Times New Roman" w:cs="Times New Roman"/>
          <w:bCs/>
          <w:color w:val="000000"/>
          <w:spacing w:val="-3"/>
          <w:w w:val="104"/>
          <w:kern w:val="0"/>
          <w:sz w:val="19"/>
        </w:rPr>
        <w:t>Posts</w:t>
      </w:r>
      <w:r>
        <w:rPr>
          <w:rFonts w:eastAsia="Times New Roman" w:cs="Times New Roman"/>
          <w:bCs/>
          <w:color w:val="000000"/>
          <w:w w:val="98"/>
          <w:kern w:val="0"/>
          <w:sz w:val="19"/>
        </w:rPr>
        <w:t xml:space="preserve"> </w:t>
      </w:r>
      <w:r>
        <w:rPr>
          <w:rFonts w:eastAsia="Times New Roman" w:cs="Times New Roman"/>
          <w:bCs/>
          <w:color w:val="000000"/>
          <w:spacing w:val="-4"/>
          <w:w w:val="105"/>
          <w:kern w:val="0"/>
          <w:sz w:val="19"/>
        </w:rPr>
        <w:t>and</w:t>
      </w:r>
      <w:r>
        <w:rPr>
          <w:rFonts w:eastAsia="Times New Roman" w:cs="Times New Roman"/>
          <w:bCs/>
          <w:color w:val="000000"/>
          <w:w w:val="95"/>
          <w:kern w:val="0"/>
          <w:sz w:val="19"/>
        </w:rPr>
        <w:t xml:space="preserve"> </w:t>
      </w:r>
      <w:r>
        <w:rPr>
          <w:rFonts w:eastAsia="Times New Roman" w:cs="Times New Roman"/>
          <w:bCs/>
          <w:color w:val="000000"/>
          <w:kern w:val="0"/>
          <w:sz w:val="19"/>
        </w:rPr>
        <w:t>Telecommunications</w:t>
      </w:r>
    </w:p>
    <w:p w14:paraId="77C3A379" w14:textId="77777777" w:rsidR="003C0F2E" w:rsidRDefault="003C0F2E" w:rsidP="003C0F2E">
      <w:pPr>
        <w:autoSpaceDE w:val="0"/>
        <w:autoSpaceDN w:val="0"/>
        <w:spacing w:before="10" w:line="221" w:lineRule="exact"/>
        <w:ind w:firstLine="380"/>
        <w:jc w:val="center"/>
      </w:pPr>
      <w:proofErr w:type="gramStart"/>
      <w:r>
        <w:rPr>
          <w:rFonts w:eastAsia="Times New Roman" w:cs="Times New Roman"/>
          <w:bCs/>
          <w:color w:val="000000"/>
          <w:kern w:val="0"/>
          <w:sz w:val="19"/>
        </w:rPr>
        <w:t>Beijing</w:t>
      </w:r>
      <w:r>
        <w:rPr>
          <w:rFonts w:eastAsia="Times New Roman" w:cs="Times New Roman"/>
          <w:bCs/>
          <w:color w:val="000000"/>
          <w:w w:val="99"/>
          <w:kern w:val="0"/>
          <w:sz w:val="19"/>
        </w:rPr>
        <w:t xml:space="preserve"> </w:t>
      </w:r>
      <w:r>
        <w:rPr>
          <w:rFonts w:eastAsia="Times New Roman" w:cs="Times New Roman"/>
          <w:bCs/>
          <w:color w:val="000000"/>
          <w:kern w:val="0"/>
          <w:sz w:val="19"/>
        </w:rPr>
        <w:t>,</w:t>
      </w:r>
      <w:proofErr w:type="gramEnd"/>
      <w:r>
        <w:rPr>
          <w:rFonts w:eastAsia="Times New Roman" w:cs="Times New Roman"/>
          <w:bCs/>
          <w:color w:val="000000"/>
          <w:w w:val="99"/>
          <w:kern w:val="0"/>
          <w:sz w:val="19"/>
        </w:rPr>
        <w:t xml:space="preserve"> </w:t>
      </w:r>
      <w:r>
        <w:rPr>
          <w:rFonts w:eastAsia="Times New Roman" w:cs="Times New Roman"/>
          <w:bCs/>
          <w:color w:val="000000"/>
          <w:kern w:val="0"/>
          <w:sz w:val="19"/>
        </w:rPr>
        <w:t>China</w:t>
      </w:r>
    </w:p>
    <w:p w14:paraId="276363CD" w14:textId="77777777" w:rsidR="003C0F2E" w:rsidRDefault="003C0F2E" w:rsidP="003C0F2E">
      <w:pPr>
        <w:autoSpaceDE w:val="0"/>
        <w:autoSpaceDN w:val="0"/>
        <w:spacing w:before="10" w:line="220" w:lineRule="exact"/>
        <w:ind w:firstLine="380"/>
        <w:jc w:val="center"/>
      </w:pPr>
      <w:r>
        <w:rPr>
          <w:rFonts w:eastAsia="Times New Roman" w:cs="Times New Roman"/>
          <w:bCs/>
          <w:color w:val="000000"/>
          <w:kern w:val="0"/>
          <w:sz w:val="19"/>
        </w:rPr>
        <w:t>snowbaiyuan@163.com</w:t>
      </w:r>
    </w:p>
    <w:p w14:paraId="2AF87947" w14:textId="77777777" w:rsidR="003C0F2E" w:rsidRDefault="003C0F2E" w:rsidP="003C0F2E">
      <w:pPr>
        <w:autoSpaceDE w:val="0"/>
        <w:autoSpaceDN w:val="0"/>
        <w:spacing w:line="629" w:lineRule="exact"/>
        <w:ind w:firstLine="480"/>
      </w:pPr>
    </w:p>
    <w:p w14:paraId="362575E8" w14:textId="77777777" w:rsidR="003C0F2E" w:rsidRDefault="00384790" w:rsidP="00384790">
      <w:pPr>
        <w:pStyle w:val="a8"/>
        <w:ind w:firstLine="420"/>
      </w:pPr>
      <w:r>
        <w:t xml:space="preserve">Source code protection is valuable in most situations. The source codes reveal the key ideas </w:t>
      </w:r>
    </w:p>
    <w:p w14:paraId="4362B4A9" w14:textId="56292557" w:rsidR="00384790" w:rsidRDefault="00384790" w:rsidP="003C0F2E">
      <w:pPr>
        <w:pStyle w:val="a8"/>
        <w:ind w:firstLineChars="0" w:firstLine="0"/>
      </w:pPr>
      <w:proofErr w:type="gramStart"/>
      <w:r>
        <w:t>of</w:t>
      </w:r>
      <w:proofErr w:type="gramEnd"/>
      <w:r>
        <w:t xml:space="preserve"> programs, and act as an important role in fields of software copyrights and information security.</w:t>
      </w:r>
    </w:p>
    <w:p w14:paraId="3CB986D2" w14:textId="7E97014C" w:rsidR="00384790" w:rsidRDefault="00384790" w:rsidP="00C020DA">
      <w:pPr>
        <w:pStyle w:val="a8"/>
        <w:ind w:firstLine="420"/>
      </w:pPr>
      <w:r>
        <w:t>Javascript is a common language in the websites. This script language helps to make various dynamic webpages. It’s more difficult to protect Javascript source codes than to protect Java or C/C++ programs, because Javascript source codes can’t be complied into byte or binary codes.</w:t>
      </w:r>
    </w:p>
    <w:p w14:paraId="34760573" w14:textId="77777777" w:rsidR="00384790" w:rsidRDefault="00384790" w:rsidP="00384790">
      <w:pPr>
        <w:pStyle w:val="a8"/>
        <w:ind w:firstLine="420"/>
      </w:pPr>
      <w:r>
        <w:t>This paper discusses the obfuscation method to protect source codes of script languages like Javascript, and provides a protecting algorithm by using the reference design of the polymorphic viruses to make the random encryption.</w:t>
      </w:r>
    </w:p>
    <w:p w14:paraId="2EBBDA7B" w14:textId="77777777" w:rsidR="00384790" w:rsidRDefault="00384790" w:rsidP="00384790">
      <w:pPr>
        <w:pStyle w:val="a8"/>
        <w:ind w:firstLine="420"/>
      </w:pPr>
      <w:r>
        <w:t>This algorithm named “parhelion” has been applied to a set of software of webpage encryption, and a web-based information security system. The paper also gives the examples to show the effect of the code protection.</w:t>
      </w:r>
    </w:p>
    <w:p w14:paraId="77B96205" w14:textId="77777777" w:rsidR="00384790" w:rsidRDefault="00384790" w:rsidP="00384790">
      <w:pPr>
        <w:pStyle w:val="a8"/>
        <w:ind w:firstLine="420"/>
      </w:pPr>
      <w:r>
        <w:t>The remainder of this paper is structured as follows: Section 2 points out the difficulty of Javascript source</w:t>
      </w:r>
    </w:p>
    <w:p w14:paraId="1DF242A5" w14:textId="77777777" w:rsidR="00384790" w:rsidRDefault="00384790" w:rsidP="00384790">
      <w:pPr>
        <w:pStyle w:val="a8"/>
        <w:ind w:firstLine="420"/>
      </w:pPr>
      <w:proofErr w:type="gramStart"/>
      <w:r>
        <w:t>code</w:t>
      </w:r>
      <w:proofErr w:type="gramEnd"/>
      <w:r>
        <w:t xml:space="preserve"> protection. Section 3 discusses the idea of obfuscators in manner of polymorphic viruses. Section 4 and 5 describes an encryption algorithm design. Two application examples are given in section 6. Conclusions are given in section 7.</w:t>
      </w:r>
    </w:p>
    <w:p w14:paraId="6E834F35" w14:textId="3A83ECD0" w:rsidR="00384790" w:rsidRDefault="00384790" w:rsidP="00384790">
      <w:pPr>
        <w:pStyle w:val="a8"/>
        <w:ind w:firstLine="420"/>
      </w:pPr>
      <w:r>
        <w:t xml:space="preserve"> </w:t>
      </w:r>
    </w:p>
    <w:p w14:paraId="3E828762" w14:textId="77777777" w:rsidR="00384790" w:rsidRDefault="00384790" w:rsidP="00384790">
      <w:pPr>
        <w:pStyle w:val="a8"/>
        <w:ind w:firstLine="420"/>
      </w:pPr>
      <w:r>
        <w:t xml:space="preserve">II. D IFFICULTY OF P ROTECTING J AVASCRIPT CODES </w:t>
      </w:r>
      <w:proofErr w:type="gramStart"/>
      <w:r>
        <w:t>Most</w:t>
      </w:r>
      <w:proofErr w:type="gramEnd"/>
      <w:r>
        <w:t xml:space="preserve"> programs are written in Java or C/C++ language. A</w:t>
      </w:r>
    </w:p>
    <w:p w14:paraId="3090A06E" w14:textId="77777777" w:rsidR="00384790" w:rsidRDefault="00384790" w:rsidP="00384790">
      <w:pPr>
        <w:pStyle w:val="a8"/>
        <w:ind w:firstLine="420"/>
      </w:pPr>
      <w:proofErr w:type="gramStart"/>
      <w:r>
        <w:t>well-known</w:t>
      </w:r>
      <w:proofErr w:type="gramEnd"/>
      <w:r>
        <w:t xml:space="preserve"> way to protect these source codes is compiling them into byte or binary codes. The reverse process, decompiling them into source codes, is difficult.</w:t>
      </w:r>
    </w:p>
    <w:p w14:paraId="37677008" w14:textId="77777777" w:rsidR="00384790" w:rsidRDefault="00384790" w:rsidP="00384790">
      <w:pPr>
        <w:pStyle w:val="a8"/>
        <w:ind w:firstLine="420"/>
      </w:pPr>
      <w:r>
        <w:t>Yet Javascript source codes can’t be compiled because they have to be explained and executed by the web browsers, such as Internet Explorer and Firefox. Neither binary nor byte codes can be recognized by the web browsers.</w:t>
      </w:r>
    </w:p>
    <w:p w14:paraId="1641B51B" w14:textId="77777777" w:rsidR="00384790" w:rsidRDefault="00384790" w:rsidP="00384790">
      <w:pPr>
        <w:pStyle w:val="a8"/>
        <w:ind w:firstLine="420"/>
      </w:pPr>
      <w:r>
        <w:t xml:space="preserve">All of the web server side programs, for example, ASP, PHP, </w:t>
      </w:r>
      <w:proofErr w:type="gramStart"/>
      <w:r>
        <w:t>JSP</w:t>
      </w:r>
      <w:proofErr w:type="gramEnd"/>
      <w:r>
        <w:t xml:space="preserve"> and so on, are executed in the server side. Even if they are not complied, the servers give them sufficient protection. Source codes can’t be seen by the browsers. What the browsers get are just HTML codes generated by the server side programs.</w:t>
      </w:r>
    </w:p>
    <w:p w14:paraId="71CD8A3F" w14:textId="77777777" w:rsidR="00384790" w:rsidRDefault="00384790" w:rsidP="00384790">
      <w:pPr>
        <w:pStyle w:val="a8"/>
        <w:ind w:firstLine="420"/>
      </w:pPr>
      <w:r>
        <w:t>Yet Javascript source codes have to be downloaded by the browsers, otherwise they can’t be executed. So, each browser has the chance to see Javascript source codes. That’s the difficulty of protecting Javascript codes, too.</w:t>
      </w:r>
    </w:p>
    <w:p w14:paraId="753D90FD" w14:textId="77777777" w:rsidR="00384790" w:rsidRDefault="00384790" w:rsidP="00384790">
      <w:pPr>
        <w:pStyle w:val="a8"/>
        <w:ind w:firstLine="420"/>
      </w:pPr>
    </w:p>
    <w:p w14:paraId="7A3D4FF0" w14:textId="62FC0D3F" w:rsidR="00384790" w:rsidRDefault="00384790" w:rsidP="00384790">
      <w:pPr>
        <w:pStyle w:val="a8"/>
        <w:ind w:firstLine="420"/>
      </w:pPr>
      <w:r>
        <w:t>III. OBFUSCATORS AND P OLYMORPHIC V IRUSES Javascript programs are valuable applications, too. The</w:t>
      </w:r>
      <w:r w:rsidR="0013101A">
        <w:t xml:space="preserve"> </w:t>
      </w:r>
      <w:r>
        <w:t>source codes need some protection in any possible way. Encryption is considerable, which can translate the original source codes into another ones.</w:t>
      </w:r>
    </w:p>
    <w:p w14:paraId="1D309723" w14:textId="77777777" w:rsidR="00384790" w:rsidRDefault="00384790" w:rsidP="00384790">
      <w:pPr>
        <w:pStyle w:val="a8"/>
        <w:ind w:firstLine="420"/>
      </w:pPr>
      <w:r>
        <w:t>The encrypted codes are also in the form of Javascript source codes, therefore they can be executed by the browsers. There is no difference between the original and new codes when the browsers execute them, but the new codes are difficult to be understood by human beings.</w:t>
      </w:r>
    </w:p>
    <w:p w14:paraId="6C22D162" w14:textId="77777777" w:rsidR="00384790" w:rsidRDefault="00384790" w:rsidP="00384790">
      <w:pPr>
        <w:pStyle w:val="a8"/>
        <w:ind w:firstLine="420"/>
      </w:pPr>
      <w:r>
        <w:t>In order to design such encryption algorithm, there are helpful references: obfuscators and polymorphic viruses.</w:t>
      </w:r>
    </w:p>
    <w:p w14:paraId="0EC79B3C" w14:textId="77777777" w:rsidR="00384790" w:rsidRDefault="00384790" w:rsidP="00384790">
      <w:pPr>
        <w:pStyle w:val="a8"/>
        <w:ind w:firstLine="420"/>
      </w:pPr>
      <w:r>
        <w:t>Obfuscators are popular in the field of Java codes protection [1</w:t>
      </w:r>
      <w:proofErr w:type="gramStart"/>
      <w:r>
        <w:t>][</w:t>
      </w:r>
      <w:proofErr w:type="gramEnd"/>
      <w:r>
        <w:t>2]. Because the decompilers can change the Java byte codes back into source codes [3], the obfuscators are useful to make this work difficult. To some extent, the obfuscators encrypt the Java codes.</w:t>
      </w:r>
    </w:p>
    <w:p w14:paraId="63D77AEE" w14:textId="450B85E3" w:rsidR="00384790" w:rsidRDefault="00384790" w:rsidP="0013101A">
      <w:pPr>
        <w:pStyle w:val="a8"/>
        <w:ind w:firstLine="420"/>
      </w:pPr>
      <w:r>
        <w:t>Although Javascript source codes can’t be compiled into binary or byte codes, a well-designed obfuscator can still change the source codes into hard-to-understand codes.</w:t>
      </w:r>
    </w:p>
    <w:p w14:paraId="5C93ED3A" w14:textId="77777777" w:rsidR="00384790" w:rsidRDefault="00384790" w:rsidP="00384790">
      <w:pPr>
        <w:pStyle w:val="a8"/>
        <w:ind w:firstLine="420"/>
      </w:pPr>
    </w:p>
    <w:p w14:paraId="3200B212" w14:textId="77777777" w:rsidR="00384790" w:rsidRDefault="00384790" w:rsidP="00384790">
      <w:pPr>
        <w:pStyle w:val="a8"/>
        <w:ind w:firstLine="420"/>
      </w:pPr>
      <w:r>
        <w:t>Polymorphic viruses have the ability of changing themselves randomly [4]. This is a self-protection characteristic. It helps the polymorphic viruses to avoid the anti-virus softwares. In some sense, the codes of polymorphic viruses are encrypted by themselves.</w:t>
      </w:r>
    </w:p>
    <w:p w14:paraId="5FBC3ADF" w14:textId="77777777" w:rsidR="00384790" w:rsidRDefault="00384790" w:rsidP="00384790">
      <w:pPr>
        <w:pStyle w:val="a8"/>
        <w:ind w:firstLine="420"/>
      </w:pPr>
      <w:r>
        <w:t>If the Javascript source codes have this ability, so that each time the browser downloads different random codes, it’s more difficult to get the original codes.</w:t>
      </w:r>
    </w:p>
    <w:p w14:paraId="532B7126" w14:textId="77777777" w:rsidR="00384790" w:rsidRDefault="00384790" w:rsidP="00384790">
      <w:pPr>
        <w:pStyle w:val="a8"/>
        <w:ind w:firstLine="420"/>
      </w:pPr>
    </w:p>
    <w:p w14:paraId="44A0AD79" w14:textId="77777777" w:rsidR="00384790" w:rsidRDefault="00384790" w:rsidP="00384790">
      <w:pPr>
        <w:pStyle w:val="a8"/>
        <w:ind w:firstLine="420"/>
      </w:pPr>
      <w:r>
        <w:t>IV. ENCRYPTION ALGORITHM DESIGN</w:t>
      </w:r>
    </w:p>
    <w:p w14:paraId="632BDFA9" w14:textId="77777777" w:rsidR="00384790" w:rsidRDefault="00384790" w:rsidP="00384790">
      <w:pPr>
        <w:pStyle w:val="a8"/>
        <w:ind w:firstLine="420"/>
      </w:pPr>
    </w:p>
    <w:p w14:paraId="25303508" w14:textId="77777777" w:rsidR="00384790" w:rsidRDefault="00384790" w:rsidP="00384790">
      <w:pPr>
        <w:pStyle w:val="a8"/>
        <w:ind w:firstLine="420"/>
      </w:pPr>
      <w:r>
        <w:t>The encryption algorithm is named “parhelion” by the paper authors. It uses the following ways to protect Javascript source codes:</w:t>
      </w:r>
    </w:p>
    <w:p w14:paraId="456F3731" w14:textId="77777777" w:rsidR="00384790" w:rsidRDefault="00384790" w:rsidP="00384790">
      <w:pPr>
        <w:pStyle w:val="a8"/>
        <w:ind w:firstLine="420"/>
      </w:pPr>
      <w:r>
        <w:t>(1) The names of functions and variables are changed into random strings. For example, the Javascript code</w:t>
      </w:r>
    </w:p>
    <w:p w14:paraId="56A530FC" w14:textId="77777777" w:rsidR="00384790" w:rsidRDefault="00384790" w:rsidP="00384790">
      <w:pPr>
        <w:pStyle w:val="a8"/>
        <w:ind w:firstLine="420"/>
      </w:pPr>
      <w:r>
        <w:rPr>
          <w:rFonts w:hint="eastAsia"/>
        </w:rPr>
        <w:t>“</w:t>
      </w:r>
      <w:r>
        <w:t>var myName,myAddress;”</w:t>
      </w:r>
    </w:p>
    <w:p w14:paraId="1A5519C0" w14:textId="77777777" w:rsidR="00384790" w:rsidRDefault="00384790" w:rsidP="00384790">
      <w:pPr>
        <w:pStyle w:val="a8"/>
        <w:ind w:firstLine="420"/>
      </w:pPr>
      <w:proofErr w:type="gramStart"/>
      <w:r>
        <w:t>may</w:t>
      </w:r>
      <w:proofErr w:type="gramEnd"/>
      <w:r>
        <w:t xml:space="preserve"> be changed into</w:t>
      </w:r>
    </w:p>
    <w:p w14:paraId="4DC9AB4C" w14:textId="77777777" w:rsidR="00384790" w:rsidRDefault="00384790" w:rsidP="00384790">
      <w:pPr>
        <w:pStyle w:val="a8"/>
        <w:ind w:firstLine="420"/>
      </w:pPr>
      <w:r>
        <w:rPr>
          <w:rFonts w:hint="eastAsia"/>
        </w:rPr>
        <w:t>“</w:t>
      </w:r>
      <w:r>
        <w:t>var ll0lllOl, ll000llO;”</w:t>
      </w:r>
    </w:p>
    <w:p w14:paraId="4CBD6690" w14:textId="77777777" w:rsidR="00384790" w:rsidRDefault="00384790" w:rsidP="00384790">
      <w:pPr>
        <w:pStyle w:val="a8"/>
        <w:ind w:firstLine="420"/>
      </w:pPr>
      <w:proofErr w:type="gramStart"/>
      <w:r>
        <w:t>so</w:t>
      </w:r>
      <w:proofErr w:type="gramEnd"/>
      <w:r>
        <w:t xml:space="preserve"> that the encrypted codes are like compiled machine language codes.</w:t>
      </w:r>
    </w:p>
    <w:p w14:paraId="191487FE" w14:textId="77777777" w:rsidR="00384790" w:rsidRDefault="00384790" w:rsidP="00384790">
      <w:pPr>
        <w:pStyle w:val="a8"/>
        <w:ind w:firstLine="420"/>
      </w:pPr>
      <w:r>
        <w:t>(2) The sequence of defining functions and variables is randomly changed. For example, the Javascript codes</w:t>
      </w:r>
    </w:p>
    <w:p w14:paraId="43B1E168" w14:textId="77777777" w:rsidR="00384790" w:rsidRDefault="00384790" w:rsidP="00384790">
      <w:pPr>
        <w:pStyle w:val="a8"/>
        <w:ind w:firstLine="420"/>
      </w:pPr>
      <w:r>
        <w:rPr>
          <w:rFonts w:hint="eastAsia"/>
        </w:rPr>
        <w:t>“</w:t>
      </w:r>
      <w:r>
        <w:t>var a; var b; function c() {…} function d() {…}”</w:t>
      </w:r>
    </w:p>
    <w:p w14:paraId="1A212D39" w14:textId="77777777" w:rsidR="00384790" w:rsidRDefault="00384790" w:rsidP="00384790">
      <w:pPr>
        <w:pStyle w:val="a8"/>
        <w:ind w:firstLine="420"/>
      </w:pPr>
      <w:proofErr w:type="gramStart"/>
      <w:r>
        <w:t>may</w:t>
      </w:r>
      <w:proofErr w:type="gramEnd"/>
      <w:r>
        <w:t xml:space="preserve"> be changed into</w:t>
      </w:r>
    </w:p>
    <w:p w14:paraId="05D0A067" w14:textId="77777777" w:rsidR="00384790" w:rsidRDefault="00384790" w:rsidP="00384790">
      <w:pPr>
        <w:pStyle w:val="a8"/>
        <w:ind w:firstLine="420"/>
      </w:pPr>
      <w:r>
        <w:rPr>
          <w:rFonts w:hint="eastAsia"/>
        </w:rPr>
        <w:t>“</w:t>
      </w:r>
      <w:r>
        <w:t>function d() {…} var b; function c() {…} var a;”</w:t>
      </w:r>
    </w:p>
    <w:p w14:paraId="2FA647D7" w14:textId="77777777" w:rsidR="00384790" w:rsidRDefault="00384790" w:rsidP="00384790">
      <w:pPr>
        <w:pStyle w:val="a8"/>
        <w:ind w:firstLine="420"/>
      </w:pPr>
      <w:proofErr w:type="gramStart"/>
      <w:r>
        <w:t>and</w:t>
      </w:r>
      <w:proofErr w:type="gramEnd"/>
      <w:r>
        <w:t xml:space="preserve"> finally into</w:t>
      </w:r>
    </w:p>
    <w:p w14:paraId="191ED455" w14:textId="77777777" w:rsidR="00384790" w:rsidRDefault="00384790" w:rsidP="00384790">
      <w:pPr>
        <w:pStyle w:val="a8"/>
        <w:ind w:firstLine="420"/>
      </w:pPr>
      <w:r>
        <w:rPr>
          <w:rFonts w:hint="eastAsia"/>
        </w:rPr>
        <w:t>“</w:t>
      </w:r>
      <w:r>
        <w:t>function Ol000llO() {…} var ll0lllOl; function Ol0lllOl() {…} var ll000llO;”</w:t>
      </w:r>
    </w:p>
    <w:p w14:paraId="4EC47075" w14:textId="77777777" w:rsidR="00384790" w:rsidRDefault="00384790" w:rsidP="00384790">
      <w:pPr>
        <w:pStyle w:val="a8"/>
        <w:ind w:firstLine="420"/>
      </w:pPr>
      <w:proofErr w:type="gramStart"/>
      <w:r>
        <w:t>so</w:t>
      </w:r>
      <w:proofErr w:type="gramEnd"/>
      <w:r>
        <w:t xml:space="preserve"> that the encrypted codes have fully different location.</w:t>
      </w:r>
    </w:p>
    <w:p w14:paraId="611B1F74" w14:textId="77777777" w:rsidR="00384790" w:rsidRDefault="00384790" w:rsidP="00384790">
      <w:pPr>
        <w:pStyle w:val="a8"/>
        <w:ind w:firstLine="420"/>
      </w:pPr>
      <w:r>
        <w:t>(3) Some special Javascript source codes are changed into encrypted strings. For example, “document.write” may be changed into “e355b6104c2019aa8e12faa1ec51e44e”, so that it’s hidden in the whole encrypted codes. When the special code is needed, decrypt the string and use the function “</w:t>
      </w:r>
      <w:proofErr w:type="gramStart"/>
      <w:r>
        <w:t>eval(</w:t>
      </w:r>
      <w:proofErr w:type="gramEnd"/>
      <w:r>
        <w:t>)” instead.</w:t>
      </w:r>
    </w:p>
    <w:p w14:paraId="68929502" w14:textId="77777777" w:rsidR="00384790" w:rsidRDefault="00384790" w:rsidP="00384790">
      <w:pPr>
        <w:pStyle w:val="a8"/>
        <w:ind w:firstLine="420"/>
      </w:pPr>
      <w:r>
        <w:t>(4) Fake functions and variables are mixed into the encrypted codes. They can puzzle the reverse engineers. They aren’t executed by the browsers indeed, so they won’t affect the correct Javascript programs.</w:t>
      </w:r>
    </w:p>
    <w:p w14:paraId="5A6B4ED5" w14:textId="77777777" w:rsidR="00384790" w:rsidRDefault="00384790" w:rsidP="00384790">
      <w:pPr>
        <w:pStyle w:val="a8"/>
        <w:ind w:firstLine="420"/>
      </w:pPr>
      <w:r>
        <w:rPr>
          <w:rFonts w:hint="eastAsia"/>
        </w:rPr>
        <w:t>“</w:t>
      </w:r>
      <w:r>
        <w:t>Parhelion” algorithm can be implemented by C/C++ or web server side programs such as ASP, PHP, JSP and so on. The main description of “parhelion” algorithm is given below:</w:t>
      </w:r>
    </w:p>
    <w:p w14:paraId="61BC2ACD" w14:textId="77777777" w:rsidR="00384790" w:rsidRDefault="00384790" w:rsidP="00384790">
      <w:pPr>
        <w:pStyle w:val="a8"/>
        <w:ind w:firstLine="420"/>
      </w:pPr>
      <w:r>
        <w:t>All names of Javascript functions and variables are changed into strings made up of characters “0”, “1”, “O” and “l”, and the first character should be “O” or “l”. The strings should be long enough. Typically, “parhelion” algorithm uses 16-character strings. Then, a name in the encrypted codes may have the appearance like “lll1OOO01l0llOl1”.</w:t>
      </w:r>
    </w:p>
    <w:p w14:paraId="0AC2EA1F" w14:textId="77777777" w:rsidR="00384790" w:rsidRDefault="00384790" w:rsidP="00384790">
      <w:pPr>
        <w:pStyle w:val="a8"/>
        <w:ind w:firstLine="420"/>
      </w:pPr>
      <w:r>
        <w:t>Furthermore, in order to make all names alike and difficult to be distinguished, “parhelion” algorithm uses a random string as the standard name, and changes its characters randomly to generate new names.</w:t>
      </w:r>
    </w:p>
    <w:p w14:paraId="729C4D19" w14:textId="77777777" w:rsidR="00384790" w:rsidRDefault="00384790" w:rsidP="00384790">
      <w:pPr>
        <w:pStyle w:val="a8"/>
        <w:ind w:firstLine="420"/>
      </w:pPr>
    </w:p>
    <w:p w14:paraId="7146ADDE" w14:textId="77777777" w:rsidR="00384790" w:rsidRDefault="00384790" w:rsidP="00384790">
      <w:pPr>
        <w:pStyle w:val="a8"/>
        <w:ind w:firstLine="420"/>
      </w:pPr>
      <w:r>
        <w:t>V. ENCRYPTION ALGORITHM DESCRIPTION</w:t>
      </w:r>
    </w:p>
    <w:p w14:paraId="3F890C2B" w14:textId="77777777" w:rsidR="00384790" w:rsidRDefault="00384790" w:rsidP="00384790">
      <w:pPr>
        <w:pStyle w:val="a8"/>
        <w:ind w:firstLine="420"/>
      </w:pPr>
    </w:p>
    <w:p w14:paraId="524630B6" w14:textId="10C5471A" w:rsidR="00384790" w:rsidRDefault="00384790" w:rsidP="00202AA7">
      <w:pPr>
        <w:pStyle w:val="a8"/>
        <w:ind w:firstLine="420"/>
      </w:pPr>
      <w:r>
        <w:t xml:space="preserve">The algorithm has the following steps: </w:t>
      </w:r>
    </w:p>
    <w:p w14:paraId="69C79AE5" w14:textId="77777777" w:rsidR="00384790" w:rsidRDefault="00384790" w:rsidP="00384790">
      <w:pPr>
        <w:pStyle w:val="a8"/>
        <w:ind w:firstLine="420"/>
      </w:pPr>
    </w:p>
    <w:p w14:paraId="298E28CC" w14:textId="77777777" w:rsidR="00384790" w:rsidRDefault="00384790" w:rsidP="00384790">
      <w:pPr>
        <w:pStyle w:val="a8"/>
        <w:ind w:firstLine="420"/>
      </w:pPr>
      <w:r>
        <w:t>(1) Standardize the Javascript source codes. Each program has one and only one entrance like the “</w:t>
      </w:r>
      <w:proofErr w:type="gramStart"/>
      <w:r>
        <w:t>main(</w:t>
      </w:r>
      <w:proofErr w:type="gramEnd"/>
      <w:r>
        <w:t>)” function in a C/C++ program. All Javascript codes, except the definition of global variables, should be inside the functions.</w:t>
      </w:r>
    </w:p>
    <w:p w14:paraId="4DBFD946" w14:textId="77777777" w:rsidR="00384790" w:rsidRDefault="00384790" w:rsidP="00384790">
      <w:pPr>
        <w:pStyle w:val="a8"/>
        <w:ind w:firstLine="420"/>
      </w:pPr>
      <w:r>
        <w:t>If there are any executable codes outside the functions, put them into a new function, and place the entrance on it.</w:t>
      </w:r>
    </w:p>
    <w:p w14:paraId="53FF30FD" w14:textId="77777777" w:rsidR="00384790" w:rsidRDefault="00384790" w:rsidP="00384790">
      <w:pPr>
        <w:pStyle w:val="a8"/>
        <w:ind w:firstLine="420"/>
      </w:pPr>
      <w:proofErr w:type="gramStart"/>
      <w:r>
        <w:t>The formulate</w:t>
      </w:r>
      <w:proofErr w:type="gramEnd"/>
      <w:r>
        <w:t xml:space="preserve"> of step (1) is:</w:t>
      </w:r>
    </w:p>
    <w:p w14:paraId="00073C98" w14:textId="77777777" w:rsidR="00384790" w:rsidRDefault="00384790" w:rsidP="00202AA7">
      <w:pPr>
        <w:pStyle w:val="a8"/>
        <w:ind w:firstLine="420"/>
        <w:jc w:val="center"/>
      </w:pPr>
      <w:r>
        <w:t>S1 = f1 (</w:t>
      </w:r>
      <w:proofErr w:type="gramStart"/>
      <w:r>
        <w:t>S0 )</w:t>
      </w:r>
      <w:proofErr w:type="gramEnd"/>
    </w:p>
    <w:p w14:paraId="30AC4F2A" w14:textId="77777777" w:rsidR="00384790" w:rsidRDefault="00384790" w:rsidP="00384790">
      <w:pPr>
        <w:pStyle w:val="a8"/>
        <w:ind w:firstLine="420"/>
      </w:pPr>
      <w:r>
        <w:t xml:space="preserve">S0 is the original source codes. </w:t>
      </w:r>
      <w:proofErr w:type="gramStart"/>
      <w:r>
        <w:t>f1</w:t>
      </w:r>
      <w:proofErr w:type="gramEnd"/>
      <w:r>
        <w:t xml:space="preserve"> is the standardizing function.</w:t>
      </w:r>
    </w:p>
    <w:p w14:paraId="5D65BDB9" w14:textId="77777777" w:rsidR="00384790" w:rsidRDefault="00384790" w:rsidP="00384790">
      <w:pPr>
        <w:pStyle w:val="a8"/>
        <w:ind w:firstLine="420"/>
      </w:pPr>
      <w:r>
        <w:t>(2) Add some fake functions and variables to the Javascript source codes. Generate some random codes in the fake functions, or copy real function codes. For example, the following codes are added:</w:t>
      </w:r>
    </w:p>
    <w:p w14:paraId="232C43EA" w14:textId="77777777" w:rsidR="00384790" w:rsidRDefault="00384790" w:rsidP="00384790">
      <w:pPr>
        <w:pStyle w:val="a8"/>
        <w:ind w:firstLine="420"/>
      </w:pPr>
      <w:r>
        <w:rPr>
          <w:rFonts w:hint="eastAsia"/>
        </w:rPr>
        <w:t>“</w:t>
      </w:r>
      <w:r>
        <w:t>var fake1,fake2; function fake3() {…}”</w:t>
      </w:r>
    </w:p>
    <w:p w14:paraId="74363C73" w14:textId="77777777" w:rsidR="00384790" w:rsidRDefault="00384790" w:rsidP="00384790">
      <w:pPr>
        <w:pStyle w:val="a8"/>
        <w:ind w:firstLine="420"/>
      </w:pPr>
      <w:proofErr w:type="gramStart"/>
      <w:r>
        <w:t>The formulate</w:t>
      </w:r>
      <w:proofErr w:type="gramEnd"/>
      <w:r>
        <w:t xml:space="preserve"> of step (2) is:</w:t>
      </w:r>
    </w:p>
    <w:p w14:paraId="5FB9FCD0" w14:textId="77777777" w:rsidR="00384790" w:rsidRDefault="00384790" w:rsidP="00202AA7">
      <w:pPr>
        <w:pStyle w:val="a8"/>
        <w:ind w:firstLine="420"/>
        <w:jc w:val="center"/>
      </w:pPr>
      <w:r>
        <w:t>S2 = S1 + C2</w:t>
      </w:r>
    </w:p>
    <w:p w14:paraId="7D24AD45" w14:textId="77777777" w:rsidR="00384790" w:rsidRDefault="00384790" w:rsidP="00384790">
      <w:pPr>
        <w:pStyle w:val="a8"/>
        <w:ind w:firstLine="420"/>
      </w:pPr>
      <w:r>
        <w:t>C2 is the random fake codes. The operator “+” is connecting two strings.</w:t>
      </w:r>
    </w:p>
    <w:p w14:paraId="03183DFC" w14:textId="77777777" w:rsidR="00384790" w:rsidRDefault="00384790" w:rsidP="00384790">
      <w:pPr>
        <w:pStyle w:val="a8"/>
        <w:ind w:firstLine="420"/>
      </w:pPr>
      <w:r>
        <w:t>(3) Change the sequence of all functions and definition of global variables randomly. Place all initialization codes at the beginning of the entrance.</w:t>
      </w:r>
    </w:p>
    <w:p w14:paraId="540EA138" w14:textId="77777777" w:rsidR="00384790" w:rsidRDefault="00384790" w:rsidP="00384790">
      <w:pPr>
        <w:pStyle w:val="a8"/>
        <w:ind w:firstLine="420"/>
      </w:pPr>
      <w:r>
        <w:t>The browsers accept random sequence definition of Javascript functions. They can execute the codes from the entrance, and follow the program flow.</w:t>
      </w:r>
    </w:p>
    <w:p w14:paraId="504BD5C9" w14:textId="77777777" w:rsidR="00384790" w:rsidRDefault="00384790" w:rsidP="00384790">
      <w:pPr>
        <w:pStyle w:val="a8"/>
        <w:ind w:firstLine="420"/>
      </w:pPr>
      <w:proofErr w:type="gramStart"/>
      <w:r>
        <w:t>The formulate</w:t>
      </w:r>
      <w:proofErr w:type="gramEnd"/>
      <w:r>
        <w:t xml:space="preserve"> of step (3) is:</w:t>
      </w:r>
    </w:p>
    <w:p w14:paraId="085554D8" w14:textId="77777777" w:rsidR="00384790" w:rsidRDefault="00384790" w:rsidP="00202AA7">
      <w:pPr>
        <w:pStyle w:val="a8"/>
        <w:ind w:firstLine="420"/>
        <w:jc w:val="center"/>
      </w:pPr>
      <w:r>
        <w:t>S3 = f3 (</w:t>
      </w:r>
      <w:proofErr w:type="gramStart"/>
      <w:r>
        <w:t>S2 ,</w:t>
      </w:r>
      <w:proofErr w:type="gramEnd"/>
      <w:r>
        <w:t xml:space="preserve"> V3)</w:t>
      </w:r>
    </w:p>
    <w:p w14:paraId="4CA48742" w14:textId="77777777" w:rsidR="00384790" w:rsidRDefault="00384790" w:rsidP="00384790">
      <w:pPr>
        <w:pStyle w:val="a8"/>
        <w:ind w:firstLine="420"/>
      </w:pPr>
      <w:proofErr w:type="gramStart"/>
      <w:r>
        <w:t>f3</w:t>
      </w:r>
      <w:proofErr w:type="gramEnd"/>
      <w:r>
        <w:t xml:space="preserve"> is the confusing function. V3 is the random sequence vector.</w:t>
      </w:r>
    </w:p>
    <w:p w14:paraId="5EE5CFEF" w14:textId="77777777" w:rsidR="00384790" w:rsidRDefault="00384790" w:rsidP="00384790">
      <w:pPr>
        <w:pStyle w:val="a8"/>
        <w:ind w:firstLine="420"/>
      </w:pPr>
      <w:r>
        <w:t xml:space="preserve">(4) Generate the standard name. </w:t>
      </w:r>
      <w:proofErr w:type="gramStart"/>
      <w:r>
        <w:t>It ’s</w:t>
      </w:r>
      <w:proofErr w:type="gramEnd"/>
      <w:r>
        <w:t xml:space="preserve"> a 16-character random string mentioned above. For example, “lll1OOO01l0llOl1” is generated.</w:t>
      </w:r>
    </w:p>
    <w:p w14:paraId="3166DF50" w14:textId="77777777" w:rsidR="00384790" w:rsidRDefault="00384790" w:rsidP="00384790">
      <w:pPr>
        <w:pStyle w:val="a8"/>
        <w:ind w:firstLine="420"/>
      </w:pPr>
      <w:proofErr w:type="gramStart"/>
      <w:r>
        <w:t>The formulate</w:t>
      </w:r>
      <w:proofErr w:type="gramEnd"/>
      <w:r>
        <w:t xml:space="preserve"> of step (4) is:</w:t>
      </w:r>
    </w:p>
    <w:p w14:paraId="5291D195" w14:textId="77777777" w:rsidR="00384790" w:rsidRDefault="00384790" w:rsidP="00202AA7">
      <w:pPr>
        <w:pStyle w:val="a8"/>
        <w:ind w:firstLine="420"/>
        <w:jc w:val="center"/>
      </w:pPr>
      <w:r>
        <w:rPr>
          <w:rFonts w:hint="eastAsia"/>
        </w:rPr>
        <w:t xml:space="preserve">C4 = A0 + </w:t>
      </w:r>
      <w:r>
        <w:rPr>
          <w:rFonts w:hint="eastAsia"/>
        </w:rPr>
        <w:t>∑</w:t>
      </w:r>
      <w:r>
        <w:rPr>
          <w:rFonts w:hint="eastAsia"/>
        </w:rPr>
        <w:t xml:space="preserve"> Ai</w:t>
      </w:r>
    </w:p>
    <w:p w14:paraId="3F2232F2" w14:textId="77777777" w:rsidR="00384790" w:rsidRDefault="00384790" w:rsidP="00384790">
      <w:pPr>
        <w:pStyle w:val="a8"/>
        <w:ind w:firstLine="420"/>
      </w:pPr>
      <w:r>
        <w:rPr>
          <w:rFonts w:hint="eastAsia"/>
        </w:rPr>
        <w:t>( A0</w:t>
      </w:r>
      <w:r>
        <w:rPr>
          <w:rFonts w:hint="eastAsia"/>
        </w:rPr>
        <w:t>∈</w:t>
      </w:r>
      <w:r>
        <w:rPr>
          <w:rFonts w:hint="eastAsia"/>
        </w:rPr>
        <w:t>{O,l}, Ai</w:t>
      </w:r>
      <w:r>
        <w:rPr>
          <w:rFonts w:hint="eastAsia"/>
        </w:rPr>
        <w:t>∈</w:t>
      </w:r>
      <w:r>
        <w:rPr>
          <w:rFonts w:hint="eastAsia"/>
        </w:rPr>
        <w:t>{O,l,0,1}, i = 1,2,</w:t>
      </w:r>
      <w:r>
        <w:rPr>
          <w:rFonts w:hint="eastAsia"/>
        </w:rPr>
        <w:t>…</w:t>
      </w:r>
      <w:r>
        <w:rPr>
          <w:rFonts w:hint="eastAsia"/>
        </w:rPr>
        <w:t>,n-1 )</w:t>
      </w:r>
    </w:p>
    <w:p w14:paraId="1E094462" w14:textId="77777777" w:rsidR="00384790" w:rsidRDefault="00384790" w:rsidP="00384790">
      <w:pPr>
        <w:pStyle w:val="a8"/>
        <w:ind w:firstLine="420"/>
      </w:pPr>
      <w:r>
        <w:rPr>
          <w:rFonts w:hint="eastAsia"/>
        </w:rPr>
        <w:t xml:space="preserve">Ai is the character of No. i. The operator </w:t>
      </w:r>
      <w:r>
        <w:rPr>
          <w:rFonts w:hint="eastAsia"/>
        </w:rPr>
        <w:t>“</w:t>
      </w:r>
      <w:r>
        <w:rPr>
          <w:rFonts w:hint="eastAsia"/>
        </w:rPr>
        <w:t>+</w:t>
      </w:r>
      <w:r>
        <w:rPr>
          <w:rFonts w:hint="eastAsia"/>
        </w:rPr>
        <w:t>”</w:t>
      </w:r>
      <w:r>
        <w:rPr>
          <w:rFonts w:hint="eastAsia"/>
        </w:rPr>
        <w:t xml:space="preserve"> and </w:t>
      </w:r>
      <w:r>
        <w:rPr>
          <w:rFonts w:hint="eastAsia"/>
        </w:rPr>
        <w:t>“∑”</w:t>
      </w:r>
      <w:r>
        <w:rPr>
          <w:rFonts w:hint="eastAsia"/>
        </w:rPr>
        <w:t xml:space="preserve"> are connecting strings. n=16.</w:t>
      </w:r>
    </w:p>
    <w:p w14:paraId="64912E9A" w14:textId="77777777" w:rsidR="00384790" w:rsidRDefault="00384790" w:rsidP="00384790">
      <w:pPr>
        <w:pStyle w:val="a8"/>
        <w:ind w:firstLine="420"/>
      </w:pPr>
      <w:r>
        <w:t>(5) Generate other names for the functions and variables. Each character in the standard name can be changed, except the first one. For example, the 2 character of the standard name is “</w:t>
      </w:r>
      <w:proofErr w:type="gramStart"/>
      <w:r>
        <w:t>l ”</w:t>
      </w:r>
      <w:proofErr w:type="gramEnd"/>
      <w:r>
        <w:t xml:space="preserve">, so it can be changed into “O”, “0” or “1”. If the </w:t>
      </w:r>
      <w:proofErr w:type="gramStart"/>
      <w:r>
        <w:t>2 ,</w:t>
      </w:r>
      <w:proofErr w:type="gramEnd"/>
      <w:r>
        <w:t xml:space="preserve"> 5 and 8 characters are changed, “lll1OOO01l0llOl1” may become “l1l11OOO1l0llOl1”. These two strings are alike.</w:t>
      </w:r>
    </w:p>
    <w:p w14:paraId="30B5C355" w14:textId="77777777" w:rsidR="00384790" w:rsidRDefault="00384790" w:rsidP="00384790">
      <w:pPr>
        <w:pStyle w:val="a8"/>
        <w:ind w:firstLine="420"/>
      </w:pPr>
      <w:r>
        <w:t>In order to generate all names of a Javascript program, from the standard name, randomly choose x characters to be changed. The value of x is between 1 and 15. It depends on the amount of all names. The maximum amount is:</w:t>
      </w:r>
    </w:p>
    <w:p w14:paraId="4813513F" w14:textId="77777777" w:rsidR="00384790" w:rsidRDefault="00384790" w:rsidP="00384790">
      <w:pPr>
        <w:pStyle w:val="a8"/>
        <w:ind w:firstLine="420"/>
      </w:pPr>
      <w:r>
        <w:t>m =3</w:t>
      </w:r>
    </w:p>
    <w:p w14:paraId="2820AEA9" w14:textId="77777777" w:rsidR="00384790" w:rsidRDefault="00384790" w:rsidP="00384790">
      <w:pPr>
        <w:pStyle w:val="a8"/>
        <w:ind w:firstLine="420"/>
      </w:pPr>
      <w:r>
        <w:t>For example, If 3 characters are changed, 27 names can be generated. If 4 characters are changed, 81 names can be generated.</w:t>
      </w:r>
    </w:p>
    <w:p w14:paraId="08D95BE5" w14:textId="77777777" w:rsidR="00384790" w:rsidRDefault="00384790" w:rsidP="00384790">
      <w:pPr>
        <w:pStyle w:val="a8"/>
        <w:ind w:firstLine="420"/>
      </w:pPr>
      <w:r>
        <w:t>Use a vector to store the generated names.</w:t>
      </w:r>
    </w:p>
    <w:p w14:paraId="15A71325" w14:textId="77777777" w:rsidR="00384790" w:rsidRDefault="00384790" w:rsidP="00384790">
      <w:pPr>
        <w:pStyle w:val="a8"/>
        <w:ind w:firstLine="420"/>
      </w:pPr>
      <w:proofErr w:type="gramStart"/>
      <w:r>
        <w:t>The formulate</w:t>
      </w:r>
      <w:proofErr w:type="gramEnd"/>
      <w:r>
        <w:t xml:space="preserve"> of step (5) is:</w:t>
      </w:r>
    </w:p>
    <w:p w14:paraId="459639B3" w14:textId="77777777" w:rsidR="00384790" w:rsidRDefault="00384790" w:rsidP="00202AA7">
      <w:pPr>
        <w:pStyle w:val="a8"/>
        <w:ind w:firstLine="420"/>
        <w:jc w:val="center"/>
      </w:pPr>
      <w:r>
        <w:t xml:space="preserve">V5 = f5 (C4, </w:t>
      </w:r>
      <w:proofErr w:type="gramStart"/>
      <w:r>
        <w:t>U4 )</w:t>
      </w:r>
      <w:proofErr w:type="gramEnd"/>
    </w:p>
    <w:p w14:paraId="2764A2DE" w14:textId="650D65E5" w:rsidR="00384790" w:rsidRDefault="00384790" w:rsidP="00384790">
      <w:pPr>
        <w:pStyle w:val="a8"/>
        <w:ind w:firstLine="420"/>
      </w:pPr>
      <w:r>
        <w:t xml:space="preserve"> U4 = &lt;N1,N2,…,Nx&gt; ( Ni =1,2,…,n-1; i=1,2,…,x )</w:t>
      </w:r>
    </w:p>
    <w:p w14:paraId="5AC8D4F8" w14:textId="77777777" w:rsidR="00384790" w:rsidRDefault="00384790" w:rsidP="00384790">
      <w:pPr>
        <w:pStyle w:val="a8"/>
        <w:ind w:firstLine="420"/>
      </w:pPr>
      <w:proofErr w:type="gramStart"/>
      <w:r>
        <w:t>f5</w:t>
      </w:r>
      <w:proofErr w:type="gramEnd"/>
      <w:r>
        <w:t xml:space="preserve"> is the function that changes C4 into a vector with m elements. Each element is a string like C4. U4 is a vector storing the selection. For example, U4=&lt;2</w:t>
      </w:r>
      <w:proofErr w:type="gramStart"/>
      <w:r>
        <w:t>,5,8</w:t>
      </w:r>
      <w:proofErr w:type="gramEnd"/>
      <w:r>
        <w:t>&gt;.</w:t>
      </w:r>
    </w:p>
    <w:p w14:paraId="659F2261" w14:textId="77777777" w:rsidR="00384790" w:rsidRDefault="00384790" w:rsidP="00384790">
      <w:pPr>
        <w:pStyle w:val="a8"/>
        <w:ind w:firstLine="420"/>
      </w:pPr>
      <w:r>
        <w:t>(6) Replace all names in the codes. Scan the codes once. When a new name appears, get a new name from the array and replace it. If the current name is met before, replace it with what it was replaced.</w:t>
      </w:r>
    </w:p>
    <w:p w14:paraId="24F6DFD9" w14:textId="77777777" w:rsidR="00384790" w:rsidRDefault="00384790" w:rsidP="00384790">
      <w:pPr>
        <w:pStyle w:val="a8"/>
        <w:ind w:firstLine="420"/>
      </w:pPr>
      <w:proofErr w:type="gramStart"/>
      <w:r>
        <w:t>The formulate</w:t>
      </w:r>
      <w:proofErr w:type="gramEnd"/>
      <w:r>
        <w:t xml:space="preserve"> of step (6) is:</w:t>
      </w:r>
    </w:p>
    <w:p w14:paraId="2DF63DEF" w14:textId="77777777" w:rsidR="00384790" w:rsidRDefault="00384790" w:rsidP="00202AA7">
      <w:pPr>
        <w:pStyle w:val="a8"/>
        <w:ind w:firstLine="420"/>
        <w:jc w:val="center"/>
      </w:pPr>
      <w:r>
        <w:t>S6 = f6 (</w:t>
      </w:r>
      <w:proofErr w:type="gramStart"/>
      <w:r>
        <w:t>S3 ,</w:t>
      </w:r>
      <w:proofErr w:type="gramEnd"/>
      <w:r>
        <w:t xml:space="preserve"> V0, V5)</w:t>
      </w:r>
    </w:p>
    <w:p w14:paraId="5AB2B2D8" w14:textId="77777777" w:rsidR="00384790" w:rsidRDefault="00384790" w:rsidP="00384790">
      <w:pPr>
        <w:pStyle w:val="a8"/>
        <w:ind w:firstLine="420"/>
      </w:pPr>
      <w:r>
        <w:t>V0 = &lt;P1</w:t>
      </w:r>
      <w:proofErr w:type="gramStart"/>
      <w:r>
        <w:t>,P2</w:t>
      </w:r>
      <w:proofErr w:type="gramEnd"/>
      <w:r>
        <w:t>,…,Pm&gt;, V5 = &lt;Q1,Q2,…,Qm&gt;</w:t>
      </w:r>
    </w:p>
    <w:p w14:paraId="1483EB14" w14:textId="77777777" w:rsidR="00384790" w:rsidRDefault="00384790" w:rsidP="00384790">
      <w:pPr>
        <w:pStyle w:val="a8"/>
        <w:ind w:firstLine="420"/>
      </w:pPr>
      <w:proofErr w:type="gramStart"/>
      <w:r>
        <w:t>f6</w:t>
      </w:r>
      <w:proofErr w:type="gramEnd"/>
      <w:r>
        <w:t xml:space="preserve"> is the string-replacing function. V0 is the vector storing original names P 1 to P m. V5 is the vector storing new names Q1 to </w:t>
      </w:r>
      <w:proofErr w:type="gramStart"/>
      <w:r>
        <w:t>Qm</w:t>
      </w:r>
      <w:proofErr w:type="gramEnd"/>
      <w:r>
        <w:t>.</w:t>
      </w:r>
    </w:p>
    <w:p w14:paraId="23DE133E" w14:textId="77777777" w:rsidR="00384790" w:rsidRDefault="00384790" w:rsidP="00384790">
      <w:pPr>
        <w:pStyle w:val="a8"/>
        <w:ind w:firstLine="420"/>
      </w:pPr>
      <w:r>
        <w:t>After using this encryption algorithm, from step (1) to (6), the Javascript source codes (S0) are changed into random ones (S6), just like the polymorphic virus codes. The difference is that polymorphic viruses are usually programmed by the assembly language, and they are in the M3 level of the computer multi-level architecture, while Javascript is a high-level language, and the encrypted codes are in the M4 level.</w:t>
      </w:r>
    </w:p>
    <w:p w14:paraId="1994F51D" w14:textId="77777777" w:rsidR="00384790" w:rsidRDefault="00384790" w:rsidP="00384790">
      <w:pPr>
        <w:pStyle w:val="a8"/>
        <w:ind w:firstLine="420"/>
      </w:pPr>
      <w:r>
        <w:t>Because this encryption algorithm only changes the appearance of Javascript source codes, and doesn’t affect their original action, the browsers can still download and execute the encrypted codes correctly.</w:t>
      </w:r>
    </w:p>
    <w:p w14:paraId="028C06DF" w14:textId="77777777" w:rsidR="00384790" w:rsidRDefault="00384790" w:rsidP="00384790">
      <w:pPr>
        <w:pStyle w:val="a8"/>
        <w:ind w:firstLine="420"/>
      </w:pPr>
      <w:r>
        <w:t>The original Javascript source codes (S0) and the encrypted codes (S6) are comparable. The string length:</w:t>
      </w:r>
    </w:p>
    <w:p w14:paraId="50F0485E" w14:textId="77777777" w:rsidR="00384790" w:rsidRDefault="00384790" w:rsidP="00384790">
      <w:pPr>
        <w:pStyle w:val="a8"/>
        <w:ind w:firstLine="420"/>
      </w:pPr>
      <w:r>
        <w:rPr>
          <w:rFonts w:hint="eastAsia"/>
        </w:rPr>
        <w:t xml:space="preserve">L(S6 ) = L(S0) + L(C2 ) + </w:t>
      </w:r>
      <w:r>
        <w:rPr>
          <w:rFonts w:hint="eastAsia"/>
        </w:rPr>
        <w:t>∑</w:t>
      </w:r>
      <w:r>
        <w:rPr>
          <w:rFonts w:hint="eastAsia"/>
        </w:rPr>
        <w:t xml:space="preserve"> Mi (L(Qi ) - L(Pi ))</w:t>
      </w:r>
    </w:p>
    <w:p w14:paraId="2D151033" w14:textId="77777777" w:rsidR="00384790" w:rsidRDefault="00384790" w:rsidP="00384790">
      <w:pPr>
        <w:pStyle w:val="a8"/>
        <w:ind w:firstLine="420"/>
      </w:pPr>
      <w:r>
        <w:rPr>
          <w:rFonts w:hint="eastAsia"/>
        </w:rPr>
        <w:t xml:space="preserve">= L(S0 ) + L(C2 ) + </w:t>
      </w:r>
      <w:r>
        <w:rPr>
          <w:rFonts w:hint="eastAsia"/>
        </w:rPr>
        <w:t>∑</w:t>
      </w:r>
      <w:r>
        <w:rPr>
          <w:rFonts w:hint="eastAsia"/>
        </w:rPr>
        <w:t xml:space="preserve"> Mi (n - L(Pi))</w:t>
      </w:r>
    </w:p>
    <w:p w14:paraId="1C1B3B0A" w14:textId="77777777" w:rsidR="00384790" w:rsidRDefault="00384790" w:rsidP="00384790">
      <w:pPr>
        <w:pStyle w:val="a8"/>
        <w:ind w:firstLine="420"/>
      </w:pPr>
      <w:proofErr w:type="gramStart"/>
      <w:r>
        <w:t>( i</w:t>
      </w:r>
      <w:proofErr w:type="gramEnd"/>
      <w:r>
        <w:t>=1,2,…,m )</w:t>
      </w:r>
    </w:p>
    <w:p w14:paraId="5BB49F2F" w14:textId="77777777" w:rsidR="00384790" w:rsidRDefault="00384790" w:rsidP="00384790">
      <w:pPr>
        <w:pStyle w:val="a8"/>
        <w:ind w:firstLine="420"/>
      </w:pPr>
      <w:r>
        <w:t>Mi is the times of each name Pi appears in S0. n=16. The program complexity:</w:t>
      </w:r>
    </w:p>
    <w:p w14:paraId="3B4BC2E3" w14:textId="77777777" w:rsidR="00384790" w:rsidRDefault="00384790" w:rsidP="00384790">
      <w:pPr>
        <w:pStyle w:val="a8"/>
        <w:ind w:firstLine="420"/>
      </w:pPr>
      <w:proofErr w:type="gramStart"/>
      <w:r>
        <w:t>O(</w:t>
      </w:r>
      <w:proofErr w:type="gramEnd"/>
      <w:r>
        <w:t>S0) = O(S6 )</w:t>
      </w:r>
    </w:p>
    <w:p w14:paraId="64805F1F" w14:textId="77777777" w:rsidR="00384790" w:rsidRDefault="00384790" w:rsidP="00384790">
      <w:pPr>
        <w:pStyle w:val="a8"/>
        <w:ind w:firstLine="420"/>
      </w:pPr>
      <w:r>
        <w:t>Because from S0 to S6, the names are replaced, the definition sequence is changed, and some fate codes are added, but the control flow is unchanged. In fact S0 and S6 are the same program with different appearance.</w:t>
      </w:r>
    </w:p>
    <w:p w14:paraId="2BCE0E3E" w14:textId="77777777" w:rsidR="00384790" w:rsidRDefault="00384790" w:rsidP="00384790">
      <w:pPr>
        <w:pStyle w:val="a8"/>
        <w:ind w:firstLine="420"/>
      </w:pPr>
    </w:p>
    <w:p w14:paraId="1B051C2B" w14:textId="77777777" w:rsidR="00384790" w:rsidRDefault="00384790" w:rsidP="00384790">
      <w:pPr>
        <w:pStyle w:val="a8"/>
        <w:ind w:firstLine="420"/>
      </w:pPr>
      <w:r>
        <w:t>VI. APPLICATION EXAMPLES</w:t>
      </w:r>
    </w:p>
    <w:p w14:paraId="2E166794" w14:textId="77777777" w:rsidR="00384790" w:rsidRDefault="00384790" w:rsidP="00384790">
      <w:pPr>
        <w:pStyle w:val="a8"/>
        <w:ind w:firstLine="420"/>
      </w:pPr>
    </w:p>
    <w:p w14:paraId="2C9056F5" w14:textId="77777777" w:rsidR="00384790" w:rsidRDefault="00384790" w:rsidP="00384790">
      <w:pPr>
        <w:pStyle w:val="a8"/>
        <w:ind w:firstLine="420"/>
      </w:pPr>
      <w:r>
        <w:rPr>
          <w:rFonts w:hint="eastAsia"/>
        </w:rPr>
        <w:t>“</w:t>
      </w:r>
      <w:r>
        <w:t>Parhelion” algorithm has been applied to the practice projects. The following are two examples carried out by the paper authors:</w:t>
      </w:r>
    </w:p>
    <w:p w14:paraId="3864C5B4" w14:textId="77777777" w:rsidR="00384790" w:rsidRDefault="00384790" w:rsidP="00384790">
      <w:pPr>
        <w:pStyle w:val="a8"/>
        <w:ind w:firstLine="420"/>
      </w:pPr>
    </w:p>
    <w:p w14:paraId="0D0155EC" w14:textId="77777777" w:rsidR="00384790" w:rsidRDefault="00384790" w:rsidP="00384790">
      <w:pPr>
        <w:pStyle w:val="a8"/>
        <w:ind w:firstLine="420"/>
      </w:pPr>
      <w:r>
        <w:t>A. “</w:t>
      </w:r>
      <w:proofErr w:type="gramStart"/>
      <w:r>
        <w:t>Athena ”</w:t>
      </w:r>
      <w:proofErr w:type="gramEnd"/>
      <w:r>
        <w:t xml:space="preserve"> WebLock</w:t>
      </w:r>
    </w:p>
    <w:p w14:paraId="0749F5CF" w14:textId="77777777" w:rsidR="00384790" w:rsidRDefault="00384790" w:rsidP="00384790">
      <w:pPr>
        <w:pStyle w:val="a8"/>
        <w:ind w:firstLine="420"/>
      </w:pPr>
    </w:p>
    <w:p w14:paraId="3B67CD15" w14:textId="77777777" w:rsidR="00384790" w:rsidRDefault="00384790" w:rsidP="00384790">
      <w:pPr>
        <w:pStyle w:val="a8"/>
        <w:ind w:firstLine="420"/>
      </w:pPr>
      <w:r>
        <w:t>This is a set of webpage encrypting software. It’s a set of shareware made by C language. It can encrypt the HTML source codes in the webpages. This software has simplified Chinese versions. It can be downloaded in the following webpage:</w:t>
      </w:r>
    </w:p>
    <w:p w14:paraId="18337207" w14:textId="77777777" w:rsidR="00384790" w:rsidRDefault="00384790" w:rsidP="00384790">
      <w:pPr>
        <w:pStyle w:val="a8"/>
        <w:ind w:firstLine="420"/>
      </w:pPr>
      <w:r>
        <w:t xml:space="preserve">http://www.28x28.com/index.php?id=soft_000000002 </w:t>
      </w:r>
      <w:proofErr w:type="gramStart"/>
      <w:r>
        <w:t>There</w:t>
      </w:r>
      <w:proofErr w:type="gramEnd"/>
      <w:r>
        <w:t xml:space="preserve"> are two encrypted demo webpages:</w:t>
      </w:r>
    </w:p>
    <w:p w14:paraId="08AA3064" w14:textId="77777777" w:rsidR="00384790" w:rsidRDefault="00384790" w:rsidP="00384790">
      <w:pPr>
        <w:pStyle w:val="a8"/>
        <w:ind w:firstLine="420"/>
      </w:pPr>
      <w:r>
        <w:t>http://www.28x28.com/doc/demo1.html</w:t>
      </w:r>
    </w:p>
    <w:p w14:paraId="040F2880" w14:textId="77777777" w:rsidR="00384790" w:rsidRDefault="00384790" w:rsidP="00384790">
      <w:pPr>
        <w:pStyle w:val="a8"/>
        <w:ind w:firstLine="420"/>
      </w:pPr>
      <w:r>
        <w:t>http://www.28x28.com/doc/demo2.html</w:t>
      </w:r>
    </w:p>
    <w:p w14:paraId="54916481" w14:textId="77777777" w:rsidR="00384790" w:rsidRDefault="00384790" w:rsidP="00384790">
      <w:pPr>
        <w:pStyle w:val="a8"/>
        <w:ind w:firstLine="420"/>
      </w:pPr>
      <w:r>
        <w:rPr>
          <w:rFonts w:hint="eastAsia"/>
        </w:rPr>
        <w:t>“</w:t>
      </w:r>
      <w:r>
        <w:t>Parhelion” algorithm in this software protects the Javascript codes in the HTML pages. Fig. 1 shows part of the encrypted Javascript codes.</w:t>
      </w:r>
    </w:p>
    <w:p w14:paraId="02CF4F99" w14:textId="77777777" w:rsidR="001A040B" w:rsidRDefault="001A040B" w:rsidP="001A040B">
      <w:pPr>
        <w:pStyle w:val="a8"/>
        <w:keepNext/>
        <w:ind w:firstLineChars="0" w:firstLine="0"/>
        <w:jc w:val="center"/>
      </w:pPr>
      <w:r>
        <w:rPr>
          <w:noProof/>
        </w:rPr>
        <w:drawing>
          <wp:inline distT="0" distB="0" distL="0" distR="0" wp14:anchorId="3D817640" wp14:editId="2AE4BEFA">
            <wp:extent cx="2587625" cy="2329815"/>
            <wp:effectExtent l="0" t="0" r="317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4figure1.png"/>
                    <pic:cNvPicPr/>
                  </pic:nvPicPr>
                  <pic:blipFill>
                    <a:blip r:embed="rId60">
                      <a:extLst>
                        <a:ext uri="{28A0092B-C50C-407E-A947-70E740481C1C}">
                          <a14:useLocalDpi xmlns:a14="http://schemas.microsoft.com/office/drawing/2010/main" val="0"/>
                        </a:ext>
                      </a:extLst>
                    </a:blip>
                    <a:stretch>
                      <a:fillRect/>
                    </a:stretch>
                  </pic:blipFill>
                  <pic:spPr>
                    <a:xfrm>
                      <a:off x="0" y="0"/>
                      <a:ext cx="2587625" cy="2329815"/>
                    </a:xfrm>
                    <a:prstGeom prst="rect">
                      <a:avLst/>
                    </a:prstGeom>
                  </pic:spPr>
                </pic:pic>
              </a:graphicData>
            </a:graphic>
          </wp:inline>
        </w:drawing>
      </w:r>
    </w:p>
    <w:p w14:paraId="68C996EE" w14:textId="1C949EAE" w:rsidR="00384790" w:rsidRDefault="001A040B" w:rsidP="001A040B">
      <w:pPr>
        <w:pStyle w:val="af0"/>
        <w:ind w:firstLine="400"/>
        <w:jc w:val="center"/>
      </w:pPr>
      <w:r>
        <w:t xml:space="preserve">Figure_ </w:t>
      </w:r>
      <w:r w:rsidR="00C12FD8">
        <w:fldChar w:fldCharType="begin"/>
      </w:r>
      <w:r w:rsidR="00C12FD8">
        <w:instrText xml:space="preserve"> SEQ Figure_ \* ARABIC </w:instrText>
      </w:r>
      <w:r w:rsidR="00C12FD8">
        <w:fldChar w:fldCharType="separate"/>
      </w:r>
      <w:r>
        <w:rPr>
          <w:noProof/>
        </w:rPr>
        <w:t>1</w:t>
      </w:r>
      <w:r w:rsidR="00C12FD8">
        <w:rPr>
          <w:noProof/>
        </w:rPr>
        <w:fldChar w:fldCharType="end"/>
      </w:r>
      <w:r w:rsidRPr="001A040B">
        <w:t xml:space="preserve"> Encrypted Javascript codes</w:t>
      </w:r>
      <w:r>
        <w:t xml:space="preserve"> </w:t>
      </w:r>
    </w:p>
    <w:p w14:paraId="7511FFDC" w14:textId="77777777" w:rsidR="00384790" w:rsidRDefault="00384790" w:rsidP="00384790">
      <w:pPr>
        <w:pStyle w:val="a8"/>
        <w:ind w:firstLine="420"/>
      </w:pPr>
    </w:p>
    <w:p w14:paraId="4E919547" w14:textId="77777777" w:rsidR="00384790" w:rsidRDefault="00384790" w:rsidP="00384790">
      <w:pPr>
        <w:pStyle w:val="a8"/>
        <w:ind w:firstLine="420"/>
      </w:pPr>
      <w:r>
        <w:rPr>
          <w:rFonts w:hint="eastAsia"/>
        </w:rPr>
        <w:t>“</w:t>
      </w:r>
      <w:r>
        <w:t>Athena” WebLock is downloaded over 24,000 times. Those two demo webpages have been in the website for over two years. Nobody declares the encrypted Javascript codes have been cracked.</w:t>
      </w:r>
    </w:p>
    <w:p w14:paraId="4218B676" w14:textId="77777777" w:rsidR="00384790" w:rsidRDefault="00384790" w:rsidP="00384790">
      <w:pPr>
        <w:pStyle w:val="a8"/>
        <w:ind w:firstLine="420"/>
      </w:pPr>
    </w:p>
    <w:p w14:paraId="491C9566" w14:textId="77777777" w:rsidR="00384790" w:rsidRDefault="00384790" w:rsidP="00384790">
      <w:pPr>
        <w:pStyle w:val="a8"/>
        <w:ind w:firstLine="420"/>
      </w:pPr>
      <w:r>
        <w:t>B. “Hephaestus” information system</w:t>
      </w:r>
    </w:p>
    <w:p w14:paraId="689C3D4C" w14:textId="77777777" w:rsidR="00384790" w:rsidRDefault="00384790" w:rsidP="00384790">
      <w:pPr>
        <w:pStyle w:val="a8"/>
        <w:ind w:firstLine="420"/>
      </w:pPr>
    </w:p>
    <w:p w14:paraId="4CE8853E" w14:textId="77777777" w:rsidR="00384790" w:rsidRDefault="00384790" w:rsidP="00384790">
      <w:pPr>
        <w:pStyle w:val="a8"/>
        <w:ind w:firstLine="420"/>
      </w:pPr>
      <w:r>
        <w:t>This is a web-based information system with multi-layer deep-defense architecture. This system is made by PHP, MySQL and C language. It’s a customized information system for different organizations. There is a simplified Chinese demo system:</w:t>
      </w:r>
    </w:p>
    <w:p w14:paraId="0F4C864D" w14:textId="77777777" w:rsidR="00384790" w:rsidRDefault="00384790" w:rsidP="00384790">
      <w:pPr>
        <w:pStyle w:val="a8"/>
        <w:ind w:firstLine="420"/>
      </w:pPr>
      <w:r>
        <w:t>http://edu.co.2288.org/bg/</w:t>
      </w:r>
    </w:p>
    <w:p w14:paraId="05C8E53C" w14:textId="77777777" w:rsidR="00384790" w:rsidRDefault="00384790" w:rsidP="00384790">
      <w:pPr>
        <w:pStyle w:val="a8"/>
        <w:ind w:firstLine="420"/>
      </w:pPr>
      <w:r>
        <w:rPr>
          <w:rFonts w:hint="eastAsia"/>
        </w:rPr>
        <w:t>“</w:t>
      </w:r>
      <w:r>
        <w:t>Parhelion” algorithm in this system also protects the Javascript codes. Some corporations have used this system for over 5 years, and the system has withstood over 100,000 attacks successfully.</w:t>
      </w:r>
    </w:p>
    <w:p w14:paraId="070ED730" w14:textId="77777777" w:rsidR="00384790" w:rsidRDefault="00384790" w:rsidP="00384790">
      <w:pPr>
        <w:pStyle w:val="a8"/>
        <w:ind w:firstLine="420"/>
      </w:pPr>
      <w:r>
        <w:t>Fig. 2 shows part of the PHP codes with “parhelion” algorithm, which generate random encrypted Javascript codes shown in Fig. 1.</w:t>
      </w:r>
    </w:p>
    <w:p w14:paraId="277E426A" w14:textId="77777777" w:rsidR="001A040B" w:rsidRDefault="001A040B" w:rsidP="001A040B">
      <w:pPr>
        <w:pStyle w:val="a8"/>
        <w:keepNext/>
        <w:ind w:firstLineChars="0" w:firstLine="0"/>
      </w:pPr>
      <w:r>
        <w:rPr>
          <w:rFonts w:hint="eastAsia"/>
          <w:noProof/>
        </w:rPr>
        <w:drawing>
          <wp:inline distT="0" distB="0" distL="0" distR="0" wp14:anchorId="3DE51435" wp14:editId="73FF31F1">
            <wp:extent cx="2587625" cy="1294130"/>
            <wp:effectExtent l="0" t="0" r="3175"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04figure2.png"/>
                    <pic:cNvPicPr/>
                  </pic:nvPicPr>
                  <pic:blipFill>
                    <a:blip r:embed="rId61">
                      <a:extLst>
                        <a:ext uri="{28A0092B-C50C-407E-A947-70E740481C1C}">
                          <a14:useLocalDpi xmlns:a14="http://schemas.microsoft.com/office/drawing/2010/main" val="0"/>
                        </a:ext>
                      </a:extLst>
                    </a:blip>
                    <a:stretch>
                      <a:fillRect/>
                    </a:stretch>
                  </pic:blipFill>
                  <pic:spPr>
                    <a:xfrm>
                      <a:off x="0" y="0"/>
                      <a:ext cx="2587625" cy="1294130"/>
                    </a:xfrm>
                    <a:prstGeom prst="rect">
                      <a:avLst/>
                    </a:prstGeom>
                  </pic:spPr>
                </pic:pic>
              </a:graphicData>
            </a:graphic>
          </wp:inline>
        </w:drawing>
      </w:r>
    </w:p>
    <w:p w14:paraId="5F61FC3D" w14:textId="6613F1C9" w:rsidR="00384790" w:rsidRDefault="001A040B" w:rsidP="001A040B">
      <w:pPr>
        <w:pStyle w:val="af0"/>
        <w:ind w:firstLine="400"/>
      </w:pPr>
      <w:r>
        <w:t xml:space="preserve">Figure_ </w:t>
      </w:r>
      <w:r w:rsidR="00C12FD8">
        <w:fldChar w:fldCharType="begin"/>
      </w:r>
      <w:r w:rsidR="00C12FD8">
        <w:instrText xml:space="preserve"> SEQ Figure_ \* ARABIC </w:instrText>
      </w:r>
      <w:r w:rsidR="00C12FD8">
        <w:fldChar w:fldCharType="separate"/>
      </w:r>
      <w:r>
        <w:rPr>
          <w:noProof/>
        </w:rPr>
        <w:t>2</w:t>
      </w:r>
      <w:r w:rsidR="00C12FD8">
        <w:rPr>
          <w:noProof/>
        </w:rPr>
        <w:fldChar w:fldCharType="end"/>
      </w:r>
      <w:r>
        <w:t xml:space="preserve"> </w:t>
      </w:r>
      <w:r w:rsidRPr="001A040B">
        <w:t>PHP “</w:t>
      </w:r>
      <w:proofErr w:type="gramStart"/>
      <w:r w:rsidRPr="001A040B">
        <w:t>parhelion ”</w:t>
      </w:r>
      <w:proofErr w:type="gramEnd"/>
      <w:r w:rsidRPr="001A040B">
        <w:t xml:space="preserve"> codes.</w:t>
      </w:r>
    </w:p>
    <w:p w14:paraId="7F3F9891" w14:textId="77777777" w:rsidR="00384790" w:rsidRDefault="00384790" w:rsidP="00384790">
      <w:pPr>
        <w:pStyle w:val="a8"/>
        <w:ind w:firstLine="420"/>
      </w:pPr>
    </w:p>
    <w:p w14:paraId="45CD01DD" w14:textId="77777777" w:rsidR="00384790" w:rsidRDefault="00384790" w:rsidP="00384790">
      <w:pPr>
        <w:pStyle w:val="a8"/>
        <w:ind w:firstLine="420"/>
      </w:pPr>
      <w:r>
        <w:t>VII. CONCLUSIONS</w:t>
      </w:r>
    </w:p>
    <w:p w14:paraId="64CD599E" w14:textId="77777777" w:rsidR="00384790" w:rsidRDefault="00384790" w:rsidP="00384790">
      <w:pPr>
        <w:pStyle w:val="a8"/>
        <w:ind w:firstLine="420"/>
      </w:pPr>
    </w:p>
    <w:p w14:paraId="34F3F68A" w14:textId="77777777" w:rsidR="00384790" w:rsidRDefault="00384790" w:rsidP="00384790">
      <w:pPr>
        <w:pStyle w:val="a8"/>
        <w:ind w:firstLine="420"/>
      </w:pPr>
      <w:r>
        <w:t>The problem of protecting Javascript source codes is that Javascript codes have to be downloaded and executed by the browsers, so they can’t be compiled into binary or byte codes. This paper gives a way to solve this problem. “Parhelion” algorithm can encrypt the Javascript source codes randomly, in manner of obfuscators and polymorphic viruses.</w:t>
      </w:r>
    </w:p>
    <w:p w14:paraId="0E45D471" w14:textId="77777777" w:rsidR="00384790" w:rsidRDefault="00384790" w:rsidP="00384790">
      <w:pPr>
        <w:pStyle w:val="a8"/>
        <w:ind w:firstLine="420"/>
      </w:pPr>
      <w:r>
        <w:t>In practice, the webpage encryption software and the web-based information system prove that “parhelion” algorithm can protect Javascript codes efficiently.</w:t>
      </w:r>
    </w:p>
    <w:p w14:paraId="6DAEF203" w14:textId="77777777" w:rsidR="00384790" w:rsidRDefault="00384790" w:rsidP="004F2A3E">
      <w:pPr>
        <w:pStyle w:val="a8"/>
        <w:ind w:firstLineChars="0" w:firstLine="0"/>
      </w:pPr>
      <w:r>
        <w:t xml:space="preserve">REFERENCES </w:t>
      </w:r>
    </w:p>
    <w:p w14:paraId="43B9907E" w14:textId="77777777" w:rsidR="00384790" w:rsidRDefault="00384790" w:rsidP="00384790">
      <w:pPr>
        <w:pStyle w:val="a8"/>
        <w:ind w:firstLine="420"/>
      </w:pPr>
      <w:r>
        <w:t xml:space="preserve">[1] Nomair A. Naeem, Michael Batchelder, and Laurie Hendren, “Metrics for Measuring the Effectiveness of Decompilers and </w:t>
      </w:r>
      <w:proofErr w:type="gramStart"/>
      <w:r>
        <w:t>Obfuscators ”</w:t>
      </w:r>
      <w:proofErr w:type="gramEnd"/>
      <w:r>
        <w:t>, Program Comprehension, 2007. ICPC’07. 15th IEEE International Conference, 26-29 June 2007, pp: 253 – 258.</w:t>
      </w:r>
    </w:p>
    <w:p w14:paraId="40E9095D" w14:textId="77777777" w:rsidR="00384790" w:rsidRDefault="00384790" w:rsidP="00384790">
      <w:pPr>
        <w:pStyle w:val="a8"/>
        <w:ind w:firstLine="420"/>
      </w:pPr>
    </w:p>
    <w:p w14:paraId="47191B96" w14:textId="77777777" w:rsidR="00384790" w:rsidRDefault="00384790" w:rsidP="00384790">
      <w:pPr>
        <w:pStyle w:val="a8"/>
        <w:ind w:firstLine="420"/>
      </w:pPr>
      <w:r>
        <w:t>[2] T.W. Hou, H.Y. Chen, and M.H. Tsai, “Three control flow obfuscation methods for Java software”, Software, IEE Proceedings, April 2006, Vol. 153, pp: 80 – 86.</w:t>
      </w:r>
    </w:p>
    <w:p w14:paraId="29442B6D" w14:textId="77777777" w:rsidR="00384790" w:rsidRDefault="00384790" w:rsidP="00384790">
      <w:pPr>
        <w:pStyle w:val="a8"/>
        <w:ind w:firstLine="420"/>
      </w:pPr>
    </w:p>
    <w:p w14:paraId="3742B796" w14:textId="77777777" w:rsidR="00384790" w:rsidRDefault="00384790" w:rsidP="00384790">
      <w:pPr>
        <w:pStyle w:val="a8"/>
        <w:ind w:firstLine="420"/>
      </w:pPr>
      <w:r>
        <w:t>[3] Nomair A. Naeem, and Laurie Hendren, “Programmer-friendly Decompiled Java”, Program Comprehension, 2006. ICPC 2006. 14th IEEE International Conference. 14-16 June 2006, pp: 327 – 336.</w:t>
      </w:r>
    </w:p>
    <w:p w14:paraId="1589B7CF" w14:textId="77777777" w:rsidR="00384790" w:rsidRDefault="00384790" w:rsidP="00384790">
      <w:pPr>
        <w:pStyle w:val="a8"/>
        <w:ind w:firstLine="420"/>
      </w:pPr>
    </w:p>
    <w:p w14:paraId="39D17718" w14:textId="5F5D2A28" w:rsidR="00384790" w:rsidRDefault="00384790" w:rsidP="00384790">
      <w:pPr>
        <w:pStyle w:val="a8"/>
        <w:ind w:firstLineChars="0" w:firstLine="0"/>
        <w:sectPr w:rsidR="00384790" w:rsidSect="00384790">
          <w:type w:val="continuous"/>
          <w:pgSz w:w="10431" w:h="14740"/>
          <w:pgMar w:top="1276" w:right="1020" w:bottom="1276" w:left="1020" w:header="851" w:footer="850" w:gutter="0"/>
          <w:pgNumType w:fmt="numberInDash"/>
          <w:cols w:num="2" w:space="241"/>
          <w:docGrid w:type="lines" w:linePitch="312"/>
        </w:sectPr>
      </w:pPr>
      <w:r>
        <w:t>[4] John A. Adam, “Threats and countermeasures”, IEEE Press, 445 Hoes Lane PO Box 1331 Piscataway, NJ USA. 1992, pp: 21 – 28</w:t>
      </w:r>
    </w:p>
    <w:p w14:paraId="4ECACC2E" w14:textId="77777777" w:rsidR="00384790" w:rsidRDefault="00384790" w:rsidP="001647A8">
      <w:pPr>
        <w:pStyle w:val="a8"/>
        <w:ind w:firstLineChars="0" w:firstLine="0"/>
      </w:pPr>
    </w:p>
    <w:p w14:paraId="4F84262C" w14:textId="7220BC14" w:rsidR="00384790" w:rsidRDefault="00384790">
      <w:pPr>
        <w:ind w:firstLine="480"/>
      </w:pPr>
      <w:r>
        <w:br w:type="page"/>
      </w:r>
    </w:p>
    <w:p w14:paraId="5F09CC5F" w14:textId="38532A3C" w:rsidR="00384790" w:rsidRPr="00384790" w:rsidRDefault="00384790" w:rsidP="00384790">
      <w:pPr>
        <w:ind w:firstLine="640"/>
        <w:jc w:val="center"/>
        <w:rPr>
          <w:rFonts w:eastAsia="宋体" w:cs="Times New Roman"/>
          <w:sz w:val="32"/>
          <w:szCs w:val="32"/>
        </w:rPr>
      </w:pPr>
      <w:r w:rsidRPr="00384790">
        <w:rPr>
          <w:rFonts w:eastAsia="宋体" w:cs="Times New Roman" w:hint="eastAsia"/>
          <w:sz w:val="32"/>
          <w:szCs w:val="32"/>
        </w:rPr>
        <w:t>JavaScript</w:t>
      </w:r>
      <w:r w:rsidRPr="00384790">
        <w:rPr>
          <w:rFonts w:eastAsia="宋体" w:cs="Times New Roman" w:hint="eastAsia"/>
          <w:sz w:val="32"/>
          <w:szCs w:val="32"/>
        </w:rPr>
        <w:t>代码保护的多态算法</w:t>
      </w:r>
    </w:p>
    <w:p w14:paraId="6CDC4745" w14:textId="77777777" w:rsidR="00384790" w:rsidRDefault="00384790" w:rsidP="001647A8">
      <w:pPr>
        <w:pStyle w:val="a8"/>
        <w:ind w:firstLineChars="0" w:firstLine="0"/>
      </w:pPr>
    </w:p>
    <w:p w14:paraId="27C23612" w14:textId="77777777" w:rsidR="00D171D9" w:rsidRDefault="00D171D9" w:rsidP="001647A8">
      <w:pPr>
        <w:pStyle w:val="a8"/>
        <w:ind w:firstLineChars="0" w:firstLine="0"/>
        <w:sectPr w:rsidR="00D171D9" w:rsidSect="00384790">
          <w:type w:val="continuous"/>
          <w:pgSz w:w="10431" w:h="14740"/>
          <w:pgMar w:top="1276" w:right="1020" w:bottom="1276" w:left="1020" w:header="851" w:footer="850" w:gutter="0"/>
          <w:pgNumType w:fmt="numberInDash"/>
          <w:cols w:space="241"/>
          <w:docGrid w:type="lines" w:linePitch="312"/>
        </w:sectPr>
      </w:pPr>
    </w:p>
    <w:p w14:paraId="68DBD19C" w14:textId="77777777" w:rsidR="00D171D9" w:rsidRDefault="00D171D9" w:rsidP="00D171D9">
      <w:pPr>
        <w:pStyle w:val="a8"/>
        <w:ind w:firstLine="420"/>
      </w:pPr>
      <w:r>
        <w:rPr>
          <w:rFonts w:hint="eastAsia"/>
        </w:rPr>
        <w:t>摘要</w:t>
      </w:r>
      <w:r>
        <w:rPr>
          <w:rFonts w:hint="eastAsia"/>
        </w:rPr>
        <w:t xml:space="preserve"> - </w:t>
      </w:r>
      <w:r>
        <w:rPr>
          <w:rFonts w:hint="eastAsia"/>
        </w:rPr>
        <w:t>作为网站的通用语言，</w:t>
      </w:r>
      <w:r>
        <w:rPr>
          <w:rFonts w:hint="eastAsia"/>
        </w:rPr>
        <w:t>Javascript</w:t>
      </w:r>
      <w:r>
        <w:rPr>
          <w:rFonts w:hint="eastAsia"/>
        </w:rPr>
        <w:t>有助于制作各种动态网页。但保护</w:t>
      </w:r>
      <w:r>
        <w:rPr>
          <w:rFonts w:hint="eastAsia"/>
        </w:rPr>
        <w:t>Javascript</w:t>
      </w:r>
      <w:r>
        <w:rPr>
          <w:rFonts w:hint="eastAsia"/>
        </w:rPr>
        <w:t>源代码比保护</w:t>
      </w:r>
      <w:r>
        <w:rPr>
          <w:rFonts w:hint="eastAsia"/>
        </w:rPr>
        <w:t>Java</w:t>
      </w:r>
      <w:r>
        <w:rPr>
          <w:rFonts w:hint="eastAsia"/>
        </w:rPr>
        <w:t>或</w:t>
      </w:r>
      <w:r>
        <w:rPr>
          <w:rFonts w:hint="eastAsia"/>
        </w:rPr>
        <w:t>C / C ++</w:t>
      </w:r>
      <w:r>
        <w:rPr>
          <w:rFonts w:hint="eastAsia"/>
        </w:rPr>
        <w:t>程序更困难，因为</w:t>
      </w:r>
      <w:r>
        <w:rPr>
          <w:rFonts w:hint="eastAsia"/>
        </w:rPr>
        <w:t>Javascript</w:t>
      </w:r>
      <w:r>
        <w:rPr>
          <w:rFonts w:hint="eastAsia"/>
        </w:rPr>
        <w:t>代码无法编译成字节或二进制代码。本文讨论了保护</w:t>
      </w:r>
      <w:r>
        <w:rPr>
          <w:rFonts w:hint="eastAsia"/>
        </w:rPr>
        <w:t>Javascript</w:t>
      </w:r>
      <w:r>
        <w:rPr>
          <w:rFonts w:hint="eastAsia"/>
        </w:rPr>
        <w:t>等脚本语言源代码的混淆方法，并利用多态病毒的参考设计进行了随机加密。这种名为“</w:t>
      </w:r>
      <w:r>
        <w:rPr>
          <w:rFonts w:hint="eastAsia"/>
        </w:rPr>
        <w:t>parhelion</w:t>
      </w:r>
      <w:r>
        <w:rPr>
          <w:rFonts w:hint="eastAsia"/>
        </w:rPr>
        <w:t>”的算法已应用于一套网页加密软件和一个基于</w:t>
      </w:r>
      <w:r>
        <w:rPr>
          <w:rFonts w:hint="eastAsia"/>
        </w:rPr>
        <w:t>Web</w:t>
      </w:r>
      <w:r>
        <w:rPr>
          <w:rFonts w:hint="eastAsia"/>
        </w:rPr>
        <w:t>的信息安全系统。本文还给出了示例来说明保护的效果。</w:t>
      </w:r>
    </w:p>
    <w:p w14:paraId="540533E0" w14:textId="77777777" w:rsidR="00D171D9" w:rsidRDefault="00D171D9" w:rsidP="00D171D9">
      <w:pPr>
        <w:pStyle w:val="a8"/>
        <w:ind w:firstLine="420"/>
      </w:pPr>
    </w:p>
    <w:p w14:paraId="66A3E8EC" w14:textId="77777777" w:rsidR="00D171D9" w:rsidRDefault="00D171D9" w:rsidP="00D171D9">
      <w:pPr>
        <w:pStyle w:val="a8"/>
        <w:ind w:firstLine="420"/>
      </w:pPr>
      <w:r>
        <w:rPr>
          <w:rFonts w:hint="eastAsia"/>
        </w:rPr>
        <w:t>关键词</w:t>
      </w:r>
      <w:r>
        <w:rPr>
          <w:rFonts w:hint="eastAsia"/>
        </w:rPr>
        <w:t xml:space="preserve"> -  Javascript</w:t>
      </w:r>
      <w:r>
        <w:rPr>
          <w:rFonts w:hint="eastAsia"/>
        </w:rPr>
        <w:t>混淆器</w:t>
      </w:r>
      <w:r>
        <w:rPr>
          <w:rFonts w:hint="eastAsia"/>
        </w:rPr>
        <w:t>;</w:t>
      </w:r>
      <w:r>
        <w:rPr>
          <w:rFonts w:hint="eastAsia"/>
        </w:rPr>
        <w:t>源代码保护</w:t>
      </w:r>
      <w:r>
        <w:rPr>
          <w:rFonts w:hint="eastAsia"/>
        </w:rPr>
        <w:t>;</w:t>
      </w:r>
      <w:r>
        <w:rPr>
          <w:rFonts w:hint="eastAsia"/>
        </w:rPr>
        <w:t>多态病毒</w:t>
      </w:r>
    </w:p>
    <w:p w14:paraId="392B89B1" w14:textId="77777777" w:rsidR="00D171D9" w:rsidRDefault="00D171D9" w:rsidP="00D171D9">
      <w:pPr>
        <w:pStyle w:val="a8"/>
        <w:ind w:firstLine="420"/>
      </w:pPr>
    </w:p>
    <w:p w14:paraId="564E0A9D" w14:textId="77777777" w:rsidR="00D171D9" w:rsidRDefault="00D171D9" w:rsidP="00D171D9">
      <w:pPr>
        <w:pStyle w:val="a8"/>
        <w:ind w:firstLine="420"/>
      </w:pPr>
      <w:proofErr w:type="gramStart"/>
      <w:r>
        <w:rPr>
          <w:rFonts w:hint="eastAsia"/>
        </w:rPr>
        <w:t>一</w:t>
      </w:r>
      <w:proofErr w:type="gramEnd"/>
      <w:r>
        <w:rPr>
          <w:rFonts w:hint="eastAsia"/>
        </w:rPr>
        <w:t>，导言</w:t>
      </w:r>
    </w:p>
    <w:p w14:paraId="0AFA1589" w14:textId="77777777" w:rsidR="00D171D9" w:rsidRDefault="00D171D9" w:rsidP="00D171D9">
      <w:pPr>
        <w:pStyle w:val="a8"/>
        <w:ind w:firstLine="420"/>
      </w:pPr>
    </w:p>
    <w:p w14:paraId="3718DCD8" w14:textId="77777777" w:rsidR="00D171D9" w:rsidRDefault="00D171D9" w:rsidP="00D171D9">
      <w:pPr>
        <w:pStyle w:val="a8"/>
        <w:ind w:firstLine="420"/>
      </w:pPr>
      <w:r>
        <w:rPr>
          <w:rFonts w:hint="eastAsia"/>
        </w:rPr>
        <w:t>在大多数情况下，源代码保护很有价值。源代码揭示了程序的关键思想，并在软件版权和信息安全领域发挥着重要作用。</w:t>
      </w:r>
    </w:p>
    <w:p w14:paraId="4FDD2D86" w14:textId="77777777" w:rsidR="00D171D9" w:rsidRDefault="00D171D9" w:rsidP="00D171D9">
      <w:pPr>
        <w:pStyle w:val="a8"/>
        <w:ind w:firstLine="420"/>
      </w:pPr>
      <w:r>
        <w:rPr>
          <w:rFonts w:hint="eastAsia"/>
        </w:rPr>
        <w:t>Javascript</w:t>
      </w:r>
      <w:r>
        <w:rPr>
          <w:rFonts w:hint="eastAsia"/>
        </w:rPr>
        <w:t>是网站中的通用语言。此脚本语言有助于制作各种动态网页。保护</w:t>
      </w:r>
      <w:r>
        <w:rPr>
          <w:rFonts w:hint="eastAsia"/>
        </w:rPr>
        <w:t>Javascript</w:t>
      </w:r>
      <w:r>
        <w:rPr>
          <w:rFonts w:hint="eastAsia"/>
        </w:rPr>
        <w:t>源代码比保护</w:t>
      </w:r>
      <w:r>
        <w:rPr>
          <w:rFonts w:hint="eastAsia"/>
        </w:rPr>
        <w:t>Java</w:t>
      </w:r>
      <w:r>
        <w:rPr>
          <w:rFonts w:hint="eastAsia"/>
        </w:rPr>
        <w:t>或</w:t>
      </w:r>
      <w:r>
        <w:rPr>
          <w:rFonts w:hint="eastAsia"/>
        </w:rPr>
        <w:t>C / C ++</w:t>
      </w:r>
      <w:r>
        <w:rPr>
          <w:rFonts w:hint="eastAsia"/>
        </w:rPr>
        <w:t>程序更困难，因为</w:t>
      </w:r>
      <w:r>
        <w:rPr>
          <w:rFonts w:hint="eastAsia"/>
        </w:rPr>
        <w:t>Javascript</w:t>
      </w:r>
      <w:r>
        <w:rPr>
          <w:rFonts w:hint="eastAsia"/>
        </w:rPr>
        <w:t>源代码无法编译成字节或二进制代码。</w:t>
      </w:r>
    </w:p>
    <w:p w14:paraId="73284C76" w14:textId="77777777" w:rsidR="00D171D9" w:rsidRDefault="00D171D9" w:rsidP="00D171D9">
      <w:pPr>
        <w:pStyle w:val="a8"/>
        <w:ind w:firstLine="420"/>
      </w:pPr>
      <w:r>
        <w:rPr>
          <w:rFonts w:hint="eastAsia"/>
        </w:rPr>
        <w:t>本文讨论了保护</w:t>
      </w:r>
      <w:r>
        <w:rPr>
          <w:rFonts w:hint="eastAsia"/>
        </w:rPr>
        <w:t>Javascript</w:t>
      </w:r>
      <w:r>
        <w:rPr>
          <w:rFonts w:hint="eastAsia"/>
        </w:rPr>
        <w:t>等脚本语言源代码的混淆方法，并利用多态病毒的参考设计进行了随机加密的保护算法。</w:t>
      </w:r>
    </w:p>
    <w:p w14:paraId="6C0A4273" w14:textId="77777777" w:rsidR="00D171D9" w:rsidRDefault="00D171D9" w:rsidP="00D171D9">
      <w:pPr>
        <w:pStyle w:val="a8"/>
        <w:ind w:firstLine="420"/>
      </w:pPr>
      <w:r>
        <w:rPr>
          <w:rFonts w:hint="eastAsia"/>
        </w:rPr>
        <w:t>这种名为“</w:t>
      </w:r>
      <w:r>
        <w:rPr>
          <w:rFonts w:hint="eastAsia"/>
        </w:rPr>
        <w:t>parhelion</w:t>
      </w:r>
      <w:r>
        <w:rPr>
          <w:rFonts w:hint="eastAsia"/>
        </w:rPr>
        <w:t>”的算法已应用于一套网页加密软件和一个基于</w:t>
      </w:r>
      <w:r>
        <w:rPr>
          <w:rFonts w:hint="eastAsia"/>
        </w:rPr>
        <w:t>Web</w:t>
      </w:r>
      <w:r>
        <w:rPr>
          <w:rFonts w:hint="eastAsia"/>
        </w:rPr>
        <w:t>的信息安全系统。本文还给出了示例来说明代码保护的效果。</w:t>
      </w:r>
    </w:p>
    <w:p w14:paraId="60A43215" w14:textId="77777777" w:rsidR="00D171D9" w:rsidRDefault="00D171D9" w:rsidP="00D171D9">
      <w:pPr>
        <w:pStyle w:val="a8"/>
        <w:ind w:firstLine="420"/>
      </w:pPr>
      <w:r>
        <w:rPr>
          <w:rFonts w:hint="eastAsia"/>
        </w:rPr>
        <w:t>本文的其余部分结构如下：第</w:t>
      </w:r>
      <w:r>
        <w:rPr>
          <w:rFonts w:hint="eastAsia"/>
        </w:rPr>
        <w:t>2</w:t>
      </w:r>
      <w:r>
        <w:rPr>
          <w:rFonts w:hint="eastAsia"/>
        </w:rPr>
        <w:t>节指出了</w:t>
      </w:r>
      <w:r>
        <w:rPr>
          <w:rFonts w:hint="eastAsia"/>
        </w:rPr>
        <w:t>Javascript</w:t>
      </w:r>
      <w:r>
        <w:rPr>
          <w:rFonts w:hint="eastAsia"/>
        </w:rPr>
        <w:t>源代码的难度</w:t>
      </w:r>
    </w:p>
    <w:p w14:paraId="344907D9" w14:textId="162236A8" w:rsidR="00D171D9" w:rsidRDefault="00D171D9" w:rsidP="00D171D9">
      <w:pPr>
        <w:pStyle w:val="a8"/>
        <w:ind w:firstLineChars="0" w:firstLine="0"/>
      </w:pPr>
      <w:r>
        <w:rPr>
          <w:rFonts w:hint="eastAsia"/>
        </w:rPr>
        <w:t>代码保护。第</w:t>
      </w:r>
      <w:r>
        <w:rPr>
          <w:rFonts w:hint="eastAsia"/>
        </w:rPr>
        <w:t>3</w:t>
      </w:r>
      <w:r>
        <w:rPr>
          <w:rFonts w:hint="eastAsia"/>
        </w:rPr>
        <w:t>节以多态病毒的方式讨论了混淆器的概念。第</w:t>
      </w:r>
      <w:r>
        <w:rPr>
          <w:rFonts w:hint="eastAsia"/>
        </w:rPr>
        <w:t>4</w:t>
      </w:r>
      <w:r>
        <w:rPr>
          <w:rFonts w:hint="eastAsia"/>
        </w:rPr>
        <w:t>节和第</w:t>
      </w:r>
      <w:r>
        <w:rPr>
          <w:rFonts w:hint="eastAsia"/>
        </w:rPr>
        <w:t>5</w:t>
      </w:r>
      <w:r>
        <w:rPr>
          <w:rFonts w:hint="eastAsia"/>
        </w:rPr>
        <w:t>节描述了加密算法设计。第</w:t>
      </w:r>
      <w:r>
        <w:rPr>
          <w:rFonts w:hint="eastAsia"/>
        </w:rPr>
        <w:t>6</w:t>
      </w:r>
      <w:r>
        <w:rPr>
          <w:rFonts w:hint="eastAsia"/>
        </w:rPr>
        <w:t>节给出了两个应用实例。第</w:t>
      </w:r>
      <w:r>
        <w:rPr>
          <w:rFonts w:hint="eastAsia"/>
        </w:rPr>
        <w:t>7</w:t>
      </w:r>
      <w:r>
        <w:rPr>
          <w:rFonts w:hint="eastAsia"/>
        </w:rPr>
        <w:t>节给出了结论</w:t>
      </w:r>
    </w:p>
    <w:p w14:paraId="573D281D" w14:textId="1695D7CF" w:rsidR="00D171D9" w:rsidRDefault="00D171D9" w:rsidP="00D171D9">
      <w:pPr>
        <w:pStyle w:val="a8"/>
        <w:ind w:firstLine="420"/>
      </w:pPr>
      <w:r>
        <w:rPr>
          <w:rFonts w:hint="eastAsia"/>
        </w:rPr>
        <w:t>II</w:t>
      </w:r>
      <w:r w:rsidR="00202AA7">
        <w:rPr>
          <w:rFonts w:hint="eastAsia"/>
        </w:rPr>
        <w:t>.</w:t>
      </w:r>
      <w:r>
        <w:rPr>
          <w:rFonts w:hint="eastAsia"/>
        </w:rPr>
        <w:t xml:space="preserve"> D</w:t>
      </w:r>
      <w:r>
        <w:rPr>
          <w:rFonts w:hint="eastAsia"/>
        </w:rPr>
        <w:t>编写</w:t>
      </w:r>
      <w:r>
        <w:rPr>
          <w:rFonts w:hint="eastAsia"/>
        </w:rPr>
        <w:t>J AVASCRIPT</w:t>
      </w:r>
      <w:r>
        <w:rPr>
          <w:rFonts w:hint="eastAsia"/>
        </w:rPr>
        <w:t>代码的问题大多数程序都是用</w:t>
      </w:r>
      <w:r>
        <w:rPr>
          <w:rFonts w:hint="eastAsia"/>
        </w:rPr>
        <w:t>Java</w:t>
      </w:r>
      <w:r>
        <w:rPr>
          <w:rFonts w:hint="eastAsia"/>
        </w:rPr>
        <w:t>或</w:t>
      </w:r>
      <w:r>
        <w:rPr>
          <w:rFonts w:hint="eastAsia"/>
        </w:rPr>
        <w:t>C / C ++</w:t>
      </w:r>
      <w:r>
        <w:rPr>
          <w:rFonts w:hint="eastAsia"/>
        </w:rPr>
        <w:t>语言编写的。一个</w:t>
      </w:r>
    </w:p>
    <w:p w14:paraId="6038B80D" w14:textId="77777777" w:rsidR="00D171D9" w:rsidRDefault="00D171D9" w:rsidP="00D171D9">
      <w:pPr>
        <w:pStyle w:val="a8"/>
        <w:ind w:firstLine="420"/>
      </w:pPr>
      <w:r>
        <w:rPr>
          <w:rFonts w:hint="eastAsia"/>
        </w:rPr>
        <w:t>众所周知的保护这些源代码的方法是将它们编译成字节或二进制代码。反向过程很难将它们反编译成源代码。</w:t>
      </w:r>
    </w:p>
    <w:p w14:paraId="7AF9C18E" w14:textId="77777777" w:rsidR="00D171D9" w:rsidRDefault="00D171D9" w:rsidP="00D171D9">
      <w:pPr>
        <w:pStyle w:val="a8"/>
        <w:ind w:firstLine="420"/>
      </w:pPr>
      <w:r>
        <w:rPr>
          <w:rFonts w:hint="eastAsia"/>
        </w:rPr>
        <w:t>然而，</w:t>
      </w:r>
      <w:r>
        <w:rPr>
          <w:rFonts w:hint="eastAsia"/>
        </w:rPr>
        <w:t>Javascript</w:t>
      </w:r>
      <w:r>
        <w:rPr>
          <w:rFonts w:hint="eastAsia"/>
        </w:rPr>
        <w:t>源代码无法编译，因为它们必须由</w:t>
      </w:r>
      <w:r>
        <w:rPr>
          <w:rFonts w:hint="eastAsia"/>
        </w:rPr>
        <w:t>Web</w:t>
      </w:r>
      <w:r>
        <w:rPr>
          <w:rFonts w:hint="eastAsia"/>
        </w:rPr>
        <w:t>浏览器（如</w:t>
      </w:r>
      <w:r>
        <w:rPr>
          <w:rFonts w:hint="eastAsia"/>
        </w:rPr>
        <w:t>Internet Explorer</w:t>
      </w:r>
      <w:r>
        <w:rPr>
          <w:rFonts w:hint="eastAsia"/>
        </w:rPr>
        <w:t>和</w:t>
      </w:r>
      <w:r>
        <w:rPr>
          <w:rFonts w:hint="eastAsia"/>
        </w:rPr>
        <w:t>Firefox</w:t>
      </w:r>
      <w:r>
        <w:rPr>
          <w:rFonts w:hint="eastAsia"/>
        </w:rPr>
        <w:t>）进行解释和执行。</w:t>
      </w:r>
      <w:r>
        <w:rPr>
          <w:rFonts w:hint="eastAsia"/>
        </w:rPr>
        <w:t xml:space="preserve"> Web</w:t>
      </w:r>
      <w:r>
        <w:rPr>
          <w:rFonts w:hint="eastAsia"/>
        </w:rPr>
        <w:t>浏览器无法识别二进制代码和字节代码。</w:t>
      </w:r>
    </w:p>
    <w:p w14:paraId="5A8367EF" w14:textId="77777777" w:rsidR="00D171D9" w:rsidRDefault="00D171D9" w:rsidP="00D171D9">
      <w:pPr>
        <w:pStyle w:val="a8"/>
        <w:ind w:firstLine="420"/>
      </w:pPr>
      <w:r>
        <w:rPr>
          <w:rFonts w:hint="eastAsia"/>
        </w:rPr>
        <w:t>所有</w:t>
      </w:r>
      <w:r>
        <w:rPr>
          <w:rFonts w:hint="eastAsia"/>
        </w:rPr>
        <w:t>Web</w:t>
      </w:r>
      <w:r>
        <w:rPr>
          <w:rFonts w:hint="eastAsia"/>
        </w:rPr>
        <w:t>服务器端程序，例如</w:t>
      </w:r>
      <w:r>
        <w:rPr>
          <w:rFonts w:hint="eastAsia"/>
        </w:rPr>
        <w:t>ASP</w:t>
      </w:r>
      <w:r>
        <w:rPr>
          <w:rFonts w:hint="eastAsia"/>
        </w:rPr>
        <w:t>，</w:t>
      </w:r>
      <w:r>
        <w:rPr>
          <w:rFonts w:hint="eastAsia"/>
        </w:rPr>
        <w:t>PHP</w:t>
      </w:r>
      <w:r>
        <w:rPr>
          <w:rFonts w:hint="eastAsia"/>
        </w:rPr>
        <w:t>，</w:t>
      </w:r>
      <w:r>
        <w:rPr>
          <w:rFonts w:hint="eastAsia"/>
        </w:rPr>
        <w:t>JSP</w:t>
      </w:r>
      <w:r>
        <w:rPr>
          <w:rFonts w:hint="eastAsia"/>
        </w:rPr>
        <w:t>等，都在服务器端执行。即使它们没有被遵守，服务器也会给予足够的保护。浏览器无法看到源代码。浏览器获得的只是服务器端程序生成的</w:t>
      </w:r>
      <w:r>
        <w:rPr>
          <w:rFonts w:hint="eastAsia"/>
        </w:rPr>
        <w:t>HTML</w:t>
      </w:r>
      <w:r>
        <w:rPr>
          <w:rFonts w:hint="eastAsia"/>
        </w:rPr>
        <w:t>代码。</w:t>
      </w:r>
    </w:p>
    <w:p w14:paraId="7E3725B2" w14:textId="77777777" w:rsidR="00D171D9" w:rsidRDefault="00D171D9" w:rsidP="00D171D9">
      <w:pPr>
        <w:pStyle w:val="a8"/>
        <w:ind w:firstLine="420"/>
      </w:pPr>
      <w:r>
        <w:rPr>
          <w:rFonts w:hint="eastAsia"/>
        </w:rPr>
        <w:t>然而，浏览器必须下载</w:t>
      </w:r>
      <w:r>
        <w:rPr>
          <w:rFonts w:hint="eastAsia"/>
        </w:rPr>
        <w:t>Javascript</w:t>
      </w:r>
      <w:r>
        <w:rPr>
          <w:rFonts w:hint="eastAsia"/>
        </w:rPr>
        <w:t>源代码，否则无法执行。因此，每个浏览器都有机会看到</w:t>
      </w:r>
      <w:r>
        <w:rPr>
          <w:rFonts w:hint="eastAsia"/>
        </w:rPr>
        <w:t>Javascript</w:t>
      </w:r>
      <w:r>
        <w:rPr>
          <w:rFonts w:hint="eastAsia"/>
        </w:rPr>
        <w:t>源代码。这也是保护</w:t>
      </w:r>
      <w:r>
        <w:rPr>
          <w:rFonts w:hint="eastAsia"/>
        </w:rPr>
        <w:t>Javascript</w:t>
      </w:r>
      <w:r>
        <w:rPr>
          <w:rFonts w:hint="eastAsia"/>
        </w:rPr>
        <w:t>代码的难度。</w:t>
      </w:r>
    </w:p>
    <w:p w14:paraId="24AE10C2" w14:textId="77777777" w:rsidR="00D171D9" w:rsidRDefault="00D171D9" w:rsidP="00D171D9">
      <w:pPr>
        <w:pStyle w:val="a8"/>
        <w:ind w:firstLine="420"/>
      </w:pPr>
    </w:p>
    <w:p w14:paraId="6B16834F" w14:textId="0BF43EEB" w:rsidR="00D171D9" w:rsidRDefault="00CF6F6F" w:rsidP="00D171D9">
      <w:pPr>
        <w:pStyle w:val="a8"/>
        <w:ind w:firstLine="420"/>
      </w:pPr>
      <w:r>
        <w:rPr>
          <w:rFonts w:hint="eastAsia"/>
        </w:rPr>
        <w:t>三</w:t>
      </w:r>
      <w:r>
        <w:t>、</w:t>
      </w:r>
      <w:r w:rsidR="00D171D9">
        <w:rPr>
          <w:rFonts w:hint="eastAsia"/>
        </w:rPr>
        <w:t xml:space="preserve"> OBFUSCATORS</w:t>
      </w:r>
      <w:r w:rsidR="00D171D9">
        <w:rPr>
          <w:rFonts w:hint="eastAsia"/>
        </w:rPr>
        <w:t>和</w:t>
      </w:r>
      <w:r w:rsidR="00D171D9">
        <w:rPr>
          <w:rFonts w:hint="eastAsia"/>
        </w:rPr>
        <w:t>P OLYMORPHIC V IRUSES Javascript</w:t>
      </w:r>
      <w:r w:rsidR="00D171D9">
        <w:rPr>
          <w:rFonts w:hint="eastAsia"/>
        </w:rPr>
        <w:t>程序也是有价值的应用程序。该源代码需要以任何可能的方式进行一些保护。加密相当可观，可以将原始源代码转换为另一种源代码。</w:t>
      </w:r>
    </w:p>
    <w:p w14:paraId="59B86D73" w14:textId="77777777" w:rsidR="00D171D9" w:rsidRDefault="00D171D9" w:rsidP="00D171D9">
      <w:pPr>
        <w:pStyle w:val="a8"/>
        <w:ind w:firstLine="420"/>
      </w:pPr>
      <w:r>
        <w:rPr>
          <w:rFonts w:hint="eastAsia"/>
        </w:rPr>
        <w:t>加密代码也是</w:t>
      </w:r>
      <w:r>
        <w:rPr>
          <w:rFonts w:hint="eastAsia"/>
        </w:rPr>
        <w:t>Javascript</w:t>
      </w:r>
      <w:r>
        <w:rPr>
          <w:rFonts w:hint="eastAsia"/>
        </w:rPr>
        <w:t>源代码的形式，因此它们可以由浏览器执行。当浏览器执行它们时，原始代码和新代码之间没有区别，但新代码很难被人类理解。</w:t>
      </w:r>
    </w:p>
    <w:p w14:paraId="134BC972" w14:textId="77777777" w:rsidR="00D171D9" w:rsidRDefault="00D171D9" w:rsidP="00D171D9">
      <w:pPr>
        <w:pStyle w:val="a8"/>
        <w:ind w:firstLine="420"/>
      </w:pPr>
      <w:r>
        <w:rPr>
          <w:rFonts w:hint="eastAsia"/>
        </w:rPr>
        <w:t>为了设计这样的加密算法，有一些有用的参考：混淆器和多态病毒。</w:t>
      </w:r>
    </w:p>
    <w:p w14:paraId="5D7BC6C5" w14:textId="77777777" w:rsidR="00D171D9" w:rsidRDefault="00D171D9" w:rsidP="00D171D9">
      <w:pPr>
        <w:pStyle w:val="a8"/>
        <w:ind w:firstLine="420"/>
      </w:pPr>
      <w:r>
        <w:rPr>
          <w:rFonts w:hint="eastAsia"/>
        </w:rPr>
        <w:t>混淆器在</w:t>
      </w:r>
      <w:r>
        <w:rPr>
          <w:rFonts w:hint="eastAsia"/>
        </w:rPr>
        <w:t>Java</w:t>
      </w:r>
      <w:r>
        <w:rPr>
          <w:rFonts w:hint="eastAsia"/>
        </w:rPr>
        <w:t>代码保护领域很流行</w:t>
      </w:r>
      <w:r w:rsidRPr="00CF6F6F">
        <w:rPr>
          <w:rFonts w:hint="eastAsia"/>
          <w:vertAlign w:val="superscript"/>
        </w:rPr>
        <w:t>[1]</w:t>
      </w:r>
      <w:r>
        <w:rPr>
          <w:rFonts w:hint="eastAsia"/>
        </w:rPr>
        <w:t xml:space="preserve"> </w:t>
      </w:r>
      <w:r w:rsidRPr="00CF6F6F">
        <w:rPr>
          <w:rFonts w:hint="eastAsia"/>
          <w:vertAlign w:val="superscript"/>
        </w:rPr>
        <w:t>[2]</w:t>
      </w:r>
      <w:r>
        <w:rPr>
          <w:rFonts w:hint="eastAsia"/>
        </w:rPr>
        <w:t>。因为反编译器可以将</w:t>
      </w:r>
      <w:r>
        <w:rPr>
          <w:rFonts w:hint="eastAsia"/>
        </w:rPr>
        <w:t>Java</w:t>
      </w:r>
      <w:r>
        <w:rPr>
          <w:rFonts w:hint="eastAsia"/>
        </w:rPr>
        <w:t>字节代码更改回源代码</w:t>
      </w:r>
      <w:r w:rsidRPr="00CF6F6F">
        <w:rPr>
          <w:rFonts w:hint="eastAsia"/>
          <w:vertAlign w:val="superscript"/>
        </w:rPr>
        <w:t>[3]</w:t>
      </w:r>
      <w:r>
        <w:rPr>
          <w:rFonts w:hint="eastAsia"/>
        </w:rPr>
        <w:t>，所以混淆器对于使这项工作变得困难很有用。在某种程度上，混淆器会加密</w:t>
      </w:r>
      <w:r>
        <w:rPr>
          <w:rFonts w:hint="eastAsia"/>
        </w:rPr>
        <w:t>Java</w:t>
      </w:r>
      <w:r>
        <w:rPr>
          <w:rFonts w:hint="eastAsia"/>
        </w:rPr>
        <w:t>代码。</w:t>
      </w:r>
    </w:p>
    <w:p w14:paraId="194CA795" w14:textId="708561C9" w:rsidR="00D171D9" w:rsidRDefault="00D171D9" w:rsidP="00D171D9">
      <w:pPr>
        <w:pStyle w:val="a8"/>
        <w:ind w:firstLineChars="0" w:firstLine="0"/>
      </w:pPr>
      <w:r>
        <w:rPr>
          <w:rFonts w:hint="eastAsia"/>
        </w:rPr>
        <w:t>虽然</w:t>
      </w:r>
      <w:r>
        <w:rPr>
          <w:rFonts w:hint="eastAsia"/>
        </w:rPr>
        <w:t>Javascript</w:t>
      </w:r>
      <w:r>
        <w:rPr>
          <w:rFonts w:hint="eastAsia"/>
        </w:rPr>
        <w:t>源代码无法编译成二进制或字节代码，但精心设计的混淆器仍然可以将源代码更改为难以理解的代码。</w:t>
      </w:r>
    </w:p>
    <w:p w14:paraId="1640207E" w14:textId="77777777" w:rsidR="00D171D9" w:rsidRDefault="00D171D9" w:rsidP="00D171D9">
      <w:pPr>
        <w:pStyle w:val="a8"/>
        <w:ind w:firstLine="420"/>
      </w:pPr>
      <w:r>
        <w:rPr>
          <w:rFonts w:hint="eastAsia"/>
        </w:rPr>
        <w:t>多态病毒具有随机改变自身的能力</w:t>
      </w:r>
      <w:r w:rsidRPr="00CF6F6F">
        <w:rPr>
          <w:rFonts w:hint="eastAsia"/>
          <w:vertAlign w:val="superscript"/>
        </w:rPr>
        <w:t>[4]</w:t>
      </w:r>
      <w:r>
        <w:rPr>
          <w:rFonts w:hint="eastAsia"/>
        </w:rPr>
        <w:t>。这是一种自我保护的特征。它有助于多态病毒避免使用反病毒软件。在某种意义上，多态病毒的代码本身是加密的。</w:t>
      </w:r>
    </w:p>
    <w:p w14:paraId="352B49DB" w14:textId="77777777" w:rsidR="00D171D9" w:rsidRDefault="00D171D9" w:rsidP="00D171D9">
      <w:pPr>
        <w:pStyle w:val="a8"/>
        <w:ind w:firstLine="420"/>
      </w:pPr>
      <w:r>
        <w:rPr>
          <w:rFonts w:hint="eastAsia"/>
        </w:rPr>
        <w:t>如果</w:t>
      </w:r>
      <w:r>
        <w:rPr>
          <w:rFonts w:hint="eastAsia"/>
        </w:rPr>
        <w:t>Javascript</w:t>
      </w:r>
      <w:r>
        <w:rPr>
          <w:rFonts w:hint="eastAsia"/>
        </w:rPr>
        <w:t>源代码具有此功能，那么每次浏览器下载不同的随机代码时，获取原始代码就更加困难。</w:t>
      </w:r>
    </w:p>
    <w:p w14:paraId="58BD265B" w14:textId="77777777" w:rsidR="00D171D9" w:rsidRDefault="00D171D9" w:rsidP="00D171D9">
      <w:pPr>
        <w:pStyle w:val="a8"/>
        <w:ind w:firstLine="420"/>
      </w:pPr>
    </w:p>
    <w:p w14:paraId="6B755C0E" w14:textId="77777777" w:rsidR="00D171D9" w:rsidRDefault="00D171D9" w:rsidP="00D171D9">
      <w:pPr>
        <w:pStyle w:val="a8"/>
        <w:ind w:firstLine="420"/>
      </w:pPr>
      <w:r>
        <w:rPr>
          <w:rFonts w:hint="eastAsia"/>
        </w:rPr>
        <w:t>IV</w:t>
      </w:r>
      <w:r>
        <w:rPr>
          <w:rFonts w:hint="eastAsia"/>
        </w:rPr>
        <w:t>。加密算法设计</w:t>
      </w:r>
    </w:p>
    <w:p w14:paraId="10596D9D" w14:textId="77777777" w:rsidR="00D171D9" w:rsidRDefault="00D171D9" w:rsidP="00D171D9">
      <w:pPr>
        <w:pStyle w:val="a8"/>
        <w:ind w:firstLine="420"/>
      </w:pPr>
    </w:p>
    <w:p w14:paraId="51CEE27F" w14:textId="77777777" w:rsidR="00D171D9" w:rsidRDefault="00D171D9" w:rsidP="00D171D9">
      <w:pPr>
        <w:pStyle w:val="a8"/>
        <w:ind w:firstLine="420"/>
      </w:pPr>
      <w:r>
        <w:rPr>
          <w:rFonts w:hint="eastAsia"/>
        </w:rPr>
        <w:t>加密算法被论文作者命名为“</w:t>
      </w:r>
      <w:r>
        <w:rPr>
          <w:rFonts w:hint="eastAsia"/>
        </w:rPr>
        <w:t>parhelion</w:t>
      </w:r>
      <w:r>
        <w:rPr>
          <w:rFonts w:hint="eastAsia"/>
        </w:rPr>
        <w:t>”。它使用以下方法来保护</w:t>
      </w:r>
      <w:r>
        <w:rPr>
          <w:rFonts w:hint="eastAsia"/>
        </w:rPr>
        <w:t>Javascript</w:t>
      </w:r>
      <w:r>
        <w:rPr>
          <w:rFonts w:hint="eastAsia"/>
        </w:rPr>
        <w:t>源代码：</w:t>
      </w:r>
    </w:p>
    <w:p w14:paraId="08D40066" w14:textId="77777777" w:rsidR="00D171D9" w:rsidRDefault="00D171D9" w:rsidP="00D171D9">
      <w:pPr>
        <w:pStyle w:val="a8"/>
        <w:ind w:firstLine="420"/>
      </w:pPr>
      <w:r>
        <w:rPr>
          <w:rFonts w:hint="eastAsia"/>
        </w:rPr>
        <w:t>（</w:t>
      </w:r>
      <w:r>
        <w:rPr>
          <w:rFonts w:hint="eastAsia"/>
        </w:rPr>
        <w:t>1</w:t>
      </w:r>
      <w:r>
        <w:rPr>
          <w:rFonts w:hint="eastAsia"/>
        </w:rPr>
        <w:t>）函数和变量的名称被更改为随机字符串。例如，</w:t>
      </w:r>
      <w:r>
        <w:rPr>
          <w:rFonts w:hint="eastAsia"/>
        </w:rPr>
        <w:t>Javascript</w:t>
      </w:r>
      <w:r>
        <w:rPr>
          <w:rFonts w:hint="eastAsia"/>
        </w:rPr>
        <w:t>代码</w:t>
      </w:r>
    </w:p>
    <w:p w14:paraId="48200FDD" w14:textId="77777777" w:rsidR="00D171D9" w:rsidRDefault="00D171D9" w:rsidP="00D171D9">
      <w:pPr>
        <w:pStyle w:val="a8"/>
        <w:ind w:firstLine="420"/>
      </w:pPr>
      <w:r>
        <w:rPr>
          <w:rFonts w:hint="eastAsia"/>
        </w:rPr>
        <w:t>“</w:t>
      </w:r>
      <w:r>
        <w:rPr>
          <w:rFonts w:hint="eastAsia"/>
        </w:rPr>
        <w:t>var myName</w:t>
      </w:r>
      <w:r>
        <w:rPr>
          <w:rFonts w:hint="eastAsia"/>
        </w:rPr>
        <w:t>，</w:t>
      </w:r>
      <w:r>
        <w:rPr>
          <w:rFonts w:hint="eastAsia"/>
        </w:rPr>
        <w:t>myAddress;</w:t>
      </w:r>
      <w:r>
        <w:rPr>
          <w:rFonts w:hint="eastAsia"/>
        </w:rPr>
        <w:t>”</w:t>
      </w:r>
    </w:p>
    <w:p w14:paraId="110D5DB7" w14:textId="77777777" w:rsidR="00D171D9" w:rsidRDefault="00D171D9" w:rsidP="00D171D9">
      <w:pPr>
        <w:pStyle w:val="a8"/>
        <w:ind w:firstLine="420"/>
      </w:pPr>
      <w:r>
        <w:rPr>
          <w:rFonts w:hint="eastAsia"/>
        </w:rPr>
        <w:t>可能会变成</w:t>
      </w:r>
    </w:p>
    <w:p w14:paraId="48D0F372" w14:textId="77777777" w:rsidR="00D171D9" w:rsidRDefault="00D171D9" w:rsidP="00D171D9">
      <w:pPr>
        <w:pStyle w:val="a8"/>
        <w:ind w:firstLine="420"/>
      </w:pPr>
      <w:r>
        <w:rPr>
          <w:rFonts w:hint="eastAsia"/>
        </w:rPr>
        <w:t>“</w:t>
      </w:r>
      <w:r>
        <w:rPr>
          <w:rFonts w:hint="eastAsia"/>
        </w:rPr>
        <w:t>var ll0lllOl</w:t>
      </w:r>
      <w:r>
        <w:rPr>
          <w:rFonts w:hint="eastAsia"/>
        </w:rPr>
        <w:t>，</w:t>
      </w:r>
      <w:r>
        <w:rPr>
          <w:rFonts w:hint="eastAsia"/>
        </w:rPr>
        <w:t>ll000llO;</w:t>
      </w:r>
      <w:r>
        <w:rPr>
          <w:rFonts w:hint="eastAsia"/>
        </w:rPr>
        <w:t>”</w:t>
      </w:r>
    </w:p>
    <w:p w14:paraId="13183E93" w14:textId="77777777" w:rsidR="00D171D9" w:rsidRDefault="00D171D9" w:rsidP="00D171D9">
      <w:pPr>
        <w:pStyle w:val="a8"/>
        <w:ind w:firstLine="420"/>
      </w:pPr>
      <w:r>
        <w:rPr>
          <w:rFonts w:hint="eastAsia"/>
        </w:rPr>
        <w:t>这样加密的代码就像编译的机器语言代码。</w:t>
      </w:r>
    </w:p>
    <w:p w14:paraId="24253EEF" w14:textId="77777777" w:rsidR="00D171D9" w:rsidRDefault="00D171D9" w:rsidP="00D171D9">
      <w:pPr>
        <w:pStyle w:val="a8"/>
        <w:ind w:firstLine="420"/>
      </w:pPr>
      <w:r>
        <w:rPr>
          <w:rFonts w:hint="eastAsia"/>
        </w:rPr>
        <w:t>（</w:t>
      </w:r>
      <w:r>
        <w:rPr>
          <w:rFonts w:hint="eastAsia"/>
        </w:rPr>
        <w:t>2</w:t>
      </w:r>
      <w:r>
        <w:rPr>
          <w:rFonts w:hint="eastAsia"/>
        </w:rPr>
        <w:t>）定义函数和变量的顺序是随机改变的。例如，</w:t>
      </w:r>
      <w:r>
        <w:rPr>
          <w:rFonts w:hint="eastAsia"/>
        </w:rPr>
        <w:t>Javascript</w:t>
      </w:r>
      <w:r>
        <w:rPr>
          <w:rFonts w:hint="eastAsia"/>
        </w:rPr>
        <w:t>代码</w:t>
      </w:r>
    </w:p>
    <w:p w14:paraId="43EC0CC6" w14:textId="77777777" w:rsidR="00D171D9" w:rsidRDefault="00D171D9" w:rsidP="00D171D9">
      <w:pPr>
        <w:pStyle w:val="a8"/>
        <w:ind w:firstLine="420"/>
      </w:pPr>
      <w:r>
        <w:rPr>
          <w:rFonts w:hint="eastAsia"/>
        </w:rPr>
        <w:t>“</w:t>
      </w:r>
      <w:r>
        <w:rPr>
          <w:rFonts w:hint="eastAsia"/>
        </w:rPr>
        <w:t>var a; var b; function c</w:t>
      </w:r>
      <w:r>
        <w:rPr>
          <w:rFonts w:hint="eastAsia"/>
        </w:rPr>
        <w:t>（）</w:t>
      </w:r>
      <w:r>
        <w:rPr>
          <w:rFonts w:hint="eastAsia"/>
        </w:rPr>
        <w:t>{...} function d</w:t>
      </w:r>
      <w:r>
        <w:rPr>
          <w:rFonts w:hint="eastAsia"/>
        </w:rPr>
        <w:t>（）</w:t>
      </w:r>
      <w:r>
        <w:rPr>
          <w:rFonts w:hint="eastAsia"/>
        </w:rPr>
        <w:t>{...}</w:t>
      </w:r>
      <w:r>
        <w:rPr>
          <w:rFonts w:hint="eastAsia"/>
        </w:rPr>
        <w:t>“</w:t>
      </w:r>
    </w:p>
    <w:p w14:paraId="51B2D960" w14:textId="77777777" w:rsidR="00D171D9" w:rsidRDefault="00D171D9" w:rsidP="00D171D9">
      <w:pPr>
        <w:pStyle w:val="a8"/>
        <w:ind w:firstLine="420"/>
      </w:pPr>
      <w:r>
        <w:rPr>
          <w:rFonts w:hint="eastAsia"/>
        </w:rPr>
        <w:t>可能会变成</w:t>
      </w:r>
    </w:p>
    <w:p w14:paraId="554A22B9" w14:textId="77777777" w:rsidR="00D171D9" w:rsidRDefault="00D171D9" w:rsidP="00D171D9">
      <w:pPr>
        <w:pStyle w:val="a8"/>
        <w:ind w:firstLine="420"/>
      </w:pPr>
      <w:r>
        <w:rPr>
          <w:rFonts w:hint="eastAsia"/>
        </w:rPr>
        <w:t>“</w:t>
      </w:r>
      <w:r>
        <w:rPr>
          <w:rFonts w:hint="eastAsia"/>
        </w:rPr>
        <w:t>function d</w:t>
      </w:r>
      <w:r>
        <w:rPr>
          <w:rFonts w:hint="eastAsia"/>
        </w:rPr>
        <w:t>（）</w:t>
      </w:r>
      <w:r>
        <w:rPr>
          <w:rFonts w:hint="eastAsia"/>
        </w:rPr>
        <w:t>{...} var b; function c</w:t>
      </w:r>
      <w:r>
        <w:rPr>
          <w:rFonts w:hint="eastAsia"/>
        </w:rPr>
        <w:t>（）</w:t>
      </w:r>
      <w:r>
        <w:rPr>
          <w:rFonts w:hint="eastAsia"/>
        </w:rPr>
        <w:t>{...} var a;</w:t>
      </w:r>
      <w:r>
        <w:rPr>
          <w:rFonts w:hint="eastAsia"/>
        </w:rPr>
        <w:t>“</w:t>
      </w:r>
    </w:p>
    <w:p w14:paraId="1822EDCC" w14:textId="77777777" w:rsidR="00D171D9" w:rsidRDefault="00D171D9" w:rsidP="00D171D9">
      <w:pPr>
        <w:pStyle w:val="a8"/>
        <w:ind w:firstLine="420"/>
      </w:pPr>
      <w:r>
        <w:rPr>
          <w:rFonts w:hint="eastAsia"/>
        </w:rPr>
        <w:t>最后进入</w:t>
      </w:r>
    </w:p>
    <w:p w14:paraId="0F0975BE" w14:textId="77777777" w:rsidR="00D171D9" w:rsidRDefault="00D171D9" w:rsidP="00D171D9">
      <w:pPr>
        <w:pStyle w:val="a8"/>
        <w:ind w:firstLine="420"/>
      </w:pPr>
      <w:r>
        <w:rPr>
          <w:rFonts w:hint="eastAsia"/>
        </w:rPr>
        <w:t>“</w:t>
      </w:r>
      <w:r>
        <w:rPr>
          <w:rFonts w:hint="eastAsia"/>
        </w:rPr>
        <w:t>function Ol000llO</w:t>
      </w:r>
      <w:r>
        <w:rPr>
          <w:rFonts w:hint="eastAsia"/>
        </w:rPr>
        <w:t>（）</w:t>
      </w:r>
      <w:r>
        <w:rPr>
          <w:rFonts w:hint="eastAsia"/>
        </w:rPr>
        <w:t>{...} var ll0lllOl; function Ol0lllOl</w:t>
      </w:r>
      <w:r>
        <w:rPr>
          <w:rFonts w:hint="eastAsia"/>
        </w:rPr>
        <w:t>（）</w:t>
      </w:r>
      <w:r>
        <w:rPr>
          <w:rFonts w:hint="eastAsia"/>
        </w:rPr>
        <w:t>{...} var ll000llO;</w:t>
      </w:r>
      <w:r>
        <w:rPr>
          <w:rFonts w:hint="eastAsia"/>
        </w:rPr>
        <w:t>“</w:t>
      </w:r>
    </w:p>
    <w:p w14:paraId="78F6AA33" w14:textId="77777777" w:rsidR="00D171D9" w:rsidRDefault="00D171D9" w:rsidP="00D171D9">
      <w:pPr>
        <w:pStyle w:val="a8"/>
        <w:ind w:firstLine="420"/>
      </w:pPr>
      <w:r>
        <w:rPr>
          <w:rFonts w:hint="eastAsia"/>
        </w:rPr>
        <w:t>这样加密的代码就有了完全不同的位置。</w:t>
      </w:r>
    </w:p>
    <w:p w14:paraId="29EC5EDD" w14:textId="77777777" w:rsidR="00D171D9" w:rsidRDefault="00D171D9" w:rsidP="00D171D9">
      <w:pPr>
        <w:pStyle w:val="a8"/>
        <w:ind w:firstLine="420"/>
      </w:pPr>
      <w:r>
        <w:rPr>
          <w:rFonts w:hint="eastAsia"/>
        </w:rPr>
        <w:t>（</w:t>
      </w:r>
      <w:r>
        <w:rPr>
          <w:rFonts w:hint="eastAsia"/>
        </w:rPr>
        <w:t>3</w:t>
      </w:r>
      <w:r>
        <w:rPr>
          <w:rFonts w:hint="eastAsia"/>
        </w:rPr>
        <w:t>）一些特殊的</w:t>
      </w:r>
      <w:r>
        <w:rPr>
          <w:rFonts w:hint="eastAsia"/>
        </w:rPr>
        <w:t>Javascript</w:t>
      </w:r>
      <w:r>
        <w:rPr>
          <w:rFonts w:hint="eastAsia"/>
        </w:rPr>
        <w:t>源代码被更改为加密字符串。例如，“</w:t>
      </w:r>
      <w:r>
        <w:rPr>
          <w:rFonts w:hint="eastAsia"/>
        </w:rPr>
        <w:t>document.write</w:t>
      </w:r>
      <w:r>
        <w:rPr>
          <w:rFonts w:hint="eastAsia"/>
        </w:rPr>
        <w:t>”可能会更改为“</w:t>
      </w:r>
      <w:r>
        <w:rPr>
          <w:rFonts w:hint="eastAsia"/>
        </w:rPr>
        <w:t>e355b6104c2019aa8e12faa1ec51e44e</w:t>
      </w:r>
      <w:r>
        <w:rPr>
          <w:rFonts w:hint="eastAsia"/>
        </w:rPr>
        <w:t>”，因此它隐藏在整个加密代码中。当需要特殊代码时，解密字符串并使用函数“</w:t>
      </w:r>
      <w:r>
        <w:rPr>
          <w:rFonts w:hint="eastAsia"/>
        </w:rPr>
        <w:t>eval</w:t>
      </w:r>
      <w:r>
        <w:rPr>
          <w:rFonts w:hint="eastAsia"/>
        </w:rPr>
        <w:t>（）”代替。</w:t>
      </w:r>
    </w:p>
    <w:p w14:paraId="6C001355" w14:textId="77777777" w:rsidR="00D171D9" w:rsidRDefault="00D171D9" w:rsidP="00D171D9">
      <w:pPr>
        <w:pStyle w:val="a8"/>
        <w:ind w:firstLine="420"/>
      </w:pPr>
      <w:r>
        <w:rPr>
          <w:rFonts w:hint="eastAsia"/>
        </w:rPr>
        <w:t>（</w:t>
      </w:r>
      <w:r>
        <w:rPr>
          <w:rFonts w:hint="eastAsia"/>
        </w:rPr>
        <w:t>4</w:t>
      </w:r>
      <w:r>
        <w:rPr>
          <w:rFonts w:hint="eastAsia"/>
        </w:rPr>
        <w:t>）伪函数和变量混合到加密代码中。他们可以让逆向工程</w:t>
      </w:r>
      <w:proofErr w:type="gramStart"/>
      <w:r>
        <w:rPr>
          <w:rFonts w:hint="eastAsia"/>
        </w:rPr>
        <w:t>师感到</w:t>
      </w:r>
      <w:proofErr w:type="gramEnd"/>
      <w:r>
        <w:rPr>
          <w:rFonts w:hint="eastAsia"/>
        </w:rPr>
        <w:t>困惑它们确实不是由浏览器执行的，因此它们不会影响正确的</w:t>
      </w:r>
      <w:r>
        <w:rPr>
          <w:rFonts w:hint="eastAsia"/>
        </w:rPr>
        <w:t>Javascript</w:t>
      </w:r>
      <w:r>
        <w:rPr>
          <w:rFonts w:hint="eastAsia"/>
        </w:rPr>
        <w:t>程序。</w:t>
      </w:r>
    </w:p>
    <w:p w14:paraId="59F295EB" w14:textId="77777777" w:rsidR="00D171D9" w:rsidRDefault="00D171D9" w:rsidP="00D171D9">
      <w:pPr>
        <w:pStyle w:val="a8"/>
        <w:ind w:firstLine="420"/>
      </w:pPr>
      <w:r>
        <w:rPr>
          <w:rFonts w:hint="eastAsia"/>
        </w:rPr>
        <w:t>“</w:t>
      </w:r>
      <w:r>
        <w:rPr>
          <w:rFonts w:hint="eastAsia"/>
        </w:rPr>
        <w:t>Parhelion</w:t>
      </w:r>
      <w:r>
        <w:rPr>
          <w:rFonts w:hint="eastAsia"/>
        </w:rPr>
        <w:t>”算法可以通过</w:t>
      </w:r>
      <w:r>
        <w:rPr>
          <w:rFonts w:hint="eastAsia"/>
        </w:rPr>
        <w:t>C / C ++</w:t>
      </w:r>
      <w:r>
        <w:rPr>
          <w:rFonts w:hint="eastAsia"/>
        </w:rPr>
        <w:t>或</w:t>
      </w:r>
      <w:r>
        <w:rPr>
          <w:rFonts w:hint="eastAsia"/>
        </w:rPr>
        <w:t>Web</w:t>
      </w:r>
      <w:r>
        <w:rPr>
          <w:rFonts w:hint="eastAsia"/>
        </w:rPr>
        <w:t>服务器端程序实现，如</w:t>
      </w:r>
      <w:r>
        <w:rPr>
          <w:rFonts w:hint="eastAsia"/>
        </w:rPr>
        <w:t>ASP</w:t>
      </w:r>
      <w:r>
        <w:rPr>
          <w:rFonts w:hint="eastAsia"/>
        </w:rPr>
        <w:t>，</w:t>
      </w:r>
      <w:r>
        <w:rPr>
          <w:rFonts w:hint="eastAsia"/>
        </w:rPr>
        <w:t>PHP</w:t>
      </w:r>
      <w:r>
        <w:rPr>
          <w:rFonts w:hint="eastAsia"/>
        </w:rPr>
        <w:t>，</w:t>
      </w:r>
      <w:r>
        <w:rPr>
          <w:rFonts w:hint="eastAsia"/>
        </w:rPr>
        <w:t>JSP</w:t>
      </w:r>
      <w:r>
        <w:rPr>
          <w:rFonts w:hint="eastAsia"/>
        </w:rPr>
        <w:t>等。</w:t>
      </w:r>
      <w:r>
        <w:rPr>
          <w:rFonts w:hint="eastAsia"/>
        </w:rPr>
        <w:t xml:space="preserve"> </w:t>
      </w:r>
      <w:r>
        <w:rPr>
          <w:rFonts w:hint="eastAsia"/>
        </w:rPr>
        <w:t>“</w:t>
      </w:r>
      <w:r>
        <w:rPr>
          <w:rFonts w:hint="eastAsia"/>
        </w:rPr>
        <w:t>parhelion</w:t>
      </w:r>
      <w:r>
        <w:rPr>
          <w:rFonts w:hint="eastAsia"/>
        </w:rPr>
        <w:t>”算法的主要描述如下：</w:t>
      </w:r>
    </w:p>
    <w:p w14:paraId="4A6E43E5" w14:textId="77777777" w:rsidR="00D171D9" w:rsidRDefault="00D171D9" w:rsidP="00D171D9">
      <w:pPr>
        <w:pStyle w:val="a8"/>
        <w:ind w:firstLine="420"/>
      </w:pPr>
      <w:r>
        <w:rPr>
          <w:rFonts w:hint="eastAsia"/>
        </w:rPr>
        <w:t>Javascript</w:t>
      </w:r>
      <w:r>
        <w:rPr>
          <w:rFonts w:hint="eastAsia"/>
        </w:rPr>
        <w:t>函数和变量的所有名称都被更改为由字符“</w:t>
      </w:r>
      <w:r>
        <w:rPr>
          <w:rFonts w:hint="eastAsia"/>
        </w:rPr>
        <w:t>0</w:t>
      </w:r>
      <w:r>
        <w:rPr>
          <w:rFonts w:hint="eastAsia"/>
        </w:rPr>
        <w:t>”，“</w:t>
      </w:r>
      <w:r>
        <w:rPr>
          <w:rFonts w:hint="eastAsia"/>
        </w:rPr>
        <w:t>1</w:t>
      </w:r>
      <w:r>
        <w:rPr>
          <w:rFonts w:hint="eastAsia"/>
        </w:rPr>
        <w:t>”，“</w:t>
      </w:r>
      <w:r>
        <w:rPr>
          <w:rFonts w:hint="eastAsia"/>
        </w:rPr>
        <w:t>O</w:t>
      </w:r>
      <w:r>
        <w:rPr>
          <w:rFonts w:hint="eastAsia"/>
        </w:rPr>
        <w:t>”和“</w:t>
      </w:r>
      <w:r>
        <w:rPr>
          <w:rFonts w:hint="eastAsia"/>
        </w:rPr>
        <w:t>l</w:t>
      </w:r>
      <w:r>
        <w:rPr>
          <w:rFonts w:hint="eastAsia"/>
        </w:rPr>
        <w:t>”组成的字符串，并且第一个字符应为“</w:t>
      </w:r>
      <w:r>
        <w:rPr>
          <w:rFonts w:hint="eastAsia"/>
        </w:rPr>
        <w:t>O</w:t>
      </w:r>
      <w:r>
        <w:rPr>
          <w:rFonts w:hint="eastAsia"/>
        </w:rPr>
        <w:t>”或“</w:t>
      </w:r>
      <w:r>
        <w:rPr>
          <w:rFonts w:hint="eastAsia"/>
        </w:rPr>
        <w:t>l</w:t>
      </w:r>
      <w:r>
        <w:rPr>
          <w:rFonts w:hint="eastAsia"/>
        </w:rPr>
        <w:t>”。字符串应该足够长。通常，“</w:t>
      </w:r>
      <w:r>
        <w:rPr>
          <w:rFonts w:hint="eastAsia"/>
        </w:rPr>
        <w:t>parhelion</w:t>
      </w:r>
      <w:r>
        <w:rPr>
          <w:rFonts w:hint="eastAsia"/>
        </w:rPr>
        <w:t>”算法使用</w:t>
      </w:r>
      <w:r>
        <w:rPr>
          <w:rFonts w:hint="eastAsia"/>
        </w:rPr>
        <w:t>16</w:t>
      </w:r>
      <w:r>
        <w:rPr>
          <w:rFonts w:hint="eastAsia"/>
        </w:rPr>
        <w:t>个字符的字符串。然后，加密代码中的名称可以具有类似“</w:t>
      </w:r>
      <w:r>
        <w:rPr>
          <w:rFonts w:hint="eastAsia"/>
        </w:rPr>
        <w:t>lll1OOO01l0llOl1</w:t>
      </w:r>
      <w:r>
        <w:rPr>
          <w:rFonts w:hint="eastAsia"/>
        </w:rPr>
        <w:t>”的外观。</w:t>
      </w:r>
    </w:p>
    <w:p w14:paraId="032F74C6" w14:textId="77777777" w:rsidR="00D171D9" w:rsidRDefault="00D171D9" w:rsidP="00D171D9">
      <w:pPr>
        <w:pStyle w:val="a8"/>
        <w:ind w:firstLine="420"/>
      </w:pPr>
      <w:r>
        <w:rPr>
          <w:rFonts w:hint="eastAsia"/>
        </w:rPr>
        <w:t>此外，为了使所有名称相似且难以区分，“</w:t>
      </w:r>
      <w:r>
        <w:rPr>
          <w:rFonts w:hint="eastAsia"/>
        </w:rPr>
        <w:t>parhelion</w:t>
      </w:r>
      <w:r>
        <w:rPr>
          <w:rFonts w:hint="eastAsia"/>
        </w:rPr>
        <w:t>”算法使用随机字符串作为标准名称，并随机更改其字符以生成新名称。</w:t>
      </w:r>
    </w:p>
    <w:p w14:paraId="4E9F7578" w14:textId="77777777" w:rsidR="00D171D9" w:rsidRDefault="00D171D9" w:rsidP="00D171D9">
      <w:pPr>
        <w:pStyle w:val="a8"/>
        <w:ind w:firstLine="420"/>
      </w:pPr>
    </w:p>
    <w:p w14:paraId="566A5682" w14:textId="77777777" w:rsidR="00D171D9" w:rsidRDefault="00D171D9" w:rsidP="00D171D9">
      <w:pPr>
        <w:pStyle w:val="a8"/>
        <w:ind w:firstLine="420"/>
      </w:pPr>
      <w:r>
        <w:rPr>
          <w:rFonts w:hint="eastAsia"/>
        </w:rPr>
        <w:t>V.</w:t>
      </w:r>
      <w:r>
        <w:rPr>
          <w:rFonts w:hint="eastAsia"/>
        </w:rPr>
        <w:t>加密算法描述</w:t>
      </w:r>
    </w:p>
    <w:p w14:paraId="4AAC3F37" w14:textId="77777777" w:rsidR="00D171D9" w:rsidRDefault="00D171D9" w:rsidP="00D171D9">
      <w:pPr>
        <w:pStyle w:val="a8"/>
        <w:ind w:firstLine="420"/>
      </w:pPr>
      <w:r>
        <w:rPr>
          <w:rFonts w:hint="eastAsia"/>
        </w:rPr>
        <w:t>该算法具有以下步骤：</w:t>
      </w:r>
    </w:p>
    <w:p w14:paraId="5E708DF0" w14:textId="341E64C9" w:rsidR="00D171D9" w:rsidRDefault="00D171D9" w:rsidP="00D171D9">
      <w:pPr>
        <w:pStyle w:val="a8"/>
        <w:ind w:firstLine="420"/>
      </w:pPr>
      <w:r>
        <w:rPr>
          <w:rFonts w:hint="eastAsia"/>
        </w:rPr>
        <w:t> </w:t>
      </w:r>
    </w:p>
    <w:p w14:paraId="1F0206F5" w14:textId="77777777" w:rsidR="00D171D9" w:rsidRDefault="00D171D9" w:rsidP="00D171D9">
      <w:pPr>
        <w:pStyle w:val="a8"/>
        <w:ind w:firstLine="420"/>
      </w:pPr>
      <w:r>
        <w:rPr>
          <w:rFonts w:hint="eastAsia"/>
        </w:rPr>
        <w:t>（</w:t>
      </w:r>
      <w:r>
        <w:rPr>
          <w:rFonts w:hint="eastAsia"/>
        </w:rPr>
        <w:t>1</w:t>
      </w:r>
      <w:r>
        <w:rPr>
          <w:rFonts w:hint="eastAsia"/>
        </w:rPr>
        <w:t>）标准化</w:t>
      </w:r>
      <w:r>
        <w:rPr>
          <w:rFonts w:hint="eastAsia"/>
        </w:rPr>
        <w:t>Javascript</w:t>
      </w:r>
      <w:r>
        <w:rPr>
          <w:rFonts w:hint="eastAsia"/>
        </w:rPr>
        <w:t>源代码。每个程序都有一个且只有一个入口，如</w:t>
      </w:r>
      <w:r>
        <w:rPr>
          <w:rFonts w:hint="eastAsia"/>
        </w:rPr>
        <w:t>C / C ++</w:t>
      </w:r>
      <w:r>
        <w:rPr>
          <w:rFonts w:hint="eastAsia"/>
        </w:rPr>
        <w:t>程序中的“</w:t>
      </w:r>
      <w:r>
        <w:rPr>
          <w:rFonts w:hint="eastAsia"/>
        </w:rPr>
        <w:t>main</w:t>
      </w:r>
      <w:r>
        <w:rPr>
          <w:rFonts w:hint="eastAsia"/>
        </w:rPr>
        <w:t>（）”函数。除了全局变量的定义之外，所有</w:t>
      </w:r>
      <w:r>
        <w:rPr>
          <w:rFonts w:hint="eastAsia"/>
        </w:rPr>
        <w:t>Javascript</w:t>
      </w:r>
      <w:r>
        <w:rPr>
          <w:rFonts w:hint="eastAsia"/>
        </w:rPr>
        <w:t>代码都应该在函数内部。</w:t>
      </w:r>
    </w:p>
    <w:p w14:paraId="2BD1A585" w14:textId="77777777" w:rsidR="00D171D9" w:rsidRDefault="00D171D9" w:rsidP="00D171D9">
      <w:pPr>
        <w:pStyle w:val="a8"/>
        <w:ind w:firstLine="420"/>
      </w:pPr>
      <w:r>
        <w:rPr>
          <w:rFonts w:hint="eastAsia"/>
        </w:rPr>
        <w:t>如果函数外部有任何可执行代码，请将它们放入新函数中，并将入口放在其上。</w:t>
      </w:r>
    </w:p>
    <w:p w14:paraId="24C7A1DB" w14:textId="77777777" w:rsidR="00D171D9" w:rsidRDefault="00D171D9" w:rsidP="00D171D9">
      <w:pPr>
        <w:pStyle w:val="a8"/>
        <w:ind w:firstLine="420"/>
      </w:pPr>
      <w:r>
        <w:rPr>
          <w:rFonts w:hint="eastAsia"/>
        </w:rPr>
        <w:t>步骤（</w:t>
      </w:r>
      <w:r>
        <w:rPr>
          <w:rFonts w:hint="eastAsia"/>
        </w:rPr>
        <w:t>1</w:t>
      </w:r>
      <w:r>
        <w:rPr>
          <w:rFonts w:hint="eastAsia"/>
        </w:rPr>
        <w:t>）的表述是：</w:t>
      </w:r>
    </w:p>
    <w:p w14:paraId="19990D6D" w14:textId="77777777" w:rsidR="00D171D9" w:rsidRDefault="00D171D9" w:rsidP="00E20B3E">
      <w:pPr>
        <w:pStyle w:val="a8"/>
        <w:ind w:firstLine="420"/>
        <w:jc w:val="center"/>
      </w:pPr>
      <w:r>
        <w:rPr>
          <w:rFonts w:hint="eastAsia"/>
        </w:rPr>
        <w:t>S1 = f1</w:t>
      </w:r>
      <w:r>
        <w:rPr>
          <w:rFonts w:hint="eastAsia"/>
        </w:rPr>
        <w:t>（</w:t>
      </w:r>
      <w:r>
        <w:rPr>
          <w:rFonts w:hint="eastAsia"/>
        </w:rPr>
        <w:t>S0</w:t>
      </w:r>
      <w:r>
        <w:rPr>
          <w:rFonts w:hint="eastAsia"/>
        </w:rPr>
        <w:t>）</w:t>
      </w:r>
    </w:p>
    <w:p w14:paraId="1FA4D149" w14:textId="77777777" w:rsidR="00D171D9" w:rsidRDefault="00D171D9" w:rsidP="00D171D9">
      <w:pPr>
        <w:pStyle w:val="a8"/>
        <w:ind w:firstLine="420"/>
      </w:pPr>
      <w:r>
        <w:rPr>
          <w:rFonts w:hint="eastAsia"/>
        </w:rPr>
        <w:t>S0</w:t>
      </w:r>
      <w:r>
        <w:rPr>
          <w:rFonts w:hint="eastAsia"/>
        </w:rPr>
        <w:t>是原始源代码。</w:t>
      </w:r>
      <w:r>
        <w:rPr>
          <w:rFonts w:hint="eastAsia"/>
        </w:rPr>
        <w:t xml:space="preserve"> f1</w:t>
      </w:r>
      <w:r>
        <w:rPr>
          <w:rFonts w:hint="eastAsia"/>
        </w:rPr>
        <w:t>是标准化功能。</w:t>
      </w:r>
    </w:p>
    <w:p w14:paraId="10FDAA53" w14:textId="77777777" w:rsidR="00D171D9" w:rsidRDefault="00D171D9" w:rsidP="00D171D9">
      <w:pPr>
        <w:pStyle w:val="a8"/>
        <w:ind w:firstLine="420"/>
      </w:pPr>
      <w:r>
        <w:rPr>
          <w:rFonts w:hint="eastAsia"/>
        </w:rPr>
        <w:t>（</w:t>
      </w:r>
      <w:r>
        <w:rPr>
          <w:rFonts w:hint="eastAsia"/>
        </w:rPr>
        <w:t>2</w:t>
      </w:r>
      <w:r>
        <w:rPr>
          <w:rFonts w:hint="eastAsia"/>
        </w:rPr>
        <w:t>）在</w:t>
      </w:r>
      <w:r>
        <w:rPr>
          <w:rFonts w:hint="eastAsia"/>
        </w:rPr>
        <w:t>Javascript</w:t>
      </w:r>
      <w:r>
        <w:rPr>
          <w:rFonts w:hint="eastAsia"/>
        </w:rPr>
        <w:t>源代码中添加一些假函数和变量。在伪函数中生成一些随机代码，或复制实际功能代码。例如，添加以下代码：</w:t>
      </w:r>
    </w:p>
    <w:p w14:paraId="6E7BEC98" w14:textId="77777777" w:rsidR="00D171D9" w:rsidRDefault="00D171D9" w:rsidP="00D171D9">
      <w:pPr>
        <w:pStyle w:val="a8"/>
        <w:ind w:firstLine="420"/>
      </w:pPr>
      <w:r>
        <w:rPr>
          <w:rFonts w:hint="eastAsia"/>
        </w:rPr>
        <w:t>“</w:t>
      </w:r>
      <w:r>
        <w:rPr>
          <w:rFonts w:hint="eastAsia"/>
        </w:rPr>
        <w:t>var fake1</w:t>
      </w:r>
      <w:r>
        <w:rPr>
          <w:rFonts w:hint="eastAsia"/>
        </w:rPr>
        <w:t>，</w:t>
      </w:r>
      <w:r>
        <w:rPr>
          <w:rFonts w:hint="eastAsia"/>
        </w:rPr>
        <w:t>fake2; function fake3</w:t>
      </w:r>
      <w:r>
        <w:rPr>
          <w:rFonts w:hint="eastAsia"/>
        </w:rPr>
        <w:t>（）</w:t>
      </w:r>
      <w:r>
        <w:rPr>
          <w:rFonts w:hint="eastAsia"/>
        </w:rPr>
        <w:t>{...}</w:t>
      </w:r>
      <w:r>
        <w:rPr>
          <w:rFonts w:hint="eastAsia"/>
        </w:rPr>
        <w:t>“</w:t>
      </w:r>
    </w:p>
    <w:p w14:paraId="23307723" w14:textId="77777777" w:rsidR="00D171D9" w:rsidRDefault="00D171D9" w:rsidP="00D171D9">
      <w:pPr>
        <w:pStyle w:val="a8"/>
        <w:ind w:firstLine="420"/>
      </w:pPr>
      <w:r>
        <w:rPr>
          <w:rFonts w:hint="eastAsia"/>
        </w:rPr>
        <w:t>步骤（</w:t>
      </w:r>
      <w:r>
        <w:rPr>
          <w:rFonts w:hint="eastAsia"/>
        </w:rPr>
        <w:t>2</w:t>
      </w:r>
      <w:r>
        <w:rPr>
          <w:rFonts w:hint="eastAsia"/>
        </w:rPr>
        <w:t>）的表述是：</w:t>
      </w:r>
    </w:p>
    <w:p w14:paraId="15572D32" w14:textId="77777777" w:rsidR="00D171D9" w:rsidRDefault="00D171D9" w:rsidP="00E20B3E">
      <w:pPr>
        <w:pStyle w:val="a8"/>
        <w:ind w:firstLine="420"/>
        <w:jc w:val="center"/>
      </w:pPr>
      <w:r>
        <w:t>S2 = S1 + C2</w:t>
      </w:r>
    </w:p>
    <w:p w14:paraId="4C6D8279" w14:textId="77777777" w:rsidR="00D171D9" w:rsidRDefault="00D171D9" w:rsidP="00D171D9">
      <w:pPr>
        <w:pStyle w:val="a8"/>
        <w:ind w:firstLine="420"/>
      </w:pPr>
      <w:r>
        <w:rPr>
          <w:rFonts w:hint="eastAsia"/>
        </w:rPr>
        <w:t>C2</w:t>
      </w:r>
      <w:r>
        <w:rPr>
          <w:rFonts w:hint="eastAsia"/>
        </w:rPr>
        <w:t>是随机假码。运算符“</w:t>
      </w:r>
      <w:r>
        <w:rPr>
          <w:rFonts w:hint="eastAsia"/>
        </w:rPr>
        <w:t>+</w:t>
      </w:r>
      <w:r>
        <w:rPr>
          <w:rFonts w:hint="eastAsia"/>
        </w:rPr>
        <w:t>”连接两个字符串。</w:t>
      </w:r>
    </w:p>
    <w:p w14:paraId="20333559" w14:textId="77777777" w:rsidR="00D171D9" w:rsidRDefault="00D171D9" w:rsidP="00D171D9">
      <w:pPr>
        <w:pStyle w:val="a8"/>
        <w:ind w:firstLine="420"/>
      </w:pPr>
      <w:r>
        <w:rPr>
          <w:rFonts w:hint="eastAsia"/>
        </w:rPr>
        <w:t>（</w:t>
      </w:r>
      <w:r>
        <w:rPr>
          <w:rFonts w:hint="eastAsia"/>
        </w:rPr>
        <w:t>3</w:t>
      </w:r>
      <w:r>
        <w:rPr>
          <w:rFonts w:hint="eastAsia"/>
        </w:rPr>
        <w:t>）随机改变所有函数的顺序和全局变量的定义。将所有初始化代码放在入口的开头。</w:t>
      </w:r>
    </w:p>
    <w:p w14:paraId="6792658E" w14:textId="77777777" w:rsidR="00D171D9" w:rsidRDefault="00D171D9" w:rsidP="00D171D9">
      <w:pPr>
        <w:pStyle w:val="a8"/>
        <w:ind w:firstLine="420"/>
      </w:pPr>
      <w:r>
        <w:rPr>
          <w:rFonts w:hint="eastAsia"/>
        </w:rPr>
        <w:t>浏览器接受</w:t>
      </w:r>
      <w:r>
        <w:rPr>
          <w:rFonts w:hint="eastAsia"/>
        </w:rPr>
        <w:t>Javascript</w:t>
      </w:r>
      <w:r>
        <w:rPr>
          <w:rFonts w:hint="eastAsia"/>
        </w:rPr>
        <w:t>函数的随机序列定义。他们可以从入口执行代码，并遵循程序流程。</w:t>
      </w:r>
    </w:p>
    <w:p w14:paraId="764EEAB3" w14:textId="77777777" w:rsidR="00D171D9" w:rsidRDefault="00D171D9" w:rsidP="00D171D9">
      <w:pPr>
        <w:pStyle w:val="a8"/>
        <w:ind w:firstLine="420"/>
      </w:pPr>
      <w:r>
        <w:rPr>
          <w:rFonts w:hint="eastAsia"/>
        </w:rPr>
        <w:t>步骤（</w:t>
      </w:r>
      <w:r>
        <w:rPr>
          <w:rFonts w:hint="eastAsia"/>
        </w:rPr>
        <w:t>3</w:t>
      </w:r>
      <w:r>
        <w:rPr>
          <w:rFonts w:hint="eastAsia"/>
        </w:rPr>
        <w:t>）的表述是：</w:t>
      </w:r>
    </w:p>
    <w:p w14:paraId="4C8EC75E" w14:textId="77777777" w:rsidR="00D171D9" w:rsidRDefault="00D171D9" w:rsidP="00455AFA">
      <w:pPr>
        <w:pStyle w:val="a8"/>
        <w:ind w:firstLine="420"/>
        <w:jc w:val="center"/>
      </w:pPr>
      <w:r>
        <w:rPr>
          <w:rFonts w:hint="eastAsia"/>
        </w:rPr>
        <w:t>S3 = f3</w:t>
      </w:r>
      <w:r>
        <w:rPr>
          <w:rFonts w:hint="eastAsia"/>
        </w:rPr>
        <w:t>（</w:t>
      </w:r>
      <w:r>
        <w:rPr>
          <w:rFonts w:hint="eastAsia"/>
        </w:rPr>
        <w:t>S2</w:t>
      </w:r>
      <w:r>
        <w:rPr>
          <w:rFonts w:hint="eastAsia"/>
        </w:rPr>
        <w:t>，</w:t>
      </w:r>
      <w:r>
        <w:rPr>
          <w:rFonts w:hint="eastAsia"/>
        </w:rPr>
        <w:t>V3</w:t>
      </w:r>
      <w:r>
        <w:rPr>
          <w:rFonts w:hint="eastAsia"/>
        </w:rPr>
        <w:t>）</w:t>
      </w:r>
    </w:p>
    <w:p w14:paraId="1C83422F" w14:textId="77777777" w:rsidR="00D171D9" w:rsidRDefault="00D171D9" w:rsidP="00D171D9">
      <w:pPr>
        <w:pStyle w:val="a8"/>
        <w:ind w:firstLine="420"/>
      </w:pPr>
      <w:r>
        <w:rPr>
          <w:rFonts w:hint="eastAsia"/>
        </w:rPr>
        <w:t>f3</w:t>
      </w:r>
      <w:r>
        <w:rPr>
          <w:rFonts w:hint="eastAsia"/>
        </w:rPr>
        <w:t>是令人困惑的功能。</w:t>
      </w:r>
      <w:r>
        <w:rPr>
          <w:rFonts w:hint="eastAsia"/>
        </w:rPr>
        <w:t xml:space="preserve"> V3</w:t>
      </w:r>
      <w:r>
        <w:rPr>
          <w:rFonts w:hint="eastAsia"/>
        </w:rPr>
        <w:t>是随机序列载体。</w:t>
      </w:r>
    </w:p>
    <w:p w14:paraId="728EC12A" w14:textId="77777777" w:rsidR="00D171D9" w:rsidRDefault="00D171D9" w:rsidP="00D171D9">
      <w:pPr>
        <w:pStyle w:val="a8"/>
        <w:ind w:firstLine="420"/>
      </w:pPr>
      <w:r>
        <w:rPr>
          <w:rFonts w:hint="eastAsia"/>
        </w:rPr>
        <w:t>（</w:t>
      </w:r>
      <w:r>
        <w:rPr>
          <w:rFonts w:hint="eastAsia"/>
        </w:rPr>
        <w:t>4</w:t>
      </w:r>
      <w:r>
        <w:rPr>
          <w:rFonts w:hint="eastAsia"/>
        </w:rPr>
        <w:t>）生成标准名称。它是上面提到的</w:t>
      </w:r>
      <w:r>
        <w:rPr>
          <w:rFonts w:hint="eastAsia"/>
        </w:rPr>
        <w:t>16</w:t>
      </w:r>
      <w:r>
        <w:rPr>
          <w:rFonts w:hint="eastAsia"/>
        </w:rPr>
        <w:t>个字符的随机字符串。例如，生成“</w:t>
      </w:r>
      <w:r>
        <w:rPr>
          <w:rFonts w:hint="eastAsia"/>
        </w:rPr>
        <w:t>lll10000101OllOl1</w:t>
      </w:r>
      <w:r>
        <w:rPr>
          <w:rFonts w:hint="eastAsia"/>
        </w:rPr>
        <w:t>”。</w:t>
      </w:r>
    </w:p>
    <w:p w14:paraId="69955C05" w14:textId="77777777" w:rsidR="00D171D9" w:rsidRDefault="00D171D9" w:rsidP="00D171D9">
      <w:pPr>
        <w:pStyle w:val="a8"/>
        <w:ind w:firstLine="420"/>
      </w:pPr>
      <w:r>
        <w:rPr>
          <w:rFonts w:hint="eastAsia"/>
        </w:rPr>
        <w:t>步骤（</w:t>
      </w:r>
      <w:r>
        <w:rPr>
          <w:rFonts w:hint="eastAsia"/>
        </w:rPr>
        <w:t>4</w:t>
      </w:r>
      <w:r>
        <w:rPr>
          <w:rFonts w:hint="eastAsia"/>
        </w:rPr>
        <w:t>）的表述是：</w:t>
      </w:r>
    </w:p>
    <w:p w14:paraId="21F81E16" w14:textId="77777777" w:rsidR="00D171D9" w:rsidRDefault="00D171D9" w:rsidP="00455AFA">
      <w:pPr>
        <w:pStyle w:val="a8"/>
        <w:ind w:firstLine="420"/>
        <w:jc w:val="center"/>
      </w:pPr>
      <w:r>
        <w:t>C4 = A0 +ΣAi</w:t>
      </w:r>
    </w:p>
    <w:p w14:paraId="46A6E58B" w14:textId="77777777" w:rsidR="00D171D9" w:rsidRDefault="00D171D9" w:rsidP="00D171D9">
      <w:pPr>
        <w:pStyle w:val="a8"/>
        <w:ind w:firstLine="420"/>
      </w:pPr>
      <w:r>
        <w:rPr>
          <w:rFonts w:hint="eastAsia"/>
        </w:rPr>
        <w:t>（</w:t>
      </w:r>
      <w:r>
        <w:rPr>
          <w:rFonts w:hint="eastAsia"/>
        </w:rPr>
        <w:t>A0</w:t>
      </w:r>
      <w:r>
        <w:rPr>
          <w:rFonts w:hint="eastAsia"/>
        </w:rPr>
        <w:t>∈</w:t>
      </w:r>
      <w:r>
        <w:rPr>
          <w:rFonts w:hint="eastAsia"/>
        </w:rPr>
        <w:t>{O</w:t>
      </w:r>
      <w:r>
        <w:rPr>
          <w:rFonts w:hint="eastAsia"/>
        </w:rPr>
        <w:t>，</w:t>
      </w:r>
      <w:r>
        <w:rPr>
          <w:rFonts w:hint="eastAsia"/>
        </w:rPr>
        <w:t>l}</w:t>
      </w:r>
      <w:r>
        <w:rPr>
          <w:rFonts w:hint="eastAsia"/>
        </w:rPr>
        <w:t>，</w:t>
      </w:r>
      <w:r>
        <w:rPr>
          <w:rFonts w:hint="eastAsia"/>
        </w:rPr>
        <w:t>Ai</w:t>
      </w:r>
      <w:r>
        <w:rPr>
          <w:rFonts w:hint="eastAsia"/>
        </w:rPr>
        <w:t>∈</w:t>
      </w:r>
      <w:r>
        <w:rPr>
          <w:rFonts w:hint="eastAsia"/>
        </w:rPr>
        <w:t>{O</w:t>
      </w:r>
      <w:r>
        <w:rPr>
          <w:rFonts w:hint="eastAsia"/>
        </w:rPr>
        <w:t>，</w:t>
      </w:r>
      <w:r>
        <w:rPr>
          <w:rFonts w:hint="eastAsia"/>
        </w:rPr>
        <w:t>l</w:t>
      </w:r>
      <w:r>
        <w:rPr>
          <w:rFonts w:hint="eastAsia"/>
        </w:rPr>
        <w:t>，</w:t>
      </w:r>
      <w:r>
        <w:rPr>
          <w:rFonts w:hint="eastAsia"/>
        </w:rPr>
        <w:t>0,1}</w:t>
      </w:r>
      <w:r>
        <w:rPr>
          <w:rFonts w:hint="eastAsia"/>
        </w:rPr>
        <w:t>，</w:t>
      </w:r>
      <w:r>
        <w:rPr>
          <w:rFonts w:hint="eastAsia"/>
        </w:rPr>
        <w:t>i = 1,2</w:t>
      </w:r>
      <w:r>
        <w:rPr>
          <w:rFonts w:hint="eastAsia"/>
        </w:rPr>
        <w:t>，</w:t>
      </w:r>
      <w:r>
        <w:rPr>
          <w:rFonts w:hint="eastAsia"/>
        </w:rPr>
        <w:t>...</w:t>
      </w:r>
      <w:r>
        <w:rPr>
          <w:rFonts w:hint="eastAsia"/>
        </w:rPr>
        <w:t>，</w:t>
      </w:r>
      <w:r>
        <w:rPr>
          <w:rFonts w:hint="eastAsia"/>
        </w:rPr>
        <w:t>n-1</w:t>
      </w:r>
      <w:r>
        <w:rPr>
          <w:rFonts w:hint="eastAsia"/>
        </w:rPr>
        <w:t>）</w:t>
      </w:r>
    </w:p>
    <w:p w14:paraId="0BC0DE24" w14:textId="77777777" w:rsidR="00D171D9" w:rsidRDefault="00D171D9" w:rsidP="00D171D9">
      <w:pPr>
        <w:pStyle w:val="a8"/>
        <w:ind w:firstLine="420"/>
      </w:pPr>
      <w:r>
        <w:rPr>
          <w:rFonts w:hint="eastAsia"/>
        </w:rPr>
        <w:t>艾是第</w:t>
      </w:r>
      <w:r>
        <w:rPr>
          <w:rFonts w:hint="eastAsia"/>
        </w:rPr>
        <w:t>i</w:t>
      </w:r>
      <w:r>
        <w:rPr>
          <w:rFonts w:hint="eastAsia"/>
        </w:rPr>
        <w:t>的角色。运算符“</w:t>
      </w:r>
      <w:r>
        <w:rPr>
          <w:rFonts w:hint="eastAsia"/>
        </w:rPr>
        <w:t>+</w:t>
      </w:r>
      <w:r>
        <w:rPr>
          <w:rFonts w:hint="eastAsia"/>
        </w:rPr>
        <w:t>”和“Σ”是连接字符串。</w:t>
      </w:r>
      <w:r>
        <w:rPr>
          <w:rFonts w:hint="eastAsia"/>
        </w:rPr>
        <w:t xml:space="preserve"> N = 16</w:t>
      </w:r>
      <w:r>
        <w:rPr>
          <w:rFonts w:hint="eastAsia"/>
        </w:rPr>
        <w:t>。</w:t>
      </w:r>
    </w:p>
    <w:p w14:paraId="0116B9FD" w14:textId="77777777" w:rsidR="00D171D9" w:rsidRDefault="00D171D9" w:rsidP="00D171D9">
      <w:pPr>
        <w:pStyle w:val="a8"/>
        <w:ind w:firstLine="420"/>
      </w:pPr>
      <w:r>
        <w:rPr>
          <w:rFonts w:hint="eastAsia"/>
        </w:rPr>
        <w:t>（</w:t>
      </w:r>
      <w:r>
        <w:rPr>
          <w:rFonts w:hint="eastAsia"/>
        </w:rPr>
        <w:t>5</w:t>
      </w:r>
      <w:r>
        <w:rPr>
          <w:rFonts w:hint="eastAsia"/>
        </w:rPr>
        <w:t>）为函数和变量生成其他名称。除第一个字符外，可以更改标准名称中的每个字符。例如，标准名称的</w:t>
      </w:r>
      <w:r>
        <w:rPr>
          <w:rFonts w:hint="eastAsia"/>
        </w:rPr>
        <w:t>2</w:t>
      </w:r>
      <w:r>
        <w:rPr>
          <w:rFonts w:hint="eastAsia"/>
        </w:rPr>
        <w:t>个字符是“</w:t>
      </w:r>
      <w:r>
        <w:rPr>
          <w:rFonts w:hint="eastAsia"/>
        </w:rPr>
        <w:t>l</w:t>
      </w:r>
      <w:r>
        <w:rPr>
          <w:rFonts w:hint="eastAsia"/>
        </w:rPr>
        <w:t>”，因此可以将其更改为“</w:t>
      </w:r>
      <w:r>
        <w:rPr>
          <w:rFonts w:hint="eastAsia"/>
        </w:rPr>
        <w:t>O</w:t>
      </w:r>
      <w:r>
        <w:rPr>
          <w:rFonts w:hint="eastAsia"/>
        </w:rPr>
        <w:t>”，“</w:t>
      </w:r>
      <w:r>
        <w:rPr>
          <w:rFonts w:hint="eastAsia"/>
        </w:rPr>
        <w:t>0</w:t>
      </w:r>
      <w:r>
        <w:rPr>
          <w:rFonts w:hint="eastAsia"/>
        </w:rPr>
        <w:t>”或“</w:t>
      </w:r>
      <w:r>
        <w:rPr>
          <w:rFonts w:hint="eastAsia"/>
        </w:rPr>
        <w:t>1</w:t>
      </w:r>
      <w:r>
        <w:rPr>
          <w:rFonts w:hint="eastAsia"/>
        </w:rPr>
        <w:t>”。如果改变</w:t>
      </w:r>
      <w:r>
        <w:rPr>
          <w:rFonts w:hint="eastAsia"/>
        </w:rPr>
        <w:t>2,5</w:t>
      </w:r>
      <w:r>
        <w:rPr>
          <w:rFonts w:hint="eastAsia"/>
        </w:rPr>
        <w:t>和</w:t>
      </w:r>
      <w:r>
        <w:rPr>
          <w:rFonts w:hint="eastAsia"/>
        </w:rPr>
        <w:t>8</w:t>
      </w:r>
      <w:r>
        <w:rPr>
          <w:rFonts w:hint="eastAsia"/>
        </w:rPr>
        <w:t>个字符，则“</w:t>
      </w:r>
      <w:r>
        <w:rPr>
          <w:rFonts w:hint="eastAsia"/>
        </w:rPr>
        <w:t>l1110001101 0111</w:t>
      </w:r>
      <w:r>
        <w:rPr>
          <w:rFonts w:hint="eastAsia"/>
        </w:rPr>
        <w:t>”可以变为“</w:t>
      </w:r>
      <w:r>
        <w:rPr>
          <w:rFonts w:hint="eastAsia"/>
        </w:rPr>
        <w:t>l11111001101llOl1</w:t>
      </w:r>
      <w:r>
        <w:rPr>
          <w:rFonts w:hint="eastAsia"/>
        </w:rPr>
        <w:t>”。这两个字符串是相似的。</w:t>
      </w:r>
    </w:p>
    <w:p w14:paraId="5FE9C725" w14:textId="77777777" w:rsidR="00D171D9" w:rsidRDefault="00D171D9" w:rsidP="00D171D9">
      <w:pPr>
        <w:pStyle w:val="a8"/>
        <w:ind w:firstLine="420"/>
      </w:pPr>
      <w:r>
        <w:rPr>
          <w:rFonts w:hint="eastAsia"/>
        </w:rPr>
        <w:t>为了生成</w:t>
      </w:r>
      <w:r>
        <w:rPr>
          <w:rFonts w:hint="eastAsia"/>
        </w:rPr>
        <w:t>Javascript</w:t>
      </w:r>
      <w:r>
        <w:rPr>
          <w:rFonts w:hint="eastAsia"/>
        </w:rPr>
        <w:t>程序的所有名称，从标准名称中随机选择要更改的</w:t>
      </w:r>
      <w:r>
        <w:rPr>
          <w:rFonts w:hint="eastAsia"/>
        </w:rPr>
        <w:t>x</w:t>
      </w:r>
      <w:r>
        <w:rPr>
          <w:rFonts w:hint="eastAsia"/>
        </w:rPr>
        <w:t>字符。</w:t>
      </w:r>
      <w:r>
        <w:rPr>
          <w:rFonts w:hint="eastAsia"/>
        </w:rPr>
        <w:t xml:space="preserve"> x</w:t>
      </w:r>
      <w:r>
        <w:rPr>
          <w:rFonts w:hint="eastAsia"/>
        </w:rPr>
        <w:t>的值介于</w:t>
      </w:r>
      <w:r>
        <w:rPr>
          <w:rFonts w:hint="eastAsia"/>
        </w:rPr>
        <w:t>1</w:t>
      </w:r>
      <w:r>
        <w:rPr>
          <w:rFonts w:hint="eastAsia"/>
        </w:rPr>
        <w:t>和</w:t>
      </w:r>
      <w:r>
        <w:rPr>
          <w:rFonts w:hint="eastAsia"/>
        </w:rPr>
        <w:t>15</w:t>
      </w:r>
      <w:r>
        <w:rPr>
          <w:rFonts w:hint="eastAsia"/>
        </w:rPr>
        <w:t>之间。这取决于所有名称的数量。最高金额为：</w:t>
      </w:r>
    </w:p>
    <w:p w14:paraId="2689C50A" w14:textId="77777777" w:rsidR="00D171D9" w:rsidRDefault="00D171D9" w:rsidP="00D171D9">
      <w:pPr>
        <w:pStyle w:val="a8"/>
        <w:ind w:firstLine="420"/>
      </w:pPr>
      <w:r>
        <w:t>m = 3</w:t>
      </w:r>
    </w:p>
    <w:p w14:paraId="0E58D379" w14:textId="77777777" w:rsidR="00D171D9" w:rsidRDefault="00D171D9" w:rsidP="00D171D9">
      <w:pPr>
        <w:pStyle w:val="a8"/>
        <w:ind w:firstLine="420"/>
      </w:pPr>
      <w:r>
        <w:rPr>
          <w:rFonts w:hint="eastAsia"/>
        </w:rPr>
        <w:t>例如，如果更改了</w:t>
      </w:r>
      <w:r>
        <w:rPr>
          <w:rFonts w:hint="eastAsia"/>
        </w:rPr>
        <w:t>3</w:t>
      </w:r>
      <w:r>
        <w:rPr>
          <w:rFonts w:hint="eastAsia"/>
        </w:rPr>
        <w:t>个字符，则可以生成</w:t>
      </w:r>
      <w:r>
        <w:rPr>
          <w:rFonts w:hint="eastAsia"/>
        </w:rPr>
        <w:t>27</w:t>
      </w:r>
      <w:r>
        <w:rPr>
          <w:rFonts w:hint="eastAsia"/>
        </w:rPr>
        <w:t>个名称。如果更改了</w:t>
      </w:r>
      <w:r>
        <w:rPr>
          <w:rFonts w:hint="eastAsia"/>
        </w:rPr>
        <w:t>4</w:t>
      </w:r>
      <w:r>
        <w:rPr>
          <w:rFonts w:hint="eastAsia"/>
        </w:rPr>
        <w:t>个字符，则可以生成</w:t>
      </w:r>
      <w:r>
        <w:rPr>
          <w:rFonts w:hint="eastAsia"/>
        </w:rPr>
        <w:t>81</w:t>
      </w:r>
      <w:r>
        <w:rPr>
          <w:rFonts w:hint="eastAsia"/>
        </w:rPr>
        <w:t>个名称。</w:t>
      </w:r>
    </w:p>
    <w:p w14:paraId="00B57D56" w14:textId="77777777" w:rsidR="00D171D9" w:rsidRDefault="00D171D9" w:rsidP="00D171D9">
      <w:pPr>
        <w:pStyle w:val="a8"/>
        <w:ind w:firstLine="420"/>
      </w:pPr>
      <w:r>
        <w:rPr>
          <w:rFonts w:hint="eastAsia"/>
        </w:rPr>
        <w:t>使用向量存储生成的名称。</w:t>
      </w:r>
    </w:p>
    <w:p w14:paraId="4D95FE72" w14:textId="77777777" w:rsidR="00D171D9" w:rsidRDefault="00D171D9" w:rsidP="00D171D9">
      <w:pPr>
        <w:pStyle w:val="a8"/>
        <w:ind w:firstLine="420"/>
      </w:pPr>
      <w:r>
        <w:rPr>
          <w:rFonts w:hint="eastAsia"/>
        </w:rPr>
        <w:t>步骤（</w:t>
      </w:r>
      <w:r>
        <w:rPr>
          <w:rFonts w:hint="eastAsia"/>
        </w:rPr>
        <w:t>5</w:t>
      </w:r>
      <w:r>
        <w:rPr>
          <w:rFonts w:hint="eastAsia"/>
        </w:rPr>
        <w:t>）的公式是：</w:t>
      </w:r>
    </w:p>
    <w:p w14:paraId="17A6BCF8" w14:textId="0E4F29B8" w:rsidR="00D171D9" w:rsidRDefault="00D171D9" w:rsidP="00455AFA">
      <w:pPr>
        <w:pStyle w:val="a8"/>
        <w:ind w:firstLineChars="0" w:firstLine="0"/>
        <w:jc w:val="center"/>
      </w:pPr>
      <w:r>
        <w:rPr>
          <w:rFonts w:hint="eastAsia"/>
        </w:rPr>
        <w:t>V5 = f5</w:t>
      </w:r>
      <w:r>
        <w:rPr>
          <w:rFonts w:hint="eastAsia"/>
        </w:rPr>
        <w:t>（</w:t>
      </w:r>
      <w:r>
        <w:rPr>
          <w:rFonts w:hint="eastAsia"/>
        </w:rPr>
        <w:t>C4</w:t>
      </w:r>
      <w:r>
        <w:rPr>
          <w:rFonts w:hint="eastAsia"/>
        </w:rPr>
        <w:t>，</w:t>
      </w:r>
      <w:r>
        <w:rPr>
          <w:rFonts w:hint="eastAsia"/>
        </w:rPr>
        <w:t>U4</w:t>
      </w:r>
      <w:r>
        <w:rPr>
          <w:rFonts w:hint="eastAsia"/>
        </w:rPr>
        <w:t>）</w:t>
      </w:r>
    </w:p>
    <w:p w14:paraId="6525AD39" w14:textId="77777777" w:rsidR="00D171D9" w:rsidRDefault="00D171D9" w:rsidP="00D171D9">
      <w:pPr>
        <w:pStyle w:val="a8"/>
        <w:ind w:firstLine="420"/>
      </w:pPr>
      <w:r>
        <w:rPr>
          <w:rFonts w:hint="eastAsia"/>
        </w:rPr>
        <w:t>U4 = &lt;N1</w:t>
      </w:r>
      <w:r>
        <w:rPr>
          <w:rFonts w:hint="eastAsia"/>
        </w:rPr>
        <w:t>，</w:t>
      </w:r>
      <w:r>
        <w:rPr>
          <w:rFonts w:hint="eastAsia"/>
        </w:rPr>
        <w:t>N2</w:t>
      </w:r>
      <w:r>
        <w:rPr>
          <w:rFonts w:hint="eastAsia"/>
        </w:rPr>
        <w:t>，</w:t>
      </w:r>
      <w:r>
        <w:rPr>
          <w:rFonts w:hint="eastAsia"/>
        </w:rPr>
        <w:t>...</w:t>
      </w:r>
      <w:r>
        <w:rPr>
          <w:rFonts w:hint="eastAsia"/>
        </w:rPr>
        <w:t>，</w:t>
      </w:r>
      <w:r>
        <w:rPr>
          <w:rFonts w:hint="eastAsia"/>
        </w:rPr>
        <w:t>Nx&gt;</w:t>
      </w:r>
      <w:r>
        <w:rPr>
          <w:rFonts w:hint="eastAsia"/>
        </w:rPr>
        <w:t>（</w:t>
      </w:r>
      <w:r>
        <w:rPr>
          <w:rFonts w:hint="eastAsia"/>
        </w:rPr>
        <w:t>Ni = 1,2</w:t>
      </w:r>
      <w:r>
        <w:rPr>
          <w:rFonts w:hint="eastAsia"/>
        </w:rPr>
        <w:t>，</w:t>
      </w:r>
      <w:r>
        <w:rPr>
          <w:rFonts w:hint="eastAsia"/>
        </w:rPr>
        <w:t>...</w:t>
      </w:r>
      <w:r>
        <w:rPr>
          <w:rFonts w:hint="eastAsia"/>
        </w:rPr>
        <w:t>，</w:t>
      </w:r>
      <w:r>
        <w:rPr>
          <w:rFonts w:hint="eastAsia"/>
        </w:rPr>
        <w:t>n-1; i = 1,2</w:t>
      </w:r>
      <w:r>
        <w:rPr>
          <w:rFonts w:hint="eastAsia"/>
        </w:rPr>
        <w:t>，</w:t>
      </w:r>
      <w:r>
        <w:rPr>
          <w:rFonts w:hint="eastAsia"/>
        </w:rPr>
        <w:t>...</w:t>
      </w:r>
      <w:r>
        <w:rPr>
          <w:rFonts w:hint="eastAsia"/>
        </w:rPr>
        <w:t>，</w:t>
      </w:r>
      <w:r>
        <w:rPr>
          <w:rFonts w:hint="eastAsia"/>
        </w:rPr>
        <w:t>x</w:t>
      </w:r>
      <w:r>
        <w:rPr>
          <w:rFonts w:hint="eastAsia"/>
        </w:rPr>
        <w:t>）</w:t>
      </w:r>
    </w:p>
    <w:p w14:paraId="717362C8" w14:textId="77777777" w:rsidR="00D171D9" w:rsidRDefault="00D171D9" w:rsidP="00D171D9">
      <w:pPr>
        <w:pStyle w:val="a8"/>
        <w:ind w:firstLine="420"/>
      </w:pPr>
      <w:r>
        <w:rPr>
          <w:rFonts w:hint="eastAsia"/>
        </w:rPr>
        <w:t>f5</w:t>
      </w:r>
      <w:r>
        <w:rPr>
          <w:rFonts w:hint="eastAsia"/>
        </w:rPr>
        <w:t>是将</w:t>
      </w:r>
      <w:r>
        <w:rPr>
          <w:rFonts w:hint="eastAsia"/>
        </w:rPr>
        <w:t>C4</w:t>
      </w:r>
      <w:r>
        <w:rPr>
          <w:rFonts w:hint="eastAsia"/>
        </w:rPr>
        <w:t>变为具有</w:t>
      </w:r>
      <w:r>
        <w:rPr>
          <w:rFonts w:hint="eastAsia"/>
        </w:rPr>
        <w:t>m</w:t>
      </w:r>
      <w:proofErr w:type="gramStart"/>
      <w:r>
        <w:rPr>
          <w:rFonts w:hint="eastAsia"/>
        </w:rPr>
        <w:t>个</w:t>
      </w:r>
      <w:proofErr w:type="gramEnd"/>
      <w:r>
        <w:rPr>
          <w:rFonts w:hint="eastAsia"/>
        </w:rPr>
        <w:t>元素的向量的函数。每个元素都是一个像</w:t>
      </w:r>
      <w:r>
        <w:rPr>
          <w:rFonts w:hint="eastAsia"/>
        </w:rPr>
        <w:t>C4</w:t>
      </w:r>
      <w:r>
        <w:rPr>
          <w:rFonts w:hint="eastAsia"/>
        </w:rPr>
        <w:t>的字符串。</w:t>
      </w:r>
      <w:r>
        <w:rPr>
          <w:rFonts w:hint="eastAsia"/>
        </w:rPr>
        <w:t xml:space="preserve"> U4</w:t>
      </w:r>
      <w:r>
        <w:rPr>
          <w:rFonts w:hint="eastAsia"/>
        </w:rPr>
        <w:t>是存储选择的向量。例如，</w:t>
      </w:r>
      <w:r>
        <w:rPr>
          <w:rFonts w:hint="eastAsia"/>
        </w:rPr>
        <w:t>U4 = &lt;2,5,8&gt;</w:t>
      </w:r>
      <w:r>
        <w:rPr>
          <w:rFonts w:hint="eastAsia"/>
        </w:rPr>
        <w:t>。</w:t>
      </w:r>
    </w:p>
    <w:p w14:paraId="72A19541" w14:textId="77777777" w:rsidR="00D171D9" w:rsidRDefault="00D171D9" w:rsidP="00D171D9">
      <w:pPr>
        <w:pStyle w:val="a8"/>
        <w:ind w:firstLine="420"/>
      </w:pPr>
      <w:r>
        <w:rPr>
          <w:rFonts w:hint="eastAsia"/>
        </w:rPr>
        <w:t>（</w:t>
      </w:r>
      <w:r>
        <w:rPr>
          <w:rFonts w:hint="eastAsia"/>
        </w:rPr>
        <w:t>6</w:t>
      </w:r>
      <w:r>
        <w:rPr>
          <w:rFonts w:hint="eastAsia"/>
        </w:rPr>
        <w:t>）替换代码中的所有名称。扫描代码一次。出现新名称时，从阵列中获取新名称并替换它。如果之前满足当前名称，请将其替换为更换的名称。</w:t>
      </w:r>
    </w:p>
    <w:p w14:paraId="3BE7CF88" w14:textId="77777777" w:rsidR="00D171D9" w:rsidRDefault="00D171D9" w:rsidP="00D171D9">
      <w:pPr>
        <w:pStyle w:val="a8"/>
        <w:ind w:firstLine="420"/>
      </w:pPr>
      <w:r>
        <w:rPr>
          <w:rFonts w:hint="eastAsia"/>
        </w:rPr>
        <w:t>步骤（</w:t>
      </w:r>
      <w:r>
        <w:rPr>
          <w:rFonts w:hint="eastAsia"/>
        </w:rPr>
        <w:t>6</w:t>
      </w:r>
      <w:r>
        <w:rPr>
          <w:rFonts w:hint="eastAsia"/>
        </w:rPr>
        <w:t>）的表述是：</w:t>
      </w:r>
    </w:p>
    <w:p w14:paraId="4711640E" w14:textId="77777777" w:rsidR="00D171D9" w:rsidRDefault="00D171D9" w:rsidP="00455AFA">
      <w:pPr>
        <w:pStyle w:val="a8"/>
        <w:ind w:firstLine="420"/>
        <w:jc w:val="center"/>
      </w:pPr>
      <w:r>
        <w:rPr>
          <w:rFonts w:hint="eastAsia"/>
        </w:rPr>
        <w:t>S6 = f6</w:t>
      </w:r>
      <w:r>
        <w:rPr>
          <w:rFonts w:hint="eastAsia"/>
        </w:rPr>
        <w:t>（</w:t>
      </w:r>
      <w:r>
        <w:rPr>
          <w:rFonts w:hint="eastAsia"/>
        </w:rPr>
        <w:t>S3</w:t>
      </w:r>
      <w:r>
        <w:rPr>
          <w:rFonts w:hint="eastAsia"/>
        </w:rPr>
        <w:t>，</w:t>
      </w:r>
      <w:r>
        <w:rPr>
          <w:rFonts w:hint="eastAsia"/>
        </w:rPr>
        <w:t>V0</w:t>
      </w:r>
      <w:r>
        <w:rPr>
          <w:rFonts w:hint="eastAsia"/>
        </w:rPr>
        <w:t>，</w:t>
      </w:r>
      <w:r>
        <w:rPr>
          <w:rFonts w:hint="eastAsia"/>
        </w:rPr>
        <w:t>V5</w:t>
      </w:r>
      <w:r>
        <w:rPr>
          <w:rFonts w:hint="eastAsia"/>
        </w:rPr>
        <w:t>）</w:t>
      </w:r>
    </w:p>
    <w:p w14:paraId="01384A27" w14:textId="77777777" w:rsidR="00D171D9" w:rsidRDefault="00D171D9" w:rsidP="00D171D9">
      <w:pPr>
        <w:pStyle w:val="a8"/>
        <w:ind w:firstLine="420"/>
      </w:pPr>
      <w:r>
        <w:rPr>
          <w:rFonts w:hint="eastAsia"/>
        </w:rPr>
        <w:t>V0 = &lt;P1</w:t>
      </w:r>
      <w:r>
        <w:rPr>
          <w:rFonts w:hint="eastAsia"/>
        </w:rPr>
        <w:t>，</w:t>
      </w:r>
      <w:r>
        <w:rPr>
          <w:rFonts w:hint="eastAsia"/>
        </w:rPr>
        <w:t>P2</w:t>
      </w:r>
      <w:r>
        <w:rPr>
          <w:rFonts w:hint="eastAsia"/>
        </w:rPr>
        <w:t>，</w:t>
      </w:r>
      <w:r>
        <w:rPr>
          <w:rFonts w:hint="eastAsia"/>
        </w:rPr>
        <w:t>...</w:t>
      </w:r>
      <w:r>
        <w:rPr>
          <w:rFonts w:hint="eastAsia"/>
        </w:rPr>
        <w:t>，</w:t>
      </w:r>
      <w:r>
        <w:rPr>
          <w:rFonts w:hint="eastAsia"/>
        </w:rPr>
        <w:t>Pm&gt;</w:t>
      </w:r>
      <w:r>
        <w:rPr>
          <w:rFonts w:hint="eastAsia"/>
        </w:rPr>
        <w:t>，</w:t>
      </w:r>
      <w:r>
        <w:rPr>
          <w:rFonts w:hint="eastAsia"/>
        </w:rPr>
        <w:t>V5 = &lt;Q1</w:t>
      </w:r>
      <w:r>
        <w:rPr>
          <w:rFonts w:hint="eastAsia"/>
        </w:rPr>
        <w:t>，</w:t>
      </w:r>
      <w:r>
        <w:rPr>
          <w:rFonts w:hint="eastAsia"/>
        </w:rPr>
        <w:t>Q2</w:t>
      </w:r>
      <w:r>
        <w:rPr>
          <w:rFonts w:hint="eastAsia"/>
        </w:rPr>
        <w:t>，</w:t>
      </w:r>
      <w:r>
        <w:rPr>
          <w:rFonts w:hint="eastAsia"/>
        </w:rPr>
        <w:t>...</w:t>
      </w:r>
      <w:r>
        <w:rPr>
          <w:rFonts w:hint="eastAsia"/>
        </w:rPr>
        <w:t>，</w:t>
      </w:r>
      <w:r>
        <w:rPr>
          <w:rFonts w:hint="eastAsia"/>
        </w:rPr>
        <w:t>Qm&gt;</w:t>
      </w:r>
    </w:p>
    <w:p w14:paraId="67815E35" w14:textId="77777777" w:rsidR="00D171D9" w:rsidRDefault="00D171D9" w:rsidP="00D171D9">
      <w:pPr>
        <w:pStyle w:val="a8"/>
        <w:ind w:firstLine="420"/>
      </w:pPr>
      <w:r>
        <w:rPr>
          <w:rFonts w:hint="eastAsia"/>
        </w:rPr>
        <w:t>f6</w:t>
      </w:r>
      <w:r>
        <w:rPr>
          <w:rFonts w:hint="eastAsia"/>
        </w:rPr>
        <w:t>是字符串替换功能。</w:t>
      </w:r>
      <w:r>
        <w:rPr>
          <w:rFonts w:hint="eastAsia"/>
        </w:rPr>
        <w:t xml:space="preserve"> V0</w:t>
      </w:r>
      <w:r>
        <w:rPr>
          <w:rFonts w:hint="eastAsia"/>
        </w:rPr>
        <w:t>是存储原始名称</w:t>
      </w:r>
      <w:r>
        <w:rPr>
          <w:rFonts w:hint="eastAsia"/>
        </w:rPr>
        <w:t>P 1</w:t>
      </w:r>
      <w:r>
        <w:rPr>
          <w:rFonts w:hint="eastAsia"/>
        </w:rPr>
        <w:t>至</w:t>
      </w:r>
      <w:r>
        <w:rPr>
          <w:rFonts w:hint="eastAsia"/>
        </w:rPr>
        <w:t>P m</w:t>
      </w:r>
      <w:r>
        <w:rPr>
          <w:rFonts w:hint="eastAsia"/>
        </w:rPr>
        <w:t>的向量。</w:t>
      </w:r>
      <w:r>
        <w:rPr>
          <w:rFonts w:hint="eastAsia"/>
        </w:rPr>
        <w:t xml:space="preserve"> V5</w:t>
      </w:r>
      <w:r>
        <w:rPr>
          <w:rFonts w:hint="eastAsia"/>
        </w:rPr>
        <w:t>是存储新名称</w:t>
      </w:r>
      <w:r>
        <w:rPr>
          <w:rFonts w:hint="eastAsia"/>
        </w:rPr>
        <w:t>Q1</w:t>
      </w:r>
      <w:r>
        <w:rPr>
          <w:rFonts w:hint="eastAsia"/>
        </w:rPr>
        <w:t>到</w:t>
      </w:r>
      <w:r>
        <w:rPr>
          <w:rFonts w:hint="eastAsia"/>
        </w:rPr>
        <w:t>Qm</w:t>
      </w:r>
      <w:r>
        <w:rPr>
          <w:rFonts w:hint="eastAsia"/>
        </w:rPr>
        <w:t>的向量。</w:t>
      </w:r>
    </w:p>
    <w:p w14:paraId="6907FF41" w14:textId="77777777" w:rsidR="00D171D9" w:rsidRDefault="00D171D9" w:rsidP="00D171D9">
      <w:pPr>
        <w:pStyle w:val="a8"/>
        <w:ind w:firstLine="420"/>
      </w:pPr>
      <w:r>
        <w:rPr>
          <w:rFonts w:hint="eastAsia"/>
        </w:rPr>
        <w:t>在使用该加密算法之后，从步骤（</w:t>
      </w:r>
      <w:r>
        <w:rPr>
          <w:rFonts w:hint="eastAsia"/>
        </w:rPr>
        <w:t>1</w:t>
      </w:r>
      <w:r>
        <w:rPr>
          <w:rFonts w:hint="eastAsia"/>
        </w:rPr>
        <w:t>）到（</w:t>
      </w:r>
      <w:r>
        <w:rPr>
          <w:rFonts w:hint="eastAsia"/>
        </w:rPr>
        <w:t>6</w:t>
      </w:r>
      <w:r>
        <w:rPr>
          <w:rFonts w:hint="eastAsia"/>
        </w:rPr>
        <w:t>），</w:t>
      </w:r>
      <w:r>
        <w:rPr>
          <w:rFonts w:hint="eastAsia"/>
        </w:rPr>
        <w:t>Javascript</w:t>
      </w:r>
      <w:r>
        <w:rPr>
          <w:rFonts w:hint="eastAsia"/>
        </w:rPr>
        <w:t>源代码（</w:t>
      </w:r>
      <w:r>
        <w:rPr>
          <w:rFonts w:hint="eastAsia"/>
        </w:rPr>
        <w:t>S0</w:t>
      </w:r>
      <w:r>
        <w:rPr>
          <w:rFonts w:hint="eastAsia"/>
        </w:rPr>
        <w:t>）被改变为随机的（</w:t>
      </w:r>
      <w:r>
        <w:rPr>
          <w:rFonts w:hint="eastAsia"/>
        </w:rPr>
        <w:t>S6</w:t>
      </w:r>
      <w:r>
        <w:rPr>
          <w:rFonts w:hint="eastAsia"/>
        </w:rPr>
        <w:t>），就像多态病毒代码一样。不同之处在于多态病毒通常由汇编语言编程，并且它们处于计算机多级架构的</w:t>
      </w:r>
      <w:r>
        <w:rPr>
          <w:rFonts w:hint="eastAsia"/>
        </w:rPr>
        <w:t>M3</w:t>
      </w:r>
      <w:r>
        <w:rPr>
          <w:rFonts w:hint="eastAsia"/>
        </w:rPr>
        <w:t>级别，而</w:t>
      </w:r>
      <w:r>
        <w:rPr>
          <w:rFonts w:hint="eastAsia"/>
        </w:rPr>
        <w:t>Javascript</w:t>
      </w:r>
      <w:r>
        <w:rPr>
          <w:rFonts w:hint="eastAsia"/>
        </w:rPr>
        <w:t>是高级语言，加密代码是</w:t>
      </w:r>
      <w:r>
        <w:rPr>
          <w:rFonts w:hint="eastAsia"/>
        </w:rPr>
        <w:t>M4</w:t>
      </w:r>
      <w:r>
        <w:rPr>
          <w:rFonts w:hint="eastAsia"/>
        </w:rPr>
        <w:t>级别。</w:t>
      </w:r>
    </w:p>
    <w:p w14:paraId="72D84A69" w14:textId="77777777" w:rsidR="00D171D9" w:rsidRDefault="00D171D9" w:rsidP="00D171D9">
      <w:pPr>
        <w:pStyle w:val="a8"/>
        <w:ind w:firstLine="420"/>
      </w:pPr>
      <w:r>
        <w:rPr>
          <w:rFonts w:hint="eastAsia"/>
        </w:rPr>
        <w:t>由于此加密算法仅更改</w:t>
      </w:r>
      <w:r>
        <w:rPr>
          <w:rFonts w:hint="eastAsia"/>
        </w:rPr>
        <w:t>Javascript</w:t>
      </w:r>
      <w:r>
        <w:rPr>
          <w:rFonts w:hint="eastAsia"/>
        </w:rPr>
        <w:t>源代码的外观，并且不影响其原始操作，因此浏览器仍可正确下载和执行加密代码。</w:t>
      </w:r>
    </w:p>
    <w:p w14:paraId="6EAB8A43" w14:textId="77777777" w:rsidR="00D171D9" w:rsidRDefault="00D171D9" w:rsidP="00D171D9">
      <w:pPr>
        <w:pStyle w:val="a8"/>
        <w:ind w:firstLine="420"/>
      </w:pPr>
      <w:r>
        <w:rPr>
          <w:rFonts w:hint="eastAsia"/>
        </w:rPr>
        <w:t>原始</w:t>
      </w:r>
      <w:r>
        <w:rPr>
          <w:rFonts w:hint="eastAsia"/>
        </w:rPr>
        <w:t>Javascript</w:t>
      </w:r>
      <w:r>
        <w:rPr>
          <w:rFonts w:hint="eastAsia"/>
        </w:rPr>
        <w:t>源代码（</w:t>
      </w:r>
      <w:r>
        <w:rPr>
          <w:rFonts w:hint="eastAsia"/>
        </w:rPr>
        <w:t>S0</w:t>
      </w:r>
      <w:r>
        <w:rPr>
          <w:rFonts w:hint="eastAsia"/>
        </w:rPr>
        <w:t>）和加密代码（</w:t>
      </w:r>
      <w:r>
        <w:rPr>
          <w:rFonts w:hint="eastAsia"/>
        </w:rPr>
        <w:t>S6</w:t>
      </w:r>
      <w:r>
        <w:rPr>
          <w:rFonts w:hint="eastAsia"/>
        </w:rPr>
        <w:t>）是可比较的。字符串长度：</w:t>
      </w:r>
    </w:p>
    <w:p w14:paraId="45E430BD" w14:textId="77777777" w:rsidR="00D171D9" w:rsidRDefault="00D171D9" w:rsidP="00D171D9">
      <w:pPr>
        <w:pStyle w:val="a8"/>
        <w:ind w:firstLine="420"/>
      </w:pPr>
      <w:r>
        <w:rPr>
          <w:rFonts w:hint="eastAsia"/>
        </w:rPr>
        <w:t>L</w:t>
      </w:r>
      <w:r>
        <w:rPr>
          <w:rFonts w:hint="eastAsia"/>
        </w:rPr>
        <w:t>（</w:t>
      </w:r>
      <w:r>
        <w:rPr>
          <w:rFonts w:hint="eastAsia"/>
        </w:rPr>
        <w:t>S6</w:t>
      </w:r>
      <w:r>
        <w:rPr>
          <w:rFonts w:hint="eastAsia"/>
        </w:rPr>
        <w:t>）</w:t>
      </w:r>
      <w:r>
        <w:rPr>
          <w:rFonts w:hint="eastAsia"/>
        </w:rPr>
        <w:t>= L</w:t>
      </w:r>
      <w:r>
        <w:rPr>
          <w:rFonts w:hint="eastAsia"/>
        </w:rPr>
        <w:t>（</w:t>
      </w:r>
      <w:r>
        <w:rPr>
          <w:rFonts w:hint="eastAsia"/>
        </w:rPr>
        <w:t>S0</w:t>
      </w:r>
      <w:r>
        <w:rPr>
          <w:rFonts w:hint="eastAsia"/>
        </w:rPr>
        <w:t>）</w:t>
      </w:r>
      <w:r>
        <w:rPr>
          <w:rFonts w:hint="eastAsia"/>
        </w:rPr>
        <w:t>+ L</w:t>
      </w:r>
      <w:r>
        <w:rPr>
          <w:rFonts w:hint="eastAsia"/>
        </w:rPr>
        <w:t>（</w:t>
      </w:r>
      <w:r>
        <w:rPr>
          <w:rFonts w:hint="eastAsia"/>
        </w:rPr>
        <w:t>C2</w:t>
      </w:r>
      <w:r>
        <w:rPr>
          <w:rFonts w:hint="eastAsia"/>
        </w:rPr>
        <w:t>）</w:t>
      </w:r>
      <w:r>
        <w:rPr>
          <w:rFonts w:hint="eastAsia"/>
        </w:rPr>
        <w:t>+</w:t>
      </w:r>
      <w:r>
        <w:rPr>
          <w:rFonts w:hint="eastAsia"/>
        </w:rPr>
        <w:t>Σ</w:t>
      </w:r>
      <w:r>
        <w:rPr>
          <w:rFonts w:hint="eastAsia"/>
        </w:rPr>
        <w:t>mi</w:t>
      </w:r>
      <w:r>
        <w:rPr>
          <w:rFonts w:hint="eastAsia"/>
        </w:rPr>
        <w:t>（</w:t>
      </w:r>
      <w:r>
        <w:rPr>
          <w:rFonts w:hint="eastAsia"/>
        </w:rPr>
        <w:t>L</w:t>
      </w:r>
      <w:r>
        <w:rPr>
          <w:rFonts w:hint="eastAsia"/>
        </w:rPr>
        <w:t>（</w:t>
      </w:r>
      <w:r>
        <w:rPr>
          <w:rFonts w:hint="eastAsia"/>
        </w:rPr>
        <w:t>Qi</w:t>
      </w:r>
      <w:r>
        <w:rPr>
          <w:rFonts w:hint="eastAsia"/>
        </w:rPr>
        <w:t>）</w:t>
      </w:r>
      <w:r>
        <w:rPr>
          <w:rFonts w:hint="eastAsia"/>
        </w:rPr>
        <w:t xml:space="preserve"> -  L</w:t>
      </w:r>
      <w:r>
        <w:rPr>
          <w:rFonts w:hint="eastAsia"/>
        </w:rPr>
        <w:t>（</w:t>
      </w:r>
      <w:r>
        <w:rPr>
          <w:rFonts w:hint="eastAsia"/>
        </w:rPr>
        <w:t>Pi</w:t>
      </w:r>
      <w:r>
        <w:rPr>
          <w:rFonts w:hint="eastAsia"/>
        </w:rPr>
        <w:t>））</w:t>
      </w:r>
    </w:p>
    <w:p w14:paraId="5E2E9B00" w14:textId="77777777" w:rsidR="00D171D9" w:rsidRDefault="00D171D9" w:rsidP="00D171D9">
      <w:pPr>
        <w:pStyle w:val="a8"/>
        <w:ind w:firstLine="420"/>
      </w:pPr>
      <w:r>
        <w:rPr>
          <w:rFonts w:hint="eastAsia"/>
        </w:rPr>
        <w:t>= L</w:t>
      </w:r>
      <w:r>
        <w:rPr>
          <w:rFonts w:hint="eastAsia"/>
        </w:rPr>
        <w:t>（</w:t>
      </w:r>
      <w:r>
        <w:rPr>
          <w:rFonts w:hint="eastAsia"/>
        </w:rPr>
        <w:t>S0</w:t>
      </w:r>
      <w:r>
        <w:rPr>
          <w:rFonts w:hint="eastAsia"/>
        </w:rPr>
        <w:t>）</w:t>
      </w:r>
      <w:r>
        <w:rPr>
          <w:rFonts w:hint="eastAsia"/>
        </w:rPr>
        <w:t>+ L</w:t>
      </w:r>
      <w:r>
        <w:rPr>
          <w:rFonts w:hint="eastAsia"/>
        </w:rPr>
        <w:t>（</w:t>
      </w:r>
      <w:r>
        <w:rPr>
          <w:rFonts w:hint="eastAsia"/>
        </w:rPr>
        <w:t>C2</w:t>
      </w:r>
      <w:r>
        <w:rPr>
          <w:rFonts w:hint="eastAsia"/>
        </w:rPr>
        <w:t>）</w:t>
      </w:r>
      <w:r>
        <w:rPr>
          <w:rFonts w:hint="eastAsia"/>
        </w:rPr>
        <w:t>+</w:t>
      </w:r>
      <w:r>
        <w:rPr>
          <w:rFonts w:hint="eastAsia"/>
        </w:rPr>
        <w:t>Σ</w:t>
      </w:r>
      <w:r>
        <w:rPr>
          <w:rFonts w:hint="eastAsia"/>
        </w:rPr>
        <w:t>Mi</w:t>
      </w:r>
      <w:r>
        <w:rPr>
          <w:rFonts w:hint="eastAsia"/>
        </w:rPr>
        <w:t>（</w:t>
      </w:r>
      <w:r>
        <w:rPr>
          <w:rFonts w:hint="eastAsia"/>
        </w:rPr>
        <w:t>n  -  L</w:t>
      </w:r>
      <w:r>
        <w:rPr>
          <w:rFonts w:hint="eastAsia"/>
        </w:rPr>
        <w:t>（</w:t>
      </w:r>
      <w:r>
        <w:rPr>
          <w:rFonts w:hint="eastAsia"/>
        </w:rPr>
        <w:t>Pi</w:t>
      </w:r>
      <w:r>
        <w:rPr>
          <w:rFonts w:hint="eastAsia"/>
        </w:rPr>
        <w:t>））</w:t>
      </w:r>
    </w:p>
    <w:p w14:paraId="3CFD2EC2" w14:textId="77777777" w:rsidR="00D171D9" w:rsidRDefault="00D171D9" w:rsidP="00D171D9">
      <w:pPr>
        <w:pStyle w:val="a8"/>
        <w:ind w:firstLine="420"/>
      </w:pPr>
      <w:r>
        <w:rPr>
          <w:rFonts w:hint="eastAsia"/>
        </w:rPr>
        <w:t>（</w:t>
      </w:r>
      <w:r>
        <w:rPr>
          <w:rFonts w:hint="eastAsia"/>
        </w:rPr>
        <w:t>i = 1,2</w:t>
      </w:r>
      <w:r>
        <w:rPr>
          <w:rFonts w:hint="eastAsia"/>
        </w:rPr>
        <w:t>，</w:t>
      </w:r>
      <w:r>
        <w:rPr>
          <w:rFonts w:hint="eastAsia"/>
        </w:rPr>
        <w:t>...</w:t>
      </w:r>
      <w:r>
        <w:rPr>
          <w:rFonts w:hint="eastAsia"/>
        </w:rPr>
        <w:t>，</w:t>
      </w:r>
      <w:r>
        <w:rPr>
          <w:rFonts w:hint="eastAsia"/>
        </w:rPr>
        <w:t>m</w:t>
      </w:r>
      <w:r>
        <w:rPr>
          <w:rFonts w:hint="eastAsia"/>
        </w:rPr>
        <w:t>）</w:t>
      </w:r>
    </w:p>
    <w:p w14:paraId="57F7A78F" w14:textId="77777777" w:rsidR="00D171D9" w:rsidRDefault="00D171D9" w:rsidP="00D171D9">
      <w:pPr>
        <w:pStyle w:val="a8"/>
        <w:ind w:firstLine="420"/>
      </w:pPr>
      <w:r>
        <w:rPr>
          <w:rFonts w:hint="eastAsia"/>
        </w:rPr>
        <w:t>Mi</w:t>
      </w:r>
      <w:r>
        <w:rPr>
          <w:rFonts w:hint="eastAsia"/>
        </w:rPr>
        <w:t>是每个名称</w:t>
      </w:r>
      <w:r>
        <w:rPr>
          <w:rFonts w:hint="eastAsia"/>
        </w:rPr>
        <w:t>Pi</w:t>
      </w:r>
      <w:r>
        <w:rPr>
          <w:rFonts w:hint="eastAsia"/>
        </w:rPr>
        <w:t>出现在</w:t>
      </w:r>
      <w:r>
        <w:rPr>
          <w:rFonts w:hint="eastAsia"/>
        </w:rPr>
        <w:t>S0</w:t>
      </w:r>
      <w:r>
        <w:rPr>
          <w:rFonts w:hint="eastAsia"/>
        </w:rPr>
        <w:t>中的时间。</w:t>
      </w:r>
      <w:r>
        <w:rPr>
          <w:rFonts w:hint="eastAsia"/>
        </w:rPr>
        <w:t xml:space="preserve"> N = 16</w:t>
      </w:r>
      <w:r>
        <w:rPr>
          <w:rFonts w:hint="eastAsia"/>
        </w:rPr>
        <w:t>。程序复杂性：</w:t>
      </w:r>
    </w:p>
    <w:p w14:paraId="52E4060B" w14:textId="77777777" w:rsidR="00D171D9" w:rsidRDefault="00D171D9" w:rsidP="00455AFA">
      <w:pPr>
        <w:pStyle w:val="a8"/>
        <w:ind w:firstLine="420"/>
        <w:jc w:val="center"/>
      </w:pPr>
      <w:r>
        <w:rPr>
          <w:rFonts w:hint="eastAsia"/>
        </w:rPr>
        <w:t>O</w:t>
      </w:r>
      <w:r>
        <w:rPr>
          <w:rFonts w:hint="eastAsia"/>
        </w:rPr>
        <w:t>（</w:t>
      </w:r>
      <w:r>
        <w:rPr>
          <w:rFonts w:hint="eastAsia"/>
        </w:rPr>
        <w:t>S0</w:t>
      </w:r>
      <w:r>
        <w:rPr>
          <w:rFonts w:hint="eastAsia"/>
        </w:rPr>
        <w:t>）</w:t>
      </w:r>
      <w:r>
        <w:rPr>
          <w:rFonts w:hint="eastAsia"/>
        </w:rPr>
        <w:t>= O</w:t>
      </w:r>
      <w:r>
        <w:rPr>
          <w:rFonts w:hint="eastAsia"/>
        </w:rPr>
        <w:t>（</w:t>
      </w:r>
      <w:r>
        <w:rPr>
          <w:rFonts w:hint="eastAsia"/>
        </w:rPr>
        <w:t>S6</w:t>
      </w:r>
      <w:r>
        <w:rPr>
          <w:rFonts w:hint="eastAsia"/>
        </w:rPr>
        <w:t>）</w:t>
      </w:r>
    </w:p>
    <w:p w14:paraId="10C8BFD2" w14:textId="77777777" w:rsidR="00D171D9" w:rsidRDefault="00D171D9" w:rsidP="00D171D9">
      <w:pPr>
        <w:pStyle w:val="a8"/>
        <w:ind w:firstLine="420"/>
      </w:pPr>
      <w:r>
        <w:rPr>
          <w:rFonts w:hint="eastAsia"/>
        </w:rPr>
        <w:t>因为从</w:t>
      </w:r>
      <w:r>
        <w:rPr>
          <w:rFonts w:hint="eastAsia"/>
        </w:rPr>
        <w:t>S0</w:t>
      </w:r>
      <w:r>
        <w:rPr>
          <w:rFonts w:hint="eastAsia"/>
        </w:rPr>
        <w:t>到</w:t>
      </w:r>
      <w:r>
        <w:rPr>
          <w:rFonts w:hint="eastAsia"/>
        </w:rPr>
        <w:t>S6</w:t>
      </w:r>
      <w:r>
        <w:rPr>
          <w:rFonts w:hint="eastAsia"/>
        </w:rPr>
        <w:t>，名称被替换，定义序列被改变，并且添加了一些命运代码，但是控制流程没有改变。实际上</w:t>
      </w:r>
      <w:r>
        <w:rPr>
          <w:rFonts w:hint="eastAsia"/>
        </w:rPr>
        <w:t>S0</w:t>
      </w:r>
      <w:r>
        <w:rPr>
          <w:rFonts w:hint="eastAsia"/>
        </w:rPr>
        <w:t>和</w:t>
      </w:r>
      <w:r>
        <w:rPr>
          <w:rFonts w:hint="eastAsia"/>
        </w:rPr>
        <w:t>S6</w:t>
      </w:r>
      <w:r>
        <w:rPr>
          <w:rFonts w:hint="eastAsia"/>
        </w:rPr>
        <w:t>是具有不同外观的相同程序。</w:t>
      </w:r>
    </w:p>
    <w:p w14:paraId="00739D61" w14:textId="77777777" w:rsidR="00D171D9" w:rsidRDefault="00D171D9" w:rsidP="00D171D9">
      <w:pPr>
        <w:pStyle w:val="a8"/>
        <w:ind w:firstLine="420"/>
      </w:pPr>
    </w:p>
    <w:p w14:paraId="6E694DA7" w14:textId="0B38F0F2" w:rsidR="00D171D9" w:rsidRDefault="00D171D9" w:rsidP="00D171D9">
      <w:pPr>
        <w:pStyle w:val="a8"/>
        <w:ind w:firstLine="420"/>
      </w:pPr>
      <w:r>
        <w:rPr>
          <w:rFonts w:hint="eastAsia"/>
        </w:rPr>
        <w:t>VI</w:t>
      </w:r>
      <w:r w:rsidR="00E20B3E">
        <w:rPr>
          <w:rFonts w:hint="eastAsia"/>
        </w:rPr>
        <w:t>．</w:t>
      </w:r>
      <w:r>
        <w:rPr>
          <w:rFonts w:hint="eastAsia"/>
        </w:rPr>
        <w:t>应用示例</w:t>
      </w:r>
    </w:p>
    <w:p w14:paraId="58D50172" w14:textId="77777777" w:rsidR="00D171D9" w:rsidRDefault="00D171D9" w:rsidP="00D171D9">
      <w:pPr>
        <w:pStyle w:val="a8"/>
        <w:ind w:firstLine="420"/>
      </w:pPr>
    </w:p>
    <w:p w14:paraId="7EA54881" w14:textId="77777777" w:rsidR="00D171D9" w:rsidRDefault="00D171D9" w:rsidP="00D171D9">
      <w:pPr>
        <w:pStyle w:val="a8"/>
        <w:ind w:firstLine="420"/>
      </w:pPr>
      <w:r>
        <w:rPr>
          <w:rFonts w:hint="eastAsia"/>
        </w:rPr>
        <w:t>“</w:t>
      </w:r>
      <w:r>
        <w:rPr>
          <w:rFonts w:hint="eastAsia"/>
        </w:rPr>
        <w:t>Parhelion</w:t>
      </w:r>
      <w:r>
        <w:rPr>
          <w:rFonts w:hint="eastAsia"/>
        </w:rPr>
        <w:t>”算法已应用于实践项目。以下是论文作者的两个例子：</w:t>
      </w:r>
    </w:p>
    <w:p w14:paraId="25DB71C1" w14:textId="77777777" w:rsidR="00D171D9" w:rsidRDefault="00D171D9" w:rsidP="00D171D9">
      <w:pPr>
        <w:pStyle w:val="a8"/>
        <w:ind w:firstLine="420"/>
      </w:pPr>
    </w:p>
    <w:p w14:paraId="6EA7BA60" w14:textId="77777777" w:rsidR="00D171D9" w:rsidRDefault="00D171D9" w:rsidP="00D171D9">
      <w:pPr>
        <w:pStyle w:val="a8"/>
        <w:ind w:firstLine="420"/>
      </w:pPr>
      <w:proofErr w:type="gramStart"/>
      <w:r>
        <w:t>A.“</w:t>
      </w:r>
      <w:proofErr w:type="gramEnd"/>
      <w:r>
        <w:t>Athena”WebLock</w:t>
      </w:r>
    </w:p>
    <w:p w14:paraId="33A5D6BC" w14:textId="77777777" w:rsidR="00D171D9" w:rsidRDefault="00D171D9" w:rsidP="00D171D9">
      <w:pPr>
        <w:pStyle w:val="a8"/>
        <w:ind w:firstLine="420"/>
      </w:pPr>
    </w:p>
    <w:p w14:paraId="7C2BA676" w14:textId="77777777" w:rsidR="00D171D9" w:rsidRDefault="00D171D9" w:rsidP="00D171D9">
      <w:pPr>
        <w:pStyle w:val="a8"/>
        <w:ind w:firstLine="420"/>
      </w:pPr>
      <w:r>
        <w:rPr>
          <w:rFonts w:hint="eastAsia"/>
        </w:rPr>
        <w:t>这是一组网页加密软件。它是由</w:t>
      </w:r>
      <w:r>
        <w:rPr>
          <w:rFonts w:hint="eastAsia"/>
        </w:rPr>
        <w:t>C</w:t>
      </w:r>
      <w:r>
        <w:rPr>
          <w:rFonts w:hint="eastAsia"/>
        </w:rPr>
        <w:t>语言制作的一组共享软件。它可以加密网页中的</w:t>
      </w:r>
      <w:r>
        <w:rPr>
          <w:rFonts w:hint="eastAsia"/>
        </w:rPr>
        <w:t>HTML</w:t>
      </w:r>
      <w:r>
        <w:rPr>
          <w:rFonts w:hint="eastAsia"/>
        </w:rPr>
        <w:t>源代码。该软件简化了中文版本。它可以在以下网页下载：</w:t>
      </w:r>
    </w:p>
    <w:p w14:paraId="319DF79A" w14:textId="77777777" w:rsidR="00D171D9" w:rsidRDefault="00D171D9" w:rsidP="00D171D9">
      <w:pPr>
        <w:pStyle w:val="a8"/>
        <w:ind w:firstLine="420"/>
      </w:pPr>
      <w:r>
        <w:rPr>
          <w:rFonts w:hint="eastAsia"/>
        </w:rPr>
        <w:t>http://www.28x28.com/index.php?id=soft_000000002</w:t>
      </w:r>
      <w:r>
        <w:rPr>
          <w:rFonts w:hint="eastAsia"/>
        </w:rPr>
        <w:t>有两个加密的演示网页：</w:t>
      </w:r>
    </w:p>
    <w:p w14:paraId="143096CE" w14:textId="77777777" w:rsidR="00D171D9" w:rsidRDefault="00D171D9" w:rsidP="00D171D9">
      <w:pPr>
        <w:pStyle w:val="a8"/>
        <w:ind w:firstLine="420"/>
      </w:pPr>
      <w:r>
        <w:t>http://www.28x28.com/doc/demo1.html</w:t>
      </w:r>
    </w:p>
    <w:p w14:paraId="271617BB" w14:textId="77777777" w:rsidR="00D171D9" w:rsidRDefault="00D171D9" w:rsidP="00D171D9">
      <w:pPr>
        <w:pStyle w:val="a8"/>
        <w:ind w:firstLine="420"/>
      </w:pPr>
      <w:r>
        <w:t>http://www.28x28.com/doc/demo2.html</w:t>
      </w:r>
    </w:p>
    <w:p w14:paraId="7A9D6E00" w14:textId="159931EF" w:rsidR="00D171D9" w:rsidRDefault="00D171D9" w:rsidP="00D171D9">
      <w:pPr>
        <w:pStyle w:val="a8"/>
        <w:ind w:firstLineChars="0" w:firstLine="0"/>
      </w:pPr>
      <w:r>
        <w:rPr>
          <w:rFonts w:hint="eastAsia"/>
        </w:rPr>
        <w:t>此软件中的“</w:t>
      </w:r>
      <w:r>
        <w:rPr>
          <w:rFonts w:hint="eastAsia"/>
        </w:rPr>
        <w:t>Parhelion</w:t>
      </w:r>
      <w:r>
        <w:rPr>
          <w:rFonts w:hint="eastAsia"/>
        </w:rPr>
        <w:t>”算法保护</w:t>
      </w:r>
      <w:r>
        <w:rPr>
          <w:rFonts w:hint="eastAsia"/>
        </w:rPr>
        <w:t>HTML</w:t>
      </w:r>
      <w:r>
        <w:rPr>
          <w:rFonts w:hint="eastAsia"/>
        </w:rPr>
        <w:t>页面中的</w:t>
      </w:r>
      <w:r>
        <w:rPr>
          <w:rFonts w:hint="eastAsia"/>
        </w:rPr>
        <w:t>Javascript</w:t>
      </w:r>
      <w:r>
        <w:rPr>
          <w:rFonts w:hint="eastAsia"/>
        </w:rPr>
        <w:t>代码。图</w:t>
      </w:r>
      <w:r>
        <w:rPr>
          <w:rFonts w:hint="eastAsia"/>
        </w:rPr>
        <w:t>1</w:t>
      </w:r>
      <w:r>
        <w:rPr>
          <w:rFonts w:hint="eastAsia"/>
        </w:rPr>
        <w:t>显示了部分加密的</w:t>
      </w:r>
      <w:r>
        <w:rPr>
          <w:rFonts w:hint="eastAsia"/>
        </w:rPr>
        <w:t>Javascript</w:t>
      </w:r>
      <w:r>
        <w:rPr>
          <w:rFonts w:hint="eastAsia"/>
        </w:rPr>
        <w:t>代码。</w:t>
      </w:r>
    </w:p>
    <w:p w14:paraId="5BB14395" w14:textId="77777777" w:rsidR="00E20B3E" w:rsidRDefault="00E20B3E" w:rsidP="00E20B3E">
      <w:pPr>
        <w:pStyle w:val="a8"/>
        <w:keepNext/>
        <w:ind w:firstLineChars="0" w:firstLine="0"/>
        <w:jc w:val="center"/>
      </w:pPr>
      <w:r>
        <w:rPr>
          <w:rFonts w:hint="eastAsia"/>
          <w:noProof/>
        </w:rPr>
        <w:drawing>
          <wp:inline distT="0" distB="0" distL="0" distR="0" wp14:anchorId="54A5B8E2" wp14:editId="1FFA1320">
            <wp:extent cx="2587625" cy="2329815"/>
            <wp:effectExtent l="0" t="0" r="317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04figure1.png"/>
                    <pic:cNvPicPr/>
                  </pic:nvPicPr>
                  <pic:blipFill>
                    <a:blip r:embed="rId60">
                      <a:extLst>
                        <a:ext uri="{28A0092B-C50C-407E-A947-70E740481C1C}">
                          <a14:useLocalDpi xmlns:a14="http://schemas.microsoft.com/office/drawing/2010/main" val="0"/>
                        </a:ext>
                      </a:extLst>
                    </a:blip>
                    <a:stretch>
                      <a:fillRect/>
                    </a:stretch>
                  </pic:blipFill>
                  <pic:spPr>
                    <a:xfrm>
                      <a:off x="0" y="0"/>
                      <a:ext cx="2587625" cy="2329815"/>
                    </a:xfrm>
                    <a:prstGeom prst="rect">
                      <a:avLst/>
                    </a:prstGeom>
                  </pic:spPr>
                </pic:pic>
              </a:graphicData>
            </a:graphic>
          </wp:inline>
        </w:drawing>
      </w:r>
    </w:p>
    <w:p w14:paraId="0F185147" w14:textId="12B250F3" w:rsidR="00E20B3E" w:rsidRDefault="00E20B3E" w:rsidP="00E20B3E">
      <w:pPr>
        <w:pStyle w:val="af0"/>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Pr>
          <w:noProof/>
        </w:rPr>
        <w:t>1</w:t>
      </w:r>
      <w:r>
        <w:fldChar w:fldCharType="end"/>
      </w:r>
      <w:r>
        <w:t xml:space="preserve"> </w:t>
      </w:r>
      <w:r>
        <w:rPr>
          <w:rFonts w:hint="eastAsia"/>
        </w:rPr>
        <w:t>加密的</w:t>
      </w:r>
      <w:r>
        <w:rPr>
          <w:rFonts w:hint="eastAsia"/>
        </w:rPr>
        <w:t>javaScript</w:t>
      </w:r>
      <w:r>
        <w:rPr>
          <w:rFonts w:hint="eastAsia"/>
        </w:rPr>
        <w:t>代码</w:t>
      </w:r>
    </w:p>
    <w:p w14:paraId="22803062" w14:textId="2589870A" w:rsidR="00E20B3E" w:rsidRDefault="00E20B3E" w:rsidP="00E20B3E">
      <w:pPr>
        <w:pStyle w:val="af0"/>
        <w:ind w:firstLine="400"/>
      </w:pPr>
    </w:p>
    <w:p w14:paraId="709D3415" w14:textId="77777777" w:rsidR="00D171D9" w:rsidRDefault="00D171D9" w:rsidP="00D171D9">
      <w:pPr>
        <w:pStyle w:val="a8"/>
        <w:ind w:firstLine="420"/>
      </w:pPr>
      <w:r>
        <w:rPr>
          <w:rFonts w:hint="eastAsia"/>
        </w:rPr>
        <w:t>“</w:t>
      </w:r>
      <w:r>
        <w:rPr>
          <w:rFonts w:hint="eastAsia"/>
        </w:rPr>
        <w:t>Athena</w:t>
      </w:r>
      <w:r>
        <w:rPr>
          <w:rFonts w:hint="eastAsia"/>
        </w:rPr>
        <w:t>”</w:t>
      </w:r>
      <w:r>
        <w:rPr>
          <w:rFonts w:hint="eastAsia"/>
        </w:rPr>
        <w:t>WebLock</w:t>
      </w:r>
      <w:r>
        <w:rPr>
          <w:rFonts w:hint="eastAsia"/>
        </w:rPr>
        <w:t>下载超过</w:t>
      </w:r>
      <w:r>
        <w:rPr>
          <w:rFonts w:hint="eastAsia"/>
        </w:rPr>
        <w:t>24,000</w:t>
      </w:r>
      <w:r>
        <w:rPr>
          <w:rFonts w:hint="eastAsia"/>
        </w:rPr>
        <w:t>次。</w:t>
      </w:r>
      <w:r>
        <w:rPr>
          <w:rFonts w:hint="eastAsia"/>
        </w:rPr>
        <w:t xml:space="preserve"> </w:t>
      </w:r>
      <w:r>
        <w:rPr>
          <w:rFonts w:hint="eastAsia"/>
        </w:rPr>
        <w:t>这两个演示网页已经在网站上存在了两年多。</w:t>
      </w:r>
      <w:r>
        <w:rPr>
          <w:rFonts w:hint="eastAsia"/>
        </w:rPr>
        <w:t xml:space="preserve"> </w:t>
      </w:r>
      <w:r>
        <w:rPr>
          <w:rFonts w:hint="eastAsia"/>
        </w:rPr>
        <w:t>没有人声明加密的</w:t>
      </w:r>
      <w:r>
        <w:rPr>
          <w:rFonts w:hint="eastAsia"/>
        </w:rPr>
        <w:t>Javascript</w:t>
      </w:r>
      <w:r>
        <w:rPr>
          <w:rFonts w:hint="eastAsia"/>
        </w:rPr>
        <w:t>代码已被破解。</w:t>
      </w:r>
    </w:p>
    <w:p w14:paraId="59E3EB2F" w14:textId="77777777" w:rsidR="00D171D9" w:rsidRDefault="00D171D9" w:rsidP="00D171D9">
      <w:pPr>
        <w:pStyle w:val="a8"/>
        <w:ind w:firstLine="420"/>
      </w:pPr>
    </w:p>
    <w:p w14:paraId="17C25719" w14:textId="77777777" w:rsidR="00D171D9" w:rsidRDefault="00D171D9" w:rsidP="00D171D9">
      <w:pPr>
        <w:pStyle w:val="a8"/>
        <w:ind w:firstLine="420"/>
      </w:pPr>
      <w:proofErr w:type="gramStart"/>
      <w:r>
        <w:rPr>
          <w:rFonts w:hint="eastAsia"/>
        </w:rPr>
        <w:t>B.</w:t>
      </w:r>
      <w:r>
        <w:rPr>
          <w:rFonts w:hint="eastAsia"/>
        </w:rPr>
        <w:t>“</w:t>
      </w:r>
      <w:proofErr w:type="gramEnd"/>
      <w:r>
        <w:rPr>
          <w:rFonts w:hint="eastAsia"/>
        </w:rPr>
        <w:t>赫菲斯托斯</w:t>
      </w:r>
      <w:proofErr w:type="gramStart"/>
      <w:r>
        <w:rPr>
          <w:rFonts w:hint="eastAsia"/>
        </w:rPr>
        <w:t>”</w:t>
      </w:r>
      <w:proofErr w:type="gramEnd"/>
      <w:r>
        <w:rPr>
          <w:rFonts w:hint="eastAsia"/>
        </w:rPr>
        <w:t>信息系统</w:t>
      </w:r>
    </w:p>
    <w:p w14:paraId="15941893" w14:textId="77777777" w:rsidR="00D171D9" w:rsidRDefault="00D171D9" w:rsidP="00D171D9">
      <w:pPr>
        <w:pStyle w:val="a8"/>
        <w:ind w:firstLine="420"/>
      </w:pPr>
    </w:p>
    <w:p w14:paraId="6D7F859C" w14:textId="77777777" w:rsidR="00D171D9" w:rsidRDefault="00D171D9" w:rsidP="00D171D9">
      <w:pPr>
        <w:pStyle w:val="a8"/>
        <w:ind w:firstLine="420"/>
      </w:pPr>
      <w:r>
        <w:rPr>
          <w:rFonts w:hint="eastAsia"/>
        </w:rPr>
        <w:t>这是一个基于</w:t>
      </w:r>
      <w:r>
        <w:rPr>
          <w:rFonts w:hint="eastAsia"/>
        </w:rPr>
        <w:t>Web</w:t>
      </w:r>
      <w:r>
        <w:rPr>
          <w:rFonts w:hint="eastAsia"/>
        </w:rPr>
        <w:t>的信息系统，具有多层深度防御架构。</w:t>
      </w:r>
      <w:r>
        <w:rPr>
          <w:rFonts w:hint="eastAsia"/>
        </w:rPr>
        <w:t xml:space="preserve"> </w:t>
      </w:r>
      <w:r>
        <w:rPr>
          <w:rFonts w:hint="eastAsia"/>
        </w:rPr>
        <w:t>该系统由</w:t>
      </w:r>
      <w:r>
        <w:rPr>
          <w:rFonts w:hint="eastAsia"/>
        </w:rPr>
        <w:t>PHP</w:t>
      </w:r>
      <w:r>
        <w:rPr>
          <w:rFonts w:hint="eastAsia"/>
        </w:rPr>
        <w:t>，</w:t>
      </w:r>
      <w:r>
        <w:rPr>
          <w:rFonts w:hint="eastAsia"/>
        </w:rPr>
        <w:t>MySQL</w:t>
      </w:r>
      <w:r>
        <w:rPr>
          <w:rFonts w:hint="eastAsia"/>
        </w:rPr>
        <w:t>和</w:t>
      </w:r>
      <w:r>
        <w:rPr>
          <w:rFonts w:hint="eastAsia"/>
        </w:rPr>
        <w:t>C</w:t>
      </w:r>
      <w:r>
        <w:rPr>
          <w:rFonts w:hint="eastAsia"/>
        </w:rPr>
        <w:t>语言编写。</w:t>
      </w:r>
      <w:r>
        <w:rPr>
          <w:rFonts w:hint="eastAsia"/>
        </w:rPr>
        <w:t xml:space="preserve"> </w:t>
      </w:r>
      <w:r>
        <w:rPr>
          <w:rFonts w:hint="eastAsia"/>
        </w:rPr>
        <w:t>它是针对不同组织的定制信息系统。</w:t>
      </w:r>
      <w:r>
        <w:rPr>
          <w:rFonts w:hint="eastAsia"/>
        </w:rPr>
        <w:t xml:space="preserve"> </w:t>
      </w:r>
      <w:r>
        <w:rPr>
          <w:rFonts w:hint="eastAsia"/>
        </w:rPr>
        <w:t>有一个简化的中文演示系统：</w:t>
      </w:r>
    </w:p>
    <w:p w14:paraId="50359314" w14:textId="77777777" w:rsidR="00D171D9" w:rsidRDefault="00D171D9" w:rsidP="00D171D9">
      <w:pPr>
        <w:pStyle w:val="a8"/>
        <w:ind w:firstLine="420"/>
      </w:pPr>
      <w:r>
        <w:t>http://edu.co.2288.org/bg/</w:t>
      </w:r>
    </w:p>
    <w:p w14:paraId="32584533" w14:textId="77777777" w:rsidR="00D171D9" w:rsidRDefault="00D171D9" w:rsidP="00D171D9">
      <w:pPr>
        <w:pStyle w:val="a8"/>
        <w:ind w:firstLine="420"/>
      </w:pPr>
      <w:r>
        <w:rPr>
          <w:rFonts w:hint="eastAsia"/>
        </w:rPr>
        <w:t>该系统中的“</w:t>
      </w:r>
      <w:r>
        <w:rPr>
          <w:rFonts w:hint="eastAsia"/>
        </w:rPr>
        <w:t>Parhelion</w:t>
      </w:r>
      <w:r>
        <w:rPr>
          <w:rFonts w:hint="eastAsia"/>
        </w:rPr>
        <w:t>”算法也保护</w:t>
      </w:r>
      <w:r>
        <w:rPr>
          <w:rFonts w:hint="eastAsia"/>
        </w:rPr>
        <w:t>Javascript</w:t>
      </w:r>
      <w:r>
        <w:rPr>
          <w:rFonts w:hint="eastAsia"/>
        </w:rPr>
        <w:t>代码。</w:t>
      </w:r>
      <w:r>
        <w:rPr>
          <w:rFonts w:hint="eastAsia"/>
        </w:rPr>
        <w:t xml:space="preserve"> </w:t>
      </w:r>
      <w:r>
        <w:rPr>
          <w:rFonts w:hint="eastAsia"/>
        </w:rPr>
        <w:t>一些公司已使用该系统超过</w:t>
      </w:r>
      <w:r>
        <w:rPr>
          <w:rFonts w:hint="eastAsia"/>
        </w:rPr>
        <w:t>5</w:t>
      </w:r>
      <w:r>
        <w:rPr>
          <w:rFonts w:hint="eastAsia"/>
        </w:rPr>
        <w:t>年，该系统已经成功抵御了超过</w:t>
      </w:r>
      <w:r>
        <w:rPr>
          <w:rFonts w:hint="eastAsia"/>
        </w:rPr>
        <w:t>100,000</w:t>
      </w:r>
      <w:r>
        <w:rPr>
          <w:rFonts w:hint="eastAsia"/>
        </w:rPr>
        <w:t>次攻击。</w:t>
      </w:r>
    </w:p>
    <w:p w14:paraId="5E875741" w14:textId="7F6394AF" w:rsidR="00D171D9" w:rsidRDefault="00D171D9" w:rsidP="00D171D9">
      <w:pPr>
        <w:pStyle w:val="a8"/>
        <w:ind w:firstLineChars="0" w:firstLine="0"/>
      </w:pPr>
      <w:r>
        <w:rPr>
          <w:rFonts w:hint="eastAsia"/>
        </w:rPr>
        <w:t>图</w:t>
      </w:r>
      <w:r>
        <w:rPr>
          <w:rFonts w:hint="eastAsia"/>
        </w:rPr>
        <w:t>2</w:t>
      </w:r>
      <w:r>
        <w:rPr>
          <w:rFonts w:hint="eastAsia"/>
        </w:rPr>
        <w:t>显示了部分带有“</w:t>
      </w:r>
      <w:r>
        <w:rPr>
          <w:rFonts w:hint="eastAsia"/>
        </w:rPr>
        <w:t>parhelion</w:t>
      </w:r>
      <w:r>
        <w:rPr>
          <w:rFonts w:hint="eastAsia"/>
        </w:rPr>
        <w:t>”算法的</w:t>
      </w:r>
      <w:r>
        <w:rPr>
          <w:rFonts w:hint="eastAsia"/>
        </w:rPr>
        <w:t>PHP</w:t>
      </w:r>
      <w:r>
        <w:rPr>
          <w:rFonts w:hint="eastAsia"/>
        </w:rPr>
        <w:t>代码，它生成了图</w:t>
      </w:r>
      <w:r>
        <w:rPr>
          <w:rFonts w:hint="eastAsia"/>
        </w:rPr>
        <w:t>1</w:t>
      </w:r>
      <w:r>
        <w:rPr>
          <w:rFonts w:hint="eastAsia"/>
        </w:rPr>
        <w:t>所示的随机加密</w:t>
      </w:r>
      <w:r>
        <w:rPr>
          <w:rFonts w:hint="eastAsia"/>
        </w:rPr>
        <w:t>Javascript</w:t>
      </w:r>
      <w:r>
        <w:rPr>
          <w:rFonts w:hint="eastAsia"/>
        </w:rPr>
        <w:t>代码。</w:t>
      </w:r>
    </w:p>
    <w:p w14:paraId="12CB91F9" w14:textId="77777777" w:rsidR="00E20B3E" w:rsidRDefault="00E20B3E" w:rsidP="00E20B3E">
      <w:pPr>
        <w:pStyle w:val="a8"/>
        <w:keepNext/>
        <w:ind w:firstLineChars="0" w:firstLine="0"/>
        <w:jc w:val="center"/>
      </w:pPr>
      <w:r>
        <w:rPr>
          <w:rFonts w:hint="eastAsia"/>
          <w:noProof/>
        </w:rPr>
        <w:drawing>
          <wp:inline distT="0" distB="0" distL="0" distR="0" wp14:anchorId="1499D4E8" wp14:editId="666F646F">
            <wp:extent cx="2587625" cy="1294130"/>
            <wp:effectExtent l="0" t="0" r="3175"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04figure2.png"/>
                    <pic:cNvPicPr/>
                  </pic:nvPicPr>
                  <pic:blipFill>
                    <a:blip r:embed="rId61">
                      <a:extLst>
                        <a:ext uri="{28A0092B-C50C-407E-A947-70E740481C1C}">
                          <a14:useLocalDpi xmlns:a14="http://schemas.microsoft.com/office/drawing/2010/main" val="0"/>
                        </a:ext>
                      </a:extLst>
                    </a:blip>
                    <a:stretch>
                      <a:fillRect/>
                    </a:stretch>
                  </pic:blipFill>
                  <pic:spPr>
                    <a:xfrm>
                      <a:off x="0" y="0"/>
                      <a:ext cx="2587625" cy="1294130"/>
                    </a:xfrm>
                    <a:prstGeom prst="rect">
                      <a:avLst/>
                    </a:prstGeom>
                  </pic:spPr>
                </pic:pic>
              </a:graphicData>
            </a:graphic>
          </wp:inline>
        </w:drawing>
      </w:r>
    </w:p>
    <w:p w14:paraId="5DD8268F" w14:textId="4AC5B0CF" w:rsidR="00E20B3E" w:rsidRDefault="00E20B3E" w:rsidP="00E20B3E">
      <w:pPr>
        <w:pStyle w:val="af0"/>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Pr>
          <w:noProof/>
        </w:rPr>
        <w:t>2</w:t>
      </w:r>
      <w:r>
        <w:fldChar w:fldCharType="end"/>
      </w:r>
      <w:r>
        <w:t xml:space="preserve"> PHP “parhelion” codes</w:t>
      </w:r>
    </w:p>
    <w:p w14:paraId="1C37D6F2" w14:textId="41A2B207" w:rsidR="00D171D9" w:rsidRDefault="00455AFA" w:rsidP="00D171D9">
      <w:pPr>
        <w:pStyle w:val="a8"/>
        <w:ind w:firstLine="420"/>
      </w:pPr>
      <w:r>
        <w:rPr>
          <w:rFonts w:hint="eastAsia"/>
        </w:rPr>
        <w:t>七、</w:t>
      </w:r>
      <w:r w:rsidR="00D171D9">
        <w:rPr>
          <w:rFonts w:hint="eastAsia"/>
        </w:rPr>
        <w:t>结论</w:t>
      </w:r>
    </w:p>
    <w:p w14:paraId="253DB205" w14:textId="77777777" w:rsidR="00D171D9" w:rsidRDefault="00D171D9" w:rsidP="00D171D9">
      <w:pPr>
        <w:pStyle w:val="a8"/>
        <w:ind w:firstLine="420"/>
      </w:pPr>
    </w:p>
    <w:p w14:paraId="4AE334D2" w14:textId="77777777" w:rsidR="00D171D9" w:rsidRDefault="00D171D9" w:rsidP="00D171D9">
      <w:pPr>
        <w:pStyle w:val="a8"/>
        <w:ind w:firstLine="420"/>
      </w:pPr>
      <w:r>
        <w:rPr>
          <w:rFonts w:hint="eastAsia"/>
        </w:rPr>
        <w:t>保护</w:t>
      </w:r>
      <w:r>
        <w:rPr>
          <w:rFonts w:hint="eastAsia"/>
        </w:rPr>
        <w:t>Javascript</w:t>
      </w:r>
      <w:r>
        <w:rPr>
          <w:rFonts w:hint="eastAsia"/>
        </w:rPr>
        <w:t>源代码的问题是</w:t>
      </w:r>
      <w:r>
        <w:rPr>
          <w:rFonts w:hint="eastAsia"/>
        </w:rPr>
        <w:t>Javascript</w:t>
      </w:r>
      <w:r>
        <w:rPr>
          <w:rFonts w:hint="eastAsia"/>
        </w:rPr>
        <w:t>代码必须由浏览器下载和执行，因此它们不能编译成二进制或字节代码。</w:t>
      </w:r>
      <w:r>
        <w:rPr>
          <w:rFonts w:hint="eastAsia"/>
        </w:rPr>
        <w:t xml:space="preserve"> </w:t>
      </w:r>
      <w:r>
        <w:rPr>
          <w:rFonts w:hint="eastAsia"/>
        </w:rPr>
        <w:t>本文给出了解决这个问题的方法。</w:t>
      </w:r>
      <w:r>
        <w:rPr>
          <w:rFonts w:hint="eastAsia"/>
        </w:rPr>
        <w:t xml:space="preserve"> </w:t>
      </w:r>
      <w:r>
        <w:rPr>
          <w:rFonts w:hint="eastAsia"/>
        </w:rPr>
        <w:t>“</w:t>
      </w:r>
      <w:r>
        <w:rPr>
          <w:rFonts w:hint="eastAsia"/>
        </w:rPr>
        <w:t>Parhelion</w:t>
      </w:r>
      <w:r>
        <w:rPr>
          <w:rFonts w:hint="eastAsia"/>
        </w:rPr>
        <w:t>”算法可以以混淆器和多态病毒的方式随机加密</w:t>
      </w:r>
      <w:r>
        <w:rPr>
          <w:rFonts w:hint="eastAsia"/>
        </w:rPr>
        <w:t>Javascript</w:t>
      </w:r>
      <w:r>
        <w:rPr>
          <w:rFonts w:hint="eastAsia"/>
        </w:rPr>
        <w:t>源代码。</w:t>
      </w:r>
    </w:p>
    <w:p w14:paraId="0E408AC4" w14:textId="096E2F50" w:rsidR="00D171D9" w:rsidRDefault="00D171D9" w:rsidP="00D171D9">
      <w:pPr>
        <w:pStyle w:val="a8"/>
        <w:ind w:firstLineChars="0" w:firstLine="0"/>
      </w:pPr>
      <w:r>
        <w:rPr>
          <w:rFonts w:hint="eastAsia"/>
        </w:rPr>
        <w:t>实际上，网页加密软件和基于网络的信息系统证明“</w:t>
      </w:r>
      <w:r>
        <w:rPr>
          <w:rFonts w:hint="eastAsia"/>
        </w:rPr>
        <w:t>parhelion</w:t>
      </w:r>
      <w:r>
        <w:rPr>
          <w:rFonts w:hint="eastAsia"/>
        </w:rPr>
        <w:t>”算法可以有效地保护</w:t>
      </w:r>
      <w:r>
        <w:rPr>
          <w:rFonts w:hint="eastAsia"/>
        </w:rPr>
        <w:t>Javascript</w:t>
      </w:r>
      <w:r>
        <w:rPr>
          <w:rFonts w:hint="eastAsia"/>
        </w:rPr>
        <w:t>代码。</w:t>
      </w:r>
    </w:p>
    <w:p w14:paraId="5474CAE1" w14:textId="2C776CD0" w:rsidR="00D171D9" w:rsidRDefault="001165E0" w:rsidP="00D171D9">
      <w:pPr>
        <w:autoSpaceDE w:val="0"/>
        <w:autoSpaceDN w:val="0"/>
        <w:spacing w:line="221" w:lineRule="exact"/>
        <w:ind w:left="1912" w:firstLine="372"/>
      </w:pPr>
      <w:r>
        <w:rPr>
          <w:rFonts w:cs="Times New Roman" w:hint="eastAsia"/>
          <w:bCs/>
          <w:color w:val="000000"/>
          <w:spacing w:val="-2"/>
          <w:kern w:val="0"/>
          <w:sz w:val="19"/>
        </w:rPr>
        <w:t>参考文献</w:t>
      </w:r>
      <w:r w:rsidR="00D171D9">
        <w:rPr>
          <w:rFonts w:eastAsia="Times New Roman" w:cs="Times New Roman"/>
          <w:bCs/>
          <w:color w:val="000000"/>
          <w:w w:val="5"/>
          <w:kern w:val="0"/>
          <w:sz w:val="16"/>
        </w:rPr>
        <w:t xml:space="preserve"> </w:t>
      </w:r>
    </w:p>
    <w:p w14:paraId="1F97FB39" w14:textId="77777777" w:rsidR="00D171D9" w:rsidRDefault="00D171D9" w:rsidP="00D171D9">
      <w:pPr>
        <w:autoSpaceDE w:val="0"/>
        <w:autoSpaceDN w:val="0"/>
        <w:spacing w:line="87" w:lineRule="exact"/>
        <w:ind w:firstLine="480"/>
      </w:pPr>
    </w:p>
    <w:p w14:paraId="248D7940" w14:textId="77777777" w:rsidR="00D171D9" w:rsidRDefault="00D171D9" w:rsidP="00D171D9">
      <w:pPr>
        <w:autoSpaceDE w:val="0"/>
        <w:autoSpaceDN w:val="0"/>
        <w:spacing w:line="178" w:lineRule="exact"/>
        <w:ind w:left="359" w:right="60" w:firstLine="324"/>
      </w:pPr>
      <w:r>
        <w:rPr>
          <w:rFonts w:eastAsia="Times New Roman" w:cs="Times New Roman"/>
          <w:bCs/>
          <w:color w:val="000000"/>
          <w:spacing w:val="-2"/>
          <w:w w:val="104"/>
          <w:kern w:val="0"/>
          <w:sz w:val="16"/>
        </w:rPr>
        <w:t>[1]</w:t>
      </w:r>
      <w:r>
        <w:rPr>
          <w:rFonts w:eastAsia="Times New Roman" w:cs="Times New Roman"/>
          <w:bCs/>
          <w:color w:val="000000"/>
          <w:spacing w:val="131"/>
          <w:kern w:val="0"/>
          <w:sz w:val="16"/>
        </w:rPr>
        <w:t xml:space="preserve"> </w:t>
      </w:r>
      <w:r>
        <w:rPr>
          <w:rFonts w:eastAsia="Times New Roman" w:cs="Times New Roman"/>
          <w:bCs/>
          <w:color w:val="000000"/>
          <w:spacing w:val="-2"/>
          <w:w w:val="103"/>
          <w:kern w:val="0"/>
          <w:sz w:val="16"/>
        </w:rPr>
        <w:t>Nomair</w:t>
      </w:r>
      <w:r>
        <w:rPr>
          <w:rFonts w:eastAsia="Times New Roman" w:cs="Times New Roman"/>
          <w:bCs/>
          <w:color w:val="000000"/>
          <w:spacing w:val="83"/>
          <w:kern w:val="0"/>
          <w:sz w:val="16"/>
        </w:rPr>
        <w:t xml:space="preserve"> </w:t>
      </w:r>
      <w:r>
        <w:rPr>
          <w:rFonts w:eastAsia="Times New Roman" w:cs="Times New Roman"/>
          <w:bCs/>
          <w:color w:val="000000"/>
          <w:kern w:val="0"/>
          <w:sz w:val="16"/>
        </w:rPr>
        <w:t>A.</w:t>
      </w:r>
      <w:r>
        <w:rPr>
          <w:rFonts w:eastAsia="Times New Roman" w:cs="Times New Roman"/>
          <w:bCs/>
          <w:color w:val="000000"/>
          <w:spacing w:val="83"/>
          <w:kern w:val="0"/>
          <w:sz w:val="16"/>
        </w:rPr>
        <w:t xml:space="preserve"> </w:t>
      </w:r>
      <w:r>
        <w:rPr>
          <w:rFonts w:eastAsia="Times New Roman" w:cs="Times New Roman"/>
          <w:bCs/>
          <w:color w:val="000000"/>
          <w:kern w:val="0"/>
          <w:sz w:val="16"/>
        </w:rPr>
        <w:t>Naeem,</w:t>
      </w:r>
      <w:r>
        <w:rPr>
          <w:rFonts w:eastAsia="Times New Roman" w:cs="Times New Roman"/>
          <w:bCs/>
          <w:color w:val="000000"/>
          <w:spacing w:val="84"/>
          <w:kern w:val="0"/>
          <w:sz w:val="16"/>
        </w:rPr>
        <w:t xml:space="preserve"> </w:t>
      </w:r>
      <w:r>
        <w:rPr>
          <w:rFonts w:eastAsia="Times New Roman" w:cs="Times New Roman"/>
          <w:bCs/>
          <w:color w:val="000000"/>
          <w:spacing w:val="-2"/>
          <w:w w:val="103"/>
          <w:kern w:val="0"/>
          <w:sz w:val="16"/>
        </w:rPr>
        <w:t>Michael</w:t>
      </w:r>
      <w:r>
        <w:rPr>
          <w:rFonts w:eastAsia="Times New Roman" w:cs="Times New Roman"/>
          <w:bCs/>
          <w:color w:val="000000"/>
          <w:spacing w:val="83"/>
          <w:kern w:val="0"/>
          <w:sz w:val="16"/>
        </w:rPr>
        <w:t xml:space="preserve"> </w:t>
      </w:r>
      <w:r>
        <w:rPr>
          <w:rFonts w:eastAsia="Times New Roman" w:cs="Times New Roman"/>
          <w:bCs/>
          <w:color w:val="000000"/>
          <w:kern w:val="0"/>
          <w:sz w:val="16"/>
        </w:rPr>
        <w:t>Batchelder,</w:t>
      </w:r>
      <w:r>
        <w:rPr>
          <w:rFonts w:eastAsia="Times New Roman" w:cs="Times New Roman"/>
          <w:bCs/>
          <w:color w:val="000000"/>
          <w:spacing w:val="84"/>
          <w:kern w:val="0"/>
          <w:sz w:val="16"/>
        </w:rPr>
        <w:t xml:space="preserve"> </w:t>
      </w:r>
      <w:r>
        <w:rPr>
          <w:rFonts w:eastAsia="Times New Roman" w:cs="Times New Roman"/>
          <w:bCs/>
          <w:color w:val="000000"/>
          <w:spacing w:val="-1"/>
          <w:w w:val="102"/>
          <w:kern w:val="0"/>
          <w:sz w:val="16"/>
        </w:rPr>
        <w:t>and</w:t>
      </w:r>
      <w:r>
        <w:rPr>
          <w:rFonts w:eastAsia="Times New Roman" w:cs="Times New Roman"/>
          <w:bCs/>
          <w:color w:val="000000"/>
          <w:spacing w:val="85"/>
          <w:kern w:val="0"/>
          <w:sz w:val="16"/>
        </w:rPr>
        <w:t xml:space="preserve"> </w:t>
      </w:r>
      <w:r>
        <w:rPr>
          <w:rFonts w:eastAsia="Times New Roman" w:cs="Times New Roman"/>
          <w:bCs/>
          <w:color w:val="000000"/>
          <w:kern w:val="0"/>
          <w:sz w:val="16"/>
        </w:rPr>
        <w:t>Laurie</w:t>
      </w:r>
      <w:r>
        <w:rPr>
          <w:rFonts w:eastAsia="Times New Roman" w:cs="Times New Roman"/>
          <w:bCs/>
          <w:color w:val="000000"/>
          <w:spacing w:val="82"/>
          <w:kern w:val="0"/>
          <w:sz w:val="16"/>
        </w:rPr>
        <w:t xml:space="preserve"> </w:t>
      </w:r>
      <w:r>
        <w:rPr>
          <w:rFonts w:eastAsia="Times New Roman" w:cs="Times New Roman"/>
          <w:bCs/>
          <w:color w:val="000000"/>
          <w:kern w:val="0"/>
          <w:sz w:val="16"/>
        </w:rPr>
        <w:t>Hendren,</w:t>
      </w:r>
      <w:r>
        <w:rPr>
          <w:rFonts w:eastAsia="Times New Roman" w:cs="Times New Roman"/>
          <w:bCs/>
          <w:color w:val="000000"/>
          <w:w w:val="97"/>
          <w:kern w:val="0"/>
          <w:sz w:val="16"/>
        </w:rPr>
        <w:t xml:space="preserve"> </w:t>
      </w:r>
      <w:r>
        <w:rPr>
          <w:rFonts w:eastAsia="Times New Roman" w:cs="Times New Roman"/>
          <w:bCs/>
          <w:color w:val="000000"/>
          <w:spacing w:val="-1"/>
          <w:w w:val="102"/>
          <w:kern w:val="0"/>
          <w:sz w:val="16"/>
        </w:rPr>
        <w:t>“Metrics</w:t>
      </w:r>
      <w:r>
        <w:rPr>
          <w:rFonts w:eastAsia="Times New Roman" w:cs="Times New Roman"/>
          <w:bCs/>
          <w:color w:val="000000"/>
          <w:spacing w:val="78"/>
          <w:kern w:val="0"/>
          <w:sz w:val="16"/>
        </w:rPr>
        <w:t xml:space="preserve"> </w:t>
      </w:r>
      <w:r>
        <w:rPr>
          <w:rFonts w:eastAsia="Times New Roman" w:cs="Times New Roman"/>
          <w:bCs/>
          <w:color w:val="000000"/>
          <w:kern w:val="0"/>
          <w:sz w:val="16"/>
        </w:rPr>
        <w:t>for</w:t>
      </w:r>
      <w:r>
        <w:rPr>
          <w:rFonts w:eastAsia="Times New Roman" w:cs="Times New Roman"/>
          <w:bCs/>
          <w:color w:val="000000"/>
          <w:spacing w:val="76"/>
          <w:kern w:val="0"/>
          <w:sz w:val="16"/>
        </w:rPr>
        <w:t xml:space="preserve"> </w:t>
      </w:r>
      <w:r>
        <w:rPr>
          <w:rFonts w:eastAsia="Times New Roman" w:cs="Times New Roman"/>
          <w:bCs/>
          <w:color w:val="000000"/>
          <w:spacing w:val="-1"/>
          <w:w w:val="102"/>
          <w:kern w:val="0"/>
          <w:sz w:val="16"/>
        </w:rPr>
        <w:t>Measuring</w:t>
      </w:r>
      <w:r>
        <w:rPr>
          <w:rFonts w:eastAsia="Times New Roman" w:cs="Times New Roman"/>
          <w:bCs/>
          <w:color w:val="000000"/>
          <w:spacing w:val="75"/>
          <w:kern w:val="0"/>
          <w:sz w:val="16"/>
        </w:rPr>
        <w:t xml:space="preserve"> </w:t>
      </w:r>
      <w:r>
        <w:rPr>
          <w:rFonts w:eastAsia="Times New Roman" w:cs="Times New Roman"/>
          <w:bCs/>
          <w:color w:val="000000"/>
          <w:spacing w:val="-2"/>
          <w:w w:val="104"/>
          <w:kern w:val="0"/>
          <w:sz w:val="16"/>
        </w:rPr>
        <w:t>the</w:t>
      </w:r>
      <w:r>
        <w:rPr>
          <w:rFonts w:eastAsia="Times New Roman" w:cs="Times New Roman"/>
          <w:bCs/>
          <w:color w:val="000000"/>
          <w:spacing w:val="78"/>
          <w:kern w:val="0"/>
          <w:sz w:val="16"/>
        </w:rPr>
        <w:t xml:space="preserve"> </w:t>
      </w:r>
      <w:r>
        <w:rPr>
          <w:rFonts w:eastAsia="Times New Roman" w:cs="Times New Roman"/>
          <w:bCs/>
          <w:color w:val="000000"/>
          <w:kern w:val="0"/>
          <w:sz w:val="16"/>
        </w:rPr>
        <w:t>Effectiveness</w:t>
      </w:r>
      <w:r>
        <w:rPr>
          <w:rFonts w:eastAsia="Times New Roman" w:cs="Times New Roman"/>
          <w:bCs/>
          <w:color w:val="000000"/>
          <w:spacing w:val="80"/>
          <w:kern w:val="0"/>
          <w:sz w:val="16"/>
        </w:rPr>
        <w:t xml:space="preserve"> </w:t>
      </w:r>
      <w:r>
        <w:rPr>
          <w:rFonts w:eastAsia="Times New Roman" w:cs="Times New Roman"/>
          <w:bCs/>
          <w:color w:val="000000"/>
          <w:kern w:val="0"/>
          <w:sz w:val="16"/>
        </w:rPr>
        <w:t>of</w:t>
      </w:r>
      <w:r>
        <w:rPr>
          <w:rFonts w:eastAsia="Times New Roman" w:cs="Times New Roman"/>
          <w:bCs/>
          <w:color w:val="000000"/>
          <w:spacing w:val="78"/>
          <w:kern w:val="0"/>
          <w:sz w:val="16"/>
        </w:rPr>
        <w:t xml:space="preserve"> </w:t>
      </w:r>
      <w:r>
        <w:rPr>
          <w:rFonts w:eastAsia="Times New Roman" w:cs="Times New Roman"/>
          <w:bCs/>
          <w:color w:val="000000"/>
          <w:kern w:val="0"/>
          <w:sz w:val="16"/>
        </w:rPr>
        <w:t>Decompilers</w:t>
      </w:r>
      <w:r>
        <w:rPr>
          <w:rFonts w:eastAsia="Times New Roman" w:cs="Times New Roman"/>
          <w:bCs/>
          <w:color w:val="000000"/>
          <w:spacing w:val="79"/>
          <w:kern w:val="0"/>
          <w:sz w:val="16"/>
        </w:rPr>
        <w:t xml:space="preserve"> </w:t>
      </w:r>
      <w:r>
        <w:rPr>
          <w:rFonts w:eastAsia="Times New Roman" w:cs="Times New Roman"/>
          <w:bCs/>
          <w:color w:val="000000"/>
          <w:kern w:val="0"/>
          <w:sz w:val="16"/>
        </w:rPr>
        <w:t>and</w:t>
      </w:r>
      <w:r>
        <w:rPr>
          <w:rFonts w:eastAsia="Times New Roman" w:cs="Times New Roman"/>
          <w:bCs/>
          <w:color w:val="000000"/>
          <w:w w:val="96"/>
          <w:kern w:val="0"/>
          <w:sz w:val="16"/>
        </w:rPr>
        <w:t xml:space="preserve"> </w:t>
      </w:r>
      <w:proofErr w:type="gramStart"/>
      <w:r>
        <w:rPr>
          <w:rFonts w:eastAsia="Times New Roman" w:cs="Times New Roman"/>
          <w:bCs/>
          <w:color w:val="000000"/>
          <w:kern w:val="0"/>
          <w:sz w:val="16"/>
        </w:rPr>
        <w:t>Obfuscators</w:t>
      </w:r>
      <w:r>
        <w:rPr>
          <w:rFonts w:eastAsia="Times New Roman" w:cs="Times New Roman"/>
          <w:bCs/>
          <w:color w:val="000000"/>
          <w:w w:val="4"/>
          <w:kern w:val="0"/>
          <w:sz w:val="16"/>
        </w:rPr>
        <w:t xml:space="preserve"> </w:t>
      </w:r>
      <w:r>
        <w:rPr>
          <w:rFonts w:eastAsia="Times New Roman" w:cs="Times New Roman"/>
          <w:bCs/>
          <w:color w:val="000000"/>
          <w:kern w:val="0"/>
          <w:sz w:val="16"/>
        </w:rPr>
        <w:t>”</w:t>
      </w:r>
      <w:proofErr w:type="gramEnd"/>
      <w:r>
        <w:rPr>
          <w:rFonts w:eastAsia="Times New Roman" w:cs="Times New Roman"/>
          <w:bCs/>
          <w:color w:val="000000"/>
          <w:kern w:val="0"/>
          <w:sz w:val="16"/>
        </w:rPr>
        <w:t>,</w:t>
      </w:r>
      <w:r>
        <w:rPr>
          <w:rFonts w:eastAsia="Times New Roman" w:cs="Times New Roman"/>
          <w:bCs/>
          <w:color w:val="000000"/>
          <w:spacing w:val="28"/>
          <w:kern w:val="0"/>
          <w:sz w:val="16"/>
        </w:rPr>
        <w:t xml:space="preserve"> </w:t>
      </w:r>
      <w:r>
        <w:rPr>
          <w:rFonts w:eastAsia="Times New Roman" w:cs="Times New Roman"/>
          <w:bCs/>
          <w:color w:val="000000"/>
          <w:kern w:val="0"/>
          <w:sz w:val="16"/>
        </w:rPr>
        <w:t>Program</w:t>
      </w:r>
      <w:r>
        <w:rPr>
          <w:rFonts w:eastAsia="Times New Roman" w:cs="Times New Roman"/>
          <w:bCs/>
          <w:color w:val="000000"/>
          <w:spacing w:val="29"/>
          <w:kern w:val="0"/>
          <w:sz w:val="16"/>
        </w:rPr>
        <w:t xml:space="preserve"> </w:t>
      </w:r>
      <w:r>
        <w:rPr>
          <w:rFonts w:eastAsia="Times New Roman" w:cs="Times New Roman"/>
          <w:bCs/>
          <w:color w:val="000000"/>
          <w:kern w:val="0"/>
          <w:sz w:val="16"/>
        </w:rPr>
        <w:t>Comprehension,</w:t>
      </w:r>
      <w:r>
        <w:rPr>
          <w:rFonts w:eastAsia="Times New Roman" w:cs="Times New Roman"/>
          <w:bCs/>
          <w:color w:val="000000"/>
          <w:spacing w:val="27"/>
          <w:kern w:val="0"/>
          <w:sz w:val="16"/>
        </w:rPr>
        <w:t xml:space="preserve"> </w:t>
      </w:r>
      <w:r>
        <w:rPr>
          <w:rFonts w:eastAsia="Times New Roman" w:cs="Times New Roman"/>
          <w:bCs/>
          <w:color w:val="000000"/>
          <w:spacing w:val="-3"/>
          <w:w w:val="105"/>
          <w:kern w:val="0"/>
          <w:sz w:val="16"/>
        </w:rPr>
        <w:t>2007.</w:t>
      </w:r>
      <w:r>
        <w:rPr>
          <w:rFonts w:eastAsia="Times New Roman" w:cs="Times New Roman"/>
          <w:bCs/>
          <w:color w:val="000000"/>
          <w:spacing w:val="29"/>
          <w:kern w:val="0"/>
          <w:sz w:val="16"/>
        </w:rPr>
        <w:t xml:space="preserve"> </w:t>
      </w:r>
      <w:r>
        <w:rPr>
          <w:rFonts w:eastAsia="Times New Roman" w:cs="Times New Roman"/>
          <w:bCs/>
          <w:color w:val="000000"/>
          <w:kern w:val="0"/>
          <w:sz w:val="16"/>
        </w:rPr>
        <w:t>ICPC’07.</w:t>
      </w:r>
      <w:r>
        <w:rPr>
          <w:rFonts w:eastAsia="Times New Roman" w:cs="Times New Roman"/>
          <w:bCs/>
          <w:color w:val="000000"/>
          <w:spacing w:val="25"/>
          <w:kern w:val="0"/>
          <w:sz w:val="16"/>
        </w:rPr>
        <w:t xml:space="preserve"> </w:t>
      </w:r>
      <w:r>
        <w:rPr>
          <w:rFonts w:eastAsia="Times New Roman" w:cs="Times New Roman"/>
          <w:bCs/>
          <w:color w:val="000000"/>
          <w:kern w:val="0"/>
          <w:sz w:val="16"/>
        </w:rPr>
        <w:t>15th</w:t>
      </w:r>
      <w:r>
        <w:rPr>
          <w:rFonts w:eastAsia="Times New Roman" w:cs="Times New Roman"/>
          <w:bCs/>
          <w:color w:val="000000"/>
          <w:spacing w:val="31"/>
          <w:kern w:val="0"/>
          <w:sz w:val="16"/>
        </w:rPr>
        <w:t xml:space="preserve"> </w:t>
      </w:r>
      <w:r>
        <w:rPr>
          <w:rFonts w:eastAsia="Times New Roman" w:cs="Times New Roman"/>
          <w:bCs/>
          <w:color w:val="000000"/>
          <w:kern w:val="0"/>
          <w:sz w:val="16"/>
        </w:rPr>
        <w:t>IEEE</w:t>
      </w:r>
      <w:r>
        <w:rPr>
          <w:rFonts w:eastAsia="Times New Roman" w:cs="Times New Roman"/>
          <w:bCs/>
          <w:color w:val="000000"/>
          <w:w w:val="93"/>
          <w:kern w:val="0"/>
          <w:sz w:val="16"/>
        </w:rPr>
        <w:t xml:space="preserve"> </w:t>
      </w:r>
      <w:r>
        <w:rPr>
          <w:rFonts w:eastAsia="Times New Roman" w:cs="Times New Roman"/>
          <w:bCs/>
          <w:color w:val="000000"/>
          <w:spacing w:val="-3"/>
          <w:w w:val="105"/>
          <w:kern w:val="0"/>
          <w:sz w:val="16"/>
        </w:rPr>
        <w:t>International</w:t>
      </w:r>
      <w:r>
        <w:rPr>
          <w:rFonts w:eastAsia="Times New Roman" w:cs="Times New Roman"/>
          <w:bCs/>
          <w:color w:val="000000"/>
          <w:w w:val="98"/>
          <w:kern w:val="0"/>
          <w:sz w:val="16"/>
        </w:rPr>
        <w:t xml:space="preserve"> </w:t>
      </w:r>
      <w:r>
        <w:rPr>
          <w:rFonts w:eastAsia="Times New Roman" w:cs="Times New Roman"/>
          <w:bCs/>
          <w:color w:val="000000"/>
          <w:kern w:val="0"/>
          <w:sz w:val="16"/>
        </w:rPr>
        <w:t>Conference,</w:t>
      </w:r>
      <w:r>
        <w:rPr>
          <w:rFonts w:eastAsia="Times New Roman" w:cs="Times New Roman"/>
          <w:bCs/>
          <w:color w:val="000000"/>
          <w:w w:val="96"/>
          <w:kern w:val="0"/>
          <w:sz w:val="16"/>
        </w:rPr>
        <w:t xml:space="preserve"> </w:t>
      </w:r>
      <w:r>
        <w:rPr>
          <w:rFonts w:eastAsia="Times New Roman" w:cs="Times New Roman"/>
          <w:bCs/>
          <w:color w:val="000000"/>
          <w:kern w:val="0"/>
          <w:sz w:val="16"/>
        </w:rPr>
        <w:t>26-29</w:t>
      </w:r>
      <w:r>
        <w:rPr>
          <w:rFonts w:eastAsia="Times New Roman" w:cs="Times New Roman"/>
          <w:bCs/>
          <w:color w:val="000000"/>
          <w:spacing w:val="2"/>
          <w:kern w:val="0"/>
          <w:sz w:val="16"/>
        </w:rPr>
        <w:t xml:space="preserve"> </w:t>
      </w:r>
      <w:r>
        <w:rPr>
          <w:rFonts w:eastAsia="Times New Roman" w:cs="Times New Roman"/>
          <w:bCs/>
          <w:color w:val="000000"/>
          <w:spacing w:val="-1"/>
          <w:w w:val="102"/>
          <w:kern w:val="0"/>
          <w:sz w:val="16"/>
        </w:rPr>
        <w:t>June</w:t>
      </w:r>
      <w:r>
        <w:rPr>
          <w:rFonts w:eastAsia="Times New Roman" w:cs="Times New Roman"/>
          <w:bCs/>
          <w:color w:val="000000"/>
          <w:w w:val="91"/>
          <w:kern w:val="0"/>
          <w:sz w:val="16"/>
        </w:rPr>
        <w:t xml:space="preserve"> </w:t>
      </w:r>
      <w:r>
        <w:rPr>
          <w:rFonts w:eastAsia="Times New Roman" w:cs="Times New Roman"/>
          <w:bCs/>
          <w:color w:val="000000"/>
          <w:spacing w:val="-1"/>
          <w:w w:val="102"/>
          <w:kern w:val="0"/>
          <w:sz w:val="16"/>
        </w:rPr>
        <w:t>2007,</w:t>
      </w:r>
      <w:r>
        <w:rPr>
          <w:rFonts w:eastAsia="Times New Roman" w:cs="Times New Roman"/>
          <w:bCs/>
          <w:color w:val="000000"/>
          <w:w w:val="97"/>
          <w:kern w:val="0"/>
          <w:sz w:val="16"/>
        </w:rPr>
        <w:t xml:space="preserve"> </w:t>
      </w:r>
      <w:r>
        <w:rPr>
          <w:rFonts w:eastAsia="Times New Roman" w:cs="Times New Roman"/>
          <w:bCs/>
          <w:color w:val="000000"/>
          <w:w w:val="101"/>
          <w:kern w:val="0"/>
          <w:sz w:val="16"/>
        </w:rPr>
        <w:t>pp:</w:t>
      </w:r>
      <w:r>
        <w:rPr>
          <w:rFonts w:eastAsia="Times New Roman" w:cs="Times New Roman"/>
          <w:bCs/>
          <w:color w:val="000000"/>
          <w:w w:val="98"/>
          <w:kern w:val="0"/>
          <w:sz w:val="16"/>
        </w:rPr>
        <w:t xml:space="preserve"> </w:t>
      </w:r>
      <w:r>
        <w:rPr>
          <w:rFonts w:eastAsia="Times New Roman" w:cs="Times New Roman"/>
          <w:bCs/>
          <w:color w:val="000000"/>
          <w:kern w:val="0"/>
          <w:sz w:val="16"/>
        </w:rPr>
        <w:t>253</w:t>
      </w:r>
      <w:r>
        <w:rPr>
          <w:rFonts w:eastAsia="Times New Roman" w:cs="Times New Roman"/>
          <w:bCs/>
          <w:color w:val="000000"/>
          <w:w w:val="99"/>
          <w:kern w:val="0"/>
          <w:sz w:val="16"/>
        </w:rPr>
        <w:t xml:space="preserve"> </w:t>
      </w:r>
      <w:r>
        <w:rPr>
          <w:rFonts w:eastAsia="Times New Roman" w:cs="Times New Roman"/>
          <w:bCs/>
          <w:color w:val="000000"/>
          <w:kern w:val="0"/>
          <w:sz w:val="16"/>
        </w:rPr>
        <w:t>–</w:t>
      </w:r>
      <w:r>
        <w:rPr>
          <w:rFonts w:eastAsia="Times New Roman" w:cs="Times New Roman"/>
          <w:bCs/>
          <w:color w:val="000000"/>
          <w:w w:val="99"/>
          <w:kern w:val="0"/>
          <w:sz w:val="16"/>
        </w:rPr>
        <w:t xml:space="preserve"> </w:t>
      </w:r>
      <w:r>
        <w:rPr>
          <w:rFonts w:eastAsia="Times New Roman" w:cs="Times New Roman"/>
          <w:bCs/>
          <w:color w:val="000000"/>
          <w:kern w:val="0"/>
          <w:sz w:val="16"/>
        </w:rPr>
        <w:t>258.</w:t>
      </w:r>
    </w:p>
    <w:p w14:paraId="627140EC" w14:textId="77777777" w:rsidR="00D171D9" w:rsidRDefault="00D171D9" w:rsidP="00D171D9">
      <w:pPr>
        <w:autoSpaceDE w:val="0"/>
        <w:autoSpaceDN w:val="0"/>
        <w:spacing w:line="55" w:lineRule="exact"/>
        <w:ind w:firstLine="480"/>
      </w:pPr>
    </w:p>
    <w:p w14:paraId="2DD4922D" w14:textId="77777777" w:rsidR="00D171D9" w:rsidRDefault="00D171D9" w:rsidP="00D171D9">
      <w:pPr>
        <w:autoSpaceDE w:val="0"/>
        <w:autoSpaceDN w:val="0"/>
        <w:spacing w:line="178" w:lineRule="exact"/>
        <w:ind w:left="359" w:right="61" w:firstLine="324"/>
      </w:pPr>
      <w:r>
        <w:rPr>
          <w:rFonts w:eastAsia="Times New Roman" w:cs="Times New Roman"/>
          <w:bCs/>
          <w:color w:val="000000"/>
          <w:spacing w:val="-2"/>
          <w:w w:val="104"/>
          <w:kern w:val="0"/>
          <w:sz w:val="16"/>
        </w:rPr>
        <w:t>[2]</w:t>
      </w:r>
      <w:r>
        <w:rPr>
          <w:rFonts w:eastAsia="Times New Roman" w:cs="Times New Roman"/>
          <w:bCs/>
          <w:color w:val="000000"/>
          <w:spacing w:val="131"/>
          <w:kern w:val="0"/>
          <w:sz w:val="16"/>
        </w:rPr>
        <w:t xml:space="preserve"> </w:t>
      </w:r>
      <w:r>
        <w:rPr>
          <w:rFonts w:eastAsia="Times New Roman" w:cs="Times New Roman"/>
          <w:bCs/>
          <w:color w:val="000000"/>
          <w:kern w:val="0"/>
          <w:sz w:val="16"/>
        </w:rPr>
        <w:t>T.W.</w:t>
      </w:r>
      <w:r>
        <w:rPr>
          <w:rFonts w:eastAsia="Times New Roman" w:cs="Times New Roman"/>
          <w:bCs/>
          <w:color w:val="000000"/>
          <w:spacing w:val="81"/>
          <w:kern w:val="0"/>
          <w:sz w:val="16"/>
        </w:rPr>
        <w:t xml:space="preserve"> </w:t>
      </w:r>
      <w:r>
        <w:rPr>
          <w:rFonts w:eastAsia="Times New Roman" w:cs="Times New Roman"/>
          <w:bCs/>
          <w:color w:val="000000"/>
          <w:kern w:val="0"/>
          <w:sz w:val="16"/>
        </w:rPr>
        <w:t>Hou,</w:t>
      </w:r>
      <w:r>
        <w:rPr>
          <w:rFonts w:eastAsia="Times New Roman" w:cs="Times New Roman"/>
          <w:bCs/>
          <w:color w:val="000000"/>
          <w:spacing w:val="83"/>
          <w:kern w:val="0"/>
          <w:sz w:val="16"/>
        </w:rPr>
        <w:t xml:space="preserve"> </w:t>
      </w:r>
      <w:r>
        <w:rPr>
          <w:rFonts w:eastAsia="Times New Roman" w:cs="Times New Roman"/>
          <w:bCs/>
          <w:color w:val="000000"/>
          <w:spacing w:val="-2"/>
          <w:w w:val="103"/>
          <w:kern w:val="0"/>
          <w:sz w:val="16"/>
        </w:rPr>
        <w:t>H.Y.</w:t>
      </w:r>
      <w:r>
        <w:rPr>
          <w:rFonts w:eastAsia="Times New Roman" w:cs="Times New Roman"/>
          <w:bCs/>
          <w:color w:val="000000"/>
          <w:spacing w:val="80"/>
          <w:kern w:val="0"/>
          <w:sz w:val="16"/>
        </w:rPr>
        <w:t xml:space="preserve"> </w:t>
      </w:r>
      <w:r>
        <w:rPr>
          <w:rFonts w:eastAsia="Times New Roman" w:cs="Times New Roman"/>
          <w:bCs/>
          <w:color w:val="000000"/>
          <w:spacing w:val="-2"/>
          <w:w w:val="103"/>
          <w:kern w:val="0"/>
          <w:sz w:val="16"/>
        </w:rPr>
        <w:t>Chen,</w:t>
      </w:r>
      <w:r>
        <w:rPr>
          <w:rFonts w:eastAsia="Times New Roman" w:cs="Times New Roman"/>
          <w:bCs/>
          <w:color w:val="000000"/>
          <w:spacing w:val="80"/>
          <w:kern w:val="0"/>
          <w:sz w:val="16"/>
        </w:rPr>
        <w:t xml:space="preserve"> </w:t>
      </w:r>
      <w:r>
        <w:rPr>
          <w:rFonts w:eastAsia="Times New Roman" w:cs="Times New Roman"/>
          <w:bCs/>
          <w:color w:val="000000"/>
          <w:spacing w:val="-1"/>
          <w:w w:val="102"/>
          <w:kern w:val="0"/>
          <w:sz w:val="16"/>
        </w:rPr>
        <w:t>and</w:t>
      </w:r>
      <w:r>
        <w:rPr>
          <w:rFonts w:eastAsia="Times New Roman" w:cs="Times New Roman"/>
          <w:bCs/>
          <w:color w:val="000000"/>
          <w:spacing w:val="80"/>
          <w:kern w:val="0"/>
          <w:sz w:val="16"/>
        </w:rPr>
        <w:t xml:space="preserve"> </w:t>
      </w:r>
      <w:r>
        <w:rPr>
          <w:rFonts w:eastAsia="Times New Roman" w:cs="Times New Roman"/>
          <w:bCs/>
          <w:color w:val="000000"/>
          <w:kern w:val="0"/>
          <w:sz w:val="16"/>
        </w:rPr>
        <w:t>M.H.</w:t>
      </w:r>
      <w:r>
        <w:rPr>
          <w:rFonts w:eastAsia="Times New Roman" w:cs="Times New Roman"/>
          <w:bCs/>
          <w:color w:val="000000"/>
          <w:spacing w:val="83"/>
          <w:kern w:val="0"/>
          <w:sz w:val="16"/>
        </w:rPr>
        <w:t xml:space="preserve"> </w:t>
      </w:r>
      <w:r>
        <w:rPr>
          <w:rFonts w:eastAsia="Times New Roman" w:cs="Times New Roman"/>
          <w:bCs/>
          <w:color w:val="000000"/>
          <w:spacing w:val="-2"/>
          <w:w w:val="104"/>
          <w:kern w:val="0"/>
          <w:sz w:val="16"/>
        </w:rPr>
        <w:t>Tsai,</w:t>
      </w:r>
      <w:r>
        <w:rPr>
          <w:rFonts w:eastAsia="Times New Roman" w:cs="Times New Roman"/>
          <w:bCs/>
          <w:color w:val="000000"/>
          <w:spacing w:val="79"/>
          <w:kern w:val="0"/>
          <w:sz w:val="16"/>
        </w:rPr>
        <w:t xml:space="preserve"> </w:t>
      </w:r>
      <w:r>
        <w:rPr>
          <w:rFonts w:eastAsia="Times New Roman" w:cs="Times New Roman"/>
          <w:bCs/>
          <w:color w:val="000000"/>
          <w:kern w:val="0"/>
          <w:sz w:val="16"/>
        </w:rPr>
        <w:t>“Three</w:t>
      </w:r>
      <w:r>
        <w:rPr>
          <w:rFonts w:eastAsia="Times New Roman" w:cs="Times New Roman"/>
          <w:bCs/>
          <w:color w:val="000000"/>
          <w:spacing w:val="78"/>
          <w:kern w:val="0"/>
          <w:sz w:val="16"/>
        </w:rPr>
        <w:t xml:space="preserve"> </w:t>
      </w:r>
      <w:r>
        <w:rPr>
          <w:rFonts w:eastAsia="Times New Roman" w:cs="Times New Roman"/>
          <w:bCs/>
          <w:color w:val="000000"/>
          <w:spacing w:val="-1"/>
          <w:w w:val="102"/>
          <w:kern w:val="0"/>
          <w:sz w:val="16"/>
        </w:rPr>
        <w:t>control</w:t>
      </w:r>
      <w:r>
        <w:rPr>
          <w:rFonts w:eastAsia="Times New Roman" w:cs="Times New Roman"/>
          <w:bCs/>
          <w:color w:val="000000"/>
          <w:spacing w:val="80"/>
          <w:kern w:val="0"/>
          <w:sz w:val="16"/>
        </w:rPr>
        <w:t xml:space="preserve"> </w:t>
      </w:r>
      <w:r>
        <w:rPr>
          <w:rFonts w:eastAsia="Times New Roman" w:cs="Times New Roman"/>
          <w:bCs/>
          <w:color w:val="000000"/>
          <w:spacing w:val="-1"/>
          <w:w w:val="102"/>
          <w:kern w:val="0"/>
          <w:sz w:val="16"/>
        </w:rPr>
        <w:t>flow</w:t>
      </w:r>
      <w:r>
        <w:rPr>
          <w:rFonts w:eastAsia="Times New Roman" w:cs="Times New Roman"/>
          <w:bCs/>
          <w:color w:val="000000"/>
          <w:w w:val="98"/>
          <w:kern w:val="0"/>
          <w:sz w:val="16"/>
        </w:rPr>
        <w:t xml:space="preserve"> </w:t>
      </w:r>
      <w:r>
        <w:rPr>
          <w:rFonts w:eastAsia="Times New Roman" w:cs="Times New Roman"/>
          <w:bCs/>
          <w:color w:val="000000"/>
          <w:kern w:val="0"/>
          <w:sz w:val="16"/>
        </w:rPr>
        <w:t>obfuscation</w:t>
      </w:r>
      <w:r>
        <w:rPr>
          <w:rFonts w:eastAsia="Times New Roman" w:cs="Times New Roman"/>
          <w:bCs/>
          <w:color w:val="000000"/>
          <w:spacing w:val="17"/>
          <w:kern w:val="0"/>
          <w:sz w:val="16"/>
        </w:rPr>
        <w:t xml:space="preserve"> </w:t>
      </w:r>
      <w:r>
        <w:rPr>
          <w:rFonts w:eastAsia="Times New Roman" w:cs="Times New Roman"/>
          <w:bCs/>
          <w:color w:val="000000"/>
          <w:kern w:val="0"/>
          <w:sz w:val="16"/>
        </w:rPr>
        <w:t>methods</w:t>
      </w:r>
      <w:r>
        <w:rPr>
          <w:rFonts w:eastAsia="Times New Roman" w:cs="Times New Roman"/>
          <w:bCs/>
          <w:color w:val="000000"/>
          <w:spacing w:val="15"/>
          <w:kern w:val="0"/>
          <w:sz w:val="16"/>
        </w:rPr>
        <w:t xml:space="preserve"> </w:t>
      </w:r>
      <w:r>
        <w:rPr>
          <w:rFonts w:eastAsia="Times New Roman" w:cs="Times New Roman"/>
          <w:bCs/>
          <w:color w:val="000000"/>
          <w:kern w:val="0"/>
          <w:sz w:val="16"/>
        </w:rPr>
        <w:t>for</w:t>
      </w:r>
      <w:r>
        <w:rPr>
          <w:rFonts w:eastAsia="Times New Roman" w:cs="Times New Roman"/>
          <w:bCs/>
          <w:color w:val="000000"/>
          <w:spacing w:val="15"/>
          <w:kern w:val="0"/>
          <w:sz w:val="16"/>
        </w:rPr>
        <w:t xml:space="preserve"> </w:t>
      </w:r>
      <w:r>
        <w:rPr>
          <w:rFonts w:eastAsia="Times New Roman" w:cs="Times New Roman"/>
          <w:bCs/>
          <w:color w:val="000000"/>
          <w:spacing w:val="-1"/>
          <w:w w:val="102"/>
          <w:kern w:val="0"/>
          <w:sz w:val="16"/>
        </w:rPr>
        <w:t>Java</w:t>
      </w:r>
      <w:r>
        <w:rPr>
          <w:rFonts w:eastAsia="Times New Roman" w:cs="Times New Roman"/>
          <w:bCs/>
          <w:color w:val="000000"/>
          <w:spacing w:val="16"/>
          <w:kern w:val="0"/>
          <w:sz w:val="16"/>
        </w:rPr>
        <w:t xml:space="preserve"> </w:t>
      </w:r>
      <w:r>
        <w:rPr>
          <w:rFonts w:eastAsia="Times New Roman" w:cs="Times New Roman"/>
          <w:bCs/>
          <w:color w:val="000000"/>
          <w:kern w:val="0"/>
          <w:sz w:val="16"/>
        </w:rPr>
        <w:t>software</w:t>
      </w:r>
      <w:r>
        <w:rPr>
          <w:rFonts w:eastAsia="Times New Roman" w:cs="Times New Roman"/>
          <w:bCs/>
          <w:color w:val="000000"/>
          <w:spacing w:val="-1"/>
          <w:kern w:val="0"/>
          <w:sz w:val="16"/>
        </w:rPr>
        <w:t>”,</w:t>
      </w:r>
      <w:r>
        <w:rPr>
          <w:rFonts w:eastAsia="Times New Roman" w:cs="Times New Roman"/>
          <w:bCs/>
          <w:color w:val="000000"/>
          <w:spacing w:val="16"/>
          <w:kern w:val="0"/>
          <w:sz w:val="16"/>
        </w:rPr>
        <w:t xml:space="preserve"> </w:t>
      </w:r>
      <w:r>
        <w:rPr>
          <w:rFonts w:eastAsia="Times New Roman" w:cs="Times New Roman"/>
          <w:bCs/>
          <w:color w:val="000000"/>
          <w:kern w:val="0"/>
          <w:sz w:val="16"/>
        </w:rPr>
        <w:t>Software,</w:t>
      </w:r>
      <w:r>
        <w:rPr>
          <w:rFonts w:eastAsia="Times New Roman" w:cs="Times New Roman"/>
          <w:bCs/>
          <w:color w:val="000000"/>
          <w:spacing w:val="16"/>
          <w:kern w:val="0"/>
          <w:sz w:val="16"/>
        </w:rPr>
        <w:t xml:space="preserve"> </w:t>
      </w:r>
      <w:r>
        <w:rPr>
          <w:rFonts w:eastAsia="Times New Roman" w:cs="Times New Roman"/>
          <w:bCs/>
          <w:color w:val="000000"/>
          <w:spacing w:val="-1"/>
          <w:kern w:val="0"/>
          <w:sz w:val="16"/>
        </w:rPr>
        <w:t>IEE</w:t>
      </w:r>
      <w:r>
        <w:rPr>
          <w:rFonts w:eastAsia="Times New Roman" w:cs="Times New Roman"/>
          <w:bCs/>
          <w:color w:val="000000"/>
          <w:spacing w:val="17"/>
          <w:kern w:val="0"/>
          <w:sz w:val="16"/>
        </w:rPr>
        <w:t xml:space="preserve"> </w:t>
      </w:r>
      <w:r>
        <w:rPr>
          <w:rFonts w:eastAsia="Times New Roman" w:cs="Times New Roman"/>
          <w:bCs/>
          <w:color w:val="000000"/>
          <w:kern w:val="0"/>
          <w:sz w:val="16"/>
        </w:rPr>
        <w:t>Proceedings,</w:t>
      </w:r>
      <w:r>
        <w:rPr>
          <w:rFonts w:eastAsia="Times New Roman" w:cs="Times New Roman"/>
          <w:bCs/>
          <w:color w:val="000000"/>
          <w:spacing w:val="1"/>
          <w:kern w:val="0"/>
          <w:sz w:val="16"/>
        </w:rPr>
        <w:t xml:space="preserve"> </w:t>
      </w:r>
      <w:r>
        <w:rPr>
          <w:rFonts w:eastAsia="Times New Roman" w:cs="Times New Roman"/>
          <w:bCs/>
          <w:color w:val="000000"/>
          <w:kern w:val="0"/>
          <w:sz w:val="16"/>
        </w:rPr>
        <w:t>April</w:t>
      </w:r>
      <w:r>
        <w:rPr>
          <w:rFonts w:eastAsia="Times New Roman" w:cs="Times New Roman"/>
          <w:bCs/>
          <w:color w:val="000000"/>
          <w:w w:val="98"/>
          <w:kern w:val="0"/>
          <w:sz w:val="16"/>
        </w:rPr>
        <w:t xml:space="preserve"> </w:t>
      </w:r>
      <w:r>
        <w:rPr>
          <w:rFonts w:eastAsia="Times New Roman" w:cs="Times New Roman"/>
          <w:bCs/>
          <w:color w:val="000000"/>
          <w:kern w:val="0"/>
          <w:sz w:val="16"/>
        </w:rPr>
        <w:t>2006,</w:t>
      </w:r>
      <w:r>
        <w:rPr>
          <w:rFonts w:eastAsia="Times New Roman" w:cs="Times New Roman"/>
          <w:bCs/>
          <w:color w:val="000000"/>
          <w:spacing w:val="2"/>
          <w:kern w:val="0"/>
          <w:sz w:val="16"/>
        </w:rPr>
        <w:t xml:space="preserve"> </w:t>
      </w:r>
      <w:r>
        <w:rPr>
          <w:rFonts w:eastAsia="Times New Roman" w:cs="Times New Roman"/>
          <w:bCs/>
          <w:color w:val="000000"/>
          <w:kern w:val="0"/>
          <w:sz w:val="16"/>
        </w:rPr>
        <w:t>Vol.</w:t>
      </w:r>
      <w:r>
        <w:rPr>
          <w:rFonts w:eastAsia="Times New Roman" w:cs="Times New Roman"/>
          <w:bCs/>
          <w:color w:val="000000"/>
          <w:w w:val="98"/>
          <w:kern w:val="0"/>
          <w:sz w:val="16"/>
        </w:rPr>
        <w:t xml:space="preserve"> </w:t>
      </w:r>
      <w:r>
        <w:rPr>
          <w:rFonts w:eastAsia="Times New Roman" w:cs="Times New Roman"/>
          <w:bCs/>
          <w:color w:val="000000"/>
          <w:kern w:val="0"/>
          <w:sz w:val="16"/>
        </w:rPr>
        <w:t>153,</w:t>
      </w:r>
      <w:r>
        <w:rPr>
          <w:rFonts w:eastAsia="Times New Roman" w:cs="Times New Roman"/>
          <w:bCs/>
          <w:color w:val="000000"/>
          <w:w w:val="97"/>
          <w:kern w:val="0"/>
          <w:sz w:val="16"/>
        </w:rPr>
        <w:t xml:space="preserve"> </w:t>
      </w:r>
      <w:r>
        <w:rPr>
          <w:rFonts w:eastAsia="Times New Roman" w:cs="Times New Roman"/>
          <w:bCs/>
          <w:color w:val="000000"/>
          <w:w w:val="101"/>
          <w:kern w:val="0"/>
          <w:sz w:val="16"/>
        </w:rPr>
        <w:t>pp:</w:t>
      </w:r>
      <w:r>
        <w:rPr>
          <w:rFonts w:eastAsia="Times New Roman" w:cs="Times New Roman"/>
          <w:bCs/>
          <w:color w:val="000000"/>
          <w:w w:val="98"/>
          <w:kern w:val="0"/>
          <w:sz w:val="16"/>
        </w:rPr>
        <w:t xml:space="preserve"> </w:t>
      </w:r>
      <w:r>
        <w:rPr>
          <w:rFonts w:eastAsia="Times New Roman" w:cs="Times New Roman"/>
          <w:bCs/>
          <w:color w:val="000000"/>
          <w:kern w:val="0"/>
          <w:sz w:val="16"/>
        </w:rPr>
        <w:t>80</w:t>
      </w:r>
      <w:r>
        <w:rPr>
          <w:rFonts w:eastAsia="Times New Roman" w:cs="Times New Roman"/>
          <w:bCs/>
          <w:color w:val="000000"/>
          <w:w w:val="96"/>
          <w:kern w:val="0"/>
          <w:sz w:val="16"/>
        </w:rPr>
        <w:t xml:space="preserve"> </w:t>
      </w:r>
      <w:r>
        <w:rPr>
          <w:rFonts w:eastAsia="Times New Roman" w:cs="Times New Roman"/>
          <w:bCs/>
          <w:color w:val="000000"/>
          <w:kern w:val="0"/>
          <w:sz w:val="16"/>
        </w:rPr>
        <w:t>– 86.</w:t>
      </w:r>
    </w:p>
    <w:p w14:paraId="4EF8862A" w14:textId="77777777" w:rsidR="00D171D9" w:rsidRDefault="00D171D9" w:rsidP="00D171D9">
      <w:pPr>
        <w:autoSpaceDE w:val="0"/>
        <w:autoSpaceDN w:val="0"/>
        <w:spacing w:line="55" w:lineRule="exact"/>
        <w:ind w:firstLine="480"/>
      </w:pPr>
    </w:p>
    <w:p w14:paraId="2F3FCD7B" w14:textId="77777777" w:rsidR="00D171D9" w:rsidRDefault="00D171D9" w:rsidP="00D171D9">
      <w:pPr>
        <w:autoSpaceDE w:val="0"/>
        <w:autoSpaceDN w:val="0"/>
        <w:spacing w:line="178" w:lineRule="exact"/>
        <w:ind w:left="359" w:right="61" w:firstLine="324"/>
      </w:pPr>
      <w:r>
        <w:rPr>
          <w:rFonts w:eastAsia="Times New Roman" w:cs="Times New Roman"/>
          <w:bCs/>
          <w:color w:val="000000"/>
          <w:spacing w:val="-2"/>
          <w:w w:val="104"/>
          <w:kern w:val="0"/>
          <w:sz w:val="16"/>
        </w:rPr>
        <w:t>[3]</w:t>
      </w:r>
      <w:r>
        <w:rPr>
          <w:rFonts w:eastAsia="Times New Roman" w:cs="Times New Roman"/>
          <w:bCs/>
          <w:color w:val="000000"/>
          <w:spacing w:val="131"/>
          <w:kern w:val="0"/>
          <w:sz w:val="16"/>
        </w:rPr>
        <w:t xml:space="preserve"> </w:t>
      </w:r>
      <w:r>
        <w:rPr>
          <w:rFonts w:eastAsia="Times New Roman" w:cs="Times New Roman"/>
          <w:bCs/>
          <w:color w:val="000000"/>
          <w:spacing w:val="-2"/>
          <w:w w:val="103"/>
          <w:kern w:val="0"/>
          <w:sz w:val="16"/>
        </w:rPr>
        <w:t>Nomair</w:t>
      </w:r>
      <w:r>
        <w:rPr>
          <w:rFonts w:eastAsia="Times New Roman" w:cs="Times New Roman"/>
          <w:bCs/>
          <w:color w:val="000000"/>
          <w:spacing w:val="74"/>
          <w:kern w:val="0"/>
          <w:sz w:val="16"/>
        </w:rPr>
        <w:t xml:space="preserve"> </w:t>
      </w:r>
      <w:r>
        <w:rPr>
          <w:rFonts w:eastAsia="Times New Roman" w:cs="Times New Roman"/>
          <w:bCs/>
          <w:color w:val="000000"/>
          <w:spacing w:val="-1"/>
          <w:kern w:val="0"/>
          <w:sz w:val="16"/>
        </w:rPr>
        <w:t>A.</w:t>
      </w:r>
      <w:r>
        <w:rPr>
          <w:rFonts w:eastAsia="Times New Roman" w:cs="Times New Roman"/>
          <w:bCs/>
          <w:color w:val="000000"/>
          <w:spacing w:val="75"/>
          <w:kern w:val="0"/>
          <w:sz w:val="16"/>
        </w:rPr>
        <w:t xml:space="preserve"> </w:t>
      </w:r>
      <w:r>
        <w:rPr>
          <w:rFonts w:eastAsia="Times New Roman" w:cs="Times New Roman"/>
          <w:bCs/>
          <w:color w:val="000000"/>
          <w:spacing w:val="-2"/>
          <w:w w:val="103"/>
          <w:kern w:val="0"/>
          <w:sz w:val="16"/>
        </w:rPr>
        <w:t>Naeem,</w:t>
      </w:r>
      <w:r>
        <w:rPr>
          <w:rFonts w:eastAsia="Times New Roman" w:cs="Times New Roman"/>
          <w:bCs/>
          <w:color w:val="000000"/>
          <w:spacing w:val="75"/>
          <w:kern w:val="0"/>
          <w:sz w:val="16"/>
        </w:rPr>
        <w:t xml:space="preserve"> </w:t>
      </w:r>
      <w:r>
        <w:rPr>
          <w:rFonts w:eastAsia="Times New Roman" w:cs="Times New Roman"/>
          <w:bCs/>
          <w:color w:val="000000"/>
          <w:spacing w:val="-2"/>
          <w:w w:val="104"/>
          <w:kern w:val="0"/>
          <w:sz w:val="16"/>
        </w:rPr>
        <w:t>and</w:t>
      </w:r>
      <w:r>
        <w:rPr>
          <w:rFonts w:eastAsia="Times New Roman" w:cs="Times New Roman"/>
          <w:bCs/>
          <w:color w:val="000000"/>
          <w:spacing w:val="76"/>
          <w:kern w:val="0"/>
          <w:sz w:val="16"/>
        </w:rPr>
        <w:t xml:space="preserve"> </w:t>
      </w:r>
      <w:r>
        <w:rPr>
          <w:rFonts w:eastAsia="Times New Roman" w:cs="Times New Roman"/>
          <w:bCs/>
          <w:color w:val="000000"/>
          <w:kern w:val="0"/>
          <w:sz w:val="16"/>
        </w:rPr>
        <w:t>Laurie</w:t>
      </w:r>
      <w:r>
        <w:rPr>
          <w:rFonts w:eastAsia="Times New Roman" w:cs="Times New Roman"/>
          <w:bCs/>
          <w:color w:val="000000"/>
          <w:spacing w:val="72"/>
          <w:kern w:val="0"/>
          <w:sz w:val="16"/>
        </w:rPr>
        <w:t xml:space="preserve"> </w:t>
      </w:r>
      <w:r>
        <w:rPr>
          <w:rFonts w:eastAsia="Times New Roman" w:cs="Times New Roman"/>
          <w:bCs/>
          <w:color w:val="000000"/>
          <w:spacing w:val="-2"/>
          <w:w w:val="103"/>
          <w:kern w:val="0"/>
          <w:sz w:val="16"/>
        </w:rPr>
        <w:t>Hendren,</w:t>
      </w:r>
      <w:r>
        <w:rPr>
          <w:rFonts w:eastAsia="Times New Roman" w:cs="Times New Roman"/>
          <w:bCs/>
          <w:color w:val="000000"/>
          <w:spacing w:val="76"/>
          <w:kern w:val="0"/>
          <w:sz w:val="16"/>
        </w:rPr>
        <w:t xml:space="preserve"> </w:t>
      </w:r>
      <w:r>
        <w:rPr>
          <w:rFonts w:eastAsia="Times New Roman" w:cs="Times New Roman"/>
          <w:bCs/>
          <w:color w:val="000000"/>
          <w:kern w:val="0"/>
          <w:sz w:val="16"/>
        </w:rPr>
        <w:t>“Programmer-friendly</w:t>
      </w:r>
      <w:r>
        <w:rPr>
          <w:rFonts w:eastAsia="Times New Roman" w:cs="Times New Roman"/>
          <w:bCs/>
          <w:color w:val="000000"/>
          <w:w w:val="97"/>
          <w:kern w:val="0"/>
          <w:sz w:val="16"/>
        </w:rPr>
        <w:t xml:space="preserve"> </w:t>
      </w:r>
      <w:r>
        <w:rPr>
          <w:rFonts w:eastAsia="Times New Roman" w:cs="Times New Roman"/>
          <w:bCs/>
          <w:color w:val="000000"/>
          <w:kern w:val="0"/>
          <w:sz w:val="16"/>
        </w:rPr>
        <w:t>Decompiled</w:t>
      </w:r>
      <w:r>
        <w:rPr>
          <w:rFonts w:eastAsia="Times New Roman" w:cs="Times New Roman"/>
          <w:bCs/>
          <w:color w:val="000000"/>
          <w:spacing w:val="14"/>
          <w:kern w:val="0"/>
          <w:sz w:val="16"/>
        </w:rPr>
        <w:t xml:space="preserve"> </w:t>
      </w:r>
      <w:r>
        <w:rPr>
          <w:rFonts w:eastAsia="Times New Roman" w:cs="Times New Roman"/>
          <w:bCs/>
          <w:color w:val="000000"/>
          <w:kern w:val="0"/>
          <w:sz w:val="16"/>
        </w:rPr>
        <w:t>Java”,</w:t>
      </w:r>
      <w:r>
        <w:rPr>
          <w:rFonts w:eastAsia="Times New Roman" w:cs="Times New Roman"/>
          <w:bCs/>
          <w:color w:val="000000"/>
          <w:spacing w:val="10"/>
          <w:kern w:val="0"/>
          <w:sz w:val="16"/>
        </w:rPr>
        <w:t xml:space="preserve"> </w:t>
      </w:r>
      <w:r>
        <w:rPr>
          <w:rFonts w:eastAsia="Times New Roman" w:cs="Times New Roman"/>
          <w:bCs/>
          <w:color w:val="000000"/>
          <w:kern w:val="0"/>
          <w:sz w:val="16"/>
        </w:rPr>
        <w:t>Program</w:t>
      </w:r>
      <w:r>
        <w:rPr>
          <w:rFonts w:eastAsia="Times New Roman" w:cs="Times New Roman"/>
          <w:bCs/>
          <w:color w:val="000000"/>
          <w:spacing w:val="10"/>
          <w:kern w:val="0"/>
          <w:sz w:val="16"/>
        </w:rPr>
        <w:t xml:space="preserve"> </w:t>
      </w:r>
      <w:r>
        <w:rPr>
          <w:rFonts w:eastAsia="Times New Roman" w:cs="Times New Roman"/>
          <w:bCs/>
          <w:color w:val="000000"/>
          <w:kern w:val="0"/>
          <w:sz w:val="16"/>
        </w:rPr>
        <w:t>Comprehension,</w:t>
      </w:r>
      <w:r>
        <w:rPr>
          <w:rFonts w:eastAsia="Times New Roman" w:cs="Times New Roman"/>
          <w:bCs/>
          <w:color w:val="000000"/>
          <w:spacing w:val="11"/>
          <w:kern w:val="0"/>
          <w:sz w:val="16"/>
        </w:rPr>
        <w:t xml:space="preserve"> </w:t>
      </w:r>
      <w:r>
        <w:rPr>
          <w:rFonts w:eastAsia="Times New Roman" w:cs="Times New Roman"/>
          <w:bCs/>
          <w:color w:val="000000"/>
          <w:kern w:val="0"/>
          <w:sz w:val="16"/>
        </w:rPr>
        <w:t>2006.</w:t>
      </w:r>
      <w:r>
        <w:rPr>
          <w:rFonts w:eastAsia="Times New Roman" w:cs="Times New Roman"/>
          <w:bCs/>
          <w:color w:val="000000"/>
          <w:spacing w:val="13"/>
          <w:kern w:val="0"/>
          <w:sz w:val="16"/>
        </w:rPr>
        <w:t xml:space="preserve"> </w:t>
      </w:r>
      <w:r>
        <w:rPr>
          <w:rFonts w:eastAsia="Times New Roman" w:cs="Times New Roman"/>
          <w:bCs/>
          <w:color w:val="000000"/>
          <w:kern w:val="0"/>
          <w:sz w:val="16"/>
        </w:rPr>
        <w:t>ICPC</w:t>
      </w:r>
      <w:r>
        <w:rPr>
          <w:rFonts w:eastAsia="Times New Roman" w:cs="Times New Roman"/>
          <w:bCs/>
          <w:color w:val="000000"/>
          <w:spacing w:val="9"/>
          <w:kern w:val="0"/>
          <w:sz w:val="16"/>
        </w:rPr>
        <w:t xml:space="preserve"> </w:t>
      </w:r>
      <w:r>
        <w:rPr>
          <w:rFonts w:eastAsia="Times New Roman" w:cs="Times New Roman"/>
          <w:bCs/>
          <w:color w:val="000000"/>
          <w:kern w:val="0"/>
          <w:sz w:val="16"/>
        </w:rPr>
        <w:t>2006.</w:t>
      </w:r>
      <w:r>
        <w:rPr>
          <w:rFonts w:eastAsia="Times New Roman" w:cs="Times New Roman"/>
          <w:bCs/>
          <w:color w:val="000000"/>
          <w:spacing w:val="11"/>
          <w:kern w:val="0"/>
          <w:sz w:val="16"/>
        </w:rPr>
        <w:t xml:space="preserve"> </w:t>
      </w:r>
      <w:r>
        <w:rPr>
          <w:rFonts w:eastAsia="Times New Roman" w:cs="Times New Roman"/>
          <w:bCs/>
          <w:color w:val="000000"/>
          <w:kern w:val="0"/>
          <w:sz w:val="16"/>
        </w:rPr>
        <w:t>14th IEEE</w:t>
      </w:r>
      <w:r>
        <w:rPr>
          <w:rFonts w:eastAsia="Times New Roman" w:cs="Times New Roman"/>
          <w:bCs/>
          <w:color w:val="000000"/>
          <w:spacing w:val="3"/>
          <w:kern w:val="0"/>
          <w:sz w:val="16"/>
        </w:rPr>
        <w:t xml:space="preserve"> </w:t>
      </w:r>
      <w:r>
        <w:rPr>
          <w:rFonts w:eastAsia="Times New Roman" w:cs="Times New Roman"/>
          <w:bCs/>
          <w:color w:val="000000"/>
          <w:kern w:val="0"/>
          <w:sz w:val="16"/>
        </w:rPr>
        <w:t>International</w:t>
      </w:r>
      <w:r>
        <w:rPr>
          <w:rFonts w:eastAsia="Times New Roman" w:cs="Times New Roman"/>
          <w:bCs/>
          <w:color w:val="000000"/>
          <w:w w:val="96"/>
          <w:kern w:val="0"/>
          <w:sz w:val="16"/>
        </w:rPr>
        <w:t xml:space="preserve"> </w:t>
      </w:r>
      <w:r>
        <w:rPr>
          <w:rFonts w:eastAsia="Times New Roman" w:cs="Times New Roman"/>
          <w:bCs/>
          <w:color w:val="000000"/>
          <w:kern w:val="0"/>
          <w:sz w:val="16"/>
        </w:rPr>
        <w:t>Conference.</w:t>
      </w:r>
      <w:r>
        <w:rPr>
          <w:rFonts w:eastAsia="Times New Roman" w:cs="Times New Roman"/>
          <w:bCs/>
          <w:color w:val="000000"/>
          <w:w w:val="96"/>
          <w:kern w:val="0"/>
          <w:sz w:val="16"/>
        </w:rPr>
        <w:t xml:space="preserve"> </w:t>
      </w:r>
      <w:r>
        <w:rPr>
          <w:rFonts w:eastAsia="Times New Roman" w:cs="Times New Roman"/>
          <w:bCs/>
          <w:color w:val="000000"/>
          <w:kern w:val="0"/>
          <w:sz w:val="16"/>
        </w:rPr>
        <w:t xml:space="preserve">14-16 </w:t>
      </w:r>
      <w:r>
        <w:rPr>
          <w:rFonts w:eastAsia="Times New Roman" w:cs="Times New Roman"/>
          <w:bCs/>
          <w:color w:val="000000"/>
          <w:spacing w:val="-3"/>
          <w:w w:val="105"/>
          <w:kern w:val="0"/>
          <w:sz w:val="16"/>
        </w:rPr>
        <w:t>June</w:t>
      </w:r>
      <w:r>
        <w:rPr>
          <w:rFonts w:eastAsia="Times New Roman" w:cs="Times New Roman"/>
          <w:bCs/>
          <w:color w:val="000000"/>
          <w:w w:val="96"/>
          <w:kern w:val="0"/>
          <w:sz w:val="16"/>
        </w:rPr>
        <w:t xml:space="preserve"> </w:t>
      </w:r>
      <w:r>
        <w:rPr>
          <w:rFonts w:eastAsia="Times New Roman" w:cs="Times New Roman"/>
          <w:bCs/>
          <w:color w:val="000000"/>
          <w:spacing w:val="-3"/>
          <w:w w:val="105"/>
          <w:kern w:val="0"/>
          <w:sz w:val="16"/>
        </w:rPr>
        <w:t>2006,</w:t>
      </w:r>
      <w:r>
        <w:rPr>
          <w:rFonts w:eastAsia="Times New Roman" w:cs="Times New Roman"/>
          <w:bCs/>
          <w:color w:val="000000"/>
          <w:w w:val="96"/>
          <w:kern w:val="0"/>
          <w:sz w:val="16"/>
        </w:rPr>
        <w:t xml:space="preserve"> </w:t>
      </w:r>
      <w:r>
        <w:rPr>
          <w:rFonts w:eastAsia="Times New Roman" w:cs="Times New Roman"/>
          <w:bCs/>
          <w:color w:val="000000"/>
          <w:w w:val="101"/>
          <w:kern w:val="0"/>
          <w:sz w:val="16"/>
        </w:rPr>
        <w:t>pp:</w:t>
      </w:r>
      <w:r>
        <w:rPr>
          <w:rFonts w:eastAsia="Times New Roman" w:cs="Times New Roman"/>
          <w:bCs/>
          <w:color w:val="000000"/>
          <w:w w:val="90"/>
          <w:kern w:val="0"/>
          <w:sz w:val="16"/>
        </w:rPr>
        <w:t xml:space="preserve"> </w:t>
      </w:r>
      <w:r>
        <w:rPr>
          <w:rFonts w:eastAsia="Times New Roman" w:cs="Times New Roman"/>
          <w:bCs/>
          <w:color w:val="000000"/>
          <w:spacing w:val="-1"/>
          <w:w w:val="102"/>
          <w:kern w:val="0"/>
          <w:sz w:val="16"/>
        </w:rPr>
        <w:t>327</w:t>
      </w:r>
      <w:r>
        <w:rPr>
          <w:rFonts w:eastAsia="Times New Roman" w:cs="Times New Roman"/>
          <w:bCs/>
          <w:color w:val="000000"/>
          <w:w w:val="98"/>
          <w:kern w:val="0"/>
          <w:sz w:val="16"/>
        </w:rPr>
        <w:t xml:space="preserve"> </w:t>
      </w:r>
      <w:r>
        <w:rPr>
          <w:rFonts w:eastAsia="Times New Roman" w:cs="Times New Roman"/>
          <w:bCs/>
          <w:color w:val="000000"/>
          <w:kern w:val="0"/>
          <w:sz w:val="16"/>
        </w:rPr>
        <w:t>–</w:t>
      </w:r>
      <w:r>
        <w:rPr>
          <w:rFonts w:eastAsia="Times New Roman" w:cs="Times New Roman"/>
          <w:bCs/>
          <w:color w:val="000000"/>
          <w:w w:val="98"/>
          <w:kern w:val="0"/>
          <w:sz w:val="16"/>
        </w:rPr>
        <w:t xml:space="preserve"> </w:t>
      </w:r>
      <w:r>
        <w:rPr>
          <w:rFonts w:eastAsia="Times New Roman" w:cs="Times New Roman"/>
          <w:bCs/>
          <w:color w:val="000000"/>
          <w:kern w:val="0"/>
          <w:sz w:val="16"/>
        </w:rPr>
        <w:t>336.</w:t>
      </w:r>
    </w:p>
    <w:p w14:paraId="3DBAA174" w14:textId="77777777" w:rsidR="00D171D9" w:rsidRDefault="00D171D9" w:rsidP="00D171D9">
      <w:pPr>
        <w:autoSpaceDE w:val="0"/>
        <w:autoSpaceDN w:val="0"/>
        <w:spacing w:line="55" w:lineRule="exact"/>
        <w:ind w:firstLine="480"/>
      </w:pPr>
    </w:p>
    <w:p w14:paraId="21B59EFB" w14:textId="3ADC59A1" w:rsidR="00D171D9" w:rsidRDefault="00D171D9" w:rsidP="001647A8">
      <w:pPr>
        <w:pStyle w:val="a8"/>
        <w:ind w:firstLineChars="0" w:firstLine="0"/>
      </w:pPr>
      <w:r>
        <w:rPr>
          <w:rFonts w:eastAsia="Times New Roman"/>
          <w:bCs/>
          <w:color w:val="000000"/>
          <w:spacing w:val="-2"/>
          <w:w w:val="104"/>
          <w:kern w:val="0"/>
          <w:sz w:val="16"/>
        </w:rPr>
        <w:t>[4]</w:t>
      </w:r>
      <w:r>
        <w:rPr>
          <w:rFonts w:eastAsia="Times New Roman"/>
          <w:bCs/>
          <w:color w:val="000000"/>
          <w:spacing w:val="131"/>
          <w:kern w:val="0"/>
          <w:sz w:val="16"/>
        </w:rPr>
        <w:t xml:space="preserve"> </w:t>
      </w:r>
      <w:r>
        <w:rPr>
          <w:rFonts w:eastAsia="Times New Roman"/>
          <w:bCs/>
          <w:color w:val="000000"/>
          <w:w w:val="101"/>
          <w:kern w:val="0"/>
          <w:sz w:val="16"/>
        </w:rPr>
        <w:t>John</w:t>
      </w:r>
      <w:r>
        <w:rPr>
          <w:rFonts w:eastAsia="Times New Roman"/>
          <w:bCs/>
          <w:color w:val="000000"/>
          <w:spacing w:val="44"/>
          <w:kern w:val="0"/>
          <w:sz w:val="16"/>
        </w:rPr>
        <w:t xml:space="preserve"> </w:t>
      </w:r>
      <w:r>
        <w:rPr>
          <w:rFonts w:eastAsia="Times New Roman"/>
          <w:bCs/>
          <w:color w:val="000000"/>
          <w:kern w:val="0"/>
          <w:sz w:val="16"/>
        </w:rPr>
        <w:t>A.</w:t>
      </w:r>
      <w:r>
        <w:rPr>
          <w:rFonts w:eastAsia="Times New Roman"/>
          <w:bCs/>
          <w:color w:val="000000"/>
          <w:spacing w:val="45"/>
          <w:kern w:val="0"/>
          <w:sz w:val="16"/>
        </w:rPr>
        <w:t xml:space="preserve"> </w:t>
      </w:r>
      <w:r>
        <w:rPr>
          <w:rFonts w:eastAsia="Times New Roman"/>
          <w:bCs/>
          <w:color w:val="000000"/>
          <w:kern w:val="0"/>
          <w:sz w:val="16"/>
        </w:rPr>
        <w:t>Adam,</w:t>
      </w:r>
      <w:r>
        <w:rPr>
          <w:rFonts w:eastAsia="Times New Roman"/>
          <w:bCs/>
          <w:color w:val="000000"/>
          <w:spacing w:val="45"/>
          <w:kern w:val="0"/>
          <w:sz w:val="16"/>
        </w:rPr>
        <w:t xml:space="preserve"> </w:t>
      </w:r>
      <w:r>
        <w:rPr>
          <w:rFonts w:eastAsia="Times New Roman"/>
          <w:bCs/>
          <w:color w:val="000000"/>
          <w:kern w:val="0"/>
          <w:sz w:val="16"/>
        </w:rPr>
        <w:t>“Threats</w:t>
      </w:r>
      <w:r>
        <w:rPr>
          <w:rFonts w:eastAsia="Times New Roman"/>
          <w:bCs/>
          <w:color w:val="000000"/>
          <w:spacing w:val="44"/>
          <w:kern w:val="0"/>
          <w:sz w:val="16"/>
        </w:rPr>
        <w:t xml:space="preserve"> </w:t>
      </w:r>
      <w:r>
        <w:rPr>
          <w:rFonts w:eastAsia="Times New Roman"/>
          <w:bCs/>
          <w:color w:val="000000"/>
          <w:spacing w:val="-1"/>
          <w:w w:val="102"/>
          <w:kern w:val="0"/>
          <w:sz w:val="16"/>
        </w:rPr>
        <w:t>and</w:t>
      </w:r>
      <w:r>
        <w:rPr>
          <w:rFonts w:eastAsia="Times New Roman"/>
          <w:bCs/>
          <w:color w:val="000000"/>
          <w:spacing w:val="45"/>
          <w:kern w:val="0"/>
          <w:sz w:val="16"/>
        </w:rPr>
        <w:t xml:space="preserve"> </w:t>
      </w:r>
      <w:r>
        <w:rPr>
          <w:rFonts w:eastAsia="Times New Roman"/>
          <w:bCs/>
          <w:color w:val="000000"/>
          <w:kern w:val="0"/>
          <w:sz w:val="16"/>
        </w:rPr>
        <w:t>countermeasures</w:t>
      </w:r>
      <w:r>
        <w:rPr>
          <w:rFonts w:eastAsia="Times New Roman"/>
          <w:bCs/>
          <w:color w:val="000000"/>
          <w:spacing w:val="-1"/>
          <w:kern w:val="0"/>
          <w:sz w:val="16"/>
        </w:rPr>
        <w:t>”,</w:t>
      </w:r>
      <w:r>
        <w:rPr>
          <w:rFonts w:eastAsia="Times New Roman"/>
          <w:bCs/>
          <w:color w:val="000000"/>
          <w:spacing w:val="47"/>
          <w:kern w:val="0"/>
          <w:sz w:val="16"/>
        </w:rPr>
        <w:t xml:space="preserve"> </w:t>
      </w:r>
      <w:r>
        <w:rPr>
          <w:rFonts w:eastAsia="Times New Roman"/>
          <w:bCs/>
          <w:color w:val="000000"/>
          <w:kern w:val="0"/>
          <w:sz w:val="16"/>
        </w:rPr>
        <w:t>IEEE</w:t>
      </w:r>
      <w:r>
        <w:rPr>
          <w:rFonts w:eastAsia="Times New Roman"/>
          <w:bCs/>
          <w:color w:val="000000"/>
          <w:spacing w:val="43"/>
          <w:kern w:val="0"/>
          <w:sz w:val="16"/>
        </w:rPr>
        <w:t xml:space="preserve"> </w:t>
      </w:r>
      <w:r>
        <w:rPr>
          <w:rFonts w:eastAsia="Times New Roman"/>
          <w:bCs/>
          <w:color w:val="000000"/>
          <w:kern w:val="0"/>
          <w:sz w:val="16"/>
        </w:rPr>
        <w:t>Press,</w:t>
      </w:r>
      <w:r>
        <w:rPr>
          <w:rFonts w:eastAsia="Times New Roman"/>
          <w:bCs/>
          <w:color w:val="000000"/>
          <w:spacing w:val="43"/>
          <w:kern w:val="0"/>
          <w:sz w:val="16"/>
        </w:rPr>
        <w:t xml:space="preserve"> </w:t>
      </w:r>
      <w:r>
        <w:rPr>
          <w:rFonts w:eastAsia="Times New Roman"/>
          <w:bCs/>
          <w:color w:val="000000"/>
          <w:w w:val="101"/>
          <w:kern w:val="0"/>
          <w:sz w:val="16"/>
        </w:rPr>
        <w:t>445</w:t>
      </w:r>
      <w:r>
        <w:rPr>
          <w:rFonts w:eastAsia="Times New Roman"/>
          <w:bCs/>
          <w:color w:val="000000"/>
          <w:w w:val="99"/>
          <w:kern w:val="0"/>
          <w:sz w:val="16"/>
        </w:rPr>
        <w:t xml:space="preserve"> </w:t>
      </w:r>
      <w:r>
        <w:rPr>
          <w:rFonts w:eastAsia="Times New Roman"/>
          <w:bCs/>
          <w:color w:val="000000"/>
          <w:kern w:val="0"/>
          <w:sz w:val="16"/>
        </w:rPr>
        <w:t>Hoes Lane</w:t>
      </w:r>
      <w:r>
        <w:rPr>
          <w:rFonts w:eastAsia="Times New Roman"/>
          <w:bCs/>
          <w:color w:val="000000"/>
          <w:w w:val="96"/>
          <w:kern w:val="0"/>
          <w:sz w:val="16"/>
        </w:rPr>
        <w:t xml:space="preserve"> </w:t>
      </w:r>
      <w:r>
        <w:rPr>
          <w:rFonts w:eastAsia="Times New Roman"/>
          <w:bCs/>
          <w:color w:val="000000"/>
          <w:kern w:val="0"/>
          <w:sz w:val="16"/>
        </w:rPr>
        <w:t xml:space="preserve">PO </w:t>
      </w:r>
      <w:r>
        <w:rPr>
          <w:rFonts w:eastAsia="Times New Roman"/>
          <w:bCs/>
          <w:color w:val="000000"/>
          <w:spacing w:val="-3"/>
          <w:w w:val="104"/>
          <w:kern w:val="0"/>
          <w:sz w:val="16"/>
        </w:rPr>
        <w:t>Box</w:t>
      </w:r>
      <w:r>
        <w:rPr>
          <w:rFonts w:eastAsia="Times New Roman"/>
          <w:bCs/>
          <w:color w:val="000000"/>
          <w:w w:val="99"/>
          <w:kern w:val="0"/>
          <w:sz w:val="16"/>
        </w:rPr>
        <w:t xml:space="preserve"> </w:t>
      </w:r>
      <w:r>
        <w:rPr>
          <w:rFonts w:eastAsia="Times New Roman"/>
          <w:bCs/>
          <w:color w:val="000000"/>
          <w:spacing w:val="-1"/>
          <w:w w:val="102"/>
          <w:kern w:val="0"/>
          <w:sz w:val="16"/>
        </w:rPr>
        <w:t>1331</w:t>
      </w:r>
      <w:r>
        <w:rPr>
          <w:rFonts w:eastAsia="Times New Roman"/>
          <w:bCs/>
          <w:color w:val="000000"/>
          <w:w w:val="97"/>
          <w:kern w:val="0"/>
          <w:sz w:val="16"/>
        </w:rPr>
        <w:t xml:space="preserve"> </w:t>
      </w:r>
      <w:r>
        <w:rPr>
          <w:rFonts w:eastAsia="Times New Roman"/>
          <w:bCs/>
          <w:color w:val="000000"/>
          <w:kern w:val="0"/>
          <w:sz w:val="16"/>
        </w:rPr>
        <w:t>Piscataway,</w:t>
      </w:r>
      <w:r>
        <w:rPr>
          <w:rFonts w:eastAsia="Times New Roman"/>
          <w:bCs/>
          <w:color w:val="000000"/>
          <w:spacing w:val="1"/>
          <w:kern w:val="0"/>
          <w:sz w:val="16"/>
        </w:rPr>
        <w:t xml:space="preserve"> </w:t>
      </w:r>
      <w:r>
        <w:rPr>
          <w:rFonts w:eastAsia="Times New Roman"/>
          <w:bCs/>
          <w:color w:val="000000"/>
          <w:kern w:val="0"/>
          <w:sz w:val="16"/>
        </w:rPr>
        <w:t>NJ</w:t>
      </w:r>
      <w:r>
        <w:rPr>
          <w:rFonts w:eastAsia="Times New Roman"/>
          <w:bCs/>
          <w:color w:val="000000"/>
          <w:spacing w:val="1"/>
          <w:kern w:val="0"/>
          <w:sz w:val="16"/>
        </w:rPr>
        <w:t xml:space="preserve"> </w:t>
      </w:r>
      <w:r>
        <w:rPr>
          <w:rFonts w:eastAsia="Times New Roman"/>
          <w:bCs/>
          <w:color w:val="000000"/>
          <w:kern w:val="0"/>
          <w:sz w:val="16"/>
        </w:rPr>
        <w:t>USA.</w:t>
      </w:r>
      <w:r>
        <w:rPr>
          <w:rFonts w:eastAsia="Times New Roman"/>
          <w:bCs/>
          <w:color w:val="000000"/>
          <w:w w:val="96"/>
          <w:kern w:val="0"/>
          <w:sz w:val="16"/>
        </w:rPr>
        <w:t xml:space="preserve"> </w:t>
      </w:r>
      <w:r>
        <w:rPr>
          <w:rFonts w:eastAsia="Times New Roman"/>
          <w:bCs/>
          <w:color w:val="000000"/>
          <w:spacing w:val="-1"/>
          <w:w w:val="102"/>
          <w:kern w:val="0"/>
          <w:sz w:val="16"/>
        </w:rPr>
        <w:t>1992,</w:t>
      </w:r>
      <w:r>
        <w:rPr>
          <w:rFonts w:eastAsia="Times New Roman"/>
          <w:bCs/>
          <w:color w:val="000000"/>
          <w:w w:val="97"/>
          <w:kern w:val="0"/>
          <w:sz w:val="16"/>
        </w:rPr>
        <w:t xml:space="preserve"> </w:t>
      </w:r>
      <w:r>
        <w:rPr>
          <w:rFonts w:eastAsia="Times New Roman"/>
          <w:bCs/>
          <w:color w:val="000000"/>
          <w:spacing w:val="1"/>
          <w:kern w:val="0"/>
          <w:sz w:val="16"/>
        </w:rPr>
        <w:t>pp:</w:t>
      </w:r>
      <w:r>
        <w:rPr>
          <w:rFonts w:eastAsia="Times New Roman"/>
          <w:bCs/>
          <w:color w:val="000000"/>
          <w:w w:val="91"/>
          <w:kern w:val="0"/>
          <w:sz w:val="16"/>
        </w:rPr>
        <w:t xml:space="preserve"> </w:t>
      </w:r>
      <w:r>
        <w:rPr>
          <w:rFonts w:eastAsia="Times New Roman"/>
          <w:bCs/>
          <w:color w:val="000000"/>
          <w:spacing w:val="1"/>
          <w:kern w:val="0"/>
          <w:sz w:val="16"/>
        </w:rPr>
        <w:t>21</w:t>
      </w:r>
      <w:r>
        <w:rPr>
          <w:rFonts w:eastAsia="Times New Roman"/>
          <w:bCs/>
          <w:color w:val="000000"/>
          <w:w w:val="97"/>
          <w:kern w:val="0"/>
          <w:sz w:val="16"/>
        </w:rPr>
        <w:t xml:space="preserve"> </w:t>
      </w:r>
      <w:r>
        <w:rPr>
          <w:rFonts w:eastAsia="Times New Roman"/>
          <w:bCs/>
          <w:color w:val="000000"/>
          <w:spacing w:val="-2"/>
          <w:w w:val="104"/>
          <w:kern w:val="0"/>
          <w:sz w:val="16"/>
        </w:rPr>
        <w:t>–</w:t>
      </w:r>
      <w:r>
        <w:rPr>
          <w:rFonts w:eastAsia="Times New Roman"/>
          <w:bCs/>
          <w:color w:val="000000"/>
          <w:w w:val="99"/>
          <w:kern w:val="0"/>
          <w:sz w:val="16"/>
        </w:rPr>
        <w:t xml:space="preserve"> </w:t>
      </w:r>
      <w:r>
        <w:rPr>
          <w:rFonts w:eastAsia="Times New Roman"/>
          <w:bCs/>
          <w:color w:val="000000"/>
          <w:kern w:val="0"/>
          <w:sz w:val="16"/>
        </w:rPr>
        <w:t>28</w:t>
      </w:r>
    </w:p>
    <w:p w14:paraId="32674AD5" w14:textId="77777777" w:rsidR="0044794C" w:rsidRDefault="0044794C" w:rsidP="001647A8">
      <w:pPr>
        <w:pStyle w:val="a8"/>
        <w:ind w:firstLineChars="0" w:firstLine="0"/>
        <w:sectPr w:rsidR="0044794C" w:rsidSect="00D171D9">
          <w:type w:val="continuous"/>
          <w:pgSz w:w="10431" w:h="14740"/>
          <w:pgMar w:top="1276" w:right="1020" w:bottom="1276" w:left="1020" w:header="851" w:footer="850" w:gutter="0"/>
          <w:pgNumType w:fmt="numberInDash"/>
          <w:cols w:num="2" w:space="241"/>
          <w:docGrid w:type="lines" w:linePitch="312"/>
        </w:sectPr>
      </w:pPr>
    </w:p>
    <w:p w14:paraId="4F120722" w14:textId="0DBDED11" w:rsidR="00D171D9" w:rsidRPr="007B642B" w:rsidRDefault="00D171D9" w:rsidP="007B642B">
      <w:pPr>
        <w:ind w:firstLine="420"/>
        <w:rPr>
          <w:rFonts w:eastAsia="宋体" w:cs="Times New Roman"/>
          <w:sz w:val="21"/>
        </w:rPr>
        <w:sectPr w:rsidR="00D171D9" w:rsidRPr="007B642B" w:rsidSect="00384790">
          <w:type w:val="continuous"/>
          <w:pgSz w:w="10431" w:h="14740"/>
          <w:pgMar w:top="1276" w:right="1020" w:bottom="1276" w:left="1020" w:header="851" w:footer="850" w:gutter="0"/>
          <w:pgNumType w:fmt="numberInDash"/>
          <w:cols w:space="241"/>
          <w:docGrid w:type="lines" w:linePitch="312"/>
        </w:sectPr>
      </w:pPr>
    </w:p>
    <w:p w14:paraId="085A9FAD" w14:textId="77777777" w:rsidR="003A691E" w:rsidRPr="003A691E" w:rsidRDefault="003A691E" w:rsidP="0044794C">
      <w:pPr>
        <w:ind w:firstLine="480"/>
      </w:pPr>
    </w:p>
    <w:sectPr w:rsidR="003A691E" w:rsidRPr="003A691E" w:rsidSect="007B642B">
      <w:pgSz w:w="10433" w:h="14742"/>
      <w:pgMar w:top="1440" w:right="1797" w:bottom="1440" w:left="1797" w:header="851" w:footer="992" w:gutter="0"/>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Jim" w:date="2019-05-03T23:53:00Z" w:initials="J">
    <w:p w14:paraId="78AD8EFC" w14:textId="449A83DB" w:rsidR="00FA032A" w:rsidRDefault="00FA032A">
      <w:pPr>
        <w:pStyle w:val="a7"/>
      </w:pPr>
      <w:r>
        <w:rPr>
          <w:rStyle w:val="a5"/>
        </w:rPr>
        <w:annotationRef/>
      </w:r>
      <w:r>
        <w:rPr>
          <w:rFonts w:hint="eastAsia"/>
        </w:rPr>
        <w:t>所有</w:t>
      </w:r>
      <w:r>
        <w:t>标点要用全角，</w:t>
      </w:r>
      <w:r>
        <w:rPr>
          <w:rFonts w:hint="eastAsia"/>
        </w:rPr>
        <w:t>包括</w:t>
      </w:r>
      <w:r>
        <w:t>逗号、</w:t>
      </w:r>
      <w:r>
        <w:rPr>
          <w:rFonts w:hint="eastAsia"/>
        </w:rPr>
        <w:t>分号</w:t>
      </w:r>
      <w:r>
        <w:t>、句号、引号等。</w:t>
      </w:r>
    </w:p>
  </w:comment>
  <w:comment w:id="14" w:author="Jim" w:date="2019-05-04T00:12:00Z" w:initials="J">
    <w:p w14:paraId="6AA1EC39" w14:textId="25C02F15" w:rsidR="00FA032A" w:rsidRDefault="00FA032A">
      <w:pPr>
        <w:pStyle w:val="a7"/>
      </w:pPr>
      <w:r>
        <w:rPr>
          <w:rStyle w:val="a5"/>
        </w:rPr>
        <w:annotationRef/>
      </w:r>
      <w:r>
        <w:rPr>
          <w:rFonts w:hint="eastAsia"/>
        </w:rPr>
        <w:t>字体</w:t>
      </w:r>
      <w:r>
        <w:t>大小不对，</w:t>
      </w:r>
      <w:r>
        <w:rPr>
          <w:rFonts w:hint="eastAsia"/>
        </w:rPr>
        <w:t>行间距</w:t>
      </w:r>
      <w:r>
        <w:t>不对，后面</w:t>
      </w:r>
      <w:r>
        <w:rPr>
          <w:rFonts w:hint="eastAsia"/>
        </w:rPr>
        <w:t>不再</w:t>
      </w:r>
      <w:r>
        <w:t>赘述。</w:t>
      </w:r>
    </w:p>
  </w:comment>
  <w:comment w:id="32" w:author="Jim" w:date="2019-05-04T00:13:00Z" w:initials="J">
    <w:p w14:paraId="22AD716D" w14:textId="3E385684" w:rsidR="00FA032A" w:rsidRDefault="00FA032A">
      <w:pPr>
        <w:pStyle w:val="a7"/>
      </w:pPr>
      <w:r>
        <w:rPr>
          <w:rStyle w:val="a5"/>
        </w:rPr>
        <w:annotationRef/>
      </w:r>
      <w:r>
        <w:rPr>
          <w:rFonts w:hint="eastAsia"/>
        </w:rPr>
        <w:t>行间距</w:t>
      </w:r>
      <w:r>
        <w:t>不对</w:t>
      </w:r>
    </w:p>
  </w:comment>
  <w:comment w:id="69" w:author="Jim" w:date="2019-05-04T00:20:00Z" w:initials="J">
    <w:p w14:paraId="7562AA96" w14:textId="703DB3FE" w:rsidR="00FA032A" w:rsidRDefault="00FA032A">
      <w:pPr>
        <w:pStyle w:val="a7"/>
      </w:pPr>
      <w:r>
        <w:rPr>
          <w:rStyle w:val="a5"/>
        </w:rPr>
        <w:annotationRef/>
      </w:r>
      <w:r>
        <w:rPr>
          <w:rFonts w:hint="eastAsia"/>
        </w:rPr>
        <w:t>一定</w:t>
      </w:r>
      <w:r>
        <w:t>要仔细检查，通过</w:t>
      </w:r>
      <w:r>
        <w:t>Word</w:t>
      </w:r>
      <w:r>
        <w:t>的</w:t>
      </w:r>
      <w:r>
        <w:rPr>
          <w:rFonts w:hint="eastAsia"/>
        </w:rPr>
        <w:t>查找</w:t>
      </w:r>
      <w:r>
        <w:t>和替换功能，找到相关问题。首字母</w:t>
      </w:r>
      <w:r>
        <w:rPr>
          <w:rFonts w:hint="eastAsia"/>
        </w:rPr>
        <w:t>应该</w:t>
      </w:r>
      <w:r>
        <w:t>大写。</w:t>
      </w:r>
    </w:p>
  </w:comment>
  <w:comment w:id="74" w:author="dadi" w:date="2019-04-28T22:53:00Z" w:initials="d">
    <w:p w14:paraId="525912BA" w14:textId="3DE6B928" w:rsidR="00FA032A" w:rsidRDefault="00FA032A" w:rsidP="0056616B">
      <w:pPr>
        <w:pStyle w:val="a7"/>
      </w:pPr>
      <w:r>
        <w:rPr>
          <w:rStyle w:val="a5"/>
        </w:rPr>
        <w:annotationRef/>
      </w:r>
      <w:r>
        <w:rPr>
          <w:rFonts w:hint="eastAsia"/>
        </w:rPr>
        <w:t>？</w:t>
      </w:r>
      <w:r>
        <w:t>？</w:t>
      </w:r>
      <w:r>
        <w:rPr>
          <w:rFonts w:hint="eastAsia"/>
        </w:rPr>
        <w:t>确定</w:t>
      </w:r>
      <w:proofErr w:type="gramStart"/>
      <w:r>
        <w:t>》</w:t>
      </w:r>
      <w:proofErr w:type="gramEnd"/>
      <w:r>
        <w:t>？？有</w:t>
      </w:r>
    </w:p>
  </w:comment>
  <w:comment w:id="103" w:author="Jim" w:date="2019-05-04T00:25:00Z" w:initials="J">
    <w:p w14:paraId="5AE52EA0" w14:textId="33680E04" w:rsidR="00FA032A" w:rsidRDefault="00FA032A">
      <w:pPr>
        <w:pStyle w:val="a7"/>
      </w:pPr>
      <w:r>
        <w:rPr>
          <w:rStyle w:val="a5"/>
        </w:rPr>
        <w:annotationRef/>
      </w:r>
      <w:r>
        <w:rPr>
          <w:rFonts w:hint="eastAsia"/>
        </w:rPr>
        <w:t>学会</w:t>
      </w:r>
      <w:r>
        <w:t>使用小标题</w:t>
      </w:r>
    </w:p>
  </w:comment>
  <w:comment w:id="110" w:author="dadi" w:date="2019-04-28T23:17:00Z" w:initials="d">
    <w:p w14:paraId="7D0DE4B9" w14:textId="3B33F328" w:rsidR="00FA032A" w:rsidRDefault="00FA032A">
      <w:pPr>
        <w:pStyle w:val="a7"/>
      </w:pPr>
      <w:r>
        <w:rPr>
          <w:rStyle w:val="a5"/>
        </w:rPr>
        <w:annotationRef/>
      </w:r>
      <w:r>
        <w:rPr>
          <w:rFonts w:hint="eastAsia"/>
        </w:rPr>
        <w:t>太简单</w:t>
      </w:r>
      <w:r>
        <w:t>了</w:t>
      </w:r>
      <w:r>
        <w:rPr>
          <w:rFonts w:hint="eastAsia"/>
        </w:rPr>
        <w:t>，</w:t>
      </w:r>
      <w:r>
        <w:t>参考</w:t>
      </w:r>
      <w:proofErr w:type="gramStart"/>
      <w:r>
        <w:t>下瑞数</w:t>
      </w:r>
      <w:proofErr w:type="gramEnd"/>
      <w:r>
        <w:t>的？</w:t>
      </w:r>
    </w:p>
    <w:p w14:paraId="39EE8074" w14:textId="7ABC8A23" w:rsidR="00FA032A" w:rsidRDefault="00FA032A">
      <w:pPr>
        <w:pStyle w:val="a7"/>
      </w:pPr>
      <w:r>
        <w:rPr>
          <w:rFonts w:hint="eastAsia"/>
        </w:rPr>
        <w:t>没做</w:t>
      </w:r>
      <w:r>
        <w:t>修改？</w:t>
      </w:r>
    </w:p>
  </w:comment>
  <w:comment w:id="115" w:author="Jim" w:date="2019-05-04T00:27:00Z" w:initials="J">
    <w:p w14:paraId="40F5E702" w14:textId="3BB4A388" w:rsidR="00FA032A" w:rsidRDefault="00FA032A">
      <w:pPr>
        <w:pStyle w:val="a7"/>
      </w:pPr>
      <w:r>
        <w:rPr>
          <w:rStyle w:val="a5"/>
        </w:rPr>
        <w:annotationRef/>
      </w:r>
      <w:r>
        <w:rPr>
          <w:rFonts w:hint="eastAsia"/>
        </w:rPr>
        <w:t>一句话</w:t>
      </w:r>
      <w:r>
        <w:t>？？</w:t>
      </w:r>
      <w:r>
        <w:rPr>
          <w:rFonts w:hint="eastAsia"/>
        </w:rPr>
        <w:t>太短</w:t>
      </w:r>
      <w:r>
        <w:t>了。</w:t>
      </w:r>
      <w:r>
        <w:rPr>
          <w:rFonts w:hint="eastAsia"/>
        </w:rPr>
        <w:t>需要</w:t>
      </w:r>
      <w:r>
        <w:t>把代码混淆模块的相关功能描述出来。</w:t>
      </w:r>
    </w:p>
    <w:p w14:paraId="45171CC8" w14:textId="77777777" w:rsidR="00FA032A" w:rsidRDefault="00FA032A">
      <w:pPr>
        <w:pStyle w:val="a7"/>
      </w:pPr>
    </w:p>
    <w:p w14:paraId="5A388816" w14:textId="34ABFD09" w:rsidR="00FA032A" w:rsidRDefault="00FA032A">
      <w:pPr>
        <w:pStyle w:val="a7"/>
      </w:pPr>
      <w:r>
        <w:rPr>
          <w:rFonts w:hint="eastAsia"/>
        </w:rPr>
        <w:t>格式</w:t>
      </w:r>
      <w:r>
        <w:t>不对</w:t>
      </w:r>
    </w:p>
  </w:comment>
  <w:comment w:id="116" w:author="Jim" w:date="2019-05-04T00:28:00Z" w:initials="J">
    <w:p w14:paraId="4D968906" w14:textId="533A1B90" w:rsidR="00FA032A" w:rsidRDefault="00FA032A">
      <w:pPr>
        <w:pStyle w:val="a7"/>
      </w:pPr>
      <w:r>
        <w:rPr>
          <w:rStyle w:val="a5"/>
        </w:rPr>
        <w:annotationRef/>
      </w:r>
      <w:r>
        <w:rPr>
          <w:rFonts w:hint="eastAsia"/>
        </w:rPr>
        <w:t>这是</w:t>
      </w:r>
      <w:r>
        <w:t>什么模块，名字</w:t>
      </w:r>
      <w:proofErr w:type="gramStart"/>
      <w:r>
        <w:t>叫系统</w:t>
      </w:r>
      <w:proofErr w:type="gramEnd"/>
      <w:r>
        <w:t>流程？</w:t>
      </w:r>
    </w:p>
  </w:comment>
  <w:comment w:id="117" w:author="Jim" w:date="2019-05-04T00:28:00Z" w:initials="J">
    <w:p w14:paraId="77405307" w14:textId="31A1ADB1" w:rsidR="00FA032A" w:rsidRDefault="00FA032A">
      <w:pPr>
        <w:pStyle w:val="a7"/>
      </w:pPr>
      <w:r>
        <w:rPr>
          <w:rStyle w:val="a5"/>
        </w:rPr>
        <w:annotationRef/>
      </w:r>
      <w:r>
        <w:rPr>
          <w:rFonts w:hint="eastAsia"/>
        </w:rPr>
        <w:t>段落</w:t>
      </w:r>
      <w:r>
        <w:t>格式不对，行间距。</w:t>
      </w:r>
    </w:p>
  </w:comment>
  <w:comment w:id="118" w:author="Jim" w:date="2019-05-04T00:29:00Z" w:initials="J">
    <w:p w14:paraId="11357E2B" w14:textId="12B9D56C" w:rsidR="00FA032A" w:rsidRDefault="00FA032A">
      <w:pPr>
        <w:pStyle w:val="a7"/>
      </w:pPr>
      <w:r>
        <w:rPr>
          <w:rStyle w:val="a5"/>
        </w:rPr>
        <w:annotationRef/>
      </w:r>
      <w:r>
        <w:rPr>
          <w:rFonts w:hint="eastAsia"/>
        </w:rPr>
        <w:t>固定</w:t>
      </w:r>
      <w:r>
        <w:t>行间距</w:t>
      </w:r>
      <w:r>
        <w:rPr>
          <w:rFonts w:hint="eastAsia"/>
        </w:rPr>
        <w:t>20</w:t>
      </w:r>
      <w:r>
        <w:rPr>
          <w:rFonts w:hint="eastAsia"/>
        </w:rPr>
        <w:t>磅，</w:t>
      </w:r>
      <w:r>
        <w:t>是论文的所有表格都要按照这个标准。</w:t>
      </w:r>
    </w:p>
  </w:comment>
  <w:comment w:id="140" w:author="Jim" w:date="2019-05-04T00:30:00Z" w:initials="J">
    <w:p w14:paraId="10774734" w14:textId="28EB7301" w:rsidR="00FA032A" w:rsidRDefault="00FA032A">
      <w:pPr>
        <w:pStyle w:val="a7"/>
      </w:pPr>
      <w:r>
        <w:rPr>
          <w:rStyle w:val="a5"/>
        </w:rPr>
        <w:annotationRef/>
      </w:r>
      <w:r>
        <w:rPr>
          <w:rFonts w:hint="eastAsia"/>
        </w:rPr>
        <w:t>字体</w:t>
      </w:r>
      <w:r>
        <w:t>大小，行间距不对。</w:t>
      </w:r>
    </w:p>
    <w:p w14:paraId="6BA7A555" w14:textId="77777777" w:rsidR="00FA032A" w:rsidRDefault="00FA032A">
      <w:pPr>
        <w:pStyle w:val="a7"/>
      </w:pPr>
    </w:p>
    <w:p w14:paraId="197EA205" w14:textId="12561CFF" w:rsidR="00FA032A" w:rsidRDefault="00FA032A">
      <w:pPr>
        <w:pStyle w:val="a7"/>
      </w:pPr>
      <w:r>
        <w:rPr>
          <w:rFonts w:hint="eastAsia"/>
        </w:rPr>
        <w:t>注意</w:t>
      </w:r>
      <w:r>
        <w:t>：后面的内容，请你自己仔细查看格式，老师不再赘述</w:t>
      </w:r>
      <w:r>
        <w:rPr>
          <w:rFonts w:hint="eastAsia"/>
        </w:rPr>
        <w:t>字体</w:t>
      </w:r>
      <w:r>
        <w:t>大小不一致的问题</w:t>
      </w:r>
      <w:r>
        <w:rPr>
          <w:rFonts w:hint="eastAsia"/>
        </w:rPr>
        <w:t>（虽然</w:t>
      </w:r>
      <w:r>
        <w:t>后面存在很多地方类似的问题</w:t>
      </w:r>
      <w:r>
        <w:rPr>
          <w:rFonts w:hint="eastAsia"/>
        </w:rPr>
        <w:t>），</w:t>
      </w:r>
      <w:r>
        <w:t>包括行间距的</w:t>
      </w:r>
      <w:r>
        <w:rPr>
          <w:rFonts w:hint="eastAsia"/>
        </w:rPr>
        <w:t>问题</w:t>
      </w:r>
      <w:r>
        <w:t>。</w:t>
      </w:r>
    </w:p>
    <w:p w14:paraId="0CA30C27" w14:textId="77777777" w:rsidR="00FA032A" w:rsidRDefault="00FA032A">
      <w:pPr>
        <w:pStyle w:val="a7"/>
      </w:pPr>
    </w:p>
    <w:p w14:paraId="6615D968" w14:textId="0B25B8A1" w:rsidR="00FA032A" w:rsidRPr="009767CF" w:rsidRDefault="00FA032A">
      <w:pPr>
        <w:pStyle w:val="a7"/>
      </w:pPr>
      <w:r>
        <w:rPr>
          <w:rFonts w:hint="eastAsia"/>
        </w:rPr>
        <w:t>一定</w:t>
      </w:r>
      <w:r>
        <w:t>重视格式的基本问题。仔细</w:t>
      </w:r>
      <w:r>
        <w:rPr>
          <w:rFonts w:hint="eastAsia"/>
        </w:rPr>
        <w:t>检查</w:t>
      </w:r>
    </w:p>
  </w:comment>
  <w:comment w:id="150" w:author="dadi" w:date="2019-04-28T23:06:00Z" w:initials="d">
    <w:p w14:paraId="625E17F2" w14:textId="29FDA143" w:rsidR="00FA032A" w:rsidRDefault="00FA032A">
      <w:pPr>
        <w:pStyle w:val="a7"/>
      </w:pPr>
      <w:r>
        <w:rPr>
          <w:rStyle w:val="a5"/>
        </w:rPr>
        <w:annotationRef/>
      </w:r>
      <w:r>
        <w:rPr>
          <w:rFonts w:hint="eastAsia"/>
        </w:rPr>
        <w:t>图片</w:t>
      </w:r>
      <w:r>
        <w:t>太大。</w:t>
      </w:r>
    </w:p>
  </w:comment>
  <w:comment w:id="151" w:author="Jim" w:date="2019-05-04T00:32:00Z" w:initials="J">
    <w:p w14:paraId="3159B15E" w14:textId="7026CDE5" w:rsidR="00FA032A" w:rsidRDefault="00FA032A">
      <w:pPr>
        <w:pStyle w:val="a7"/>
      </w:pPr>
      <w:r>
        <w:rPr>
          <w:rStyle w:val="a5"/>
        </w:rPr>
        <w:annotationRef/>
      </w:r>
      <w:r>
        <w:rPr>
          <w:rFonts w:hint="eastAsia"/>
        </w:rPr>
        <w:t>大量</w:t>
      </w:r>
      <w:r>
        <w:t>出现</w:t>
      </w:r>
      <w:r>
        <w:rPr>
          <w:rFonts w:hint="eastAsia"/>
        </w:rPr>
        <w:t>5</w:t>
      </w:r>
      <w:r>
        <w:rPr>
          <w:rFonts w:hint="eastAsia"/>
        </w:rPr>
        <w:t>号正文</w:t>
      </w:r>
      <w:r>
        <w:t>字体。</w:t>
      </w:r>
    </w:p>
  </w:comment>
  <w:comment w:id="152" w:author="dadi" w:date="2019-04-28T23:06:00Z" w:initials="d">
    <w:p w14:paraId="556CEAD5" w14:textId="0456A91C" w:rsidR="00FA032A" w:rsidRDefault="00FA032A">
      <w:pPr>
        <w:pStyle w:val="a7"/>
      </w:pPr>
      <w:r>
        <w:rPr>
          <w:rStyle w:val="a5"/>
        </w:rPr>
        <w:annotationRef/>
      </w:r>
      <w:r>
        <w:rPr>
          <w:rFonts w:hint="eastAsia"/>
        </w:rPr>
        <w:t>论文</w:t>
      </w:r>
      <w:r>
        <w:t>中的每一</w:t>
      </w:r>
      <w:r>
        <w:rPr>
          <w:rFonts w:hint="eastAsia"/>
        </w:rPr>
        <w:t>张</w:t>
      </w:r>
      <w:r>
        <w:t>图都需要</w:t>
      </w:r>
      <w:r>
        <w:rPr>
          <w:rFonts w:hint="eastAsia"/>
        </w:rPr>
        <w:t>在</w:t>
      </w:r>
      <w:r>
        <w:t>正文中引用并说明。</w:t>
      </w:r>
    </w:p>
  </w:comment>
  <w:comment w:id="172" w:author="Jim" w:date="2019-05-04T00:35:00Z" w:initials="J">
    <w:p w14:paraId="2780B92A" w14:textId="1E67AAF1" w:rsidR="00FA032A" w:rsidRDefault="00FA032A">
      <w:pPr>
        <w:pStyle w:val="a7"/>
      </w:pPr>
      <w:r>
        <w:rPr>
          <w:rStyle w:val="a5"/>
        </w:rPr>
        <w:annotationRef/>
      </w:r>
      <w:r>
        <w:rPr>
          <w:rFonts w:hint="eastAsia"/>
        </w:rPr>
        <w:t>下面</w:t>
      </w:r>
      <w:r>
        <w:t>表格都按照调整，</w:t>
      </w:r>
      <w:r>
        <w:rPr>
          <w:rFonts w:hint="eastAsia"/>
        </w:rPr>
        <w:t>1</w:t>
      </w:r>
      <w:r>
        <w:rPr>
          <w:rFonts w:hint="eastAsia"/>
        </w:rPr>
        <w:t>、</w:t>
      </w:r>
      <w:r>
        <w:t>字体为</w:t>
      </w:r>
      <w:r>
        <w:rPr>
          <w:rFonts w:hint="eastAsia"/>
        </w:rPr>
        <w:t>5</w:t>
      </w:r>
      <w:r>
        <w:rPr>
          <w:rFonts w:hint="eastAsia"/>
        </w:rPr>
        <w:t>号</w:t>
      </w:r>
      <w:r>
        <w:t>字；</w:t>
      </w:r>
      <w:r>
        <w:rPr>
          <w:rFonts w:hint="eastAsia"/>
        </w:rPr>
        <w:t>2</w:t>
      </w:r>
      <w:r>
        <w:rPr>
          <w:rFonts w:hint="eastAsia"/>
        </w:rPr>
        <w:t>、</w:t>
      </w:r>
      <w:r>
        <w:t>标尺不对</w:t>
      </w:r>
      <w:r>
        <w:rPr>
          <w:rFonts w:hint="eastAsia"/>
        </w:rPr>
        <w:t>。</w:t>
      </w:r>
    </w:p>
  </w:comment>
  <w:comment w:id="212" w:author="dadi" w:date="2019-04-28T23:14:00Z" w:initials="d">
    <w:p w14:paraId="662815F9" w14:textId="77777777" w:rsidR="00FA032A" w:rsidRDefault="00FA032A" w:rsidP="00CC72D3">
      <w:pPr>
        <w:pStyle w:val="a7"/>
      </w:pPr>
      <w:r>
        <w:rPr>
          <w:rStyle w:val="a5"/>
        </w:rPr>
        <w:annotationRef/>
      </w:r>
      <w:r>
        <w:rPr>
          <w:rFonts w:hint="eastAsia"/>
        </w:rPr>
        <w:t>参考文献</w:t>
      </w:r>
      <w:r>
        <w:t>少。</w:t>
      </w:r>
    </w:p>
  </w:comment>
  <w:comment w:id="218" w:author="Jim" w:date="2019-05-04T00:40:00Z" w:initials="J">
    <w:p w14:paraId="6B238F37" w14:textId="433F8651" w:rsidR="00FA032A" w:rsidRDefault="00FA032A" w:rsidP="00B650A4">
      <w:pPr>
        <w:pStyle w:val="a7"/>
        <w:ind w:firstLine="0"/>
      </w:pPr>
      <w:r>
        <w:rPr>
          <w:rStyle w:val="a5"/>
        </w:rPr>
        <w:annotationRef/>
      </w:r>
      <w:r>
        <w:rPr>
          <w:rFonts w:hint="eastAsia"/>
        </w:rPr>
        <w:t>附录</w:t>
      </w:r>
      <w:r>
        <w:t>的格式整体规范程度较低，</w:t>
      </w:r>
      <w:r>
        <w:rPr>
          <w:rFonts w:hint="eastAsia"/>
        </w:rPr>
        <w:t>需要</w:t>
      </w:r>
      <w:r>
        <w:t>仔细，不断的</w:t>
      </w:r>
      <w:r>
        <w:rPr>
          <w:rFonts w:hint="eastAsia"/>
        </w:rPr>
        <w:t>尽快</w:t>
      </w:r>
      <w:r>
        <w:t>完善。</w:t>
      </w:r>
    </w:p>
  </w:comment>
  <w:comment w:id="224" w:author="dadi" w:date="2019-04-28T23:19:00Z" w:initials="d">
    <w:p w14:paraId="5E5D239F" w14:textId="4462FB54" w:rsidR="00FA032A" w:rsidRDefault="00FA032A">
      <w:pPr>
        <w:pStyle w:val="a7"/>
      </w:pPr>
      <w:r>
        <w:rPr>
          <w:rStyle w:val="a5"/>
        </w:rPr>
        <w:annotationRef/>
      </w:r>
      <w:r>
        <w:rPr>
          <w:rFonts w:hint="eastAsia"/>
        </w:rPr>
        <w:t>格式</w:t>
      </w:r>
      <w:r>
        <w:t>问题太多</w:t>
      </w:r>
    </w:p>
  </w:comment>
  <w:comment w:id="226" w:author="dadi" w:date="2019-04-28T23:20:00Z" w:initials="d">
    <w:p w14:paraId="2450934B" w14:textId="306441ED" w:rsidR="00FA032A" w:rsidRDefault="00FA032A">
      <w:pPr>
        <w:pStyle w:val="a7"/>
      </w:pPr>
      <w:r>
        <w:rPr>
          <w:rStyle w:val="a5"/>
        </w:rPr>
        <w:annotationRef/>
      </w:r>
      <w:r>
        <w:rPr>
          <w:rFonts w:hint="eastAsia"/>
        </w:rPr>
        <w:t>行间距</w:t>
      </w:r>
    </w:p>
  </w:comment>
  <w:comment w:id="236" w:author="dadi" w:date="2019-04-28T23:21:00Z" w:initials="d">
    <w:p w14:paraId="58ED886C" w14:textId="4E496681" w:rsidR="00FA032A" w:rsidRDefault="00FA032A">
      <w:pPr>
        <w:pStyle w:val="a7"/>
      </w:pPr>
      <w:r>
        <w:rPr>
          <w:rStyle w:val="a5"/>
        </w:rPr>
        <w:annotationRef/>
      </w:r>
      <w:r>
        <w:rPr>
          <w:rFonts w:hint="eastAsia"/>
        </w:rPr>
        <w:t>翻译</w:t>
      </w:r>
      <w:r>
        <w:t>了</w:t>
      </w:r>
      <w:r>
        <w:rPr>
          <w:rFonts w:hint="eastAsia"/>
        </w:rPr>
        <w:t>2</w:t>
      </w:r>
      <w:r>
        <w:rPr>
          <w:rFonts w:hint="eastAsia"/>
        </w:rPr>
        <w:t>篇</w:t>
      </w:r>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8AD8EFC" w15:done="0"/>
  <w15:commentEx w15:paraId="6AA1EC39" w15:done="0"/>
  <w15:commentEx w15:paraId="22AD716D" w15:done="0"/>
  <w15:commentEx w15:paraId="7562AA96" w15:done="0"/>
  <w15:commentEx w15:paraId="525912BA" w15:done="0"/>
  <w15:commentEx w15:paraId="5AE52EA0" w15:done="0"/>
  <w15:commentEx w15:paraId="39EE8074" w15:done="0"/>
  <w15:commentEx w15:paraId="5A388816" w15:done="0"/>
  <w15:commentEx w15:paraId="4D968906" w15:done="0"/>
  <w15:commentEx w15:paraId="77405307" w15:done="0"/>
  <w15:commentEx w15:paraId="11357E2B" w15:done="0"/>
  <w15:commentEx w15:paraId="6615D968" w15:done="0"/>
  <w15:commentEx w15:paraId="625E17F2" w15:done="0"/>
  <w15:commentEx w15:paraId="3159B15E" w15:done="0"/>
  <w15:commentEx w15:paraId="556CEAD5" w15:done="0"/>
  <w15:commentEx w15:paraId="2780B92A" w15:done="1"/>
  <w15:commentEx w15:paraId="662815F9" w15:done="0"/>
  <w15:commentEx w15:paraId="6B238F37" w15:done="0"/>
  <w15:commentEx w15:paraId="5E5D239F" w15:done="0"/>
  <w15:commentEx w15:paraId="2450934B" w15:done="0"/>
  <w15:commentEx w15:paraId="58ED886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AEC3AD" w14:textId="77777777" w:rsidR="009B284D" w:rsidRDefault="009B284D">
      <w:pPr>
        <w:ind w:firstLine="480"/>
      </w:pPr>
      <w:r>
        <w:separator/>
      </w:r>
    </w:p>
  </w:endnote>
  <w:endnote w:type="continuationSeparator" w:id="0">
    <w:p w14:paraId="067EE9BF" w14:textId="77777777" w:rsidR="009B284D" w:rsidRDefault="009B284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80F3C52" w:usb2="00000016" w:usb3="00000000" w:csb0="0004001F"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Open Sans">
    <w:panose1 w:val="020B0606030504020204"/>
    <w:charset w:val="00"/>
    <w:family w:val="swiss"/>
    <w:pitch w:val="variable"/>
    <w:sig w:usb0="E00002EF" w:usb1="4000205B" w:usb2="00000028" w:usb3="00000000" w:csb0="0000019F" w:csb1="00000000"/>
  </w:font>
  <w:font w:name="仿宋">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63EEA2" w14:textId="77777777" w:rsidR="009B284D" w:rsidRDefault="009B284D">
      <w:pPr>
        <w:ind w:firstLine="480"/>
      </w:pPr>
      <w:r>
        <w:separator/>
      </w:r>
    </w:p>
  </w:footnote>
  <w:footnote w:type="continuationSeparator" w:id="0">
    <w:p w14:paraId="1841E272" w14:textId="77777777" w:rsidR="009B284D" w:rsidRDefault="009B284D">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14143" w14:textId="77777777" w:rsidR="00FA032A" w:rsidRDefault="00FA032A">
    <w:pPr>
      <w:pStyle w:val="a3"/>
      <w:ind w:firstLine="360"/>
    </w:pPr>
    <w:r>
      <w:rPr>
        <w:rFonts w:hint="eastAsia"/>
      </w:rPr>
      <w:t>四川大学本科</w:t>
    </w:r>
    <w:r>
      <w:t>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CEFBFD" w14:textId="77777777" w:rsidR="00FA032A" w:rsidRDefault="00FA032A">
    <w:pPr>
      <w:pStyle w:val="a3"/>
      <w:pBdr>
        <w:bottom w:val="none" w:sz="0" w:space="1" w:color="auto"/>
      </w:pBdr>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3978C92"/>
    <w:multiLevelType w:val="singleLevel"/>
    <w:tmpl w:val="A3978C92"/>
    <w:lvl w:ilvl="0">
      <w:start w:val="5"/>
      <w:numFmt w:val="decimal"/>
      <w:lvlText w:val="(%1)"/>
      <w:lvlJc w:val="left"/>
      <w:pPr>
        <w:tabs>
          <w:tab w:val="num" w:pos="312"/>
        </w:tabs>
      </w:pPr>
    </w:lvl>
  </w:abstractNum>
  <w:abstractNum w:abstractNumId="1">
    <w:nsid w:val="A5BCCDD0"/>
    <w:multiLevelType w:val="singleLevel"/>
    <w:tmpl w:val="A5BCCDD0"/>
    <w:lvl w:ilvl="0">
      <w:start w:val="2"/>
      <w:numFmt w:val="decimal"/>
      <w:suff w:val="space"/>
      <w:lvlText w:val="(%1)"/>
      <w:lvlJc w:val="left"/>
    </w:lvl>
  </w:abstractNum>
  <w:abstractNum w:abstractNumId="2">
    <w:nsid w:val="C86CCE89"/>
    <w:multiLevelType w:val="singleLevel"/>
    <w:tmpl w:val="C86CCE89"/>
    <w:lvl w:ilvl="0">
      <w:start w:val="1"/>
      <w:numFmt w:val="decimal"/>
      <w:suff w:val="space"/>
      <w:lvlText w:val="(%1)"/>
      <w:lvlJc w:val="left"/>
    </w:lvl>
  </w:abstractNum>
  <w:abstractNum w:abstractNumId="3">
    <w:nsid w:val="E8FFF773"/>
    <w:multiLevelType w:val="singleLevel"/>
    <w:tmpl w:val="E8FFF773"/>
    <w:lvl w:ilvl="0">
      <w:start w:val="2"/>
      <w:numFmt w:val="decimal"/>
      <w:suff w:val="space"/>
      <w:lvlText w:val="(%1)"/>
      <w:lvlJc w:val="left"/>
    </w:lvl>
  </w:abstractNum>
  <w:abstractNum w:abstractNumId="4">
    <w:nsid w:val="F8931C48"/>
    <w:multiLevelType w:val="singleLevel"/>
    <w:tmpl w:val="F8931C48"/>
    <w:lvl w:ilvl="0">
      <w:start w:val="1"/>
      <w:numFmt w:val="decimal"/>
      <w:suff w:val="space"/>
      <w:lvlText w:val="(%1)"/>
      <w:lvlJc w:val="left"/>
    </w:lvl>
  </w:abstractNum>
  <w:abstractNum w:abstractNumId="5">
    <w:nsid w:val="03386091"/>
    <w:multiLevelType w:val="singleLevel"/>
    <w:tmpl w:val="03386091"/>
    <w:lvl w:ilvl="0">
      <w:start w:val="2"/>
      <w:numFmt w:val="decimal"/>
      <w:suff w:val="space"/>
      <w:lvlText w:val="(%1)"/>
      <w:lvlJc w:val="left"/>
    </w:lvl>
  </w:abstractNum>
  <w:abstractNum w:abstractNumId="6">
    <w:nsid w:val="03716E78"/>
    <w:multiLevelType w:val="singleLevel"/>
    <w:tmpl w:val="03716E78"/>
    <w:lvl w:ilvl="0">
      <w:start w:val="1"/>
      <w:numFmt w:val="decimal"/>
      <w:suff w:val="space"/>
      <w:lvlText w:val="(%1)"/>
      <w:lvlJc w:val="left"/>
    </w:lvl>
  </w:abstractNum>
  <w:abstractNum w:abstractNumId="7">
    <w:nsid w:val="083218BC"/>
    <w:multiLevelType w:val="hybridMultilevel"/>
    <w:tmpl w:val="1938BAAE"/>
    <w:lvl w:ilvl="0" w:tplc="0409000F">
      <w:start w:val="1"/>
      <w:numFmt w:val="decimal"/>
      <w:lvlText w:val="%1."/>
      <w:lvlJc w:val="left"/>
      <w:pPr>
        <w:tabs>
          <w:tab w:val="num" w:pos="630"/>
        </w:tabs>
        <w:ind w:left="630" w:hanging="420"/>
      </w:pPr>
    </w:lvl>
    <w:lvl w:ilvl="1" w:tplc="04090019">
      <w:start w:val="1"/>
      <w:numFmt w:val="lowerLetter"/>
      <w:lvlText w:val="%2)"/>
      <w:lvlJc w:val="left"/>
      <w:pPr>
        <w:tabs>
          <w:tab w:val="num" w:pos="1050"/>
        </w:tabs>
        <w:ind w:left="1050" w:hanging="420"/>
      </w:pPr>
    </w:lvl>
    <w:lvl w:ilvl="2" w:tplc="0409001B" w:tentative="1">
      <w:start w:val="1"/>
      <w:numFmt w:val="lowerRoman"/>
      <w:lvlText w:val="%3."/>
      <w:lvlJc w:val="righ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9" w:tentative="1">
      <w:start w:val="1"/>
      <w:numFmt w:val="lowerLetter"/>
      <w:lvlText w:val="%5)"/>
      <w:lvlJc w:val="left"/>
      <w:pPr>
        <w:tabs>
          <w:tab w:val="num" w:pos="2310"/>
        </w:tabs>
        <w:ind w:left="2310" w:hanging="420"/>
      </w:pPr>
    </w:lvl>
    <w:lvl w:ilvl="5" w:tplc="0409001B" w:tentative="1">
      <w:start w:val="1"/>
      <w:numFmt w:val="lowerRoman"/>
      <w:lvlText w:val="%6."/>
      <w:lvlJc w:val="righ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9" w:tentative="1">
      <w:start w:val="1"/>
      <w:numFmt w:val="lowerLetter"/>
      <w:lvlText w:val="%8)"/>
      <w:lvlJc w:val="left"/>
      <w:pPr>
        <w:tabs>
          <w:tab w:val="num" w:pos="3570"/>
        </w:tabs>
        <w:ind w:left="3570" w:hanging="420"/>
      </w:pPr>
    </w:lvl>
    <w:lvl w:ilvl="8" w:tplc="0409001B" w:tentative="1">
      <w:start w:val="1"/>
      <w:numFmt w:val="lowerRoman"/>
      <w:lvlText w:val="%9."/>
      <w:lvlJc w:val="right"/>
      <w:pPr>
        <w:tabs>
          <w:tab w:val="num" w:pos="3990"/>
        </w:tabs>
        <w:ind w:left="3990" w:hanging="420"/>
      </w:pPr>
    </w:lvl>
  </w:abstractNum>
  <w:abstractNum w:abstractNumId="8">
    <w:nsid w:val="0A6048BD"/>
    <w:multiLevelType w:val="hybridMultilevel"/>
    <w:tmpl w:val="597656F8"/>
    <w:lvl w:ilvl="0" w:tplc="AB521A7C">
      <w:start w:val="1"/>
      <w:numFmt w:val="decimal"/>
      <w:lvlText w:val="（%1）"/>
      <w:lvlJc w:val="left"/>
      <w:pPr>
        <w:ind w:left="953" w:hanging="420"/>
      </w:pPr>
      <w:rPr>
        <w:rFonts w:hint="default"/>
      </w:rPr>
    </w:lvl>
    <w:lvl w:ilvl="1" w:tplc="04090019" w:tentative="1">
      <w:start w:val="1"/>
      <w:numFmt w:val="lowerLetter"/>
      <w:lvlText w:val="%2)"/>
      <w:lvlJc w:val="left"/>
      <w:pPr>
        <w:ind w:left="1373" w:hanging="420"/>
      </w:pPr>
    </w:lvl>
    <w:lvl w:ilvl="2" w:tplc="0409001B" w:tentative="1">
      <w:start w:val="1"/>
      <w:numFmt w:val="lowerRoman"/>
      <w:lvlText w:val="%3."/>
      <w:lvlJc w:val="right"/>
      <w:pPr>
        <w:ind w:left="1793" w:hanging="420"/>
      </w:pPr>
    </w:lvl>
    <w:lvl w:ilvl="3" w:tplc="0409000F" w:tentative="1">
      <w:start w:val="1"/>
      <w:numFmt w:val="decimal"/>
      <w:lvlText w:val="%4."/>
      <w:lvlJc w:val="left"/>
      <w:pPr>
        <w:ind w:left="2213" w:hanging="420"/>
      </w:pPr>
    </w:lvl>
    <w:lvl w:ilvl="4" w:tplc="04090019" w:tentative="1">
      <w:start w:val="1"/>
      <w:numFmt w:val="lowerLetter"/>
      <w:lvlText w:val="%5)"/>
      <w:lvlJc w:val="left"/>
      <w:pPr>
        <w:ind w:left="2633" w:hanging="420"/>
      </w:pPr>
    </w:lvl>
    <w:lvl w:ilvl="5" w:tplc="0409001B" w:tentative="1">
      <w:start w:val="1"/>
      <w:numFmt w:val="lowerRoman"/>
      <w:lvlText w:val="%6."/>
      <w:lvlJc w:val="right"/>
      <w:pPr>
        <w:ind w:left="3053" w:hanging="420"/>
      </w:pPr>
    </w:lvl>
    <w:lvl w:ilvl="6" w:tplc="0409000F" w:tentative="1">
      <w:start w:val="1"/>
      <w:numFmt w:val="decimal"/>
      <w:lvlText w:val="%7."/>
      <w:lvlJc w:val="left"/>
      <w:pPr>
        <w:ind w:left="3473" w:hanging="420"/>
      </w:pPr>
    </w:lvl>
    <w:lvl w:ilvl="7" w:tplc="04090019" w:tentative="1">
      <w:start w:val="1"/>
      <w:numFmt w:val="lowerLetter"/>
      <w:lvlText w:val="%8)"/>
      <w:lvlJc w:val="left"/>
      <w:pPr>
        <w:ind w:left="3893" w:hanging="420"/>
      </w:pPr>
    </w:lvl>
    <w:lvl w:ilvl="8" w:tplc="0409001B" w:tentative="1">
      <w:start w:val="1"/>
      <w:numFmt w:val="lowerRoman"/>
      <w:lvlText w:val="%9."/>
      <w:lvlJc w:val="right"/>
      <w:pPr>
        <w:ind w:left="4313" w:hanging="420"/>
      </w:pPr>
    </w:lvl>
  </w:abstractNum>
  <w:abstractNum w:abstractNumId="9">
    <w:nsid w:val="17292B4E"/>
    <w:multiLevelType w:val="multilevel"/>
    <w:tmpl w:val="0E5C304C"/>
    <w:lvl w:ilvl="0">
      <w:start w:val="1"/>
      <w:numFmt w:val="decimal"/>
      <w:lvlText w:val="%1"/>
      <w:lvlJc w:val="left"/>
      <w:pPr>
        <w:ind w:left="375" w:hanging="375"/>
      </w:pPr>
      <w:rPr>
        <w:rFonts w:hint="default"/>
      </w:rPr>
    </w:lvl>
    <w:lvl w:ilvl="1">
      <w:start w:val="3"/>
      <w:numFmt w:val="decimal"/>
      <w:lvlText w:val="%1.%2"/>
      <w:lvlJc w:val="left"/>
      <w:pPr>
        <w:ind w:left="935" w:hanging="375"/>
      </w:pPr>
      <w:rPr>
        <w:rFonts w:hint="default"/>
      </w:rPr>
    </w:lvl>
    <w:lvl w:ilvl="2">
      <w:start w:val="1"/>
      <w:numFmt w:val="decimal"/>
      <w:lvlText w:val="%1.%2.%3"/>
      <w:lvlJc w:val="left"/>
      <w:pPr>
        <w:ind w:left="1840" w:hanging="720"/>
      </w:pPr>
      <w:rPr>
        <w:rFonts w:hint="default"/>
      </w:rPr>
    </w:lvl>
    <w:lvl w:ilvl="3">
      <w:start w:val="1"/>
      <w:numFmt w:val="decimal"/>
      <w:lvlText w:val="%1.%2.%3.%4"/>
      <w:lvlJc w:val="left"/>
      <w:pPr>
        <w:ind w:left="2400" w:hanging="720"/>
      </w:pPr>
      <w:rPr>
        <w:rFonts w:hint="default"/>
      </w:rPr>
    </w:lvl>
    <w:lvl w:ilvl="4">
      <w:start w:val="1"/>
      <w:numFmt w:val="decimal"/>
      <w:lvlText w:val="%1.%2.%3.%4.%5"/>
      <w:lvlJc w:val="left"/>
      <w:pPr>
        <w:ind w:left="3320" w:hanging="1080"/>
      </w:pPr>
      <w:rPr>
        <w:rFonts w:hint="default"/>
      </w:rPr>
    </w:lvl>
    <w:lvl w:ilvl="5">
      <w:start w:val="1"/>
      <w:numFmt w:val="decimal"/>
      <w:lvlText w:val="%1.%2.%3.%4.%5.%6"/>
      <w:lvlJc w:val="left"/>
      <w:pPr>
        <w:ind w:left="3880" w:hanging="1080"/>
      </w:pPr>
      <w:rPr>
        <w:rFonts w:hint="default"/>
      </w:rPr>
    </w:lvl>
    <w:lvl w:ilvl="6">
      <w:start w:val="1"/>
      <w:numFmt w:val="decimal"/>
      <w:lvlText w:val="%1.%2.%3.%4.%5.%6.%7"/>
      <w:lvlJc w:val="left"/>
      <w:pPr>
        <w:ind w:left="4800" w:hanging="1440"/>
      </w:pPr>
      <w:rPr>
        <w:rFonts w:hint="default"/>
      </w:rPr>
    </w:lvl>
    <w:lvl w:ilvl="7">
      <w:start w:val="1"/>
      <w:numFmt w:val="decimal"/>
      <w:lvlText w:val="%1.%2.%3.%4.%5.%6.%7.%8"/>
      <w:lvlJc w:val="left"/>
      <w:pPr>
        <w:ind w:left="5360" w:hanging="1440"/>
      </w:pPr>
      <w:rPr>
        <w:rFonts w:hint="default"/>
      </w:rPr>
    </w:lvl>
    <w:lvl w:ilvl="8">
      <w:start w:val="1"/>
      <w:numFmt w:val="decimal"/>
      <w:lvlText w:val="%1.%2.%3.%4.%5.%6.%7.%8.%9"/>
      <w:lvlJc w:val="left"/>
      <w:pPr>
        <w:ind w:left="6280" w:hanging="1800"/>
      </w:pPr>
      <w:rPr>
        <w:rFonts w:hint="default"/>
      </w:rPr>
    </w:lvl>
  </w:abstractNum>
  <w:abstractNum w:abstractNumId="10">
    <w:nsid w:val="17972BB0"/>
    <w:multiLevelType w:val="singleLevel"/>
    <w:tmpl w:val="969EB5CA"/>
    <w:lvl w:ilvl="0">
      <w:start w:val="1"/>
      <w:numFmt w:val="lowerLetter"/>
      <w:lvlText w:val=""/>
      <w:lvlJc w:val="left"/>
      <w:pPr>
        <w:tabs>
          <w:tab w:val="num" w:pos="360"/>
        </w:tabs>
        <w:ind w:left="360" w:hanging="360"/>
      </w:pPr>
      <w:rPr>
        <w:rFonts w:ascii="Times New Roman" w:hAnsi="Times New Roman" w:hint="default"/>
      </w:rPr>
    </w:lvl>
  </w:abstractNum>
  <w:abstractNum w:abstractNumId="11">
    <w:nsid w:val="18CA3C84"/>
    <w:multiLevelType w:val="hybridMultilevel"/>
    <w:tmpl w:val="72DE2C08"/>
    <w:lvl w:ilvl="0" w:tplc="AB16106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4E7783D"/>
    <w:multiLevelType w:val="hybridMultilevel"/>
    <w:tmpl w:val="7264E2F0"/>
    <w:lvl w:ilvl="0" w:tplc="AB521A7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267B0569"/>
    <w:multiLevelType w:val="singleLevel"/>
    <w:tmpl w:val="7DDAAC40"/>
    <w:lvl w:ilvl="0">
      <w:start w:val="1"/>
      <w:numFmt w:val="lowerLetter"/>
      <w:lvlText w:val="%1."/>
      <w:lvlJc w:val="left"/>
      <w:pPr>
        <w:tabs>
          <w:tab w:val="num" w:pos="840"/>
        </w:tabs>
        <w:ind w:left="840" w:hanging="210"/>
      </w:pPr>
      <w:rPr>
        <w:rFonts w:hint="default"/>
      </w:rPr>
    </w:lvl>
  </w:abstractNum>
  <w:abstractNum w:abstractNumId="14">
    <w:nsid w:val="2A886A61"/>
    <w:multiLevelType w:val="hybridMultilevel"/>
    <w:tmpl w:val="C00289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BBE607B"/>
    <w:multiLevelType w:val="singleLevel"/>
    <w:tmpl w:val="2BBE607B"/>
    <w:lvl w:ilvl="0">
      <w:start w:val="1"/>
      <w:numFmt w:val="lowerLetter"/>
      <w:lvlText w:val="%1."/>
      <w:lvlJc w:val="left"/>
      <w:pPr>
        <w:tabs>
          <w:tab w:val="num" w:pos="1050"/>
        </w:tabs>
        <w:ind w:left="1050" w:hanging="210"/>
      </w:pPr>
      <w:rPr>
        <w:rFonts w:hint="default"/>
      </w:rPr>
    </w:lvl>
  </w:abstractNum>
  <w:abstractNum w:abstractNumId="16">
    <w:nsid w:val="2BDD0B46"/>
    <w:multiLevelType w:val="hybridMultilevel"/>
    <w:tmpl w:val="5B52E3AA"/>
    <w:lvl w:ilvl="0" w:tplc="B94E7D24">
      <w:start w:val="1"/>
      <w:numFmt w:val="decimal"/>
      <w:lvlText w:val="%1)"/>
      <w:lvlJc w:val="left"/>
      <w:pPr>
        <w:ind w:left="1215" w:hanging="360"/>
      </w:pPr>
      <w:rPr>
        <w:rFonts w:hint="default"/>
      </w:rPr>
    </w:lvl>
    <w:lvl w:ilvl="1" w:tplc="04090019" w:tentative="1">
      <w:start w:val="1"/>
      <w:numFmt w:val="lowerLetter"/>
      <w:lvlText w:val="%2)"/>
      <w:lvlJc w:val="left"/>
      <w:pPr>
        <w:ind w:left="1695" w:hanging="420"/>
      </w:pPr>
    </w:lvl>
    <w:lvl w:ilvl="2" w:tplc="0409001B" w:tentative="1">
      <w:start w:val="1"/>
      <w:numFmt w:val="lowerRoman"/>
      <w:lvlText w:val="%3."/>
      <w:lvlJc w:val="right"/>
      <w:pPr>
        <w:ind w:left="2115" w:hanging="420"/>
      </w:pPr>
    </w:lvl>
    <w:lvl w:ilvl="3" w:tplc="0409000F" w:tentative="1">
      <w:start w:val="1"/>
      <w:numFmt w:val="decimal"/>
      <w:lvlText w:val="%4."/>
      <w:lvlJc w:val="left"/>
      <w:pPr>
        <w:ind w:left="2535" w:hanging="420"/>
      </w:pPr>
    </w:lvl>
    <w:lvl w:ilvl="4" w:tplc="04090019" w:tentative="1">
      <w:start w:val="1"/>
      <w:numFmt w:val="lowerLetter"/>
      <w:lvlText w:val="%5)"/>
      <w:lvlJc w:val="left"/>
      <w:pPr>
        <w:ind w:left="2955" w:hanging="420"/>
      </w:pPr>
    </w:lvl>
    <w:lvl w:ilvl="5" w:tplc="0409001B" w:tentative="1">
      <w:start w:val="1"/>
      <w:numFmt w:val="lowerRoman"/>
      <w:lvlText w:val="%6."/>
      <w:lvlJc w:val="right"/>
      <w:pPr>
        <w:ind w:left="3375" w:hanging="420"/>
      </w:pPr>
    </w:lvl>
    <w:lvl w:ilvl="6" w:tplc="0409000F" w:tentative="1">
      <w:start w:val="1"/>
      <w:numFmt w:val="decimal"/>
      <w:lvlText w:val="%7."/>
      <w:lvlJc w:val="left"/>
      <w:pPr>
        <w:ind w:left="3795" w:hanging="420"/>
      </w:pPr>
    </w:lvl>
    <w:lvl w:ilvl="7" w:tplc="04090019" w:tentative="1">
      <w:start w:val="1"/>
      <w:numFmt w:val="lowerLetter"/>
      <w:lvlText w:val="%8)"/>
      <w:lvlJc w:val="left"/>
      <w:pPr>
        <w:ind w:left="4215" w:hanging="420"/>
      </w:pPr>
    </w:lvl>
    <w:lvl w:ilvl="8" w:tplc="0409001B" w:tentative="1">
      <w:start w:val="1"/>
      <w:numFmt w:val="lowerRoman"/>
      <w:lvlText w:val="%9."/>
      <w:lvlJc w:val="right"/>
      <w:pPr>
        <w:ind w:left="4635" w:hanging="420"/>
      </w:pPr>
    </w:lvl>
  </w:abstractNum>
  <w:abstractNum w:abstractNumId="17">
    <w:nsid w:val="2F9E75FA"/>
    <w:multiLevelType w:val="singleLevel"/>
    <w:tmpl w:val="46CED362"/>
    <w:lvl w:ilvl="0">
      <w:start w:val="1"/>
      <w:numFmt w:val="lowerLetter"/>
      <w:lvlText w:val="%1."/>
      <w:lvlJc w:val="left"/>
      <w:pPr>
        <w:tabs>
          <w:tab w:val="num" w:pos="1050"/>
        </w:tabs>
        <w:ind w:left="1050" w:hanging="210"/>
      </w:pPr>
      <w:rPr>
        <w:rFonts w:hint="default"/>
      </w:rPr>
    </w:lvl>
  </w:abstractNum>
  <w:abstractNum w:abstractNumId="18">
    <w:nsid w:val="369E0908"/>
    <w:multiLevelType w:val="singleLevel"/>
    <w:tmpl w:val="4524E974"/>
    <w:lvl w:ilvl="0">
      <w:start w:val="1"/>
      <w:numFmt w:val="lowerLetter"/>
      <w:lvlText w:val="%1."/>
      <w:lvlJc w:val="left"/>
      <w:pPr>
        <w:tabs>
          <w:tab w:val="num" w:pos="493"/>
        </w:tabs>
        <w:ind w:left="493" w:hanging="210"/>
      </w:pPr>
      <w:rPr>
        <w:rFonts w:hint="default"/>
      </w:rPr>
    </w:lvl>
  </w:abstractNum>
  <w:abstractNum w:abstractNumId="19">
    <w:nsid w:val="391A5FF6"/>
    <w:multiLevelType w:val="hybridMultilevel"/>
    <w:tmpl w:val="65E8044C"/>
    <w:lvl w:ilvl="0" w:tplc="B0B4831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B835D42"/>
    <w:multiLevelType w:val="hybridMultilevel"/>
    <w:tmpl w:val="DDBE41D6"/>
    <w:lvl w:ilvl="0" w:tplc="99302FB0">
      <w:start w:val="1"/>
      <w:numFmt w:val="lowerLetter"/>
      <w:lvlText w:val="%1."/>
      <w:lvlJc w:val="left"/>
      <w:pPr>
        <w:ind w:left="1635" w:hanging="360"/>
      </w:pPr>
      <w:rPr>
        <w:rFonts w:hint="default"/>
      </w:rPr>
    </w:lvl>
    <w:lvl w:ilvl="1" w:tplc="04090019" w:tentative="1">
      <w:start w:val="1"/>
      <w:numFmt w:val="lowerLetter"/>
      <w:lvlText w:val="%2)"/>
      <w:lvlJc w:val="left"/>
      <w:pPr>
        <w:ind w:left="2115" w:hanging="420"/>
      </w:pPr>
    </w:lvl>
    <w:lvl w:ilvl="2" w:tplc="0409001B" w:tentative="1">
      <w:start w:val="1"/>
      <w:numFmt w:val="lowerRoman"/>
      <w:lvlText w:val="%3."/>
      <w:lvlJc w:val="right"/>
      <w:pPr>
        <w:ind w:left="2535" w:hanging="420"/>
      </w:pPr>
    </w:lvl>
    <w:lvl w:ilvl="3" w:tplc="0409000F" w:tentative="1">
      <w:start w:val="1"/>
      <w:numFmt w:val="decimal"/>
      <w:lvlText w:val="%4."/>
      <w:lvlJc w:val="left"/>
      <w:pPr>
        <w:ind w:left="2955" w:hanging="420"/>
      </w:pPr>
    </w:lvl>
    <w:lvl w:ilvl="4" w:tplc="04090019" w:tentative="1">
      <w:start w:val="1"/>
      <w:numFmt w:val="lowerLetter"/>
      <w:lvlText w:val="%5)"/>
      <w:lvlJc w:val="left"/>
      <w:pPr>
        <w:ind w:left="3375" w:hanging="420"/>
      </w:pPr>
    </w:lvl>
    <w:lvl w:ilvl="5" w:tplc="0409001B" w:tentative="1">
      <w:start w:val="1"/>
      <w:numFmt w:val="lowerRoman"/>
      <w:lvlText w:val="%6."/>
      <w:lvlJc w:val="right"/>
      <w:pPr>
        <w:ind w:left="3795" w:hanging="420"/>
      </w:pPr>
    </w:lvl>
    <w:lvl w:ilvl="6" w:tplc="0409000F" w:tentative="1">
      <w:start w:val="1"/>
      <w:numFmt w:val="decimal"/>
      <w:lvlText w:val="%7."/>
      <w:lvlJc w:val="left"/>
      <w:pPr>
        <w:ind w:left="4215" w:hanging="420"/>
      </w:pPr>
    </w:lvl>
    <w:lvl w:ilvl="7" w:tplc="04090019" w:tentative="1">
      <w:start w:val="1"/>
      <w:numFmt w:val="lowerLetter"/>
      <w:lvlText w:val="%8)"/>
      <w:lvlJc w:val="left"/>
      <w:pPr>
        <w:ind w:left="4635" w:hanging="420"/>
      </w:pPr>
    </w:lvl>
    <w:lvl w:ilvl="8" w:tplc="0409001B" w:tentative="1">
      <w:start w:val="1"/>
      <w:numFmt w:val="lowerRoman"/>
      <w:lvlText w:val="%9."/>
      <w:lvlJc w:val="right"/>
      <w:pPr>
        <w:ind w:left="5055" w:hanging="420"/>
      </w:pPr>
    </w:lvl>
  </w:abstractNum>
  <w:abstractNum w:abstractNumId="21">
    <w:nsid w:val="3B8B02A8"/>
    <w:multiLevelType w:val="singleLevel"/>
    <w:tmpl w:val="26DC0DCC"/>
    <w:lvl w:ilvl="0">
      <w:start w:val="1"/>
      <w:numFmt w:val="lowerLetter"/>
      <w:lvlText w:val="%1."/>
      <w:lvlJc w:val="left"/>
      <w:pPr>
        <w:tabs>
          <w:tab w:val="num" w:pos="525"/>
        </w:tabs>
        <w:ind w:left="525" w:hanging="210"/>
      </w:pPr>
      <w:rPr>
        <w:rFonts w:hint="default"/>
      </w:rPr>
    </w:lvl>
  </w:abstractNum>
  <w:abstractNum w:abstractNumId="22">
    <w:nsid w:val="3D285DC0"/>
    <w:multiLevelType w:val="hybridMultilevel"/>
    <w:tmpl w:val="C848205E"/>
    <w:lvl w:ilvl="0" w:tplc="72DFA415">
      <w:start w:val="1"/>
      <w:numFmt w:val="decimal"/>
      <w:lvlText w:val="(%1)"/>
      <w:lvlJc w:val="left"/>
      <w:pPr>
        <w:ind w:left="953" w:hanging="420"/>
      </w:pPr>
    </w:lvl>
    <w:lvl w:ilvl="1" w:tplc="04090019" w:tentative="1">
      <w:start w:val="1"/>
      <w:numFmt w:val="lowerLetter"/>
      <w:lvlText w:val="%2)"/>
      <w:lvlJc w:val="left"/>
      <w:pPr>
        <w:ind w:left="1373" w:hanging="420"/>
      </w:pPr>
    </w:lvl>
    <w:lvl w:ilvl="2" w:tplc="0409001B" w:tentative="1">
      <w:start w:val="1"/>
      <w:numFmt w:val="lowerRoman"/>
      <w:lvlText w:val="%3."/>
      <w:lvlJc w:val="right"/>
      <w:pPr>
        <w:ind w:left="1793" w:hanging="420"/>
      </w:pPr>
    </w:lvl>
    <w:lvl w:ilvl="3" w:tplc="0409000F" w:tentative="1">
      <w:start w:val="1"/>
      <w:numFmt w:val="decimal"/>
      <w:lvlText w:val="%4."/>
      <w:lvlJc w:val="left"/>
      <w:pPr>
        <w:ind w:left="2213" w:hanging="420"/>
      </w:pPr>
    </w:lvl>
    <w:lvl w:ilvl="4" w:tplc="04090019" w:tentative="1">
      <w:start w:val="1"/>
      <w:numFmt w:val="lowerLetter"/>
      <w:lvlText w:val="%5)"/>
      <w:lvlJc w:val="left"/>
      <w:pPr>
        <w:ind w:left="2633" w:hanging="420"/>
      </w:pPr>
    </w:lvl>
    <w:lvl w:ilvl="5" w:tplc="0409001B" w:tentative="1">
      <w:start w:val="1"/>
      <w:numFmt w:val="lowerRoman"/>
      <w:lvlText w:val="%6."/>
      <w:lvlJc w:val="right"/>
      <w:pPr>
        <w:ind w:left="3053" w:hanging="420"/>
      </w:pPr>
    </w:lvl>
    <w:lvl w:ilvl="6" w:tplc="0409000F" w:tentative="1">
      <w:start w:val="1"/>
      <w:numFmt w:val="decimal"/>
      <w:lvlText w:val="%7."/>
      <w:lvlJc w:val="left"/>
      <w:pPr>
        <w:ind w:left="3473" w:hanging="420"/>
      </w:pPr>
    </w:lvl>
    <w:lvl w:ilvl="7" w:tplc="04090019" w:tentative="1">
      <w:start w:val="1"/>
      <w:numFmt w:val="lowerLetter"/>
      <w:lvlText w:val="%8)"/>
      <w:lvlJc w:val="left"/>
      <w:pPr>
        <w:ind w:left="3893" w:hanging="420"/>
      </w:pPr>
    </w:lvl>
    <w:lvl w:ilvl="8" w:tplc="0409001B" w:tentative="1">
      <w:start w:val="1"/>
      <w:numFmt w:val="lowerRoman"/>
      <w:lvlText w:val="%9."/>
      <w:lvlJc w:val="right"/>
      <w:pPr>
        <w:ind w:left="4313" w:hanging="420"/>
      </w:pPr>
    </w:lvl>
  </w:abstractNum>
  <w:abstractNum w:abstractNumId="23">
    <w:nsid w:val="3D5D5426"/>
    <w:multiLevelType w:val="hybridMultilevel"/>
    <w:tmpl w:val="BEF8B6A8"/>
    <w:lvl w:ilvl="0" w:tplc="F4D07790">
      <w:start w:val="1"/>
      <w:numFmt w:val="decimal"/>
      <w:lvlText w:val="%1."/>
      <w:lvlJc w:val="left"/>
      <w:pPr>
        <w:tabs>
          <w:tab w:val="num" w:pos="630"/>
        </w:tabs>
        <w:ind w:left="630" w:hanging="420"/>
      </w:pPr>
      <w:rPr>
        <w:color w:val="000000"/>
      </w:rPr>
    </w:lvl>
    <w:lvl w:ilvl="1" w:tplc="04090019">
      <w:start w:val="1"/>
      <w:numFmt w:val="lowerLetter"/>
      <w:lvlText w:val="%2)"/>
      <w:lvlJc w:val="left"/>
      <w:pPr>
        <w:tabs>
          <w:tab w:val="num" w:pos="1050"/>
        </w:tabs>
        <w:ind w:left="1050" w:hanging="420"/>
      </w:pPr>
    </w:lvl>
    <w:lvl w:ilvl="2" w:tplc="0409001B" w:tentative="1">
      <w:start w:val="1"/>
      <w:numFmt w:val="lowerRoman"/>
      <w:lvlText w:val="%3."/>
      <w:lvlJc w:val="righ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9" w:tentative="1">
      <w:start w:val="1"/>
      <w:numFmt w:val="lowerLetter"/>
      <w:lvlText w:val="%5)"/>
      <w:lvlJc w:val="left"/>
      <w:pPr>
        <w:tabs>
          <w:tab w:val="num" w:pos="2310"/>
        </w:tabs>
        <w:ind w:left="2310" w:hanging="420"/>
      </w:pPr>
    </w:lvl>
    <w:lvl w:ilvl="5" w:tplc="0409001B" w:tentative="1">
      <w:start w:val="1"/>
      <w:numFmt w:val="lowerRoman"/>
      <w:lvlText w:val="%6."/>
      <w:lvlJc w:val="righ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9" w:tentative="1">
      <w:start w:val="1"/>
      <w:numFmt w:val="lowerLetter"/>
      <w:lvlText w:val="%8)"/>
      <w:lvlJc w:val="left"/>
      <w:pPr>
        <w:tabs>
          <w:tab w:val="num" w:pos="3570"/>
        </w:tabs>
        <w:ind w:left="3570" w:hanging="420"/>
      </w:pPr>
    </w:lvl>
    <w:lvl w:ilvl="8" w:tplc="0409001B" w:tentative="1">
      <w:start w:val="1"/>
      <w:numFmt w:val="lowerRoman"/>
      <w:lvlText w:val="%9."/>
      <w:lvlJc w:val="right"/>
      <w:pPr>
        <w:tabs>
          <w:tab w:val="num" w:pos="3990"/>
        </w:tabs>
        <w:ind w:left="3990" w:hanging="420"/>
      </w:pPr>
    </w:lvl>
  </w:abstractNum>
  <w:abstractNum w:abstractNumId="24">
    <w:nsid w:val="3E3B2F92"/>
    <w:multiLevelType w:val="singleLevel"/>
    <w:tmpl w:val="4524E974"/>
    <w:lvl w:ilvl="0">
      <w:start w:val="1"/>
      <w:numFmt w:val="lowerLetter"/>
      <w:lvlText w:val="%1."/>
      <w:lvlJc w:val="left"/>
      <w:pPr>
        <w:tabs>
          <w:tab w:val="num" w:pos="493"/>
        </w:tabs>
        <w:ind w:left="493" w:hanging="210"/>
      </w:pPr>
      <w:rPr>
        <w:rFonts w:hint="default"/>
      </w:rPr>
    </w:lvl>
  </w:abstractNum>
  <w:abstractNum w:abstractNumId="25">
    <w:nsid w:val="462E135E"/>
    <w:multiLevelType w:val="multilevel"/>
    <w:tmpl w:val="462E135E"/>
    <w:lvl w:ilvl="0">
      <w:start w:val="1"/>
      <w:numFmt w:val="decimal"/>
      <w:pStyle w:val="-1"/>
      <w:lvlText w:val="图1-%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nsid w:val="5DEF7555"/>
    <w:multiLevelType w:val="multilevel"/>
    <w:tmpl w:val="5DEF7555"/>
    <w:lvl w:ilvl="0">
      <w:start w:val="1"/>
      <w:numFmt w:val="decimal"/>
      <w:lvlText w:val="%1."/>
      <w:lvlJc w:val="left"/>
      <w:pPr>
        <w:ind w:left="785" w:hanging="360"/>
      </w:pPr>
      <w:rPr>
        <w:rFonts w:hint="default"/>
      </w:rPr>
    </w:lvl>
    <w:lvl w:ilvl="1">
      <w:start w:val="1"/>
      <w:numFmt w:val="decimal"/>
      <w:lvlText w:val="(%2)"/>
      <w:lvlJc w:val="left"/>
      <w:pPr>
        <w:ind w:left="1069" w:hanging="360"/>
      </w:pPr>
      <w:rPr>
        <w:rFonts w:ascii="Calibri" w:eastAsia="宋体" w:hAnsi="Calibri" w:cs="Times New Roman"/>
      </w:r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27">
    <w:nsid w:val="672C4708"/>
    <w:multiLevelType w:val="hybridMultilevel"/>
    <w:tmpl w:val="6CB86C0E"/>
    <w:lvl w:ilvl="0" w:tplc="46CED362">
      <w:start w:val="1"/>
      <w:numFmt w:val="lowerLetter"/>
      <w:lvlText w:val="%1."/>
      <w:lvlJc w:val="left"/>
      <w:pPr>
        <w:tabs>
          <w:tab w:val="num" w:pos="420"/>
        </w:tabs>
        <w:ind w:left="420" w:hanging="210"/>
      </w:pPr>
      <w:rPr>
        <w:rFonts w:hint="default"/>
      </w:rPr>
    </w:lvl>
    <w:lvl w:ilvl="1" w:tplc="04090019" w:tentative="1">
      <w:start w:val="1"/>
      <w:numFmt w:val="lowerLetter"/>
      <w:lvlText w:val="%2)"/>
      <w:lvlJc w:val="left"/>
      <w:pPr>
        <w:ind w:left="210" w:hanging="420"/>
      </w:pPr>
    </w:lvl>
    <w:lvl w:ilvl="2" w:tplc="0409001B" w:tentative="1">
      <w:start w:val="1"/>
      <w:numFmt w:val="lowerRoman"/>
      <w:lvlText w:val="%3."/>
      <w:lvlJc w:val="right"/>
      <w:pPr>
        <w:ind w:left="630" w:hanging="420"/>
      </w:pPr>
    </w:lvl>
    <w:lvl w:ilvl="3" w:tplc="0409000F" w:tentative="1">
      <w:start w:val="1"/>
      <w:numFmt w:val="decimal"/>
      <w:lvlText w:val="%4."/>
      <w:lvlJc w:val="left"/>
      <w:pPr>
        <w:ind w:left="1050" w:hanging="420"/>
      </w:pPr>
    </w:lvl>
    <w:lvl w:ilvl="4" w:tplc="04090019" w:tentative="1">
      <w:start w:val="1"/>
      <w:numFmt w:val="lowerLetter"/>
      <w:lvlText w:val="%5)"/>
      <w:lvlJc w:val="left"/>
      <w:pPr>
        <w:ind w:left="1470" w:hanging="420"/>
      </w:pPr>
    </w:lvl>
    <w:lvl w:ilvl="5" w:tplc="0409001B" w:tentative="1">
      <w:start w:val="1"/>
      <w:numFmt w:val="lowerRoman"/>
      <w:lvlText w:val="%6."/>
      <w:lvlJc w:val="right"/>
      <w:pPr>
        <w:ind w:left="1890" w:hanging="420"/>
      </w:pPr>
    </w:lvl>
    <w:lvl w:ilvl="6" w:tplc="0409000F" w:tentative="1">
      <w:start w:val="1"/>
      <w:numFmt w:val="decimal"/>
      <w:lvlText w:val="%7."/>
      <w:lvlJc w:val="left"/>
      <w:pPr>
        <w:ind w:left="2310" w:hanging="420"/>
      </w:pPr>
    </w:lvl>
    <w:lvl w:ilvl="7" w:tplc="04090019" w:tentative="1">
      <w:start w:val="1"/>
      <w:numFmt w:val="lowerLetter"/>
      <w:lvlText w:val="%8)"/>
      <w:lvlJc w:val="left"/>
      <w:pPr>
        <w:ind w:left="2730" w:hanging="420"/>
      </w:pPr>
    </w:lvl>
    <w:lvl w:ilvl="8" w:tplc="0409001B" w:tentative="1">
      <w:start w:val="1"/>
      <w:numFmt w:val="lowerRoman"/>
      <w:lvlText w:val="%9."/>
      <w:lvlJc w:val="right"/>
      <w:pPr>
        <w:ind w:left="3150" w:hanging="420"/>
      </w:pPr>
    </w:lvl>
  </w:abstractNum>
  <w:abstractNum w:abstractNumId="28">
    <w:nsid w:val="72DFA415"/>
    <w:multiLevelType w:val="singleLevel"/>
    <w:tmpl w:val="72DFA415"/>
    <w:lvl w:ilvl="0">
      <w:start w:val="1"/>
      <w:numFmt w:val="decimal"/>
      <w:suff w:val="space"/>
      <w:lvlText w:val="(%1)"/>
      <w:lvlJc w:val="left"/>
    </w:lvl>
  </w:abstractNum>
  <w:abstractNum w:abstractNumId="29">
    <w:nsid w:val="75884470"/>
    <w:multiLevelType w:val="multilevel"/>
    <w:tmpl w:val="75884470"/>
    <w:lvl w:ilvl="0">
      <w:start w:val="1"/>
      <w:numFmt w:val="decimalEnclosedCircle"/>
      <w:lvlText w:val="%1"/>
      <w:lvlJc w:val="left"/>
      <w:pPr>
        <w:ind w:left="1625" w:hanging="420"/>
      </w:pPr>
      <w:rPr>
        <w:rFonts w:hint="default"/>
      </w:rPr>
    </w:lvl>
    <w:lvl w:ilvl="1">
      <w:start w:val="1"/>
      <w:numFmt w:val="lowerLetter"/>
      <w:lvlText w:val="%2)"/>
      <w:lvlJc w:val="left"/>
      <w:pPr>
        <w:ind w:left="2045" w:hanging="420"/>
      </w:pPr>
    </w:lvl>
    <w:lvl w:ilvl="2">
      <w:start w:val="1"/>
      <w:numFmt w:val="lowerRoman"/>
      <w:lvlText w:val="%3."/>
      <w:lvlJc w:val="right"/>
      <w:pPr>
        <w:ind w:left="2465" w:hanging="420"/>
      </w:pPr>
    </w:lvl>
    <w:lvl w:ilvl="3">
      <w:start w:val="1"/>
      <w:numFmt w:val="decimal"/>
      <w:lvlText w:val="%4."/>
      <w:lvlJc w:val="left"/>
      <w:pPr>
        <w:ind w:left="2885" w:hanging="420"/>
      </w:pPr>
    </w:lvl>
    <w:lvl w:ilvl="4">
      <w:start w:val="1"/>
      <w:numFmt w:val="lowerLetter"/>
      <w:lvlText w:val="%5)"/>
      <w:lvlJc w:val="left"/>
      <w:pPr>
        <w:ind w:left="3305" w:hanging="420"/>
      </w:pPr>
    </w:lvl>
    <w:lvl w:ilvl="5">
      <w:start w:val="1"/>
      <w:numFmt w:val="lowerRoman"/>
      <w:lvlText w:val="%6."/>
      <w:lvlJc w:val="right"/>
      <w:pPr>
        <w:ind w:left="3725" w:hanging="420"/>
      </w:pPr>
    </w:lvl>
    <w:lvl w:ilvl="6">
      <w:start w:val="1"/>
      <w:numFmt w:val="decimal"/>
      <w:lvlText w:val="%7."/>
      <w:lvlJc w:val="left"/>
      <w:pPr>
        <w:ind w:left="4145" w:hanging="420"/>
      </w:pPr>
    </w:lvl>
    <w:lvl w:ilvl="7">
      <w:start w:val="1"/>
      <w:numFmt w:val="lowerLetter"/>
      <w:lvlText w:val="%8)"/>
      <w:lvlJc w:val="left"/>
      <w:pPr>
        <w:ind w:left="4565" w:hanging="420"/>
      </w:pPr>
    </w:lvl>
    <w:lvl w:ilvl="8">
      <w:start w:val="1"/>
      <w:numFmt w:val="lowerRoman"/>
      <w:lvlText w:val="%9."/>
      <w:lvlJc w:val="right"/>
      <w:pPr>
        <w:ind w:left="4985" w:hanging="420"/>
      </w:pPr>
    </w:lvl>
  </w:abstractNum>
  <w:abstractNum w:abstractNumId="30">
    <w:nsid w:val="77221623"/>
    <w:multiLevelType w:val="singleLevel"/>
    <w:tmpl w:val="77221623"/>
    <w:lvl w:ilvl="0">
      <w:start w:val="1"/>
      <w:numFmt w:val="lowerLetter"/>
      <w:lvlText w:val="%1."/>
      <w:lvlJc w:val="left"/>
      <w:pPr>
        <w:tabs>
          <w:tab w:val="num" w:pos="525"/>
        </w:tabs>
        <w:ind w:left="525" w:hanging="210"/>
      </w:pPr>
      <w:rPr>
        <w:rFonts w:hint="default"/>
      </w:rPr>
    </w:lvl>
  </w:abstractNum>
  <w:abstractNum w:abstractNumId="31">
    <w:nsid w:val="78B78788"/>
    <w:multiLevelType w:val="singleLevel"/>
    <w:tmpl w:val="78B78788"/>
    <w:lvl w:ilvl="0">
      <w:start w:val="1"/>
      <w:numFmt w:val="decimal"/>
      <w:lvlText w:val="(%1)"/>
      <w:lvlJc w:val="left"/>
      <w:pPr>
        <w:tabs>
          <w:tab w:val="num" w:pos="312"/>
        </w:tabs>
      </w:pPr>
    </w:lvl>
  </w:abstractNum>
  <w:abstractNum w:abstractNumId="32">
    <w:nsid w:val="79993FDC"/>
    <w:multiLevelType w:val="multilevel"/>
    <w:tmpl w:val="79993FDC"/>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nsid w:val="7EFB4926"/>
    <w:multiLevelType w:val="multilevel"/>
    <w:tmpl w:val="E6F0483C"/>
    <w:lvl w:ilvl="0">
      <w:start w:val="1"/>
      <w:numFmt w:val="decimal"/>
      <w:lvlText w:val="%1"/>
      <w:lvlJc w:val="left"/>
      <w:pPr>
        <w:ind w:left="480" w:hanging="480"/>
      </w:pPr>
      <w:rPr>
        <w:rFonts w:hint="default"/>
      </w:rPr>
    </w:lvl>
    <w:lvl w:ilvl="1">
      <w:start w:val="3"/>
      <w:numFmt w:val="decimal"/>
      <w:lvlText w:val="%1.%2"/>
      <w:lvlJc w:val="left"/>
      <w:pPr>
        <w:ind w:left="721" w:hanging="480"/>
      </w:pPr>
      <w:rPr>
        <w:rFonts w:hint="default"/>
      </w:rPr>
    </w:lvl>
    <w:lvl w:ilvl="2">
      <w:start w:val="1"/>
      <w:numFmt w:val="decimal"/>
      <w:lvlText w:val="%1.%2.%3"/>
      <w:lvlJc w:val="left"/>
      <w:pPr>
        <w:ind w:left="1202" w:hanging="720"/>
      </w:pPr>
      <w:rPr>
        <w:rFonts w:hint="default"/>
      </w:rPr>
    </w:lvl>
    <w:lvl w:ilvl="3">
      <w:start w:val="1"/>
      <w:numFmt w:val="decimal"/>
      <w:lvlText w:val="%1.%2.%3.%4"/>
      <w:lvlJc w:val="left"/>
      <w:pPr>
        <w:ind w:left="1443" w:hanging="720"/>
      </w:pPr>
      <w:rPr>
        <w:rFonts w:hint="default"/>
      </w:rPr>
    </w:lvl>
    <w:lvl w:ilvl="4">
      <w:start w:val="1"/>
      <w:numFmt w:val="decimal"/>
      <w:lvlText w:val="%1.%2.%3.%4.%5"/>
      <w:lvlJc w:val="left"/>
      <w:pPr>
        <w:ind w:left="2044" w:hanging="1080"/>
      </w:pPr>
      <w:rPr>
        <w:rFonts w:hint="default"/>
      </w:rPr>
    </w:lvl>
    <w:lvl w:ilvl="5">
      <w:start w:val="1"/>
      <w:numFmt w:val="decimal"/>
      <w:lvlText w:val="%1.%2.%3.%4.%5.%6"/>
      <w:lvlJc w:val="left"/>
      <w:pPr>
        <w:ind w:left="2285" w:hanging="1080"/>
      </w:pPr>
      <w:rPr>
        <w:rFonts w:hint="default"/>
      </w:rPr>
    </w:lvl>
    <w:lvl w:ilvl="6">
      <w:start w:val="1"/>
      <w:numFmt w:val="decimal"/>
      <w:lvlText w:val="%1.%2.%3.%4.%5.%6.%7"/>
      <w:lvlJc w:val="left"/>
      <w:pPr>
        <w:ind w:left="2886" w:hanging="1440"/>
      </w:pPr>
      <w:rPr>
        <w:rFonts w:hint="default"/>
      </w:rPr>
    </w:lvl>
    <w:lvl w:ilvl="7">
      <w:start w:val="1"/>
      <w:numFmt w:val="decimal"/>
      <w:lvlText w:val="%1.%2.%3.%4.%5.%6.%7.%8"/>
      <w:lvlJc w:val="left"/>
      <w:pPr>
        <w:ind w:left="3127" w:hanging="1440"/>
      </w:pPr>
      <w:rPr>
        <w:rFonts w:hint="default"/>
      </w:rPr>
    </w:lvl>
    <w:lvl w:ilvl="8">
      <w:start w:val="1"/>
      <w:numFmt w:val="decimal"/>
      <w:lvlText w:val="%1.%2.%3.%4.%5.%6.%7.%8.%9"/>
      <w:lvlJc w:val="left"/>
      <w:pPr>
        <w:ind w:left="3728" w:hanging="1800"/>
      </w:pPr>
      <w:rPr>
        <w:rFonts w:hint="default"/>
      </w:rPr>
    </w:lvl>
  </w:abstractNum>
  <w:abstractNum w:abstractNumId="34">
    <w:nsid w:val="7F8C66B6"/>
    <w:multiLevelType w:val="hybridMultilevel"/>
    <w:tmpl w:val="C3648C78"/>
    <w:lvl w:ilvl="0" w:tplc="04090011">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2"/>
  </w:num>
  <w:num w:numId="2">
    <w:abstractNumId w:val="25"/>
  </w:num>
  <w:num w:numId="3">
    <w:abstractNumId w:val="28"/>
  </w:num>
  <w:num w:numId="4">
    <w:abstractNumId w:val="31"/>
  </w:num>
  <w:num w:numId="5">
    <w:abstractNumId w:val="0"/>
  </w:num>
  <w:num w:numId="6">
    <w:abstractNumId w:val="4"/>
  </w:num>
  <w:num w:numId="7">
    <w:abstractNumId w:val="5"/>
  </w:num>
  <w:num w:numId="8">
    <w:abstractNumId w:val="1"/>
  </w:num>
  <w:num w:numId="9">
    <w:abstractNumId w:val="3"/>
  </w:num>
  <w:num w:numId="10">
    <w:abstractNumId w:val="6"/>
  </w:num>
  <w:num w:numId="11">
    <w:abstractNumId w:val="22"/>
  </w:num>
  <w:num w:numId="12">
    <w:abstractNumId w:val="8"/>
  </w:num>
  <w:num w:numId="13">
    <w:abstractNumId w:val="26"/>
  </w:num>
  <w:num w:numId="14">
    <w:abstractNumId w:val="29"/>
  </w:num>
  <w:num w:numId="15">
    <w:abstractNumId w:val="2"/>
  </w:num>
  <w:num w:numId="16">
    <w:abstractNumId w:val="14"/>
  </w:num>
  <w:num w:numId="17">
    <w:abstractNumId w:val="32"/>
  </w:num>
  <w:num w:numId="18">
    <w:abstractNumId w:val="19"/>
  </w:num>
  <w:num w:numId="19">
    <w:abstractNumId w:val="7"/>
  </w:num>
  <w:num w:numId="20">
    <w:abstractNumId w:val="23"/>
  </w:num>
  <w:num w:numId="21">
    <w:abstractNumId w:val="13"/>
  </w:num>
  <w:num w:numId="22">
    <w:abstractNumId w:val="10"/>
  </w:num>
  <w:num w:numId="23">
    <w:abstractNumId w:val="15"/>
  </w:num>
  <w:num w:numId="24">
    <w:abstractNumId w:val="30"/>
  </w:num>
  <w:num w:numId="25">
    <w:abstractNumId w:val="34"/>
  </w:num>
  <w:num w:numId="26">
    <w:abstractNumId w:val="16"/>
  </w:num>
  <w:num w:numId="27">
    <w:abstractNumId w:val="20"/>
  </w:num>
  <w:num w:numId="28">
    <w:abstractNumId w:val="18"/>
  </w:num>
  <w:num w:numId="29">
    <w:abstractNumId w:val="17"/>
  </w:num>
  <w:num w:numId="30">
    <w:abstractNumId w:val="27"/>
  </w:num>
  <w:num w:numId="31">
    <w:abstractNumId w:val="24"/>
  </w:num>
  <w:num w:numId="32">
    <w:abstractNumId w:val="21"/>
  </w:num>
  <w:num w:numId="33">
    <w:abstractNumId w:val="11"/>
  </w:num>
  <w:num w:numId="34">
    <w:abstractNumId w:val="33"/>
  </w:num>
  <w:num w:numId="35">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mire">
    <w15:presenceInfo w15:providerId="None" w15:userId="Admire"/>
  </w15:person>
  <w15:person w15:author="Jim">
    <w15:presenceInfo w15:providerId="None" w15:userId="Jim"/>
  </w15:person>
  <w15:person w15:author="dadi">
    <w15:presenceInfo w15:providerId="None" w15:userId="dad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trackRevisions/>
  <w:defaultTabStop w:val="420"/>
  <w:drawingGridHorizontalSpacing w:val="120"/>
  <w:drawingGridVerticalSpacing w:val="163"/>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A3D"/>
    <w:rsid w:val="00000058"/>
    <w:rsid w:val="00000A94"/>
    <w:rsid w:val="00001A18"/>
    <w:rsid w:val="00006464"/>
    <w:rsid w:val="000072BE"/>
    <w:rsid w:val="00007BA5"/>
    <w:rsid w:val="000129C2"/>
    <w:rsid w:val="00013C83"/>
    <w:rsid w:val="0001699C"/>
    <w:rsid w:val="000217AE"/>
    <w:rsid w:val="00022F3C"/>
    <w:rsid w:val="000279A9"/>
    <w:rsid w:val="00030A7C"/>
    <w:rsid w:val="00040680"/>
    <w:rsid w:val="00043AC8"/>
    <w:rsid w:val="00044D13"/>
    <w:rsid w:val="00046A3B"/>
    <w:rsid w:val="00050138"/>
    <w:rsid w:val="0005179D"/>
    <w:rsid w:val="000613A9"/>
    <w:rsid w:val="00066022"/>
    <w:rsid w:val="000701D9"/>
    <w:rsid w:val="000727E7"/>
    <w:rsid w:val="00073A6E"/>
    <w:rsid w:val="00073D39"/>
    <w:rsid w:val="00077D79"/>
    <w:rsid w:val="0008098C"/>
    <w:rsid w:val="00080D70"/>
    <w:rsid w:val="0008299C"/>
    <w:rsid w:val="00083A5F"/>
    <w:rsid w:val="00085D50"/>
    <w:rsid w:val="000978AF"/>
    <w:rsid w:val="000A3BE8"/>
    <w:rsid w:val="000A4ABF"/>
    <w:rsid w:val="000A7C68"/>
    <w:rsid w:val="000B0759"/>
    <w:rsid w:val="000B0AA6"/>
    <w:rsid w:val="000B11C9"/>
    <w:rsid w:val="000B480E"/>
    <w:rsid w:val="000C21BB"/>
    <w:rsid w:val="000C659C"/>
    <w:rsid w:val="000C6A44"/>
    <w:rsid w:val="000C73FB"/>
    <w:rsid w:val="000D0685"/>
    <w:rsid w:val="000D1BC2"/>
    <w:rsid w:val="000D21BD"/>
    <w:rsid w:val="000D6678"/>
    <w:rsid w:val="000E1938"/>
    <w:rsid w:val="000E3703"/>
    <w:rsid w:val="000E55A5"/>
    <w:rsid w:val="000E7E01"/>
    <w:rsid w:val="000F0695"/>
    <w:rsid w:val="000F11C9"/>
    <w:rsid w:val="000F32CA"/>
    <w:rsid w:val="000F42E2"/>
    <w:rsid w:val="000F4A97"/>
    <w:rsid w:val="000F72B4"/>
    <w:rsid w:val="001036C7"/>
    <w:rsid w:val="00104119"/>
    <w:rsid w:val="0011466F"/>
    <w:rsid w:val="00114BB6"/>
    <w:rsid w:val="001165E0"/>
    <w:rsid w:val="00117AE2"/>
    <w:rsid w:val="00122FD3"/>
    <w:rsid w:val="001240A8"/>
    <w:rsid w:val="001259F7"/>
    <w:rsid w:val="00125B38"/>
    <w:rsid w:val="0013101A"/>
    <w:rsid w:val="00141183"/>
    <w:rsid w:val="0014356A"/>
    <w:rsid w:val="00145439"/>
    <w:rsid w:val="0014560E"/>
    <w:rsid w:val="00146488"/>
    <w:rsid w:val="00150EEA"/>
    <w:rsid w:val="00151121"/>
    <w:rsid w:val="00151386"/>
    <w:rsid w:val="0015258E"/>
    <w:rsid w:val="00154206"/>
    <w:rsid w:val="00154921"/>
    <w:rsid w:val="00155EE1"/>
    <w:rsid w:val="00156148"/>
    <w:rsid w:val="00157BB6"/>
    <w:rsid w:val="0016090D"/>
    <w:rsid w:val="001622FD"/>
    <w:rsid w:val="001647A8"/>
    <w:rsid w:val="0016528E"/>
    <w:rsid w:val="00170476"/>
    <w:rsid w:val="00171006"/>
    <w:rsid w:val="001712D4"/>
    <w:rsid w:val="001736F9"/>
    <w:rsid w:val="00174658"/>
    <w:rsid w:val="00175036"/>
    <w:rsid w:val="00180DCF"/>
    <w:rsid w:val="0018588C"/>
    <w:rsid w:val="0019066B"/>
    <w:rsid w:val="0019217B"/>
    <w:rsid w:val="00194F62"/>
    <w:rsid w:val="001A01A7"/>
    <w:rsid w:val="001A040B"/>
    <w:rsid w:val="001A1962"/>
    <w:rsid w:val="001A2673"/>
    <w:rsid w:val="001A2D13"/>
    <w:rsid w:val="001A4886"/>
    <w:rsid w:val="001A5611"/>
    <w:rsid w:val="001B1684"/>
    <w:rsid w:val="001B44A1"/>
    <w:rsid w:val="001B616A"/>
    <w:rsid w:val="001B732E"/>
    <w:rsid w:val="001C13D6"/>
    <w:rsid w:val="001C3CB1"/>
    <w:rsid w:val="001C4838"/>
    <w:rsid w:val="001C6AAC"/>
    <w:rsid w:val="001D5A58"/>
    <w:rsid w:val="001D6F00"/>
    <w:rsid w:val="001E4018"/>
    <w:rsid w:val="001E4BFC"/>
    <w:rsid w:val="001F2611"/>
    <w:rsid w:val="001F3CA3"/>
    <w:rsid w:val="001F4B49"/>
    <w:rsid w:val="001F6B47"/>
    <w:rsid w:val="001F78B2"/>
    <w:rsid w:val="002002FF"/>
    <w:rsid w:val="00202999"/>
    <w:rsid w:val="00202AA7"/>
    <w:rsid w:val="00205BF6"/>
    <w:rsid w:val="0021014F"/>
    <w:rsid w:val="002101A8"/>
    <w:rsid w:val="002101BD"/>
    <w:rsid w:val="002154F9"/>
    <w:rsid w:val="002211D9"/>
    <w:rsid w:val="002222D6"/>
    <w:rsid w:val="00222B94"/>
    <w:rsid w:val="00235F8C"/>
    <w:rsid w:val="00236EC8"/>
    <w:rsid w:val="002408A1"/>
    <w:rsid w:val="0024646D"/>
    <w:rsid w:val="0025215C"/>
    <w:rsid w:val="00254DE6"/>
    <w:rsid w:val="00257002"/>
    <w:rsid w:val="00257544"/>
    <w:rsid w:val="00257AF5"/>
    <w:rsid w:val="00260007"/>
    <w:rsid w:val="00260FBA"/>
    <w:rsid w:val="0026174E"/>
    <w:rsid w:val="00262E7B"/>
    <w:rsid w:val="0026478E"/>
    <w:rsid w:val="00267675"/>
    <w:rsid w:val="00273B81"/>
    <w:rsid w:val="002755F8"/>
    <w:rsid w:val="002779B1"/>
    <w:rsid w:val="00285718"/>
    <w:rsid w:val="002875C2"/>
    <w:rsid w:val="00287F74"/>
    <w:rsid w:val="00291E80"/>
    <w:rsid w:val="00292D96"/>
    <w:rsid w:val="0029624E"/>
    <w:rsid w:val="00296887"/>
    <w:rsid w:val="0029753B"/>
    <w:rsid w:val="002A1D94"/>
    <w:rsid w:val="002A2192"/>
    <w:rsid w:val="002A2803"/>
    <w:rsid w:val="002A3135"/>
    <w:rsid w:val="002A40C1"/>
    <w:rsid w:val="002A5235"/>
    <w:rsid w:val="002B299B"/>
    <w:rsid w:val="002B7633"/>
    <w:rsid w:val="002C0FE4"/>
    <w:rsid w:val="002C4FCD"/>
    <w:rsid w:val="002C5C01"/>
    <w:rsid w:val="002C5EC0"/>
    <w:rsid w:val="002C669F"/>
    <w:rsid w:val="002C6921"/>
    <w:rsid w:val="002D2560"/>
    <w:rsid w:val="002D3347"/>
    <w:rsid w:val="002D40CC"/>
    <w:rsid w:val="002E1045"/>
    <w:rsid w:val="002F070B"/>
    <w:rsid w:val="002F291D"/>
    <w:rsid w:val="002F2C84"/>
    <w:rsid w:val="002F4050"/>
    <w:rsid w:val="002F563C"/>
    <w:rsid w:val="002F6F78"/>
    <w:rsid w:val="0030165A"/>
    <w:rsid w:val="00301E6D"/>
    <w:rsid w:val="003028CC"/>
    <w:rsid w:val="00304FE0"/>
    <w:rsid w:val="00307CDE"/>
    <w:rsid w:val="00310F04"/>
    <w:rsid w:val="00311F97"/>
    <w:rsid w:val="00316ABB"/>
    <w:rsid w:val="00317A2D"/>
    <w:rsid w:val="00322ACB"/>
    <w:rsid w:val="00324B22"/>
    <w:rsid w:val="003260A9"/>
    <w:rsid w:val="00326D94"/>
    <w:rsid w:val="00333394"/>
    <w:rsid w:val="00336658"/>
    <w:rsid w:val="00336CED"/>
    <w:rsid w:val="0034030A"/>
    <w:rsid w:val="00345C52"/>
    <w:rsid w:val="00347125"/>
    <w:rsid w:val="003628FD"/>
    <w:rsid w:val="00364AC9"/>
    <w:rsid w:val="00365561"/>
    <w:rsid w:val="00366218"/>
    <w:rsid w:val="00366C7F"/>
    <w:rsid w:val="00372E11"/>
    <w:rsid w:val="00377D1C"/>
    <w:rsid w:val="003818D5"/>
    <w:rsid w:val="00382DB3"/>
    <w:rsid w:val="00384790"/>
    <w:rsid w:val="00384C3B"/>
    <w:rsid w:val="00385CDF"/>
    <w:rsid w:val="00391068"/>
    <w:rsid w:val="003912BA"/>
    <w:rsid w:val="00392140"/>
    <w:rsid w:val="003941B2"/>
    <w:rsid w:val="003963E8"/>
    <w:rsid w:val="003A023B"/>
    <w:rsid w:val="003A027E"/>
    <w:rsid w:val="003A171F"/>
    <w:rsid w:val="003A2429"/>
    <w:rsid w:val="003A2430"/>
    <w:rsid w:val="003A3B55"/>
    <w:rsid w:val="003A5B7E"/>
    <w:rsid w:val="003A63C7"/>
    <w:rsid w:val="003A691E"/>
    <w:rsid w:val="003A70F3"/>
    <w:rsid w:val="003A72B3"/>
    <w:rsid w:val="003B0FF9"/>
    <w:rsid w:val="003B35CD"/>
    <w:rsid w:val="003C0F2E"/>
    <w:rsid w:val="003D2D05"/>
    <w:rsid w:val="003D6FCC"/>
    <w:rsid w:val="003E003A"/>
    <w:rsid w:val="003E72F7"/>
    <w:rsid w:val="003F0A1C"/>
    <w:rsid w:val="003F78E1"/>
    <w:rsid w:val="003F7E83"/>
    <w:rsid w:val="004007AA"/>
    <w:rsid w:val="00403F26"/>
    <w:rsid w:val="00405AF7"/>
    <w:rsid w:val="00406B77"/>
    <w:rsid w:val="00411F3B"/>
    <w:rsid w:val="004137A0"/>
    <w:rsid w:val="00416362"/>
    <w:rsid w:val="0042022B"/>
    <w:rsid w:val="004219EF"/>
    <w:rsid w:val="00421E22"/>
    <w:rsid w:val="0043215B"/>
    <w:rsid w:val="00435CCA"/>
    <w:rsid w:val="0044676F"/>
    <w:rsid w:val="0044794C"/>
    <w:rsid w:val="004515D0"/>
    <w:rsid w:val="00455AFA"/>
    <w:rsid w:val="004617B0"/>
    <w:rsid w:val="004626D0"/>
    <w:rsid w:val="00462A8B"/>
    <w:rsid w:val="004632E6"/>
    <w:rsid w:val="00463800"/>
    <w:rsid w:val="00464C4A"/>
    <w:rsid w:val="00464EF8"/>
    <w:rsid w:val="00473054"/>
    <w:rsid w:val="00473211"/>
    <w:rsid w:val="0047351E"/>
    <w:rsid w:val="0047443E"/>
    <w:rsid w:val="00474F76"/>
    <w:rsid w:val="00475572"/>
    <w:rsid w:val="004824F7"/>
    <w:rsid w:val="0048776D"/>
    <w:rsid w:val="00487B2B"/>
    <w:rsid w:val="00492440"/>
    <w:rsid w:val="004A0374"/>
    <w:rsid w:val="004A06B1"/>
    <w:rsid w:val="004A2522"/>
    <w:rsid w:val="004A6D85"/>
    <w:rsid w:val="004A7241"/>
    <w:rsid w:val="004A7400"/>
    <w:rsid w:val="004B0CBD"/>
    <w:rsid w:val="004B0D4B"/>
    <w:rsid w:val="004B0E08"/>
    <w:rsid w:val="004B5DA6"/>
    <w:rsid w:val="004C475A"/>
    <w:rsid w:val="004D00A9"/>
    <w:rsid w:val="004D5D4D"/>
    <w:rsid w:val="004D6048"/>
    <w:rsid w:val="004D7759"/>
    <w:rsid w:val="004E0F4A"/>
    <w:rsid w:val="004E20CF"/>
    <w:rsid w:val="004E2648"/>
    <w:rsid w:val="004E4F12"/>
    <w:rsid w:val="004E6E1A"/>
    <w:rsid w:val="004F1132"/>
    <w:rsid w:val="004F241D"/>
    <w:rsid w:val="004F2A3E"/>
    <w:rsid w:val="004F40BA"/>
    <w:rsid w:val="004F7D41"/>
    <w:rsid w:val="005017DA"/>
    <w:rsid w:val="00505B21"/>
    <w:rsid w:val="00505B72"/>
    <w:rsid w:val="00510EA5"/>
    <w:rsid w:val="00511975"/>
    <w:rsid w:val="005130B1"/>
    <w:rsid w:val="005136C4"/>
    <w:rsid w:val="005172F7"/>
    <w:rsid w:val="00517EE2"/>
    <w:rsid w:val="005240D3"/>
    <w:rsid w:val="00524959"/>
    <w:rsid w:val="0053037E"/>
    <w:rsid w:val="00535ED5"/>
    <w:rsid w:val="005374A9"/>
    <w:rsid w:val="00541581"/>
    <w:rsid w:val="00541B86"/>
    <w:rsid w:val="005440D9"/>
    <w:rsid w:val="005462E9"/>
    <w:rsid w:val="005463C0"/>
    <w:rsid w:val="00555C52"/>
    <w:rsid w:val="005571C7"/>
    <w:rsid w:val="00561678"/>
    <w:rsid w:val="00563BDD"/>
    <w:rsid w:val="00563FBB"/>
    <w:rsid w:val="005658F7"/>
    <w:rsid w:val="0056616B"/>
    <w:rsid w:val="00571375"/>
    <w:rsid w:val="0057217E"/>
    <w:rsid w:val="00574F67"/>
    <w:rsid w:val="005764A0"/>
    <w:rsid w:val="0058526C"/>
    <w:rsid w:val="005927F9"/>
    <w:rsid w:val="00592FA8"/>
    <w:rsid w:val="00594C16"/>
    <w:rsid w:val="005973EB"/>
    <w:rsid w:val="005A142F"/>
    <w:rsid w:val="005A2FA2"/>
    <w:rsid w:val="005A3488"/>
    <w:rsid w:val="005A453A"/>
    <w:rsid w:val="005A5E10"/>
    <w:rsid w:val="005B0B82"/>
    <w:rsid w:val="005B0E1F"/>
    <w:rsid w:val="005B1E23"/>
    <w:rsid w:val="005B4FAD"/>
    <w:rsid w:val="005B7496"/>
    <w:rsid w:val="005C1C85"/>
    <w:rsid w:val="005C5B71"/>
    <w:rsid w:val="005D1402"/>
    <w:rsid w:val="005D348A"/>
    <w:rsid w:val="005D54E0"/>
    <w:rsid w:val="005D723E"/>
    <w:rsid w:val="005E362E"/>
    <w:rsid w:val="005E3F77"/>
    <w:rsid w:val="005E6384"/>
    <w:rsid w:val="005F2AC9"/>
    <w:rsid w:val="005F3DD4"/>
    <w:rsid w:val="006013DF"/>
    <w:rsid w:val="00603C80"/>
    <w:rsid w:val="006078A1"/>
    <w:rsid w:val="00611EED"/>
    <w:rsid w:val="00613789"/>
    <w:rsid w:val="00627373"/>
    <w:rsid w:val="006309E8"/>
    <w:rsid w:val="00633A30"/>
    <w:rsid w:val="0063537E"/>
    <w:rsid w:val="00635CA3"/>
    <w:rsid w:val="00637678"/>
    <w:rsid w:val="0064088C"/>
    <w:rsid w:val="00641599"/>
    <w:rsid w:val="006455A6"/>
    <w:rsid w:val="00651843"/>
    <w:rsid w:val="00656182"/>
    <w:rsid w:val="00656762"/>
    <w:rsid w:val="0065691B"/>
    <w:rsid w:val="0066474F"/>
    <w:rsid w:val="00664A08"/>
    <w:rsid w:val="00666D45"/>
    <w:rsid w:val="00667B3E"/>
    <w:rsid w:val="006713E7"/>
    <w:rsid w:val="0067385F"/>
    <w:rsid w:val="006752D6"/>
    <w:rsid w:val="00680A9B"/>
    <w:rsid w:val="00680BD1"/>
    <w:rsid w:val="006933F3"/>
    <w:rsid w:val="006955E5"/>
    <w:rsid w:val="00695A63"/>
    <w:rsid w:val="00695E1C"/>
    <w:rsid w:val="006A171A"/>
    <w:rsid w:val="006A336A"/>
    <w:rsid w:val="006A65A0"/>
    <w:rsid w:val="006B16E5"/>
    <w:rsid w:val="006C1637"/>
    <w:rsid w:val="006C6C47"/>
    <w:rsid w:val="006C74A9"/>
    <w:rsid w:val="006D0C0B"/>
    <w:rsid w:val="006D1113"/>
    <w:rsid w:val="006D5B0C"/>
    <w:rsid w:val="006E0D81"/>
    <w:rsid w:val="006E2A24"/>
    <w:rsid w:val="006E2EF8"/>
    <w:rsid w:val="006E46E4"/>
    <w:rsid w:val="006E5969"/>
    <w:rsid w:val="006E6258"/>
    <w:rsid w:val="006E71DA"/>
    <w:rsid w:val="006F11BA"/>
    <w:rsid w:val="006F1EF0"/>
    <w:rsid w:val="006F2407"/>
    <w:rsid w:val="006F4F40"/>
    <w:rsid w:val="006F7957"/>
    <w:rsid w:val="007044F6"/>
    <w:rsid w:val="00705A34"/>
    <w:rsid w:val="007064AC"/>
    <w:rsid w:val="007102A7"/>
    <w:rsid w:val="00710C39"/>
    <w:rsid w:val="00716493"/>
    <w:rsid w:val="00720929"/>
    <w:rsid w:val="007231C1"/>
    <w:rsid w:val="00723C7F"/>
    <w:rsid w:val="007242A7"/>
    <w:rsid w:val="00724B20"/>
    <w:rsid w:val="007307B2"/>
    <w:rsid w:val="007307E0"/>
    <w:rsid w:val="007340C9"/>
    <w:rsid w:val="0074301B"/>
    <w:rsid w:val="00746D2A"/>
    <w:rsid w:val="00760751"/>
    <w:rsid w:val="00761538"/>
    <w:rsid w:val="007639F7"/>
    <w:rsid w:val="0076413E"/>
    <w:rsid w:val="0076435A"/>
    <w:rsid w:val="007646B9"/>
    <w:rsid w:val="00766D56"/>
    <w:rsid w:val="00767C59"/>
    <w:rsid w:val="00772ECD"/>
    <w:rsid w:val="00774D57"/>
    <w:rsid w:val="007765FC"/>
    <w:rsid w:val="007842B1"/>
    <w:rsid w:val="00784C5F"/>
    <w:rsid w:val="007927FD"/>
    <w:rsid w:val="007927FF"/>
    <w:rsid w:val="00794BE4"/>
    <w:rsid w:val="00795636"/>
    <w:rsid w:val="0079580F"/>
    <w:rsid w:val="00796A25"/>
    <w:rsid w:val="007A0397"/>
    <w:rsid w:val="007A1719"/>
    <w:rsid w:val="007A3A8C"/>
    <w:rsid w:val="007A469C"/>
    <w:rsid w:val="007A5BB1"/>
    <w:rsid w:val="007A6D95"/>
    <w:rsid w:val="007B2E61"/>
    <w:rsid w:val="007B320C"/>
    <w:rsid w:val="007B38DA"/>
    <w:rsid w:val="007B642B"/>
    <w:rsid w:val="007B7557"/>
    <w:rsid w:val="007B75DE"/>
    <w:rsid w:val="007C2F0F"/>
    <w:rsid w:val="007D1BDC"/>
    <w:rsid w:val="007D53E4"/>
    <w:rsid w:val="007D60FD"/>
    <w:rsid w:val="007E0FDD"/>
    <w:rsid w:val="007E1969"/>
    <w:rsid w:val="007E3797"/>
    <w:rsid w:val="007E4D4B"/>
    <w:rsid w:val="007E595D"/>
    <w:rsid w:val="007F4CA7"/>
    <w:rsid w:val="007F5221"/>
    <w:rsid w:val="007F5B3A"/>
    <w:rsid w:val="007F628B"/>
    <w:rsid w:val="008012A3"/>
    <w:rsid w:val="0080613D"/>
    <w:rsid w:val="00806AAA"/>
    <w:rsid w:val="00813F10"/>
    <w:rsid w:val="00815B92"/>
    <w:rsid w:val="00822BEA"/>
    <w:rsid w:val="00823225"/>
    <w:rsid w:val="008245EE"/>
    <w:rsid w:val="00824E09"/>
    <w:rsid w:val="008251AC"/>
    <w:rsid w:val="008274FA"/>
    <w:rsid w:val="008314EE"/>
    <w:rsid w:val="00841FF8"/>
    <w:rsid w:val="008423B0"/>
    <w:rsid w:val="00850E51"/>
    <w:rsid w:val="00850EBF"/>
    <w:rsid w:val="00851392"/>
    <w:rsid w:val="00851D9F"/>
    <w:rsid w:val="008541C4"/>
    <w:rsid w:val="0085535B"/>
    <w:rsid w:val="00863E74"/>
    <w:rsid w:val="00863E9A"/>
    <w:rsid w:val="00864910"/>
    <w:rsid w:val="00866793"/>
    <w:rsid w:val="008670D2"/>
    <w:rsid w:val="008678C8"/>
    <w:rsid w:val="00870A42"/>
    <w:rsid w:val="00872282"/>
    <w:rsid w:val="008722F3"/>
    <w:rsid w:val="00873A72"/>
    <w:rsid w:val="00875EDE"/>
    <w:rsid w:val="0087709D"/>
    <w:rsid w:val="0088424D"/>
    <w:rsid w:val="0088790D"/>
    <w:rsid w:val="00890402"/>
    <w:rsid w:val="0089120A"/>
    <w:rsid w:val="00891D5C"/>
    <w:rsid w:val="00893BD3"/>
    <w:rsid w:val="00894231"/>
    <w:rsid w:val="00895081"/>
    <w:rsid w:val="00895E71"/>
    <w:rsid w:val="00896F1B"/>
    <w:rsid w:val="008A149B"/>
    <w:rsid w:val="008A17BB"/>
    <w:rsid w:val="008A1E55"/>
    <w:rsid w:val="008B0B6F"/>
    <w:rsid w:val="008B3FF7"/>
    <w:rsid w:val="008C127B"/>
    <w:rsid w:val="008C71EE"/>
    <w:rsid w:val="008D57C8"/>
    <w:rsid w:val="008E172C"/>
    <w:rsid w:val="008E304D"/>
    <w:rsid w:val="008E3BEE"/>
    <w:rsid w:val="008E4DA6"/>
    <w:rsid w:val="008E70FB"/>
    <w:rsid w:val="008E7D63"/>
    <w:rsid w:val="008F16AE"/>
    <w:rsid w:val="008F5CF2"/>
    <w:rsid w:val="008F6845"/>
    <w:rsid w:val="008F6900"/>
    <w:rsid w:val="008F7312"/>
    <w:rsid w:val="0090155C"/>
    <w:rsid w:val="00904D57"/>
    <w:rsid w:val="0090524B"/>
    <w:rsid w:val="0091031F"/>
    <w:rsid w:val="00910814"/>
    <w:rsid w:val="00910868"/>
    <w:rsid w:val="00910A7A"/>
    <w:rsid w:val="00912BBA"/>
    <w:rsid w:val="00915EC6"/>
    <w:rsid w:val="00917A31"/>
    <w:rsid w:val="0092467C"/>
    <w:rsid w:val="00925BFD"/>
    <w:rsid w:val="009373E9"/>
    <w:rsid w:val="0094330B"/>
    <w:rsid w:val="00944884"/>
    <w:rsid w:val="009450D9"/>
    <w:rsid w:val="009454C4"/>
    <w:rsid w:val="009466B8"/>
    <w:rsid w:val="00955B3E"/>
    <w:rsid w:val="00960B56"/>
    <w:rsid w:val="009670C2"/>
    <w:rsid w:val="00967125"/>
    <w:rsid w:val="0097424C"/>
    <w:rsid w:val="00976199"/>
    <w:rsid w:val="009767CF"/>
    <w:rsid w:val="009833FE"/>
    <w:rsid w:val="009874B8"/>
    <w:rsid w:val="00987C32"/>
    <w:rsid w:val="00994B35"/>
    <w:rsid w:val="00997D2B"/>
    <w:rsid w:val="009A32BD"/>
    <w:rsid w:val="009B19E2"/>
    <w:rsid w:val="009B284D"/>
    <w:rsid w:val="009B41B3"/>
    <w:rsid w:val="009C01D7"/>
    <w:rsid w:val="009D39EF"/>
    <w:rsid w:val="009D3B17"/>
    <w:rsid w:val="009D7625"/>
    <w:rsid w:val="009E1AD6"/>
    <w:rsid w:val="009E3D3C"/>
    <w:rsid w:val="009F3254"/>
    <w:rsid w:val="009F76EB"/>
    <w:rsid w:val="009F78EA"/>
    <w:rsid w:val="00A00175"/>
    <w:rsid w:val="00A0062A"/>
    <w:rsid w:val="00A01448"/>
    <w:rsid w:val="00A037C6"/>
    <w:rsid w:val="00A0713B"/>
    <w:rsid w:val="00A20271"/>
    <w:rsid w:val="00A210F2"/>
    <w:rsid w:val="00A24A71"/>
    <w:rsid w:val="00A26835"/>
    <w:rsid w:val="00A33A0F"/>
    <w:rsid w:val="00A36C6F"/>
    <w:rsid w:val="00A4072B"/>
    <w:rsid w:val="00A468D6"/>
    <w:rsid w:val="00A508DA"/>
    <w:rsid w:val="00A51298"/>
    <w:rsid w:val="00A520B7"/>
    <w:rsid w:val="00A52505"/>
    <w:rsid w:val="00A53333"/>
    <w:rsid w:val="00A53CC5"/>
    <w:rsid w:val="00A53D01"/>
    <w:rsid w:val="00A5725B"/>
    <w:rsid w:val="00A60374"/>
    <w:rsid w:val="00A6297C"/>
    <w:rsid w:val="00A65869"/>
    <w:rsid w:val="00A716FE"/>
    <w:rsid w:val="00A72DA7"/>
    <w:rsid w:val="00A73BB4"/>
    <w:rsid w:val="00A75094"/>
    <w:rsid w:val="00A8388F"/>
    <w:rsid w:val="00A8550A"/>
    <w:rsid w:val="00A85674"/>
    <w:rsid w:val="00A934D0"/>
    <w:rsid w:val="00A94774"/>
    <w:rsid w:val="00A94999"/>
    <w:rsid w:val="00A96F84"/>
    <w:rsid w:val="00A97803"/>
    <w:rsid w:val="00AA1DBF"/>
    <w:rsid w:val="00AA4B39"/>
    <w:rsid w:val="00AA55C6"/>
    <w:rsid w:val="00AB04EF"/>
    <w:rsid w:val="00AB1FE4"/>
    <w:rsid w:val="00AB59EF"/>
    <w:rsid w:val="00AC0F90"/>
    <w:rsid w:val="00AC4A65"/>
    <w:rsid w:val="00AC6857"/>
    <w:rsid w:val="00AC6D38"/>
    <w:rsid w:val="00AD0089"/>
    <w:rsid w:val="00AD2175"/>
    <w:rsid w:val="00AD37F3"/>
    <w:rsid w:val="00AD3889"/>
    <w:rsid w:val="00AD3F9E"/>
    <w:rsid w:val="00AE0925"/>
    <w:rsid w:val="00AE11FC"/>
    <w:rsid w:val="00AE1E79"/>
    <w:rsid w:val="00AE5A5D"/>
    <w:rsid w:val="00AF7AFA"/>
    <w:rsid w:val="00B00AC5"/>
    <w:rsid w:val="00B04F78"/>
    <w:rsid w:val="00B069DB"/>
    <w:rsid w:val="00B07DF4"/>
    <w:rsid w:val="00B11EA6"/>
    <w:rsid w:val="00B134DC"/>
    <w:rsid w:val="00B134E4"/>
    <w:rsid w:val="00B15BC8"/>
    <w:rsid w:val="00B20F86"/>
    <w:rsid w:val="00B21837"/>
    <w:rsid w:val="00B21A0C"/>
    <w:rsid w:val="00B267E8"/>
    <w:rsid w:val="00B2773C"/>
    <w:rsid w:val="00B347BE"/>
    <w:rsid w:val="00B37BC9"/>
    <w:rsid w:val="00B41088"/>
    <w:rsid w:val="00B46D00"/>
    <w:rsid w:val="00B52376"/>
    <w:rsid w:val="00B535F9"/>
    <w:rsid w:val="00B54D49"/>
    <w:rsid w:val="00B54D68"/>
    <w:rsid w:val="00B571E1"/>
    <w:rsid w:val="00B57B6D"/>
    <w:rsid w:val="00B626E2"/>
    <w:rsid w:val="00B62CEC"/>
    <w:rsid w:val="00B650A4"/>
    <w:rsid w:val="00B66241"/>
    <w:rsid w:val="00B70605"/>
    <w:rsid w:val="00B7582D"/>
    <w:rsid w:val="00B76258"/>
    <w:rsid w:val="00B8274E"/>
    <w:rsid w:val="00B83C00"/>
    <w:rsid w:val="00B876DA"/>
    <w:rsid w:val="00B91AC7"/>
    <w:rsid w:val="00B9415F"/>
    <w:rsid w:val="00B94A3D"/>
    <w:rsid w:val="00BA017D"/>
    <w:rsid w:val="00BA115F"/>
    <w:rsid w:val="00BA473E"/>
    <w:rsid w:val="00BB2028"/>
    <w:rsid w:val="00BB2A74"/>
    <w:rsid w:val="00BB3B6D"/>
    <w:rsid w:val="00BB7DD6"/>
    <w:rsid w:val="00BC4644"/>
    <w:rsid w:val="00BC7BAB"/>
    <w:rsid w:val="00BD313E"/>
    <w:rsid w:val="00BD53D7"/>
    <w:rsid w:val="00BE3CBA"/>
    <w:rsid w:val="00BE6D94"/>
    <w:rsid w:val="00BF4609"/>
    <w:rsid w:val="00C020DA"/>
    <w:rsid w:val="00C046D3"/>
    <w:rsid w:val="00C048E7"/>
    <w:rsid w:val="00C06831"/>
    <w:rsid w:val="00C12DCB"/>
    <w:rsid w:val="00C12FD8"/>
    <w:rsid w:val="00C21B87"/>
    <w:rsid w:val="00C243B2"/>
    <w:rsid w:val="00C25564"/>
    <w:rsid w:val="00C271B6"/>
    <w:rsid w:val="00C27387"/>
    <w:rsid w:val="00C30A14"/>
    <w:rsid w:val="00C30E9F"/>
    <w:rsid w:val="00C349BF"/>
    <w:rsid w:val="00C354C2"/>
    <w:rsid w:val="00C37E70"/>
    <w:rsid w:val="00C412CF"/>
    <w:rsid w:val="00C434B7"/>
    <w:rsid w:val="00C4586E"/>
    <w:rsid w:val="00C46B69"/>
    <w:rsid w:val="00C565E3"/>
    <w:rsid w:val="00C639DC"/>
    <w:rsid w:val="00C646A3"/>
    <w:rsid w:val="00C64CC6"/>
    <w:rsid w:val="00C66000"/>
    <w:rsid w:val="00C67A94"/>
    <w:rsid w:val="00C70989"/>
    <w:rsid w:val="00C71832"/>
    <w:rsid w:val="00C839D6"/>
    <w:rsid w:val="00C8430D"/>
    <w:rsid w:val="00C85372"/>
    <w:rsid w:val="00C863E1"/>
    <w:rsid w:val="00C8680B"/>
    <w:rsid w:val="00C90864"/>
    <w:rsid w:val="00C91003"/>
    <w:rsid w:val="00C91849"/>
    <w:rsid w:val="00C91D08"/>
    <w:rsid w:val="00C9372C"/>
    <w:rsid w:val="00C95F7A"/>
    <w:rsid w:val="00CA21E3"/>
    <w:rsid w:val="00CA3223"/>
    <w:rsid w:val="00CB2913"/>
    <w:rsid w:val="00CB346E"/>
    <w:rsid w:val="00CC0042"/>
    <w:rsid w:val="00CC4770"/>
    <w:rsid w:val="00CC72D3"/>
    <w:rsid w:val="00CD1CBB"/>
    <w:rsid w:val="00CD2A01"/>
    <w:rsid w:val="00CD2F3A"/>
    <w:rsid w:val="00CD5E67"/>
    <w:rsid w:val="00CE1BF6"/>
    <w:rsid w:val="00CE5480"/>
    <w:rsid w:val="00CE7709"/>
    <w:rsid w:val="00CF298E"/>
    <w:rsid w:val="00CF6F6F"/>
    <w:rsid w:val="00CF7ECC"/>
    <w:rsid w:val="00D000D2"/>
    <w:rsid w:val="00D0220A"/>
    <w:rsid w:val="00D135DD"/>
    <w:rsid w:val="00D1680C"/>
    <w:rsid w:val="00D171D9"/>
    <w:rsid w:val="00D20E5B"/>
    <w:rsid w:val="00D22662"/>
    <w:rsid w:val="00D3099E"/>
    <w:rsid w:val="00D3502A"/>
    <w:rsid w:val="00D40797"/>
    <w:rsid w:val="00D52337"/>
    <w:rsid w:val="00D53BB5"/>
    <w:rsid w:val="00D645C4"/>
    <w:rsid w:val="00D678E1"/>
    <w:rsid w:val="00D70829"/>
    <w:rsid w:val="00D73955"/>
    <w:rsid w:val="00D80F54"/>
    <w:rsid w:val="00D814CE"/>
    <w:rsid w:val="00D826A0"/>
    <w:rsid w:val="00D84CDE"/>
    <w:rsid w:val="00D85A7A"/>
    <w:rsid w:val="00D8634C"/>
    <w:rsid w:val="00D87942"/>
    <w:rsid w:val="00D87DA3"/>
    <w:rsid w:val="00D93B86"/>
    <w:rsid w:val="00D96B83"/>
    <w:rsid w:val="00DA7D4B"/>
    <w:rsid w:val="00DB0A22"/>
    <w:rsid w:val="00DB3602"/>
    <w:rsid w:val="00DC06D5"/>
    <w:rsid w:val="00DC1374"/>
    <w:rsid w:val="00DC6E1C"/>
    <w:rsid w:val="00DC6FC1"/>
    <w:rsid w:val="00DD089B"/>
    <w:rsid w:val="00DD0F7C"/>
    <w:rsid w:val="00DD63FF"/>
    <w:rsid w:val="00DD75D1"/>
    <w:rsid w:val="00DE0DC7"/>
    <w:rsid w:val="00DE121D"/>
    <w:rsid w:val="00DE43F1"/>
    <w:rsid w:val="00DE508F"/>
    <w:rsid w:val="00DE6CDE"/>
    <w:rsid w:val="00DE768B"/>
    <w:rsid w:val="00DF1656"/>
    <w:rsid w:val="00E07B5D"/>
    <w:rsid w:val="00E07D3B"/>
    <w:rsid w:val="00E101F5"/>
    <w:rsid w:val="00E11168"/>
    <w:rsid w:val="00E11547"/>
    <w:rsid w:val="00E13CD9"/>
    <w:rsid w:val="00E14BB4"/>
    <w:rsid w:val="00E205C4"/>
    <w:rsid w:val="00E20B3E"/>
    <w:rsid w:val="00E214F9"/>
    <w:rsid w:val="00E21CBF"/>
    <w:rsid w:val="00E257EC"/>
    <w:rsid w:val="00E25F37"/>
    <w:rsid w:val="00E26490"/>
    <w:rsid w:val="00E32179"/>
    <w:rsid w:val="00E3561A"/>
    <w:rsid w:val="00E361E1"/>
    <w:rsid w:val="00E46C8F"/>
    <w:rsid w:val="00E478BB"/>
    <w:rsid w:val="00E549B6"/>
    <w:rsid w:val="00E62AF2"/>
    <w:rsid w:val="00E63617"/>
    <w:rsid w:val="00E67492"/>
    <w:rsid w:val="00E72285"/>
    <w:rsid w:val="00E735C2"/>
    <w:rsid w:val="00E74347"/>
    <w:rsid w:val="00E80BD8"/>
    <w:rsid w:val="00E84A3A"/>
    <w:rsid w:val="00E8753C"/>
    <w:rsid w:val="00E903D9"/>
    <w:rsid w:val="00E91A1A"/>
    <w:rsid w:val="00E93AAC"/>
    <w:rsid w:val="00E959DA"/>
    <w:rsid w:val="00EA5B4D"/>
    <w:rsid w:val="00EB2A05"/>
    <w:rsid w:val="00EB4942"/>
    <w:rsid w:val="00EB5F0B"/>
    <w:rsid w:val="00EB6BEF"/>
    <w:rsid w:val="00EB7635"/>
    <w:rsid w:val="00EC1B22"/>
    <w:rsid w:val="00EC7054"/>
    <w:rsid w:val="00ED021B"/>
    <w:rsid w:val="00ED02D2"/>
    <w:rsid w:val="00ED0EBA"/>
    <w:rsid w:val="00ED208C"/>
    <w:rsid w:val="00EE0A69"/>
    <w:rsid w:val="00EE2067"/>
    <w:rsid w:val="00EE2D05"/>
    <w:rsid w:val="00EE3615"/>
    <w:rsid w:val="00EE4385"/>
    <w:rsid w:val="00EF29A8"/>
    <w:rsid w:val="00F00740"/>
    <w:rsid w:val="00F03764"/>
    <w:rsid w:val="00F04160"/>
    <w:rsid w:val="00F041CC"/>
    <w:rsid w:val="00F04D4E"/>
    <w:rsid w:val="00F1093E"/>
    <w:rsid w:val="00F1131A"/>
    <w:rsid w:val="00F25466"/>
    <w:rsid w:val="00F25E05"/>
    <w:rsid w:val="00F32680"/>
    <w:rsid w:val="00F34426"/>
    <w:rsid w:val="00F3734E"/>
    <w:rsid w:val="00F37A0F"/>
    <w:rsid w:val="00F41B8B"/>
    <w:rsid w:val="00F46865"/>
    <w:rsid w:val="00F46B44"/>
    <w:rsid w:val="00F47439"/>
    <w:rsid w:val="00F51E79"/>
    <w:rsid w:val="00F52D0F"/>
    <w:rsid w:val="00F57414"/>
    <w:rsid w:val="00F60310"/>
    <w:rsid w:val="00F6211F"/>
    <w:rsid w:val="00F631E5"/>
    <w:rsid w:val="00F641BB"/>
    <w:rsid w:val="00F65CC9"/>
    <w:rsid w:val="00F661AB"/>
    <w:rsid w:val="00F7091D"/>
    <w:rsid w:val="00F71F02"/>
    <w:rsid w:val="00F730D3"/>
    <w:rsid w:val="00F73356"/>
    <w:rsid w:val="00F77F58"/>
    <w:rsid w:val="00F8205B"/>
    <w:rsid w:val="00F836E3"/>
    <w:rsid w:val="00F83931"/>
    <w:rsid w:val="00F84F3D"/>
    <w:rsid w:val="00F84F9D"/>
    <w:rsid w:val="00F853C0"/>
    <w:rsid w:val="00F9062D"/>
    <w:rsid w:val="00F91252"/>
    <w:rsid w:val="00F92676"/>
    <w:rsid w:val="00F931DF"/>
    <w:rsid w:val="00F94696"/>
    <w:rsid w:val="00FA032A"/>
    <w:rsid w:val="00FA5B4D"/>
    <w:rsid w:val="00FA5FE1"/>
    <w:rsid w:val="00FB0180"/>
    <w:rsid w:val="00FB0817"/>
    <w:rsid w:val="00FB0DFF"/>
    <w:rsid w:val="00FB1385"/>
    <w:rsid w:val="00FB24A8"/>
    <w:rsid w:val="00FC232D"/>
    <w:rsid w:val="00FC253A"/>
    <w:rsid w:val="00FC3914"/>
    <w:rsid w:val="00FC5BA6"/>
    <w:rsid w:val="00FC6661"/>
    <w:rsid w:val="00FD5C02"/>
    <w:rsid w:val="00FE04F8"/>
    <w:rsid w:val="00FE1045"/>
    <w:rsid w:val="00FE1633"/>
    <w:rsid w:val="00FE23B3"/>
    <w:rsid w:val="00FE2A96"/>
    <w:rsid w:val="00FE4828"/>
    <w:rsid w:val="00FE63EA"/>
    <w:rsid w:val="00FE7E12"/>
    <w:rsid w:val="00FF1F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A7C15D"/>
  <w15:chartTrackingRefBased/>
  <w15:docId w15:val="{4C1C1C31-0B87-4572-96FE-23DC48F7F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kern w:val="2"/>
        <w:sz w:val="24"/>
        <w:szCs w:val="24"/>
        <w:lang w:val="en-US" w:eastAsia="zh-CN" w:bidi="ar-SA"/>
      </w:rPr>
    </w:rPrDefault>
    <w:pPrDefault>
      <w:pPr>
        <w:ind w:firstLine="115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qFormat="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A5B7E"/>
  </w:style>
  <w:style w:type="paragraph" w:styleId="1">
    <w:name w:val="heading 1"/>
    <w:basedOn w:val="a"/>
    <w:next w:val="a"/>
    <w:link w:val="1Char"/>
    <w:uiPriority w:val="9"/>
    <w:qFormat/>
    <w:rsid w:val="00D814C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3A691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11EA6"/>
    <w:pPr>
      <w:keepNext/>
      <w:keepLines/>
      <w:spacing w:before="260" w:after="260" w:line="416" w:lineRule="auto"/>
      <w:outlineLvl w:val="2"/>
    </w:pPr>
    <w:rPr>
      <w:b/>
      <w:bCs/>
      <w:sz w:val="32"/>
      <w:szCs w:val="32"/>
    </w:rPr>
  </w:style>
  <w:style w:type="paragraph" w:styleId="4">
    <w:name w:val="heading 4"/>
    <w:basedOn w:val="a"/>
    <w:next w:val="a"/>
    <w:link w:val="4Char"/>
    <w:uiPriority w:val="9"/>
    <w:qFormat/>
    <w:rsid w:val="00B11EA6"/>
    <w:pPr>
      <w:keepNext/>
      <w:keepLines/>
      <w:spacing w:before="40" w:after="50" w:line="376" w:lineRule="auto"/>
      <w:outlineLvl w:val="3"/>
    </w:pPr>
    <w:rPr>
      <w:rFonts w:ascii="Arial" w:eastAsia="黑体" w:hAnsi="Arial" w:cs="Times New Roman"/>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rsid w:val="00006464"/>
    <w:pPr>
      <w:pBdr>
        <w:bottom w:val="single" w:sz="6" w:space="1" w:color="auto"/>
      </w:pBdr>
      <w:tabs>
        <w:tab w:val="center" w:pos="4153"/>
        <w:tab w:val="right" w:pos="8306"/>
      </w:tabs>
      <w:snapToGrid w:val="0"/>
      <w:jc w:val="center"/>
    </w:pPr>
    <w:rPr>
      <w:rFonts w:eastAsia="宋体" w:cs="Times New Roman"/>
      <w:sz w:val="18"/>
      <w:szCs w:val="18"/>
    </w:rPr>
  </w:style>
  <w:style w:type="character" w:customStyle="1" w:styleId="Char">
    <w:name w:val="页眉 Char"/>
    <w:basedOn w:val="a0"/>
    <w:link w:val="a3"/>
    <w:rsid w:val="00006464"/>
    <w:rPr>
      <w:rFonts w:ascii="Times New Roman" w:eastAsia="宋体" w:hAnsi="Times New Roman" w:cs="Times New Roman"/>
      <w:sz w:val="18"/>
      <w:szCs w:val="18"/>
    </w:rPr>
  </w:style>
  <w:style w:type="paragraph" w:styleId="a4">
    <w:name w:val="List Paragraph"/>
    <w:basedOn w:val="a"/>
    <w:uiPriority w:val="34"/>
    <w:qFormat/>
    <w:rsid w:val="00D645C4"/>
    <w:pPr>
      <w:ind w:firstLineChars="200" w:firstLine="420"/>
    </w:pPr>
  </w:style>
  <w:style w:type="character" w:styleId="a5">
    <w:name w:val="annotation reference"/>
    <w:rsid w:val="003A691E"/>
    <w:rPr>
      <w:sz w:val="21"/>
      <w:szCs w:val="21"/>
    </w:rPr>
  </w:style>
  <w:style w:type="paragraph" w:styleId="a6">
    <w:name w:val="Body Text Indent"/>
    <w:basedOn w:val="a"/>
    <w:link w:val="Char0"/>
    <w:qFormat/>
    <w:rsid w:val="003A691E"/>
    <w:pPr>
      <w:ind w:firstLineChars="200" w:firstLine="480"/>
    </w:pPr>
    <w:rPr>
      <w:rFonts w:eastAsia="宋体" w:cs="Times New Roman"/>
    </w:rPr>
  </w:style>
  <w:style w:type="character" w:customStyle="1" w:styleId="Char0">
    <w:name w:val="正文文本缩进 Char"/>
    <w:basedOn w:val="a0"/>
    <w:link w:val="a6"/>
    <w:rsid w:val="003A691E"/>
    <w:rPr>
      <w:rFonts w:ascii="Times New Roman" w:eastAsia="宋体" w:hAnsi="Times New Roman" w:cs="Times New Roman"/>
      <w:szCs w:val="24"/>
    </w:rPr>
  </w:style>
  <w:style w:type="paragraph" w:styleId="a7">
    <w:name w:val="annotation text"/>
    <w:basedOn w:val="a"/>
    <w:link w:val="Char1"/>
    <w:qFormat/>
    <w:rsid w:val="003A691E"/>
    <w:rPr>
      <w:rFonts w:eastAsia="宋体" w:cs="Times New Roman"/>
      <w:sz w:val="21"/>
    </w:rPr>
  </w:style>
  <w:style w:type="character" w:customStyle="1" w:styleId="Char1">
    <w:name w:val="批注文字 Char"/>
    <w:basedOn w:val="a0"/>
    <w:link w:val="a7"/>
    <w:rsid w:val="003A691E"/>
    <w:rPr>
      <w:rFonts w:ascii="Times New Roman" w:eastAsia="宋体" w:hAnsi="Times New Roman" w:cs="Times New Roman"/>
      <w:sz w:val="21"/>
      <w:szCs w:val="24"/>
    </w:rPr>
  </w:style>
  <w:style w:type="paragraph" w:customStyle="1" w:styleId="-10">
    <w:name w:val="标题-1级"/>
    <w:basedOn w:val="a"/>
    <w:qFormat/>
    <w:rsid w:val="003A691E"/>
    <w:pPr>
      <w:keepNext/>
      <w:keepLines/>
      <w:jc w:val="center"/>
      <w:outlineLvl w:val="0"/>
    </w:pPr>
    <w:rPr>
      <w:rFonts w:eastAsia="黑体" w:cs="Times New Roman"/>
      <w:bCs/>
      <w:kern w:val="44"/>
      <w:sz w:val="30"/>
      <w:szCs w:val="44"/>
    </w:rPr>
  </w:style>
  <w:style w:type="paragraph" w:customStyle="1" w:styleId="-2">
    <w:name w:val="标题-2级"/>
    <w:basedOn w:val="2"/>
    <w:autoRedefine/>
    <w:qFormat/>
    <w:rsid w:val="00510EA5"/>
    <w:pPr>
      <w:spacing w:before="0" w:after="0" w:line="400" w:lineRule="exact"/>
      <w:ind w:firstLine="0"/>
      <w:pPrChange w:id="0" w:author="Admire" w:date="2019-05-07T14:02:00Z">
        <w:pPr>
          <w:keepNext/>
          <w:keepLines/>
          <w:spacing w:before="260" w:after="260" w:line="416" w:lineRule="auto"/>
          <w:ind w:firstLine="1157"/>
          <w:jc w:val="both"/>
          <w:outlineLvl w:val="1"/>
        </w:pPr>
      </w:pPrChange>
    </w:pPr>
    <w:rPr>
      <w:rFonts w:ascii="Times New Roman" w:eastAsia="黑体" w:hAnsi="Times New Roman" w:cs="Times New Roman"/>
      <w:b w:val="0"/>
      <w:sz w:val="28"/>
      <w:rPrChange w:id="0" w:author="Admire" w:date="2019-05-07T14:02:00Z">
        <w:rPr>
          <w:rFonts w:eastAsia="黑体"/>
          <w:b/>
          <w:bCs/>
          <w:kern w:val="2"/>
          <w:sz w:val="28"/>
          <w:szCs w:val="32"/>
          <w:lang w:val="en-US" w:eastAsia="zh-CN" w:bidi="ar-SA"/>
        </w:rPr>
      </w:rPrChange>
    </w:rPr>
  </w:style>
  <w:style w:type="paragraph" w:customStyle="1" w:styleId="-1">
    <w:name w:val="图-1章"/>
    <w:basedOn w:val="a"/>
    <w:qFormat/>
    <w:rsid w:val="003A691E"/>
    <w:pPr>
      <w:numPr>
        <w:numId w:val="2"/>
      </w:numPr>
      <w:jc w:val="center"/>
    </w:pPr>
    <w:rPr>
      <w:rFonts w:eastAsia="黑体" w:cs="Times New Roman"/>
      <w:sz w:val="21"/>
      <w:szCs w:val="21"/>
    </w:rPr>
  </w:style>
  <w:style w:type="paragraph" w:customStyle="1" w:styleId="a8">
    <w:name w:val="论文正文"/>
    <w:basedOn w:val="a"/>
    <w:qFormat/>
    <w:rsid w:val="003A691E"/>
    <w:pPr>
      <w:ind w:firstLineChars="200" w:firstLine="478"/>
    </w:pPr>
    <w:rPr>
      <w:rFonts w:eastAsia="宋体" w:cs="Times New Roman"/>
      <w:sz w:val="21"/>
    </w:rPr>
  </w:style>
  <w:style w:type="character" w:customStyle="1" w:styleId="2Char">
    <w:name w:val="标题 2 Char"/>
    <w:basedOn w:val="a0"/>
    <w:link w:val="2"/>
    <w:uiPriority w:val="9"/>
    <w:semiHidden/>
    <w:rsid w:val="003A691E"/>
    <w:rPr>
      <w:rFonts w:asciiTheme="majorHAnsi" w:eastAsiaTheme="majorEastAsia" w:hAnsiTheme="majorHAnsi" w:cstheme="majorBidi"/>
      <w:b/>
      <w:bCs/>
      <w:sz w:val="32"/>
      <w:szCs w:val="32"/>
    </w:rPr>
  </w:style>
  <w:style w:type="paragraph" w:styleId="a9">
    <w:name w:val="Balloon Text"/>
    <w:basedOn w:val="a"/>
    <w:link w:val="Char2"/>
    <w:uiPriority w:val="99"/>
    <w:semiHidden/>
    <w:unhideWhenUsed/>
    <w:rsid w:val="003A691E"/>
    <w:rPr>
      <w:sz w:val="18"/>
      <w:szCs w:val="18"/>
    </w:rPr>
  </w:style>
  <w:style w:type="character" w:customStyle="1" w:styleId="Char2">
    <w:name w:val="批注框文本 Char"/>
    <w:basedOn w:val="a0"/>
    <w:link w:val="a9"/>
    <w:uiPriority w:val="99"/>
    <w:semiHidden/>
    <w:rsid w:val="003A691E"/>
    <w:rPr>
      <w:sz w:val="18"/>
      <w:szCs w:val="18"/>
    </w:rPr>
  </w:style>
  <w:style w:type="paragraph" w:styleId="aa">
    <w:name w:val="annotation subject"/>
    <w:basedOn w:val="a7"/>
    <w:next w:val="a7"/>
    <w:link w:val="Char3"/>
    <w:uiPriority w:val="99"/>
    <w:semiHidden/>
    <w:unhideWhenUsed/>
    <w:rsid w:val="003A691E"/>
    <w:rPr>
      <w:rFonts w:asciiTheme="minorHAnsi" w:eastAsiaTheme="minorEastAsia" w:hAnsiTheme="minorHAnsi" w:cstheme="minorBidi"/>
      <w:b/>
      <w:bCs/>
      <w:sz w:val="24"/>
      <w:szCs w:val="22"/>
    </w:rPr>
  </w:style>
  <w:style w:type="character" w:customStyle="1" w:styleId="Char3">
    <w:name w:val="批注主题 Char"/>
    <w:basedOn w:val="Char1"/>
    <w:link w:val="aa"/>
    <w:uiPriority w:val="99"/>
    <w:semiHidden/>
    <w:rsid w:val="003A691E"/>
    <w:rPr>
      <w:rFonts w:ascii="Times New Roman" w:eastAsia="宋体" w:hAnsi="Times New Roman" w:cs="Times New Roman"/>
      <w:b/>
      <w:bCs/>
      <w:sz w:val="21"/>
      <w:szCs w:val="24"/>
    </w:rPr>
  </w:style>
  <w:style w:type="character" w:customStyle="1" w:styleId="4Char">
    <w:name w:val="标题 4 Char"/>
    <w:basedOn w:val="a0"/>
    <w:link w:val="4"/>
    <w:uiPriority w:val="9"/>
    <w:rsid w:val="00B11EA6"/>
    <w:rPr>
      <w:rFonts w:ascii="Arial" w:eastAsia="黑体" w:hAnsi="Arial" w:cs="Times New Roman"/>
      <w:bCs/>
      <w:szCs w:val="28"/>
    </w:rPr>
  </w:style>
  <w:style w:type="paragraph" w:customStyle="1" w:styleId="20">
    <w:name w:val="样式2"/>
    <w:basedOn w:val="ab"/>
    <w:qFormat/>
    <w:rsid w:val="00B11EA6"/>
    <w:pPr>
      <w:spacing w:beforeLines="50" w:before="50"/>
      <w:jc w:val="center"/>
    </w:pPr>
    <w:rPr>
      <w:rFonts w:ascii="Times New Roman" w:eastAsia="黑体" w:hAnsi="Times New Roman" w:cs="Times New Roman"/>
      <w:szCs w:val="24"/>
    </w:rPr>
  </w:style>
  <w:style w:type="paragraph" w:customStyle="1" w:styleId="-3">
    <w:name w:val="标题-3级"/>
    <w:basedOn w:val="3"/>
    <w:autoRedefine/>
    <w:qFormat/>
    <w:rsid w:val="00BB3B6D"/>
    <w:pPr>
      <w:spacing w:before="20" w:after="20" w:line="400" w:lineRule="exact"/>
      <w:ind w:firstLine="0"/>
      <w:pPrChange w:id="1" w:author="Admire" w:date="2019-05-07T14:04:00Z">
        <w:pPr>
          <w:keepNext/>
          <w:keepLines/>
          <w:spacing w:before="20" w:after="20" w:line="416" w:lineRule="auto"/>
          <w:ind w:firstLine="1157"/>
          <w:jc w:val="both"/>
          <w:outlineLvl w:val="2"/>
        </w:pPr>
      </w:pPrChange>
    </w:pPr>
    <w:rPr>
      <w:rFonts w:eastAsia="黑体" w:cs="Times New Roman"/>
      <w:b w:val="0"/>
      <w:sz w:val="24"/>
      <w:rPrChange w:id="1" w:author="Admire" w:date="2019-05-07T14:04:00Z">
        <w:rPr>
          <w:rFonts w:eastAsia="黑体"/>
          <w:b/>
          <w:bCs/>
          <w:kern w:val="2"/>
          <w:sz w:val="24"/>
          <w:szCs w:val="32"/>
          <w:lang w:val="en-US" w:eastAsia="zh-CN" w:bidi="ar-SA"/>
        </w:rPr>
      </w:rPrChange>
    </w:rPr>
  </w:style>
  <w:style w:type="paragraph" w:styleId="ab">
    <w:name w:val="Plain Text"/>
    <w:basedOn w:val="a"/>
    <w:link w:val="Char4"/>
    <w:unhideWhenUsed/>
    <w:rsid w:val="00B11EA6"/>
    <w:rPr>
      <w:rFonts w:ascii="宋体" w:eastAsia="宋体" w:hAnsi="Courier New" w:cs="Courier New"/>
      <w:sz w:val="21"/>
      <w:szCs w:val="21"/>
    </w:rPr>
  </w:style>
  <w:style w:type="character" w:customStyle="1" w:styleId="Char4">
    <w:name w:val="纯文本 Char"/>
    <w:basedOn w:val="a0"/>
    <w:link w:val="ab"/>
    <w:rsid w:val="00B11EA6"/>
    <w:rPr>
      <w:rFonts w:ascii="宋体" w:eastAsia="宋体" w:hAnsi="Courier New" w:cs="Courier New"/>
      <w:sz w:val="21"/>
      <w:szCs w:val="21"/>
    </w:rPr>
  </w:style>
  <w:style w:type="character" w:customStyle="1" w:styleId="3Char">
    <w:name w:val="标题 3 Char"/>
    <w:basedOn w:val="a0"/>
    <w:link w:val="3"/>
    <w:uiPriority w:val="9"/>
    <w:rsid w:val="00B11EA6"/>
    <w:rPr>
      <w:b/>
      <w:bCs/>
      <w:sz w:val="32"/>
      <w:szCs w:val="32"/>
    </w:rPr>
  </w:style>
  <w:style w:type="character" w:styleId="ac">
    <w:name w:val="Hyperlink"/>
    <w:basedOn w:val="a0"/>
    <w:uiPriority w:val="99"/>
    <w:unhideWhenUsed/>
    <w:rsid w:val="0001699C"/>
    <w:rPr>
      <w:color w:val="0000FF"/>
      <w:u w:val="single"/>
    </w:rPr>
  </w:style>
  <w:style w:type="paragraph" w:styleId="ad">
    <w:name w:val="footer"/>
    <w:basedOn w:val="a"/>
    <w:link w:val="Char5"/>
    <w:uiPriority w:val="99"/>
    <w:unhideWhenUsed/>
    <w:rsid w:val="0021014F"/>
    <w:pPr>
      <w:tabs>
        <w:tab w:val="center" w:pos="4153"/>
        <w:tab w:val="right" w:pos="8306"/>
      </w:tabs>
      <w:snapToGrid w:val="0"/>
    </w:pPr>
    <w:rPr>
      <w:sz w:val="18"/>
      <w:szCs w:val="18"/>
    </w:rPr>
  </w:style>
  <w:style w:type="character" w:customStyle="1" w:styleId="Char5">
    <w:name w:val="页脚 Char"/>
    <w:basedOn w:val="a0"/>
    <w:link w:val="ad"/>
    <w:uiPriority w:val="99"/>
    <w:rsid w:val="0021014F"/>
    <w:rPr>
      <w:sz w:val="18"/>
      <w:szCs w:val="18"/>
    </w:rPr>
  </w:style>
  <w:style w:type="paragraph" w:styleId="21">
    <w:name w:val="Body Text 2"/>
    <w:basedOn w:val="a"/>
    <w:link w:val="2Char0"/>
    <w:uiPriority w:val="99"/>
    <w:semiHidden/>
    <w:unhideWhenUsed/>
    <w:rsid w:val="00603C80"/>
    <w:pPr>
      <w:spacing w:after="120" w:line="480" w:lineRule="auto"/>
    </w:pPr>
  </w:style>
  <w:style w:type="character" w:customStyle="1" w:styleId="2Char0">
    <w:name w:val="正文文本 2 Char"/>
    <w:basedOn w:val="a0"/>
    <w:link w:val="21"/>
    <w:uiPriority w:val="99"/>
    <w:semiHidden/>
    <w:rsid w:val="00603C80"/>
  </w:style>
  <w:style w:type="character" w:customStyle="1" w:styleId="1Char">
    <w:name w:val="标题 1 Char"/>
    <w:basedOn w:val="a0"/>
    <w:link w:val="1"/>
    <w:uiPriority w:val="9"/>
    <w:rsid w:val="00D814CE"/>
    <w:rPr>
      <w:b/>
      <w:bCs/>
      <w:kern w:val="44"/>
      <w:sz w:val="44"/>
      <w:szCs w:val="44"/>
    </w:rPr>
  </w:style>
  <w:style w:type="table" w:styleId="ae">
    <w:name w:val="Table Grid"/>
    <w:basedOn w:val="a1"/>
    <w:uiPriority w:val="59"/>
    <w:rsid w:val="00C67A94"/>
    <w:pPr>
      <w:widowControl w:val="0"/>
    </w:pPr>
    <w:rPr>
      <w:rFonts w:eastAsia="宋体"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Normal Indent"/>
    <w:basedOn w:val="a"/>
    <w:semiHidden/>
    <w:rsid w:val="008A149B"/>
    <w:pPr>
      <w:ind w:firstLine="420"/>
    </w:pPr>
    <w:rPr>
      <w:rFonts w:eastAsia="宋体" w:cs="Times New Roman"/>
      <w:sz w:val="21"/>
      <w:szCs w:val="20"/>
    </w:rPr>
  </w:style>
  <w:style w:type="paragraph" w:styleId="10">
    <w:name w:val="toc 1"/>
    <w:basedOn w:val="a"/>
    <w:next w:val="a"/>
    <w:autoRedefine/>
    <w:uiPriority w:val="39"/>
    <w:unhideWhenUsed/>
    <w:rsid w:val="00FC232D"/>
  </w:style>
  <w:style w:type="paragraph" w:styleId="9">
    <w:name w:val="toc 9"/>
    <w:basedOn w:val="a"/>
    <w:next w:val="a"/>
    <w:autoRedefine/>
    <w:uiPriority w:val="39"/>
    <w:unhideWhenUsed/>
    <w:rsid w:val="00FC232D"/>
    <w:pPr>
      <w:ind w:leftChars="1600" w:left="3360"/>
    </w:pPr>
  </w:style>
  <w:style w:type="paragraph" w:styleId="22">
    <w:name w:val="toc 2"/>
    <w:basedOn w:val="a"/>
    <w:next w:val="a"/>
    <w:autoRedefine/>
    <w:uiPriority w:val="39"/>
    <w:unhideWhenUsed/>
    <w:rsid w:val="00A33A0F"/>
    <w:pPr>
      <w:tabs>
        <w:tab w:val="right" w:leader="dot" w:pos="8381"/>
      </w:tabs>
      <w:ind w:leftChars="200" w:left="480" w:firstLine="480"/>
    </w:pPr>
  </w:style>
  <w:style w:type="paragraph" w:styleId="30">
    <w:name w:val="toc 3"/>
    <w:basedOn w:val="a"/>
    <w:next w:val="a"/>
    <w:autoRedefine/>
    <w:uiPriority w:val="39"/>
    <w:unhideWhenUsed/>
    <w:rsid w:val="00FC232D"/>
    <w:pPr>
      <w:ind w:leftChars="400" w:left="840"/>
    </w:pPr>
  </w:style>
  <w:style w:type="paragraph" w:styleId="40">
    <w:name w:val="toc 4"/>
    <w:basedOn w:val="a"/>
    <w:next w:val="a"/>
    <w:autoRedefine/>
    <w:uiPriority w:val="39"/>
    <w:unhideWhenUsed/>
    <w:rsid w:val="00FC232D"/>
    <w:pPr>
      <w:ind w:leftChars="600" w:left="1260"/>
    </w:pPr>
    <w:rPr>
      <w:sz w:val="21"/>
    </w:rPr>
  </w:style>
  <w:style w:type="paragraph" w:styleId="5">
    <w:name w:val="toc 5"/>
    <w:basedOn w:val="a"/>
    <w:next w:val="a"/>
    <w:autoRedefine/>
    <w:uiPriority w:val="39"/>
    <w:unhideWhenUsed/>
    <w:rsid w:val="00FC232D"/>
    <w:pPr>
      <w:ind w:leftChars="800" w:left="1680"/>
    </w:pPr>
    <w:rPr>
      <w:sz w:val="21"/>
    </w:rPr>
  </w:style>
  <w:style w:type="paragraph" w:styleId="6">
    <w:name w:val="toc 6"/>
    <w:basedOn w:val="a"/>
    <w:next w:val="a"/>
    <w:autoRedefine/>
    <w:uiPriority w:val="39"/>
    <w:unhideWhenUsed/>
    <w:rsid w:val="00FC232D"/>
    <w:pPr>
      <w:ind w:leftChars="1000" w:left="2100"/>
    </w:pPr>
    <w:rPr>
      <w:sz w:val="21"/>
    </w:rPr>
  </w:style>
  <w:style w:type="paragraph" w:styleId="7">
    <w:name w:val="toc 7"/>
    <w:basedOn w:val="a"/>
    <w:next w:val="a"/>
    <w:autoRedefine/>
    <w:uiPriority w:val="39"/>
    <w:unhideWhenUsed/>
    <w:rsid w:val="00FC232D"/>
    <w:pPr>
      <w:ind w:leftChars="1200" w:left="2520"/>
    </w:pPr>
    <w:rPr>
      <w:sz w:val="21"/>
    </w:rPr>
  </w:style>
  <w:style w:type="paragraph" w:styleId="8">
    <w:name w:val="toc 8"/>
    <w:basedOn w:val="a"/>
    <w:next w:val="a"/>
    <w:autoRedefine/>
    <w:uiPriority w:val="39"/>
    <w:unhideWhenUsed/>
    <w:rsid w:val="00FC232D"/>
    <w:pPr>
      <w:ind w:leftChars="1400" w:left="2940"/>
    </w:pPr>
    <w:rPr>
      <w:sz w:val="21"/>
    </w:rPr>
  </w:style>
  <w:style w:type="paragraph" w:styleId="af0">
    <w:name w:val="caption"/>
    <w:basedOn w:val="a"/>
    <w:next w:val="a"/>
    <w:uiPriority w:val="35"/>
    <w:unhideWhenUsed/>
    <w:qFormat/>
    <w:rsid w:val="00C349BF"/>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4064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7.emf"/><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9.emf"/><Relationship Id="rId34" Type="http://schemas.openxmlformats.org/officeDocument/2006/relationships/hyperlink" Target="https://www.imperva.com/blog/bot-traffic-report-2016/" TargetMode="External"/><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7.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2.emf"/><Relationship Id="rId40" Type="http://schemas.openxmlformats.org/officeDocument/2006/relationships/image" Target="media/image24.png"/><Relationship Id="rId45" Type="http://schemas.openxmlformats.org/officeDocument/2006/relationships/hyperlink" Target="http://www.baidu.com" TargetMode="External"/><Relationship Id="rId53" Type="http://schemas.openxmlformats.org/officeDocument/2006/relationships/image" Target="media/image36.png"/><Relationship Id="rId58"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package" Target="embeddings/Microsoft_Visio___111.vsdx"/><Relationship Id="rId14" Type="http://schemas.openxmlformats.org/officeDocument/2006/relationships/image" Target="media/image3.png"/><Relationship Id="rId22" Type="http://schemas.openxmlformats.org/officeDocument/2006/relationships/package" Target="embeddings/Microsoft_Visio___222.vsdx"/><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ibm.com/developerworks/cn/web/wa-lo-jshttp/index.html" TargetMode="External"/><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package" Target="embeddings/Microsoft_Visio___333.vsdx"/><Relationship Id="rId46" Type="http://schemas.openxmlformats.org/officeDocument/2006/relationships/image" Target="media/image29.png"/><Relationship Id="rId59" Type="http://schemas.openxmlformats.org/officeDocument/2006/relationships/hyperlink" Target="mailto:master@28x28.com" TargetMode="External"/><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hyperlink" Target="mailto:master@28x28.com"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CEE018-D8EB-4381-8ECB-F3FBF0F15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7298</TotalTime>
  <Pages>144</Pages>
  <Words>14895</Words>
  <Characters>84905</Characters>
  <Application>Microsoft Office Word</Application>
  <DocSecurity>0</DocSecurity>
  <Lines>707</Lines>
  <Paragraphs>199</Paragraphs>
  <ScaleCrop>false</ScaleCrop>
  <Company/>
  <LinksUpToDate>false</LinksUpToDate>
  <CharactersWithSpaces>99601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Admire</dc:creator>
  <cp:keywords/>
  <dc:description/>
  <cp:lastModifiedBy>Admire</cp:lastModifiedBy>
  <cp:revision>747</cp:revision>
  <dcterms:created xsi:type="dcterms:W3CDTF">2019-04-17T22:42:00Z</dcterms:created>
  <dcterms:modified xsi:type="dcterms:W3CDTF">2019-05-07T06:04:00Z</dcterms:modified>
</cp:coreProperties>
</file>